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3C763C" w14:textId="072F28E6" w:rsidR="00524642" w:rsidRDefault="00524642" w:rsidP="00524642">
      <w:pPr>
        <w:spacing w:line="480" w:lineRule="auto"/>
        <w:contextualSpacing/>
        <w:jc w:val="center"/>
        <w:rPr>
          <w:rFonts w:ascii="Times New Roman" w:hAnsi="Times New Roman" w:cs="Times New Roman"/>
        </w:rPr>
      </w:pPr>
      <w:bookmarkStart w:id="0" w:name="_Hlk194438015"/>
      <w:r>
        <w:rPr>
          <w:rFonts w:ascii="Times New Roman" w:hAnsi="Times New Roman" w:cs="Times New Roman"/>
        </w:rPr>
        <w:t>“Associative learning</w:t>
      </w:r>
      <w:r w:rsidR="00AF3A63">
        <w:rPr>
          <w:rFonts w:ascii="Times New Roman" w:hAnsi="Times New Roman" w:cs="Times New Roman"/>
        </w:rPr>
        <w:t>—combined with differential barrier salience and heightened attention—</w:t>
      </w:r>
      <w:r>
        <w:rPr>
          <w:rFonts w:ascii="Times New Roman" w:hAnsi="Times New Roman" w:cs="Times New Roman"/>
        </w:rPr>
        <w:t>is sufficient to explain infants’ action understanding”</w:t>
      </w:r>
    </w:p>
    <w:p w14:paraId="26909ABD"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t>Abstract</w:t>
      </w:r>
    </w:p>
    <w:p w14:paraId="148D0E51" w14:textId="1D59E600" w:rsidR="00524642" w:rsidRDefault="00524642" w:rsidP="00524642">
      <w:pPr>
        <w:spacing w:line="480" w:lineRule="auto"/>
        <w:contextualSpacing/>
        <w:rPr>
          <w:rFonts w:ascii="Times New Roman" w:hAnsi="Times New Roman" w:cs="Times New Roman"/>
        </w:rPr>
      </w:pPr>
      <w:r w:rsidRPr="00FE7133">
        <w:rPr>
          <w:rFonts w:ascii="Times New Roman" w:hAnsi="Times New Roman" w:cs="Times New Roman"/>
        </w:rPr>
        <w:t xml:space="preserve">One of the many challenges that young learners face is learning how to navigate the world. A key prerequisite for such navigation is distinguishing between efficient and inefficient actions. Several domain-specific proposals have been offered to explain how infants achieve this. The current paper departs from these proposals by arguing that infants' behaviors in studies that evaluate their action understanding can be explained by a combination of real-world experience with different kinds of actions and real-time, online domain-general associative learning. I demonstrate that when this proposal is implemented in a connectionist artificial neural network model, the model (and by extension, the proposal that it implements) can account for a range of findings from studies that use some version of the original Gergely et al. (1995) paradigm. The results of four simulation studies indicate that associative learning alone can explain several aspects of infants’ looking behavior in these experiments. Specifically, the model successfully captures the findings that infants look longer at inefficient actions than efficient ones, respond similarly to animate and inanimate agents, infer goals from observed constraints, and represent efficiency continuously. These results challenge the necessity of domain-specific accounts </w:t>
      </w:r>
      <w:r w:rsidR="009A1FFA">
        <w:rPr>
          <w:rFonts w:ascii="Times New Roman" w:hAnsi="Times New Roman" w:cs="Times New Roman"/>
        </w:rPr>
        <w:t>for action understanding</w:t>
      </w:r>
      <w:r>
        <w:rPr>
          <w:rFonts w:ascii="Times New Roman" w:hAnsi="Times New Roman" w:cs="Times New Roman"/>
        </w:rPr>
        <w:t>. Instead, they suggest</w:t>
      </w:r>
      <w:r w:rsidRPr="00FE7133">
        <w:rPr>
          <w:rFonts w:ascii="Times New Roman" w:hAnsi="Times New Roman" w:cs="Times New Roman"/>
        </w:rPr>
        <w:t xml:space="preserve"> </w:t>
      </w:r>
      <w:r>
        <w:rPr>
          <w:rFonts w:ascii="Times New Roman" w:hAnsi="Times New Roman" w:cs="Times New Roman"/>
        </w:rPr>
        <w:t>associative learning</w:t>
      </w:r>
      <w:r w:rsidR="009A1FFA">
        <w:rPr>
          <w:rFonts w:ascii="Times New Roman" w:hAnsi="Times New Roman" w:cs="Times New Roman"/>
        </w:rPr>
        <w:t xml:space="preserve"> and real-world, third-person action experience</w:t>
      </w:r>
      <w:r>
        <w:rPr>
          <w:rFonts w:ascii="Times New Roman" w:hAnsi="Times New Roman" w:cs="Times New Roman"/>
        </w:rPr>
        <w:t xml:space="preserve"> </w:t>
      </w:r>
      <w:r w:rsidR="009A1FFA">
        <w:rPr>
          <w:rFonts w:ascii="Times New Roman" w:hAnsi="Times New Roman" w:cs="Times New Roman"/>
        </w:rPr>
        <w:t>provides</w:t>
      </w:r>
      <w:r w:rsidRPr="00FE7133">
        <w:rPr>
          <w:rFonts w:ascii="Times New Roman" w:hAnsi="Times New Roman" w:cs="Times New Roman"/>
        </w:rPr>
        <w:t xml:space="preserve"> a more parsimonious explanation of infants’ action understanding.</w:t>
      </w:r>
      <w:r>
        <w:rPr>
          <w:rFonts w:ascii="Times New Roman" w:hAnsi="Times New Roman" w:cs="Times New Roman"/>
        </w:rPr>
        <w:br w:type="page"/>
      </w:r>
    </w:p>
    <w:p w14:paraId="026B021C"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lastRenderedPageBreak/>
        <w:t>“Associative learning is sufficient to explain infants’ action understanding”</w:t>
      </w:r>
    </w:p>
    <w:p w14:paraId="5E3CA6FD" w14:textId="0B977C80"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A key task for young learners is discovering how to navigate the world. One prerequisite for successful navigation is distinguishing between efficient and inefficient actions. </w:t>
      </w:r>
      <w:r w:rsidRPr="00546966">
        <w:rPr>
          <w:rFonts w:ascii="Times New Roman" w:hAnsi="Times New Roman" w:cs="Times New Roman"/>
        </w:rPr>
        <w:t xml:space="preserve">For </w:t>
      </w:r>
      <w:r>
        <w:rPr>
          <w:rFonts w:ascii="Times New Roman" w:hAnsi="Times New Roman" w:cs="Times New Roman"/>
        </w:rPr>
        <w:t>instance,</w:t>
      </w:r>
      <w:r w:rsidRPr="00546966">
        <w:rPr>
          <w:rFonts w:ascii="Times New Roman" w:hAnsi="Times New Roman" w:cs="Times New Roman"/>
        </w:rPr>
        <w:t xml:space="preserve"> </w:t>
      </w:r>
      <w:r w:rsidR="00AA0C2B" w:rsidRPr="00223D51">
        <w:rPr>
          <w:rFonts w:ascii="Times New Roman" w:hAnsi="Times New Roman" w:cs="Times New Roman"/>
        </w:rPr>
        <w:t xml:space="preserve">a child </w:t>
      </w:r>
      <w:r w:rsidR="000C18C9">
        <w:rPr>
          <w:rFonts w:ascii="Times New Roman" w:hAnsi="Times New Roman" w:cs="Times New Roman"/>
        </w:rPr>
        <w:t xml:space="preserve">may learn that it is safer and more efficient to use stairs to reach the top of a slide </w:t>
      </w:r>
      <w:r w:rsidR="00FD55BE">
        <w:rPr>
          <w:rFonts w:ascii="Times New Roman" w:hAnsi="Times New Roman" w:cs="Times New Roman"/>
        </w:rPr>
        <w:t xml:space="preserve">upon observing another child tumble down the slide after attempting </w:t>
      </w:r>
      <w:r w:rsidR="00AA0C2B">
        <w:rPr>
          <w:rFonts w:ascii="Times New Roman" w:hAnsi="Times New Roman" w:cs="Times New Roman"/>
        </w:rPr>
        <w:t xml:space="preserve">clumsily to climb </w:t>
      </w:r>
      <w:r w:rsidR="000C18C9">
        <w:rPr>
          <w:rFonts w:ascii="Times New Roman" w:hAnsi="Times New Roman" w:cs="Times New Roman"/>
        </w:rPr>
        <w:t>the slide</w:t>
      </w:r>
      <w:r w:rsidR="00AA0C2B">
        <w:rPr>
          <w:rFonts w:ascii="Times New Roman" w:hAnsi="Times New Roman" w:cs="Times New Roman"/>
        </w:rPr>
        <w:t xml:space="preserve"> from the bottom. </w:t>
      </w:r>
      <w:r w:rsidR="00E27715">
        <w:rPr>
          <w:rFonts w:ascii="Times New Roman" w:hAnsi="Times New Roman" w:cs="Times New Roman"/>
        </w:rPr>
        <w:t>Likewise</w:t>
      </w:r>
      <w:r w:rsidR="00AA0C2B">
        <w:rPr>
          <w:rFonts w:ascii="Times New Roman" w:hAnsi="Times New Roman" w:cs="Times New Roman"/>
        </w:rPr>
        <w:t>,</w:t>
      </w:r>
      <w:r w:rsidR="00FD55BE">
        <w:rPr>
          <w:rFonts w:ascii="Times New Roman" w:hAnsi="Times New Roman" w:cs="Times New Roman"/>
        </w:rPr>
        <w:t xml:space="preserve"> if a younger sibling observes their older sibling </w:t>
      </w:r>
      <w:r w:rsidR="00BE33F8">
        <w:rPr>
          <w:rFonts w:ascii="Times New Roman" w:hAnsi="Times New Roman" w:cs="Times New Roman"/>
        </w:rPr>
        <w:t>hurt themselves by falling off the gate of an enclosed play area that they attempted to clamber over, the</w:t>
      </w:r>
      <w:r w:rsidR="00AA0C2B">
        <w:rPr>
          <w:rFonts w:ascii="Times New Roman" w:hAnsi="Times New Roman" w:cs="Times New Roman"/>
        </w:rPr>
        <w:t xml:space="preserve"> </w:t>
      </w:r>
      <w:r w:rsidR="00E27715">
        <w:rPr>
          <w:rFonts w:ascii="Times New Roman" w:hAnsi="Times New Roman" w:cs="Times New Roman"/>
        </w:rPr>
        <w:t xml:space="preserve">younger sibling may learn that it is </w:t>
      </w:r>
      <w:r w:rsidR="00087C36">
        <w:rPr>
          <w:rFonts w:ascii="Times New Roman" w:hAnsi="Times New Roman" w:cs="Times New Roman"/>
        </w:rPr>
        <w:t>safer and</w:t>
      </w:r>
      <w:r w:rsidR="00E27715">
        <w:rPr>
          <w:rFonts w:ascii="Times New Roman" w:hAnsi="Times New Roman" w:cs="Times New Roman"/>
        </w:rPr>
        <w:t xml:space="preserve"> more efficient to enter </w:t>
      </w:r>
      <w:r w:rsidR="00BE33F8">
        <w:rPr>
          <w:rFonts w:ascii="Times New Roman" w:hAnsi="Times New Roman" w:cs="Times New Roman"/>
        </w:rPr>
        <w:t>the same</w:t>
      </w:r>
      <w:r w:rsidR="00087C36">
        <w:rPr>
          <w:rFonts w:ascii="Times New Roman" w:hAnsi="Times New Roman" w:cs="Times New Roman"/>
        </w:rPr>
        <w:t xml:space="preserve"> </w:t>
      </w:r>
      <w:r w:rsidR="00AA0C2B">
        <w:rPr>
          <w:rFonts w:ascii="Times New Roman" w:hAnsi="Times New Roman" w:cs="Times New Roman"/>
        </w:rPr>
        <w:t>play area by</w:t>
      </w:r>
      <w:r w:rsidR="00087C36">
        <w:rPr>
          <w:rFonts w:ascii="Times New Roman" w:hAnsi="Times New Roman" w:cs="Times New Roman"/>
        </w:rPr>
        <w:t xml:space="preserve"> entering through rather than over the gate.</w:t>
      </w:r>
      <w:r w:rsidR="00AA0C2B">
        <w:rPr>
          <w:rFonts w:ascii="Times New Roman" w:hAnsi="Times New Roman" w:cs="Times New Roman"/>
        </w:rPr>
        <w:t xml:space="preserve"> </w:t>
      </w:r>
      <w:r w:rsidR="00087C36">
        <w:rPr>
          <w:rFonts w:ascii="Times New Roman" w:hAnsi="Times New Roman" w:cs="Times New Roman"/>
        </w:rPr>
        <w:t>An open question in the developmental cognitive sciences</w:t>
      </w:r>
      <w:r w:rsidR="0066745C">
        <w:rPr>
          <w:rFonts w:ascii="Times New Roman" w:hAnsi="Times New Roman" w:cs="Times New Roman"/>
        </w:rPr>
        <w:t>, then,</w:t>
      </w:r>
      <w:r w:rsidR="00087C36">
        <w:rPr>
          <w:rFonts w:ascii="Times New Roman" w:hAnsi="Times New Roman" w:cs="Times New Roman"/>
        </w:rPr>
        <w:t xml:space="preserve"> concerns when and how </w:t>
      </w:r>
      <w:r w:rsidR="008B24E1">
        <w:rPr>
          <w:rFonts w:ascii="Times New Roman" w:hAnsi="Times New Roman" w:cs="Times New Roman"/>
        </w:rPr>
        <w:t>action understanding—that is, the capacity to</w:t>
      </w:r>
      <w:r w:rsidR="00087C36">
        <w:rPr>
          <w:rFonts w:ascii="Times New Roman" w:hAnsi="Times New Roman" w:cs="Times New Roman"/>
        </w:rPr>
        <w:t xml:space="preserve"> detect and distinguish between efficient and inefficient actions</w:t>
      </w:r>
      <w:r w:rsidR="00A5158F">
        <w:rPr>
          <w:rFonts w:ascii="Times New Roman" w:hAnsi="Times New Roman" w:cs="Times New Roman"/>
        </w:rPr>
        <w:t>—</w:t>
      </w:r>
      <w:r w:rsidR="008B24E1">
        <w:rPr>
          <w:rFonts w:ascii="Times New Roman" w:hAnsi="Times New Roman" w:cs="Times New Roman"/>
        </w:rPr>
        <w:t>develops</w:t>
      </w:r>
      <w:r w:rsidR="00087C36">
        <w:rPr>
          <w:rFonts w:ascii="Times New Roman" w:hAnsi="Times New Roman" w:cs="Times New Roman"/>
        </w:rPr>
        <w:t xml:space="preserve">. </w:t>
      </w:r>
    </w:p>
    <w:p w14:paraId="496D7D57" w14:textId="54D10261" w:rsidR="007F20F3" w:rsidRDefault="008B24E1" w:rsidP="00524642">
      <w:pPr>
        <w:spacing w:line="480" w:lineRule="auto"/>
        <w:ind w:firstLine="720"/>
        <w:contextualSpacing/>
        <w:rPr>
          <w:rFonts w:ascii="Times New Roman" w:hAnsi="Times New Roman" w:cs="Times New Roman"/>
        </w:rPr>
      </w:pPr>
      <w:r>
        <w:rPr>
          <w:rFonts w:ascii="Times New Roman" w:hAnsi="Times New Roman" w:cs="Times New Roman"/>
        </w:rPr>
        <w:t>A considerable body of evidence now attests t</w:t>
      </w:r>
      <w:r w:rsidR="0066745C">
        <w:rPr>
          <w:rFonts w:ascii="Times New Roman" w:hAnsi="Times New Roman" w:cs="Times New Roman"/>
        </w:rPr>
        <w:t>hat</w:t>
      </w:r>
      <w:r>
        <w:rPr>
          <w:rFonts w:ascii="Times New Roman" w:hAnsi="Times New Roman" w:cs="Times New Roman"/>
        </w:rPr>
        <w:t xml:space="preserve"> the </w:t>
      </w:r>
      <w:r w:rsidR="001B1084">
        <w:rPr>
          <w:rFonts w:ascii="Times New Roman" w:hAnsi="Times New Roman" w:cs="Times New Roman"/>
        </w:rPr>
        <w:t xml:space="preserve">capacity to process actions in terms of their efficiency </w:t>
      </w:r>
      <w:r w:rsidR="0066745C">
        <w:rPr>
          <w:rFonts w:ascii="Times New Roman" w:hAnsi="Times New Roman" w:cs="Times New Roman"/>
        </w:rPr>
        <w:t>may</w:t>
      </w:r>
      <w:r w:rsidR="00DE4ED0">
        <w:rPr>
          <w:rFonts w:ascii="Times New Roman" w:hAnsi="Times New Roman" w:cs="Times New Roman"/>
        </w:rPr>
        <w:t xml:space="preserve"> be</w:t>
      </w:r>
      <w:r w:rsidR="00A5158F">
        <w:rPr>
          <w:rFonts w:ascii="Times New Roman" w:hAnsi="Times New Roman" w:cs="Times New Roman"/>
        </w:rPr>
        <w:t xml:space="preserve"> in place </w:t>
      </w:r>
      <w:r w:rsidR="00972D7B">
        <w:rPr>
          <w:rFonts w:ascii="Times New Roman" w:hAnsi="Times New Roman" w:cs="Times New Roman"/>
        </w:rPr>
        <w:t xml:space="preserve">in infancy </w:t>
      </w:r>
      <w:r w:rsidR="00524642">
        <w:rPr>
          <w:rFonts w:ascii="Times New Roman" w:hAnsi="Times New Roman" w:cs="Times New Roman"/>
        </w:rPr>
        <w:t>(Csibra et al., 1999; Gergely et al., 1995).</w:t>
      </w:r>
      <w:r w:rsidR="00D5365A">
        <w:rPr>
          <w:rFonts w:ascii="Times New Roman" w:hAnsi="Times New Roman" w:cs="Times New Roman"/>
        </w:rPr>
        <w:t xml:space="preserve"> Evidence </w:t>
      </w:r>
      <w:r w:rsidR="00C94277">
        <w:rPr>
          <w:rFonts w:ascii="Times New Roman" w:hAnsi="Times New Roman" w:cs="Times New Roman"/>
        </w:rPr>
        <w:t>for this comes</w:t>
      </w:r>
      <w:r w:rsidR="00D5365A">
        <w:rPr>
          <w:rFonts w:ascii="Times New Roman" w:hAnsi="Times New Roman" w:cs="Times New Roman"/>
        </w:rPr>
        <w:t xml:space="preserve"> </w:t>
      </w:r>
      <w:r w:rsidR="007F20F3">
        <w:rPr>
          <w:rFonts w:ascii="Times New Roman" w:hAnsi="Times New Roman" w:cs="Times New Roman"/>
        </w:rPr>
        <w:t>from studies that have</w:t>
      </w:r>
      <w:r w:rsidR="00961B2B">
        <w:rPr>
          <w:rFonts w:ascii="Times New Roman" w:hAnsi="Times New Roman" w:cs="Times New Roman"/>
        </w:rPr>
        <w:t xml:space="preserve"> used the </w:t>
      </w:r>
      <w:r w:rsidR="00642D50">
        <w:rPr>
          <w:rFonts w:ascii="Times New Roman" w:hAnsi="Times New Roman" w:cs="Times New Roman"/>
        </w:rPr>
        <w:t>violation-of-expectation</w:t>
      </w:r>
      <w:r w:rsidR="00737142">
        <w:rPr>
          <w:rFonts w:ascii="Times New Roman" w:hAnsi="Times New Roman" w:cs="Times New Roman"/>
        </w:rPr>
        <w:t xml:space="preserve"> (VoE)</w:t>
      </w:r>
      <w:r w:rsidR="00642D50">
        <w:rPr>
          <w:rFonts w:ascii="Times New Roman" w:hAnsi="Times New Roman" w:cs="Times New Roman"/>
        </w:rPr>
        <w:t xml:space="preserve"> paradigm</w:t>
      </w:r>
      <w:r w:rsidR="00243F44">
        <w:rPr>
          <w:rFonts w:ascii="Times New Roman" w:hAnsi="Times New Roman" w:cs="Times New Roman"/>
        </w:rPr>
        <w:t xml:space="preserve"> (e.g., Baillargeon et al., 1995).</w:t>
      </w:r>
      <w:r w:rsidR="007424A2">
        <w:rPr>
          <w:rFonts w:ascii="Times New Roman" w:hAnsi="Times New Roman" w:cs="Times New Roman"/>
        </w:rPr>
        <w:t xml:space="preserve"> In </w:t>
      </w:r>
      <w:r w:rsidR="00C94277">
        <w:rPr>
          <w:rFonts w:ascii="Times New Roman" w:hAnsi="Times New Roman" w:cs="Times New Roman"/>
        </w:rPr>
        <w:t>this</w:t>
      </w:r>
      <w:r w:rsidR="007424A2">
        <w:rPr>
          <w:rFonts w:ascii="Times New Roman" w:hAnsi="Times New Roman" w:cs="Times New Roman"/>
        </w:rPr>
        <w:t xml:space="preserve"> method, infants are habituated or familiarized </w:t>
      </w:r>
      <w:r w:rsidR="0058342C">
        <w:rPr>
          <w:rFonts w:ascii="Times New Roman" w:hAnsi="Times New Roman" w:cs="Times New Roman"/>
        </w:rPr>
        <w:t xml:space="preserve">either </w:t>
      </w:r>
      <w:r w:rsidR="007424A2">
        <w:rPr>
          <w:rFonts w:ascii="Times New Roman" w:hAnsi="Times New Roman" w:cs="Times New Roman"/>
        </w:rPr>
        <w:t xml:space="preserve">to an event or set of events </w:t>
      </w:r>
      <w:r w:rsidR="001863D5">
        <w:rPr>
          <w:rFonts w:ascii="Times New Roman" w:hAnsi="Times New Roman" w:cs="Times New Roman"/>
        </w:rPr>
        <w:t>designed</w:t>
      </w:r>
      <w:r w:rsidR="007424A2">
        <w:rPr>
          <w:rFonts w:ascii="Times New Roman" w:hAnsi="Times New Roman" w:cs="Times New Roman"/>
        </w:rPr>
        <w:t xml:space="preserve"> to </w:t>
      </w:r>
      <w:r w:rsidR="0058342C">
        <w:rPr>
          <w:rFonts w:ascii="Times New Roman" w:hAnsi="Times New Roman" w:cs="Times New Roman"/>
        </w:rPr>
        <w:t xml:space="preserve">establish an expectation of some kind or to acquaint them with the </w:t>
      </w:r>
      <w:r w:rsidR="006C0A30">
        <w:rPr>
          <w:rFonts w:ascii="Times New Roman" w:hAnsi="Times New Roman" w:cs="Times New Roman"/>
        </w:rPr>
        <w:t>set-up</w:t>
      </w:r>
      <w:r w:rsidR="0058342C">
        <w:rPr>
          <w:rFonts w:ascii="Times New Roman" w:hAnsi="Times New Roman" w:cs="Times New Roman"/>
        </w:rPr>
        <w:t xml:space="preserve"> of the experiment</w:t>
      </w:r>
      <w:r w:rsidR="007424A2">
        <w:rPr>
          <w:rFonts w:ascii="Times New Roman" w:hAnsi="Times New Roman" w:cs="Times New Roman"/>
        </w:rPr>
        <w:t>.</w:t>
      </w:r>
      <w:r w:rsidR="001863D5">
        <w:rPr>
          <w:rFonts w:ascii="Times New Roman" w:hAnsi="Times New Roman" w:cs="Times New Roman"/>
        </w:rPr>
        <w:t xml:space="preserve"> In a subsequent test phase</w:t>
      </w:r>
      <w:r w:rsidR="001863D5" w:rsidRPr="001863D5">
        <w:rPr>
          <w:rFonts w:ascii="Times New Roman" w:hAnsi="Times New Roman" w:cs="Times New Roman"/>
        </w:rPr>
        <w:t xml:space="preserve">, infants are shown events that either conform to or violate the expectations that an adult observer might </w:t>
      </w:r>
      <w:r w:rsidR="001863D5">
        <w:rPr>
          <w:rFonts w:ascii="Times New Roman" w:hAnsi="Times New Roman" w:cs="Times New Roman"/>
        </w:rPr>
        <w:t>have formed during the initial phase</w:t>
      </w:r>
      <w:r w:rsidR="00950D30">
        <w:rPr>
          <w:rFonts w:ascii="Times New Roman" w:hAnsi="Times New Roman" w:cs="Times New Roman"/>
        </w:rPr>
        <w:t xml:space="preserve"> (e.g., Stahl &amp; Kibbe, 2022)</w:t>
      </w:r>
      <w:r w:rsidR="001863D5" w:rsidRPr="001863D5">
        <w:rPr>
          <w:rFonts w:ascii="Times New Roman" w:hAnsi="Times New Roman" w:cs="Times New Roman"/>
        </w:rPr>
        <w:t>.</w:t>
      </w:r>
      <w:r w:rsidR="004F6BF0">
        <w:rPr>
          <w:rFonts w:ascii="Times New Roman" w:hAnsi="Times New Roman" w:cs="Times New Roman"/>
        </w:rPr>
        <w:t xml:space="preserve"> </w:t>
      </w:r>
      <w:r w:rsidR="00455692">
        <w:rPr>
          <w:rFonts w:ascii="Times New Roman" w:hAnsi="Times New Roman" w:cs="Times New Roman"/>
        </w:rPr>
        <w:t xml:space="preserve">A number of </w:t>
      </w:r>
      <w:r w:rsidR="001440E5">
        <w:rPr>
          <w:rFonts w:ascii="Times New Roman" w:hAnsi="Times New Roman" w:cs="Times New Roman"/>
        </w:rPr>
        <w:t xml:space="preserve">key </w:t>
      </w:r>
      <w:r w:rsidR="00455692">
        <w:rPr>
          <w:rFonts w:ascii="Times New Roman" w:hAnsi="Times New Roman" w:cs="Times New Roman"/>
        </w:rPr>
        <w:t xml:space="preserve">insights about </w:t>
      </w:r>
      <w:r w:rsidR="008615A9">
        <w:rPr>
          <w:rFonts w:ascii="Times New Roman" w:hAnsi="Times New Roman" w:cs="Times New Roman"/>
        </w:rPr>
        <w:t xml:space="preserve">infants’ early number </w:t>
      </w:r>
      <w:r w:rsidR="0068133A">
        <w:rPr>
          <w:rFonts w:ascii="Times New Roman" w:hAnsi="Times New Roman" w:cs="Times New Roman"/>
        </w:rPr>
        <w:t>concepts</w:t>
      </w:r>
      <w:r w:rsidR="008615A9">
        <w:rPr>
          <w:rFonts w:ascii="Times New Roman" w:hAnsi="Times New Roman" w:cs="Times New Roman"/>
        </w:rPr>
        <w:t xml:space="preserve"> (e.g. McCrink &amp; Wynn, 2004; Wynn, 1992)</w:t>
      </w:r>
      <w:r w:rsidR="005510C2">
        <w:rPr>
          <w:rFonts w:ascii="Times New Roman" w:hAnsi="Times New Roman" w:cs="Times New Roman"/>
        </w:rPr>
        <w:t>,</w:t>
      </w:r>
      <w:r w:rsidR="0068133A">
        <w:rPr>
          <w:rFonts w:ascii="Times New Roman" w:hAnsi="Times New Roman" w:cs="Times New Roman"/>
        </w:rPr>
        <w:t xml:space="preserve"> physical concepts (e.g.,</w:t>
      </w:r>
      <w:r w:rsidR="00C54E7C">
        <w:rPr>
          <w:rFonts w:ascii="Times New Roman" w:hAnsi="Times New Roman" w:cs="Times New Roman"/>
        </w:rPr>
        <w:t xml:space="preserve"> Kim &amp; Spelke, 1992;</w:t>
      </w:r>
      <w:r w:rsidR="0068133A">
        <w:rPr>
          <w:rFonts w:ascii="Times New Roman" w:hAnsi="Times New Roman" w:cs="Times New Roman"/>
        </w:rPr>
        <w:t xml:space="preserve"> Spelke et al., 1992), moral concepts (e.g., </w:t>
      </w:r>
      <w:r w:rsidR="00BA3735">
        <w:rPr>
          <w:rFonts w:ascii="Times New Roman" w:hAnsi="Times New Roman" w:cs="Times New Roman"/>
        </w:rPr>
        <w:t xml:space="preserve">Geraci &amp; Surian, 2011; </w:t>
      </w:r>
      <w:r w:rsidR="0068133A">
        <w:rPr>
          <w:rFonts w:ascii="Times New Roman" w:hAnsi="Times New Roman" w:cs="Times New Roman"/>
        </w:rPr>
        <w:t>Hamlin et al., 2007</w:t>
      </w:r>
      <w:r w:rsidR="00F23EE3">
        <w:rPr>
          <w:rFonts w:ascii="Times New Roman" w:hAnsi="Times New Roman" w:cs="Times New Roman"/>
        </w:rPr>
        <w:t xml:space="preserve">; </w:t>
      </w:r>
      <w:r w:rsidR="00C2551E">
        <w:rPr>
          <w:rFonts w:ascii="Times New Roman" w:hAnsi="Times New Roman" w:cs="Times New Roman"/>
        </w:rPr>
        <w:t>Schmidt</w:t>
      </w:r>
      <w:r w:rsidR="00BA3735">
        <w:rPr>
          <w:rFonts w:ascii="Times New Roman" w:hAnsi="Times New Roman" w:cs="Times New Roman"/>
        </w:rPr>
        <w:t xml:space="preserve"> &amp; Sommerville, 2011; </w:t>
      </w:r>
      <w:r w:rsidR="00F23EE3">
        <w:rPr>
          <w:rFonts w:ascii="Times New Roman" w:hAnsi="Times New Roman" w:cs="Times New Roman"/>
        </w:rPr>
        <w:t>Woo et al., 2017</w:t>
      </w:r>
      <w:r w:rsidR="002936C1">
        <w:rPr>
          <w:rFonts w:ascii="Times New Roman" w:hAnsi="Times New Roman" w:cs="Times New Roman"/>
        </w:rPr>
        <w:t>), object concepts (e.g.,</w:t>
      </w:r>
      <w:r w:rsidR="00B23EFA">
        <w:rPr>
          <w:rFonts w:ascii="Times New Roman" w:hAnsi="Times New Roman" w:cs="Times New Roman"/>
        </w:rPr>
        <w:t xml:space="preserve"> Baillargeon, 1987;</w:t>
      </w:r>
      <w:r w:rsidR="002936C1">
        <w:rPr>
          <w:rFonts w:ascii="Times New Roman" w:hAnsi="Times New Roman" w:cs="Times New Roman"/>
        </w:rPr>
        <w:t xml:space="preserve"> </w:t>
      </w:r>
      <w:r w:rsidR="00B23EFA">
        <w:rPr>
          <w:rFonts w:ascii="Times New Roman" w:hAnsi="Times New Roman" w:cs="Times New Roman"/>
        </w:rPr>
        <w:t>Baillargeon et al., 1985; Kellman &amp; Spelke, 1983</w:t>
      </w:r>
      <w:r w:rsidR="00DF4BEE">
        <w:rPr>
          <w:rFonts w:ascii="Times New Roman" w:hAnsi="Times New Roman" w:cs="Times New Roman"/>
        </w:rPr>
        <w:t>; Needham &amp; Baillargeon, 1997</w:t>
      </w:r>
      <w:r w:rsidR="00B23EFA">
        <w:rPr>
          <w:rFonts w:ascii="Times New Roman" w:hAnsi="Times New Roman" w:cs="Times New Roman"/>
        </w:rPr>
        <w:t>)</w:t>
      </w:r>
      <w:r w:rsidR="00F23EE3">
        <w:rPr>
          <w:rFonts w:ascii="Times New Roman" w:hAnsi="Times New Roman" w:cs="Times New Roman"/>
        </w:rPr>
        <w:t xml:space="preserve">, </w:t>
      </w:r>
      <w:r w:rsidR="002E6DC4">
        <w:rPr>
          <w:rFonts w:ascii="Times New Roman" w:hAnsi="Times New Roman" w:cs="Times New Roman"/>
        </w:rPr>
        <w:t xml:space="preserve">and </w:t>
      </w:r>
      <w:r w:rsidR="00F23EE3">
        <w:rPr>
          <w:rFonts w:ascii="Times New Roman" w:hAnsi="Times New Roman" w:cs="Times New Roman"/>
        </w:rPr>
        <w:t>causal concepts</w:t>
      </w:r>
      <w:r w:rsidR="00C2551E">
        <w:rPr>
          <w:rFonts w:ascii="Times New Roman" w:hAnsi="Times New Roman" w:cs="Times New Roman"/>
        </w:rPr>
        <w:t xml:space="preserve"> (e.g., </w:t>
      </w:r>
      <w:r w:rsidR="00C2551E">
        <w:rPr>
          <w:rFonts w:ascii="Times New Roman" w:hAnsi="Times New Roman" w:cs="Times New Roman"/>
        </w:rPr>
        <w:lastRenderedPageBreak/>
        <w:t>Kotovsky &amp; Baillargeon, 1998</w:t>
      </w:r>
      <w:r w:rsidR="00DF4BEE">
        <w:rPr>
          <w:rFonts w:ascii="Times New Roman" w:hAnsi="Times New Roman" w:cs="Times New Roman"/>
        </w:rPr>
        <w:t>; Leslie &amp; Keeble, 1987</w:t>
      </w:r>
      <w:r w:rsidR="00140E0D">
        <w:rPr>
          <w:rFonts w:ascii="Times New Roman" w:hAnsi="Times New Roman" w:cs="Times New Roman"/>
        </w:rPr>
        <w:t>; Muentener &amp; Carey, 2010</w:t>
      </w:r>
      <w:r w:rsidR="00C2551E">
        <w:rPr>
          <w:rFonts w:ascii="Times New Roman" w:hAnsi="Times New Roman" w:cs="Times New Roman"/>
        </w:rPr>
        <w:t>)</w:t>
      </w:r>
      <w:r w:rsidR="00532C80">
        <w:rPr>
          <w:rFonts w:ascii="Times New Roman" w:hAnsi="Times New Roman" w:cs="Times New Roman"/>
        </w:rPr>
        <w:t xml:space="preserve"> have emerged from research using this method</w:t>
      </w:r>
      <w:r w:rsidR="00455692">
        <w:rPr>
          <w:rFonts w:ascii="Times New Roman" w:hAnsi="Times New Roman" w:cs="Times New Roman"/>
        </w:rPr>
        <w:t>.</w:t>
      </w:r>
      <w:r w:rsidR="00422A3C">
        <w:rPr>
          <w:rFonts w:ascii="Times New Roman" w:hAnsi="Times New Roman" w:cs="Times New Roman"/>
        </w:rPr>
        <w:t xml:space="preserve"> </w:t>
      </w:r>
      <w:r w:rsidR="00FA41A8">
        <w:rPr>
          <w:rFonts w:ascii="Times New Roman" w:hAnsi="Times New Roman" w:cs="Times New Roman"/>
        </w:rPr>
        <w:t>This research suggests that</w:t>
      </w:r>
      <w:r w:rsidR="008C27AE">
        <w:rPr>
          <w:rFonts w:ascii="Times New Roman" w:hAnsi="Times New Roman" w:cs="Times New Roman"/>
        </w:rPr>
        <w:t xml:space="preserve"> infants possess sophisticated capacities that </w:t>
      </w:r>
      <w:r w:rsidR="0058342C">
        <w:rPr>
          <w:rFonts w:ascii="Times New Roman" w:hAnsi="Times New Roman" w:cs="Times New Roman"/>
        </w:rPr>
        <w:t>support learning</w:t>
      </w:r>
      <w:r w:rsidR="00015DDE">
        <w:rPr>
          <w:rFonts w:ascii="Times New Roman" w:hAnsi="Times New Roman" w:cs="Times New Roman"/>
        </w:rPr>
        <w:t xml:space="preserve"> in each of these</w:t>
      </w:r>
      <w:r w:rsidR="008C27AE">
        <w:rPr>
          <w:rFonts w:ascii="Times New Roman" w:hAnsi="Times New Roman" w:cs="Times New Roman"/>
        </w:rPr>
        <w:t xml:space="preserve"> domains</w:t>
      </w:r>
      <w:r w:rsidR="008615A9">
        <w:rPr>
          <w:rFonts w:ascii="Times New Roman" w:hAnsi="Times New Roman" w:cs="Times New Roman"/>
        </w:rPr>
        <w:t xml:space="preserve"> </w:t>
      </w:r>
      <w:r w:rsidR="008C27AE">
        <w:rPr>
          <w:rFonts w:ascii="Times New Roman" w:hAnsi="Times New Roman" w:cs="Times New Roman"/>
        </w:rPr>
        <w:t>from early in development</w:t>
      </w:r>
      <w:r w:rsidR="008615A9">
        <w:rPr>
          <w:rFonts w:ascii="Times New Roman" w:hAnsi="Times New Roman" w:cs="Times New Roman"/>
        </w:rPr>
        <w:t>.</w:t>
      </w:r>
      <w:r w:rsidR="00230D82">
        <w:rPr>
          <w:rFonts w:ascii="Times New Roman" w:hAnsi="Times New Roman" w:cs="Times New Roman"/>
        </w:rPr>
        <w:t xml:space="preserve"> </w:t>
      </w:r>
    </w:p>
    <w:p w14:paraId="57DF284E" w14:textId="61463701" w:rsidR="00524642" w:rsidRDefault="007F20F3" w:rsidP="00524642">
      <w:pPr>
        <w:spacing w:line="480" w:lineRule="auto"/>
        <w:ind w:firstLine="720"/>
        <w:contextualSpacing/>
        <w:rPr>
          <w:rFonts w:ascii="Times New Roman" w:hAnsi="Times New Roman" w:cs="Times New Roman"/>
        </w:rPr>
      </w:pPr>
      <w:r>
        <w:rPr>
          <w:rFonts w:ascii="Times New Roman" w:hAnsi="Times New Roman" w:cs="Times New Roman"/>
        </w:rPr>
        <w:t>Two of the first studies to use the V</w:t>
      </w:r>
      <w:r w:rsidR="00134CB3">
        <w:rPr>
          <w:rFonts w:ascii="Times New Roman" w:hAnsi="Times New Roman" w:cs="Times New Roman"/>
        </w:rPr>
        <w:t>o</w:t>
      </w:r>
      <w:r>
        <w:rPr>
          <w:rFonts w:ascii="Times New Roman" w:hAnsi="Times New Roman" w:cs="Times New Roman"/>
        </w:rPr>
        <w:t xml:space="preserve">E method to </w:t>
      </w:r>
      <w:r w:rsidR="00134CB3">
        <w:rPr>
          <w:rFonts w:ascii="Times New Roman" w:hAnsi="Times New Roman" w:cs="Times New Roman"/>
        </w:rPr>
        <w:t>assess</w:t>
      </w:r>
      <w:r>
        <w:rPr>
          <w:rFonts w:ascii="Times New Roman" w:hAnsi="Times New Roman" w:cs="Times New Roman"/>
        </w:rPr>
        <w:t xml:space="preserve"> infant action understanding </w:t>
      </w:r>
      <w:r w:rsidR="00230D82">
        <w:rPr>
          <w:rFonts w:ascii="Times New Roman" w:hAnsi="Times New Roman" w:cs="Times New Roman"/>
        </w:rPr>
        <w:t xml:space="preserve">in particular </w:t>
      </w:r>
      <w:r w:rsidR="006C0A30">
        <w:rPr>
          <w:rFonts w:ascii="Times New Roman" w:hAnsi="Times New Roman" w:cs="Times New Roman"/>
        </w:rPr>
        <w:t>were</w:t>
      </w:r>
      <w:r w:rsidR="00DB0E07">
        <w:rPr>
          <w:rFonts w:ascii="Times New Roman" w:hAnsi="Times New Roman" w:cs="Times New Roman"/>
        </w:rPr>
        <w:t xml:space="preserve"> that</w:t>
      </w:r>
      <w:r>
        <w:rPr>
          <w:rFonts w:ascii="Times New Roman" w:hAnsi="Times New Roman" w:cs="Times New Roman"/>
        </w:rPr>
        <w:t xml:space="preserve"> by Gergely et al. (1995) and Csibra et al. (1999).</w:t>
      </w:r>
      <w:r w:rsidR="00524642">
        <w:rPr>
          <w:rFonts w:ascii="Times New Roman" w:hAnsi="Times New Roman" w:cs="Times New Roman"/>
        </w:rPr>
        <w:t xml:space="preserve"> </w:t>
      </w:r>
      <w:r w:rsidR="001F2099">
        <w:rPr>
          <w:rFonts w:ascii="Times New Roman" w:hAnsi="Times New Roman" w:cs="Times New Roman"/>
        </w:rPr>
        <w:t>These authors</w:t>
      </w:r>
      <w:r w:rsidR="00885BA2">
        <w:rPr>
          <w:rFonts w:ascii="Times New Roman" w:hAnsi="Times New Roman" w:cs="Times New Roman"/>
        </w:rPr>
        <w:t xml:space="preserve"> habituated</w:t>
      </w:r>
      <w:r w:rsidR="00524642">
        <w:rPr>
          <w:rFonts w:ascii="Times New Roman" w:hAnsi="Times New Roman" w:cs="Times New Roman"/>
        </w:rPr>
        <w:t xml:space="preserve"> infants between 6 and 12 months of age to an event in </w:t>
      </w:r>
      <w:r w:rsidR="00524642" w:rsidRPr="004C0C81">
        <w:rPr>
          <w:rFonts w:ascii="Times New Roman" w:hAnsi="Times New Roman" w:cs="Times New Roman"/>
        </w:rPr>
        <w:t>which a</w:t>
      </w:r>
      <w:r w:rsidR="00524642">
        <w:rPr>
          <w:rFonts w:ascii="Times New Roman" w:hAnsi="Times New Roman" w:cs="Times New Roman"/>
        </w:rPr>
        <w:t>n animated ball jumped over a barrier to reach another</w:t>
      </w:r>
      <w:r w:rsidR="00532C80">
        <w:rPr>
          <w:rFonts w:ascii="Times New Roman" w:hAnsi="Times New Roman" w:cs="Times New Roman"/>
        </w:rPr>
        <w:t xml:space="preserve"> animate</w:t>
      </w:r>
      <w:r w:rsidR="0058342C">
        <w:rPr>
          <w:rFonts w:ascii="Times New Roman" w:hAnsi="Times New Roman" w:cs="Times New Roman"/>
        </w:rPr>
        <w:t>d</w:t>
      </w:r>
      <w:r w:rsidR="00524642">
        <w:rPr>
          <w:rFonts w:ascii="Times New Roman" w:hAnsi="Times New Roman" w:cs="Times New Roman"/>
        </w:rPr>
        <w:t xml:space="preserve"> ball. </w:t>
      </w:r>
      <w:r w:rsidR="00524642" w:rsidRPr="004C0C81">
        <w:rPr>
          <w:rFonts w:ascii="Times New Roman" w:hAnsi="Times New Roman" w:cs="Times New Roman"/>
        </w:rPr>
        <w:t>Infants were then shown two</w:t>
      </w:r>
      <w:r w:rsidR="00532C80">
        <w:rPr>
          <w:rFonts w:ascii="Times New Roman" w:hAnsi="Times New Roman" w:cs="Times New Roman"/>
        </w:rPr>
        <w:t xml:space="preserve"> barrierless</w:t>
      </w:r>
      <w:r w:rsidR="00524642">
        <w:rPr>
          <w:rFonts w:ascii="Times New Roman" w:hAnsi="Times New Roman" w:cs="Times New Roman"/>
        </w:rPr>
        <w:t xml:space="preserve"> </w:t>
      </w:r>
      <w:r w:rsidR="00524642" w:rsidRPr="004C0C81">
        <w:rPr>
          <w:rFonts w:ascii="Times New Roman" w:hAnsi="Times New Roman" w:cs="Times New Roman"/>
        </w:rPr>
        <w:t>test events. In the</w:t>
      </w:r>
      <w:r w:rsidR="00524642">
        <w:rPr>
          <w:rFonts w:ascii="Times New Roman" w:hAnsi="Times New Roman" w:cs="Times New Roman"/>
        </w:rPr>
        <w:t xml:space="preserve"> </w:t>
      </w:r>
      <w:r w:rsidR="00524642" w:rsidRPr="006710F2">
        <w:rPr>
          <w:rFonts w:ascii="Times New Roman" w:hAnsi="Times New Roman" w:cs="Times New Roman"/>
          <w:i/>
          <w:iCs/>
        </w:rPr>
        <w:t>old action</w:t>
      </w:r>
      <w:r w:rsidR="00524642">
        <w:rPr>
          <w:rFonts w:ascii="Times New Roman" w:hAnsi="Times New Roman" w:cs="Times New Roman"/>
        </w:rPr>
        <w:t xml:space="preserve"> test event</w:t>
      </w:r>
      <w:r w:rsidR="00524642" w:rsidRPr="004C0C81">
        <w:rPr>
          <w:rFonts w:ascii="Times New Roman" w:hAnsi="Times New Roman" w:cs="Times New Roman"/>
        </w:rPr>
        <w:t xml:space="preserve">, the small circle </w:t>
      </w:r>
      <w:r w:rsidR="00524642">
        <w:rPr>
          <w:rFonts w:ascii="Times New Roman" w:hAnsi="Times New Roman" w:cs="Times New Roman"/>
        </w:rPr>
        <w:t>followed the familiar curved</w:t>
      </w:r>
      <w:r w:rsidR="00524642" w:rsidRPr="004C0C81">
        <w:rPr>
          <w:rFonts w:ascii="Times New Roman" w:hAnsi="Times New Roman" w:cs="Times New Roman"/>
        </w:rPr>
        <w:t xml:space="preserve"> </w:t>
      </w:r>
      <w:r w:rsidR="00524642">
        <w:rPr>
          <w:rFonts w:ascii="Times New Roman" w:hAnsi="Times New Roman" w:cs="Times New Roman"/>
        </w:rPr>
        <w:t>motion path to reach the large circle</w:t>
      </w:r>
      <w:r w:rsidR="00524642" w:rsidRPr="004C0C81">
        <w:rPr>
          <w:rFonts w:ascii="Times New Roman" w:hAnsi="Times New Roman" w:cs="Times New Roman"/>
        </w:rPr>
        <w:t xml:space="preserve">. In contrast, in the </w:t>
      </w:r>
      <w:r w:rsidR="00524642">
        <w:rPr>
          <w:rFonts w:ascii="Times New Roman" w:hAnsi="Times New Roman" w:cs="Times New Roman"/>
          <w:i/>
          <w:iCs/>
        </w:rPr>
        <w:t xml:space="preserve">new action </w:t>
      </w:r>
      <w:r w:rsidR="00524642">
        <w:rPr>
          <w:rFonts w:ascii="Times New Roman" w:hAnsi="Times New Roman" w:cs="Times New Roman"/>
        </w:rPr>
        <w:t>test</w:t>
      </w:r>
      <w:r w:rsidR="00524642" w:rsidRPr="004C0C81">
        <w:rPr>
          <w:rFonts w:ascii="Times New Roman" w:hAnsi="Times New Roman" w:cs="Times New Roman"/>
        </w:rPr>
        <w:t xml:space="preserve"> event, the small circle </w:t>
      </w:r>
      <w:r w:rsidR="00524642">
        <w:rPr>
          <w:rFonts w:ascii="Times New Roman" w:hAnsi="Times New Roman" w:cs="Times New Roman"/>
        </w:rPr>
        <w:t>moved along a</w:t>
      </w:r>
      <w:r w:rsidR="00524642" w:rsidRPr="004C0C81">
        <w:rPr>
          <w:rFonts w:ascii="Times New Roman" w:hAnsi="Times New Roman" w:cs="Times New Roman"/>
        </w:rPr>
        <w:t xml:space="preserve"> </w:t>
      </w:r>
      <w:r w:rsidR="00524642">
        <w:rPr>
          <w:rFonts w:ascii="Times New Roman" w:hAnsi="Times New Roman" w:cs="Times New Roman"/>
        </w:rPr>
        <w:t>straight path</w:t>
      </w:r>
      <w:r w:rsidR="00524642" w:rsidRPr="004C0C81">
        <w:rPr>
          <w:rFonts w:ascii="Times New Roman" w:hAnsi="Times New Roman" w:cs="Times New Roman"/>
        </w:rPr>
        <w:t xml:space="preserve"> to reach the large circle.</w:t>
      </w:r>
      <w:r w:rsidR="00524642">
        <w:rPr>
          <w:rFonts w:ascii="Times New Roman" w:hAnsi="Times New Roman" w:cs="Times New Roman"/>
        </w:rPr>
        <w:t xml:space="preserve"> The results of these studies revealed that infants 9 months of age and older looked longer at the old action event than at the new action event. A control condition testing whether infants </w:t>
      </w:r>
      <w:r w:rsidR="00371051">
        <w:rPr>
          <w:rFonts w:ascii="Times New Roman" w:hAnsi="Times New Roman" w:cs="Times New Roman"/>
        </w:rPr>
        <w:t xml:space="preserve">looked </w:t>
      </w:r>
      <w:r w:rsidR="00524642">
        <w:rPr>
          <w:rFonts w:ascii="Times New Roman" w:hAnsi="Times New Roman" w:cs="Times New Roman"/>
        </w:rPr>
        <w:t xml:space="preserve">longer </w:t>
      </w:r>
      <w:r w:rsidR="00371051">
        <w:rPr>
          <w:rFonts w:ascii="Times New Roman" w:hAnsi="Times New Roman" w:cs="Times New Roman"/>
        </w:rPr>
        <w:t xml:space="preserve">at </w:t>
      </w:r>
      <w:r w:rsidR="00524642">
        <w:rPr>
          <w:rFonts w:ascii="Times New Roman" w:hAnsi="Times New Roman" w:cs="Times New Roman"/>
        </w:rPr>
        <w:t xml:space="preserve">the old action than to the new action event </w:t>
      </w:r>
      <w:r w:rsidR="00371051">
        <w:rPr>
          <w:rFonts w:ascii="Times New Roman" w:hAnsi="Times New Roman" w:cs="Times New Roman"/>
        </w:rPr>
        <w:t>because of an a priori</w:t>
      </w:r>
      <w:r w:rsidR="00524642">
        <w:rPr>
          <w:rFonts w:ascii="Times New Roman" w:hAnsi="Times New Roman" w:cs="Times New Roman"/>
        </w:rPr>
        <w:t xml:space="preserve"> preference for curved trajectories found that infants looked equally long at both events</w:t>
      </w:r>
      <w:r w:rsidR="00371051">
        <w:rPr>
          <w:rFonts w:ascii="Times New Roman" w:hAnsi="Times New Roman" w:cs="Times New Roman"/>
        </w:rPr>
        <w:t xml:space="preserve"> when the small circle jumped beside rather than over the barrier</w:t>
      </w:r>
      <w:r w:rsidR="00524642">
        <w:rPr>
          <w:rFonts w:ascii="Times New Roman" w:hAnsi="Times New Roman" w:cs="Times New Roman"/>
        </w:rPr>
        <w:t xml:space="preserve">. </w:t>
      </w:r>
    </w:p>
    <w:p w14:paraId="271A1480" w14:textId="7734B8C5" w:rsidR="00524642" w:rsidRDefault="00524642" w:rsidP="00F478FB">
      <w:pPr>
        <w:spacing w:line="480" w:lineRule="auto"/>
        <w:ind w:firstLine="720"/>
        <w:contextualSpacing/>
        <w:rPr>
          <w:rFonts w:ascii="Times New Roman" w:hAnsi="Times New Roman" w:cs="Times New Roman"/>
        </w:rPr>
      </w:pPr>
      <w:r>
        <w:rPr>
          <w:rFonts w:ascii="Times New Roman" w:hAnsi="Times New Roman" w:cs="Times New Roman"/>
        </w:rPr>
        <w:t>This finding has since been extended in important ways. For example, it is now known that infants’ expectation for efficient actions applies not only to people (e.g., Phillips &amp; Wellman, 2005; Sodian et al., 2004; Woodward &amp; Sommerville, 2000) and animals (e.g., Schwier et al., 2006) but also to geometric shapes (Csibra et al., 2003; Gergely et al., 1995) and inanimate objects such as robots (Kamewari et al., 2005). Additionally, although infants fail to distinguish inefficient and efficient actions if the target or goal object is absent (e.g., Phillips &amp; Wellman, 2005), they recognize that two actions can be inefficient (or efficient) even if one is more of one kind than the other (Liu &amp; Spelke, 2017).</w:t>
      </w:r>
      <w:r w:rsidR="00F478FB">
        <w:rPr>
          <w:rFonts w:ascii="Times New Roman" w:hAnsi="Times New Roman" w:cs="Times New Roman"/>
        </w:rPr>
        <w:t xml:space="preserve"> Still other research has shown that action understanding can be elicited in infants as young as 3 months of age if they are given direct </w:t>
      </w:r>
      <w:r w:rsidR="00F478FB">
        <w:rPr>
          <w:rFonts w:ascii="Times New Roman" w:hAnsi="Times New Roman" w:cs="Times New Roman"/>
        </w:rPr>
        <w:lastRenderedPageBreak/>
        <w:t xml:space="preserve">action experience (e.g., Skerry et al., 2013) or the action events themselves depict a causal interaction (e.g., Liu et al., 2019). </w:t>
      </w:r>
      <w:r>
        <w:rPr>
          <w:rFonts w:ascii="Times New Roman" w:hAnsi="Times New Roman" w:cs="Times New Roman"/>
        </w:rPr>
        <w:t>Beyond infants’ processing of others’ actions, research shows that how infants imitate another person’s actions depends on the constraints imposed on those actions. For example, 14-month-olds use their foreheads to activate a light if they observe a hands-free agent do the same thing</w:t>
      </w:r>
      <w:r w:rsidR="006E59CB">
        <w:rPr>
          <w:rFonts w:ascii="Times New Roman" w:hAnsi="Times New Roman" w:cs="Times New Roman"/>
        </w:rPr>
        <w:t xml:space="preserve"> but use their hands to activate the same light if the agent’s hands are bound</w:t>
      </w:r>
      <w:r>
        <w:rPr>
          <w:rFonts w:ascii="Times New Roman" w:hAnsi="Times New Roman" w:cs="Times New Roman"/>
        </w:rPr>
        <w:t xml:space="preserve"> (e.g., Gergely et al., 2002). </w:t>
      </w:r>
      <w:r w:rsidR="00D74336">
        <w:rPr>
          <w:rFonts w:ascii="Times New Roman" w:hAnsi="Times New Roman" w:cs="Times New Roman"/>
        </w:rPr>
        <w:t xml:space="preserve">Taken together, this research suggests that </w:t>
      </w:r>
      <w:r w:rsidR="009A343E">
        <w:rPr>
          <w:rFonts w:ascii="Times New Roman" w:hAnsi="Times New Roman" w:cs="Times New Roman"/>
        </w:rPr>
        <w:t>action understanding</w:t>
      </w:r>
      <w:r w:rsidR="00D74336">
        <w:rPr>
          <w:rFonts w:ascii="Times New Roman" w:hAnsi="Times New Roman" w:cs="Times New Roman"/>
        </w:rPr>
        <w:t xml:space="preserve"> </w:t>
      </w:r>
      <w:r w:rsidR="00972D7B">
        <w:rPr>
          <w:rFonts w:ascii="Times New Roman" w:hAnsi="Times New Roman" w:cs="Times New Roman"/>
        </w:rPr>
        <w:t>may be in place sometime in the second half of the first year of life.</w:t>
      </w:r>
    </w:p>
    <w:p w14:paraId="2E913603" w14:textId="77777777" w:rsidR="00524642" w:rsidRDefault="00524642" w:rsidP="00524642">
      <w:pPr>
        <w:spacing w:line="480" w:lineRule="auto"/>
        <w:ind w:firstLine="720"/>
        <w:contextualSpacing/>
        <w:rPr>
          <w:rFonts w:ascii="Times New Roman" w:hAnsi="Times New Roman" w:cs="Times New Roman"/>
        </w:rPr>
      </w:pPr>
    </w:p>
    <w:p w14:paraId="13D1DDD2" w14:textId="256F52EF" w:rsidR="00524642" w:rsidRDefault="006E59CB" w:rsidP="00524642">
      <w:pPr>
        <w:spacing w:line="480" w:lineRule="auto"/>
        <w:contextualSpacing/>
        <w:rPr>
          <w:rFonts w:ascii="Times New Roman" w:hAnsi="Times New Roman" w:cs="Times New Roman"/>
          <w:b/>
          <w:bCs/>
        </w:rPr>
      </w:pPr>
      <w:r>
        <w:rPr>
          <w:rFonts w:ascii="Times New Roman" w:hAnsi="Times New Roman" w:cs="Times New Roman"/>
          <w:b/>
          <w:bCs/>
        </w:rPr>
        <w:t xml:space="preserve">Rich </w:t>
      </w:r>
      <w:r w:rsidR="00524642">
        <w:rPr>
          <w:rFonts w:ascii="Times New Roman" w:hAnsi="Times New Roman" w:cs="Times New Roman"/>
          <w:b/>
          <w:bCs/>
        </w:rPr>
        <w:t xml:space="preserve">proposals </w:t>
      </w:r>
      <w:r>
        <w:rPr>
          <w:rFonts w:ascii="Times New Roman" w:hAnsi="Times New Roman" w:cs="Times New Roman"/>
          <w:b/>
          <w:bCs/>
        </w:rPr>
        <w:t xml:space="preserve">for the origins of infant </w:t>
      </w:r>
      <w:r w:rsidR="00524642">
        <w:rPr>
          <w:rFonts w:ascii="Times New Roman" w:hAnsi="Times New Roman" w:cs="Times New Roman"/>
          <w:b/>
          <w:bCs/>
        </w:rPr>
        <w:t>action understanding</w:t>
      </w:r>
    </w:p>
    <w:p w14:paraId="697C4062" w14:textId="066F8501" w:rsidR="005D2269" w:rsidRDefault="00524642" w:rsidP="000B08D2">
      <w:pPr>
        <w:spacing w:line="480" w:lineRule="auto"/>
        <w:contextualSpacing/>
        <w:rPr>
          <w:rFonts w:ascii="Times New Roman" w:eastAsia="Times New Roman" w:hAnsi="Times New Roman" w:cs="Times New Roman"/>
        </w:rPr>
      </w:pPr>
      <w:r>
        <w:rPr>
          <w:rFonts w:ascii="Times New Roman" w:hAnsi="Times New Roman" w:cs="Times New Roman"/>
          <w:b/>
          <w:bCs/>
        </w:rPr>
        <w:tab/>
      </w:r>
      <w:r>
        <w:rPr>
          <w:rFonts w:ascii="Times New Roman" w:hAnsi="Times New Roman" w:cs="Times New Roman"/>
        </w:rPr>
        <w:t xml:space="preserve">Several proposals have been put forward to explain the mechanistic basis of </w:t>
      </w:r>
      <w:ins w:id="1" w:author="Benton, Deon" w:date="2026-02-09T14:27:00Z" w16du:dateUtc="2026-02-09T20:27:00Z">
        <w:r w:rsidR="009A343E">
          <w:rPr>
            <w:rFonts w:ascii="Times New Roman" w:hAnsi="Times New Roman" w:cs="Times New Roman"/>
          </w:rPr>
          <w:t>such</w:t>
        </w:r>
      </w:ins>
      <w:r>
        <w:rPr>
          <w:rFonts w:ascii="Times New Roman" w:hAnsi="Times New Roman" w:cs="Times New Roman"/>
        </w:rPr>
        <w:t xml:space="preserve"> understanding</w:t>
      </w:r>
      <w:r w:rsidR="002103B3">
        <w:rPr>
          <w:rFonts w:ascii="Times New Roman" w:hAnsi="Times New Roman" w:cs="Times New Roman"/>
        </w:rPr>
        <w:t xml:space="preserve">. </w:t>
      </w:r>
      <w:r w:rsidR="00E326A7">
        <w:rPr>
          <w:rFonts w:ascii="Times New Roman" w:hAnsi="Times New Roman" w:cs="Times New Roman"/>
        </w:rPr>
        <w:t xml:space="preserve">These proposals </w:t>
      </w:r>
      <w:r w:rsidR="00C2785F">
        <w:rPr>
          <w:rFonts w:ascii="Times New Roman" w:hAnsi="Times New Roman" w:cs="Times New Roman"/>
        </w:rPr>
        <w:t>fall roughly</w:t>
      </w:r>
      <w:r w:rsidR="00E326A7">
        <w:rPr>
          <w:rFonts w:ascii="Times New Roman" w:hAnsi="Times New Roman" w:cs="Times New Roman"/>
        </w:rPr>
        <w:t xml:space="preserve"> into </w:t>
      </w:r>
      <w:r w:rsidR="00CF07BC">
        <w:rPr>
          <w:rFonts w:ascii="Times New Roman" w:hAnsi="Times New Roman" w:cs="Times New Roman"/>
        </w:rPr>
        <w:t>two classes.</w:t>
      </w:r>
      <w:r w:rsidR="00926D5F">
        <w:rPr>
          <w:rFonts w:ascii="Times New Roman" w:hAnsi="Times New Roman" w:cs="Times New Roman"/>
        </w:rPr>
        <w:t xml:space="preserve"> </w:t>
      </w:r>
      <w:r w:rsidR="00071A55">
        <w:rPr>
          <w:rFonts w:ascii="Times New Roman" w:hAnsi="Times New Roman" w:cs="Times New Roman"/>
        </w:rPr>
        <w:t xml:space="preserve">The first </w:t>
      </w:r>
      <w:r w:rsidR="00F57151">
        <w:rPr>
          <w:rFonts w:ascii="Times New Roman" w:hAnsi="Times New Roman" w:cs="Times New Roman"/>
        </w:rPr>
        <w:t>is</w:t>
      </w:r>
      <w:r w:rsidR="00E326A7">
        <w:rPr>
          <w:rFonts w:ascii="Times New Roman" w:hAnsi="Times New Roman" w:cs="Times New Roman"/>
        </w:rPr>
        <w:t xml:space="preserve"> “rich” proposals for the origins of infant action understanding. </w:t>
      </w:r>
      <w:r w:rsidR="00B778CC">
        <w:rPr>
          <w:rFonts w:ascii="Times New Roman" w:hAnsi="Times New Roman" w:cs="Times New Roman"/>
        </w:rPr>
        <w:t>According to these accounts, infants</w:t>
      </w:r>
      <w:r w:rsidR="005E4A7C">
        <w:rPr>
          <w:rFonts w:ascii="Times New Roman" w:hAnsi="Times New Roman" w:cs="Times New Roman"/>
        </w:rPr>
        <w:t xml:space="preserve"> possess from birth or shortly</w:t>
      </w:r>
      <w:r w:rsidR="00D64235">
        <w:rPr>
          <w:rFonts w:ascii="Times New Roman" w:hAnsi="Times New Roman" w:cs="Times New Roman"/>
        </w:rPr>
        <w:t xml:space="preserve"> thereafter</w:t>
      </w:r>
      <w:r w:rsidR="00F57151">
        <w:rPr>
          <w:rFonts w:ascii="Times New Roman" w:hAnsi="Times New Roman" w:cs="Times New Roman"/>
        </w:rPr>
        <w:t xml:space="preserve"> domain-specific mechanisms</w:t>
      </w:r>
      <w:ins w:id="2" w:author="Benton, Deon" w:date="2026-02-09T14:28:00Z" w16du:dateUtc="2026-02-09T20:28:00Z">
        <w:r w:rsidR="009A343E">
          <w:rPr>
            <w:rFonts w:ascii="Times New Roman" w:hAnsi="Times New Roman" w:cs="Times New Roman"/>
          </w:rPr>
          <w:t xml:space="preserve">—that is, </w:t>
        </w:r>
      </w:ins>
      <w:ins w:id="3" w:author="Benton, Deon" w:date="2026-02-09T14:31:00Z" w16du:dateUtc="2026-02-09T20:31:00Z">
        <w:r w:rsidR="000B08D2">
          <w:rPr>
            <w:rFonts w:ascii="Times New Roman" w:hAnsi="Times New Roman" w:cs="Times New Roman"/>
          </w:rPr>
          <w:t>special</w:t>
        </w:r>
      </w:ins>
      <w:ins w:id="4" w:author="Benton, Deon" w:date="2026-02-09T14:32:00Z" w16du:dateUtc="2026-02-09T20:32:00Z">
        <w:r w:rsidR="000B08D2">
          <w:rPr>
            <w:rFonts w:ascii="Times New Roman" w:hAnsi="Times New Roman" w:cs="Times New Roman"/>
          </w:rPr>
          <w:t>ized processes</w:t>
        </w:r>
      </w:ins>
      <w:ins w:id="5" w:author="Benton, Deon" w:date="2026-02-09T14:31:00Z" w16du:dateUtc="2026-02-09T20:31:00Z">
        <w:r w:rsidR="000B08D2">
          <w:rPr>
            <w:rFonts w:ascii="Times New Roman" w:hAnsi="Times New Roman" w:cs="Times New Roman"/>
          </w:rPr>
          <w:t xml:space="preserve"> </w:t>
        </w:r>
      </w:ins>
      <w:r w:rsidR="00F57151">
        <w:rPr>
          <w:rFonts w:ascii="Times New Roman" w:hAnsi="Times New Roman" w:cs="Times New Roman"/>
        </w:rPr>
        <w:t>that are triggered by a single input type and operate in a single domain</w:t>
      </w:r>
      <w:ins w:id="6" w:author="Benton, Deon" w:date="2026-02-09T14:28:00Z" w16du:dateUtc="2026-02-09T20:28:00Z">
        <w:r w:rsidR="009A343E">
          <w:rPr>
            <w:rFonts w:ascii="Times New Roman" w:hAnsi="Times New Roman" w:cs="Times New Roman"/>
          </w:rPr>
          <w:t>—</w:t>
        </w:r>
      </w:ins>
      <w:r w:rsidR="00F57151">
        <w:rPr>
          <w:rFonts w:ascii="Times New Roman" w:hAnsi="Times New Roman" w:cs="Times New Roman"/>
        </w:rPr>
        <w:t>that support</w:t>
      </w:r>
      <w:r w:rsidR="005E4A7C">
        <w:rPr>
          <w:rFonts w:ascii="Times New Roman" w:hAnsi="Times New Roman" w:cs="Times New Roman"/>
        </w:rPr>
        <w:t xml:space="preserve"> </w:t>
      </w:r>
      <w:r w:rsidR="00F57151">
        <w:rPr>
          <w:rFonts w:ascii="Times New Roman" w:hAnsi="Times New Roman" w:cs="Times New Roman"/>
        </w:rPr>
        <w:t>abstract and conceptually rich</w:t>
      </w:r>
      <w:r w:rsidR="005E4A7C">
        <w:rPr>
          <w:rFonts w:ascii="Times New Roman" w:hAnsi="Times New Roman" w:cs="Times New Roman"/>
        </w:rPr>
        <w:t xml:space="preserve"> knowledge about how the various objects and entities in the world behave and act. For example, some argue that infants’ knowledge about how animate entities act is subserved by a </w:t>
      </w:r>
      <w:r w:rsidR="005D2269">
        <w:rPr>
          <w:rFonts w:ascii="Times New Roman" w:hAnsi="Times New Roman" w:cs="Times New Roman"/>
          <w:i/>
          <w:iCs/>
        </w:rPr>
        <w:t>core knowledge system</w:t>
      </w:r>
      <w:r w:rsidR="005E4A7C">
        <w:rPr>
          <w:rFonts w:ascii="Times New Roman" w:hAnsi="Times New Roman" w:cs="Times New Roman"/>
        </w:rPr>
        <w:t xml:space="preserve"> for agents, whereas their knowledge about inanimate objects is supported by a core system for objects</w:t>
      </w:r>
      <w:r w:rsidR="006F1D6A">
        <w:rPr>
          <w:rFonts w:ascii="Times New Roman" w:hAnsi="Times New Roman" w:cs="Times New Roman"/>
        </w:rPr>
        <w:t xml:space="preserve"> (e.g., Carey, 2009; Spelke, 2022)</w:t>
      </w:r>
      <w:r w:rsidR="005E4A7C">
        <w:rPr>
          <w:rFonts w:ascii="Times New Roman" w:hAnsi="Times New Roman" w:cs="Times New Roman"/>
        </w:rPr>
        <w:t xml:space="preserve">.  The core system for agents enables infants to know that </w:t>
      </w:r>
      <w:r w:rsidR="00342333">
        <w:rPr>
          <w:rFonts w:ascii="Times New Roman" w:eastAsia="Times New Roman" w:hAnsi="Times New Roman" w:cs="Times New Roman"/>
        </w:rPr>
        <w:t xml:space="preserve">agents are goal-directed, self-propelled, can move on </w:t>
      </w:r>
      <w:r w:rsidR="004107DA">
        <w:rPr>
          <w:rFonts w:ascii="Times New Roman" w:eastAsia="Times New Roman" w:hAnsi="Times New Roman" w:cs="Times New Roman"/>
        </w:rPr>
        <w:t>irregular</w:t>
      </w:r>
      <w:r w:rsidR="00342333">
        <w:rPr>
          <w:rFonts w:ascii="Times New Roman" w:eastAsia="Times New Roman" w:hAnsi="Times New Roman" w:cs="Times New Roman"/>
        </w:rPr>
        <w:t xml:space="preserve"> trajectories, and can cause</w:t>
      </w:r>
      <w:r w:rsidR="004107DA">
        <w:rPr>
          <w:rFonts w:ascii="Times New Roman" w:eastAsia="Times New Roman" w:hAnsi="Times New Roman" w:cs="Times New Roman"/>
        </w:rPr>
        <w:t xml:space="preserve"> other agents to act at a distance.</w:t>
      </w:r>
      <w:r w:rsidR="00342333">
        <w:rPr>
          <w:rFonts w:ascii="Times New Roman" w:eastAsia="Times New Roman" w:hAnsi="Times New Roman" w:cs="Times New Roman"/>
        </w:rPr>
        <w:t xml:space="preserve"> In contrast, the core system for objects allows infants to know that objects do not move in the absence of physical contact from other objects or agents, are bounded and cohesive, and tend to move on linear trajectories.</w:t>
      </w:r>
      <w:r w:rsidR="00953B34" w:rsidRPr="00953B34">
        <w:rPr>
          <w:rFonts w:ascii="Times New Roman" w:eastAsia="Times New Roman" w:hAnsi="Times New Roman" w:cs="Times New Roman"/>
        </w:rPr>
        <w:t xml:space="preserve"> </w:t>
      </w:r>
    </w:p>
    <w:p w14:paraId="68C4497A" w14:textId="45CF2E27" w:rsidR="005917B9" w:rsidRDefault="009100A7" w:rsidP="005917B9">
      <w:pPr>
        <w:spacing w:line="480" w:lineRule="auto"/>
        <w:contextualSpacing/>
        <w:rPr>
          <w:rFonts w:ascii="Times New Roman" w:hAnsi="Times New Roman" w:cs="Times New Roman"/>
        </w:rPr>
      </w:pPr>
      <w:r>
        <w:rPr>
          <w:rFonts w:ascii="Times New Roman" w:eastAsia="Times New Roman" w:hAnsi="Times New Roman" w:cs="Times New Roman"/>
        </w:rPr>
        <w:lastRenderedPageBreak/>
        <w:tab/>
        <w:t xml:space="preserve">In addition to </w:t>
      </w:r>
      <w:ins w:id="7" w:author="Benton, Deon" w:date="2026-02-09T14:33:00Z" w16du:dateUtc="2026-02-09T20:33:00Z">
        <w:r w:rsidR="000B08D2">
          <w:rPr>
            <w:rFonts w:ascii="Times New Roman" w:eastAsia="Times New Roman" w:hAnsi="Times New Roman" w:cs="Times New Roman"/>
          </w:rPr>
          <w:t>this broad account</w:t>
        </w:r>
      </w:ins>
      <w:r>
        <w:rPr>
          <w:rFonts w:ascii="Times New Roman" w:eastAsia="Times New Roman" w:hAnsi="Times New Roman" w:cs="Times New Roman"/>
        </w:rPr>
        <w:t xml:space="preserve"> of how agents and objects move and behave, </w:t>
      </w:r>
      <w:r w:rsidR="00903601">
        <w:rPr>
          <w:rFonts w:ascii="Times New Roman" w:eastAsia="Times New Roman" w:hAnsi="Times New Roman" w:cs="Times New Roman"/>
        </w:rPr>
        <w:t xml:space="preserve">specific </w:t>
      </w:r>
      <w:r>
        <w:rPr>
          <w:rFonts w:ascii="Times New Roman" w:eastAsia="Times New Roman" w:hAnsi="Times New Roman" w:cs="Times New Roman"/>
        </w:rPr>
        <w:t xml:space="preserve">proposals have been </w:t>
      </w:r>
      <w:r w:rsidR="00F57151">
        <w:rPr>
          <w:rFonts w:ascii="Times New Roman" w:eastAsia="Times New Roman" w:hAnsi="Times New Roman" w:cs="Times New Roman"/>
        </w:rPr>
        <w:t xml:space="preserve">developed </w:t>
      </w:r>
      <w:r>
        <w:rPr>
          <w:rFonts w:ascii="Times New Roman" w:eastAsia="Times New Roman" w:hAnsi="Times New Roman" w:cs="Times New Roman"/>
        </w:rPr>
        <w:t xml:space="preserve">to explain infants’ looking behaviors in studies like that by Gergely et al. (1995). </w:t>
      </w:r>
      <w:r w:rsidR="002C2FA4">
        <w:rPr>
          <w:rFonts w:ascii="Times New Roman" w:hAnsi="Times New Roman" w:cs="Times New Roman"/>
        </w:rPr>
        <w:t xml:space="preserve">One is the </w:t>
      </w:r>
      <w:r w:rsidR="002C2FA4">
        <w:rPr>
          <w:rFonts w:ascii="Times New Roman" w:hAnsi="Times New Roman" w:cs="Times New Roman"/>
          <w:i/>
          <w:iCs/>
        </w:rPr>
        <w:t xml:space="preserve">teleological stance </w:t>
      </w:r>
      <w:r w:rsidR="002C2FA4">
        <w:rPr>
          <w:rFonts w:ascii="Times New Roman" w:hAnsi="Times New Roman" w:cs="Times New Roman"/>
        </w:rPr>
        <w:t xml:space="preserve">(Csibra &amp; Gergely, 1998; </w:t>
      </w:r>
      <w:r w:rsidR="002C2FA4" w:rsidRPr="004E68A3">
        <w:rPr>
          <w:rFonts w:ascii="Times New Roman" w:hAnsi="Times New Roman" w:cs="Times New Roman"/>
        </w:rPr>
        <w:t>Gergely &amp; Csibra, 2003</w:t>
      </w:r>
      <w:r w:rsidR="002C2FA4">
        <w:rPr>
          <w:rFonts w:ascii="Times New Roman" w:hAnsi="Times New Roman" w:cs="Times New Roman"/>
        </w:rPr>
        <w:t>).</w:t>
      </w:r>
      <w:r w:rsidR="002C2FA4">
        <w:rPr>
          <w:rFonts w:ascii="Times New Roman" w:hAnsi="Times New Roman" w:cs="Times New Roman"/>
          <w:i/>
          <w:iCs/>
        </w:rPr>
        <w:t xml:space="preserve"> </w:t>
      </w:r>
      <w:r w:rsidR="002C2FA4">
        <w:rPr>
          <w:rFonts w:ascii="Times New Roman" w:hAnsi="Times New Roman" w:cs="Times New Roman"/>
        </w:rPr>
        <w:t>Proponents of this account maintain</w:t>
      </w:r>
      <w:r w:rsidR="002C2FA4" w:rsidRPr="00996380">
        <w:rPr>
          <w:rFonts w:ascii="Times New Roman" w:hAnsi="Times New Roman" w:cs="Times New Roman"/>
        </w:rPr>
        <w:t xml:space="preserve"> that if a</w:t>
      </w:r>
      <w:r w:rsidR="002C2FA4">
        <w:rPr>
          <w:rFonts w:ascii="Times New Roman" w:hAnsi="Times New Roman" w:cs="Times New Roman"/>
        </w:rPr>
        <w:t>n agent’s or object’s</w:t>
      </w:r>
      <w:r w:rsidR="002C2FA4" w:rsidRPr="00996380">
        <w:rPr>
          <w:rFonts w:ascii="Times New Roman" w:hAnsi="Times New Roman" w:cs="Times New Roman"/>
        </w:rPr>
        <w:t xml:space="preserve"> behavior satisfies the "rationality principle" such that </w:t>
      </w:r>
      <w:r w:rsidR="002C2FA4">
        <w:rPr>
          <w:rFonts w:ascii="Times New Roman" w:hAnsi="Times New Roman" w:cs="Times New Roman"/>
        </w:rPr>
        <w:t>it</w:t>
      </w:r>
      <w:r w:rsidR="002C2FA4" w:rsidRPr="00996380">
        <w:rPr>
          <w:rFonts w:ascii="Times New Roman" w:hAnsi="Times New Roman" w:cs="Times New Roman"/>
        </w:rPr>
        <w:t xml:space="preserve"> is seen as the most </w:t>
      </w:r>
      <w:r w:rsidR="006542C9">
        <w:rPr>
          <w:rFonts w:ascii="Times New Roman" w:hAnsi="Times New Roman" w:cs="Times New Roman"/>
        </w:rPr>
        <w:t>efficient</w:t>
      </w:r>
      <w:r w:rsidR="006542C9" w:rsidRPr="00996380">
        <w:rPr>
          <w:rFonts w:ascii="Times New Roman" w:hAnsi="Times New Roman" w:cs="Times New Roman"/>
        </w:rPr>
        <w:t xml:space="preserve"> </w:t>
      </w:r>
      <w:r w:rsidR="002C2FA4" w:rsidRPr="00996380">
        <w:rPr>
          <w:rFonts w:ascii="Times New Roman" w:hAnsi="Times New Roman" w:cs="Times New Roman"/>
        </w:rPr>
        <w:t xml:space="preserve">and rational way to bring about an end state given the physical context, then the end states will be seen as the "goal", the agent's behaviors as a "means" to the goal, and the physical context as </w:t>
      </w:r>
      <w:r w:rsidR="002C2FA4">
        <w:rPr>
          <w:rFonts w:ascii="Times New Roman" w:hAnsi="Times New Roman" w:cs="Times New Roman"/>
        </w:rPr>
        <w:t xml:space="preserve">a set of </w:t>
      </w:r>
      <w:r w:rsidR="002C2FA4" w:rsidRPr="00996380">
        <w:rPr>
          <w:rFonts w:ascii="Times New Roman" w:hAnsi="Times New Roman" w:cs="Times New Roman"/>
        </w:rPr>
        <w:t>"constraints</w:t>
      </w:r>
      <w:r w:rsidR="002C2FA4">
        <w:rPr>
          <w:rFonts w:ascii="Times New Roman" w:hAnsi="Times New Roman" w:cs="Times New Roman"/>
        </w:rPr>
        <w:t>”</w:t>
      </w:r>
      <w:r w:rsidR="002C2FA4" w:rsidRPr="00996380">
        <w:rPr>
          <w:rFonts w:ascii="Times New Roman" w:hAnsi="Times New Roman" w:cs="Times New Roman"/>
        </w:rPr>
        <w:t xml:space="preserve">. </w:t>
      </w:r>
      <w:r w:rsidR="002C2FA4">
        <w:rPr>
          <w:rFonts w:ascii="Times New Roman" w:hAnsi="Times New Roman" w:cs="Times New Roman"/>
        </w:rPr>
        <w:t>In other words</w:t>
      </w:r>
      <w:r w:rsidR="002C2FA4" w:rsidRPr="00996380">
        <w:rPr>
          <w:rFonts w:ascii="Times New Roman" w:hAnsi="Times New Roman" w:cs="Times New Roman"/>
        </w:rPr>
        <w:t xml:space="preserve">, </w:t>
      </w:r>
      <w:r w:rsidR="002C2FA4">
        <w:rPr>
          <w:rFonts w:ascii="Times New Roman" w:hAnsi="Times New Roman" w:cs="Times New Roman"/>
        </w:rPr>
        <w:t>an agent’s actions are seen as goal-directed only if they are the</w:t>
      </w:r>
      <w:r w:rsidR="002C2FA4" w:rsidRPr="00996380">
        <w:rPr>
          <w:rFonts w:ascii="Times New Roman" w:hAnsi="Times New Roman" w:cs="Times New Roman"/>
        </w:rPr>
        <w:t xml:space="preserve"> most efficient </w:t>
      </w:r>
      <w:r w:rsidR="002C2FA4">
        <w:rPr>
          <w:rFonts w:ascii="Times New Roman" w:hAnsi="Times New Roman" w:cs="Times New Roman"/>
        </w:rPr>
        <w:t xml:space="preserve">actions </w:t>
      </w:r>
      <w:r w:rsidR="002C2FA4" w:rsidRPr="00996380">
        <w:rPr>
          <w:rFonts w:ascii="Times New Roman" w:hAnsi="Times New Roman" w:cs="Times New Roman"/>
        </w:rPr>
        <w:t>given the environmental constraints.</w:t>
      </w:r>
      <w:r w:rsidR="002C2FA4" w:rsidRPr="00996380">
        <w:rPr>
          <w:rFonts w:ascii="Times New Roman" w:hAnsi="Times New Roman" w:cs="Times New Roman"/>
          <w:i/>
          <w:iCs/>
        </w:rPr>
        <w:t xml:space="preserve"> </w:t>
      </w:r>
      <w:r w:rsidR="005917B9" w:rsidRPr="00996380">
        <w:rPr>
          <w:rFonts w:ascii="Times New Roman" w:hAnsi="Times New Roman" w:cs="Times New Roman"/>
        </w:rPr>
        <w:t>Thus, the reason infants in the</w:t>
      </w:r>
      <w:r w:rsidR="006A02DB">
        <w:rPr>
          <w:rFonts w:ascii="Times New Roman" w:hAnsi="Times New Roman" w:cs="Times New Roman"/>
        </w:rPr>
        <w:t xml:space="preserve"> Experimental conditions of the studies</w:t>
      </w:r>
      <w:r w:rsidR="005917B9" w:rsidRPr="00996380">
        <w:rPr>
          <w:rFonts w:ascii="Times New Roman" w:hAnsi="Times New Roman" w:cs="Times New Roman"/>
        </w:rPr>
        <w:t xml:space="preserve"> mentioned above looked longer</w:t>
      </w:r>
      <w:r w:rsidR="00D16229">
        <w:rPr>
          <w:rFonts w:ascii="Times New Roman" w:hAnsi="Times New Roman" w:cs="Times New Roman"/>
        </w:rPr>
        <w:t xml:space="preserve"> during a test phase</w:t>
      </w:r>
      <w:r w:rsidR="005917B9" w:rsidRPr="00996380">
        <w:rPr>
          <w:rFonts w:ascii="Times New Roman" w:hAnsi="Times New Roman" w:cs="Times New Roman"/>
        </w:rPr>
        <w:t xml:space="preserve"> when a first agent followed a curved path to reach a second object than when it follows a straight path to reach the same</w:t>
      </w:r>
      <w:r w:rsidR="004C1755">
        <w:rPr>
          <w:rFonts w:ascii="Times New Roman" w:hAnsi="Times New Roman" w:cs="Times New Roman"/>
        </w:rPr>
        <w:t xml:space="preserve"> object</w:t>
      </w:r>
      <w:r w:rsidR="005917B9" w:rsidRPr="00996380">
        <w:rPr>
          <w:rFonts w:ascii="Times New Roman" w:hAnsi="Times New Roman" w:cs="Times New Roman"/>
        </w:rPr>
        <w:t xml:space="preserve"> is because this action is no longer justified when the barrier that was present during habituation is absent.</w:t>
      </w:r>
      <w:r w:rsidR="005917B9">
        <w:rPr>
          <w:rFonts w:ascii="Times New Roman" w:hAnsi="Times New Roman" w:cs="Times New Roman"/>
          <w:i/>
          <w:iCs/>
        </w:rPr>
        <w:t xml:space="preserve"> </w:t>
      </w:r>
      <w:r w:rsidR="00EE29D6" w:rsidRPr="00EE29D6">
        <w:rPr>
          <w:rFonts w:ascii="Times New Roman" w:hAnsi="Times New Roman" w:cs="Times New Roman"/>
        </w:rPr>
        <w:t>In contrast, the reason infants</w:t>
      </w:r>
      <w:r w:rsidR="00531204">
        <w:rPr>
          <w:rFonts w:ascii="Times New Roman" w:hAnsi="Times New Roman" w:cs="Times New Roman"/>
        </w:rPr>
        <w:t xml:space="preserve"> in the Control condition</w:t>
      </w:r>
      <w:r w:rsidR="00EE29D6" w:rsidRPr="00EE29D6">
        <w:rPr>
          <w:rFonts w:ascii="Times New Roman" w:hAnsi="Times New Roman" w:cs="Times New Roman"/>
        </w:rPr>
        <w:t xml:space="preserve"> looked equally</w:t>
      </w:r>
      <w:r w:rsidR="00EE29D6">
        <w:rPr>
          <w:rFonts w:ascii="Times New Roman" w:hAnsi="Times New Roman" w:cs="Times New Roman"/>
        </w:rPr>
        <w:t xml:space="preserve"> long</w:t>
      </w:r>
      <w:r w:rsidR="00EE29D6" w:rsidRPr="00EE29D6">
        <w:rPr>
          <w:rFonts w:ascii="Times New Roman" w:hAnsi="Times New Roman" w:cs="Times New Roman"/>
        </w:rPr>
        <w:t xml:space="preserve"> at the curved and straight paths is that they had not formed an efficiency-based expectation during habituation, </w:t>
      </w:r>
      <w:r w:rsidR="00EE29D6">
        <w:rPr>
          <w:rFonts w:ascii="Times New Roman" w:hAnsi="Times New Roman" w:cs="Times New Roman"/>
        </w:rPr>
        <w:t>given that</w:t>
      </w:r>
      <w:r w:rsidR="00EE29D6" w:rsidRPr="00EE29D6">
        <w:rPr>
          <w:rFonts w:ascii="Times New Roman" w:hAnsi="Times New Roman" w:cs="Times New Roman"/>
        </w:rPr>
        <w:t xml:space="preserve"> the agent’s </w:t>
      </w:r>
      <w:r w:rsidR="00EE29D6">
        <w:rPr>
          <w:rFonts w:ascii="Times New Roman" w:hAnsi="Times New Roman" w:cs="Times New Roman"/>
        </w:rPr>
        <w:t>actions during habituation</w:t>
      </w:r>
      <w:r w:rsidR="00EE29D6" w:rsidRPr="00EE29D6">
        <w:rPr>
          <w:rFonts w:ascii="Times New Roman" w:hAnsi="Times New Roman" w:cs="Times New Roman"/>
        </w:rPr>
        <w:t xml:space="preserve"> were not rational given the environmental constraints</w:t>
      </w:r>
      <w:r w:rsidR="004C152B">
        <w:rPr>
          <w:rFonts w:ascii="Times New Roman" w:hAnsi="Times New Roman" w:cs="Times New Roman"/>
        </w:rPr>
        <w:t>.</w:t>
      </w:r>
      <w:r w:rsidR="006A02DB">
        <w:rPr>
          <w:rFonts w:ascii="Times New Roman" w:hAnsi="Times New Roman" w:cs="Times New Roman"/>
        </w:rPr>
        <w:t xml:space="preserve"> </w:t>
      </w:r>
      <w:r w:rsidR="005917B9" w:rsidRPr="00080943">
        <w:rPr>
          <w:rFonts w:ascii="Times New Roman" w:hAnsi="Times New Roman" w:cs="Times New Roman"/>
        </w:rPr>
        <w:t xml:space="preserve">Crucially, this account </w:t>
      </w:r>
      <w:r w:rsidR="005917B9">
        <w:rPr>
          <w:rFonts w:ascii="Times New Roman" w:hAnsi="Times New Roman" w:cs="Times New Roman"/>
        </w:rPr>
        <w:t xml:space="preserve">is “non-mentalistic” in that </w:t>
      </w:r>
      <w:r w:rsidR="005917B9" w:rsidRPr="00080943">
        <w:rPr>
          <w:rFonts w:ascii="Times New Roman" w:hAnsi="Times New Roman" w:cs="Times New Roman"/>
        </w:rPr>
        <w:t>infants can recognize an action as goal-directed without considering</w:t>
      </w:r>
      <w:r w:rsidR="005917B9">
        <w:rPr>
          <w:rFonts w:ascii="Times New Roman" w:hAnsi="Times New Roman" w:cs="Times New Roman"/>
        </w:rPr>
        <w:t xml:space="preserve"> or inferring</w:t>
      </w:r>
      <w:r w:rsidR="005917B9" w:rsidRPr="00080943">
        <w:rPr>
          <w:rFonts w:ascii="Times New Roman" w:hAnsi="Times New Roman" w:cs="Times New Roman"/>
        </w:rPr>
        <w:t xml:space="preserve"> an agent's mental states, such as</w:t>
      </w:r>
      <w:r w:rsidR="005917B9">
        <w:rPr>
          <w:rFonts w:ascii="Times New Roman" w:hAnsi="Times New Roman" w:cs="Times New Roman"/>
        </w:rPr>
        <w:t xml:space="preserve"> its</w:t>
      </w:r>
      <w:r w:rsidR="005917B9" w:rsidRPr="00080943">
        <w:rPr>
          <w:rFonts w:ascii="Times New Roman" w:hAnsi="Times New Roman" w:cs="Times New Roman"/>
        </w:rPr>
        <w:t xml:space="preserve"> desires, beliefs, or intentions; </w:t>
      </w:r>
      <w:r w:rsidR="005917B9">
        <w:rPr>
          <w:rFonts w:ascii="Times New Roman" w:hAnsi="Times New Roman" w:cs="Times New Roman"/>
        </w:rPr>
        <w:t>instead, infants apply a “reality-based” interpretation of an action in terms of the alignment between that action</w:t>
      </w:r>
      <w:r w:rsidR="00E21E77">
        <w:rPr>
          <w:rFonts w:ascii="Times New Roman" w:hAnsi="Times New Roman" w:cs="Times New Roman"/>
        </w:rPr>
        <w:t>, an end state,</w:t>
      </w:r>
      <w:r w:rsidR="005917B9">
        <w:rPr>
          <w:rFonts w:ascii="Times New Roman" w:hAnsi="Times New Roman" w:cs="Times New Roman"/>
        </w:rPr>
        <w:t xml:space="preserve"> and external environmental constraints. </w:t>
      </w:r>
    </w:p>
    <w:p w14:paraId="350B4F24" w14:textId="5B882116" w:rsidR="00F06FB8" w:rsidRPr="00F06FB8" w:rsidRDefault="00221A84" w:rsidP="00F06FB8">
      <w:pPr>
        <w:spacing w:line="480" w:lineRule="auto"/>
        <w:contextualSpacing/>
        <w:rPr>
          <w:rFonts w:ascii="Times New Roman" w:hAnsi="Times New Roman" w:cs="Times New Roman"/>
        </w:rPr>
      </w:pPr>
      <w:r>
        <w:rPr>
          <w:rFonts w:ascii="Times New Roman" w:hAnsi="Times New Roman" w:cs="Times New Roman"/>
        </w:rPr>
        <w:tab/>
      </w:r>
      <w:r w:rsidR="004C152B">
        <w:rPr>
          <w:rFonts w:ascii="Times New Roman" w:hAnsi="Times New Roman" w:cs="Times New Roman"/>
        </w:rPr>
        <w:t>A conceptually related account</w:t>
      </w:r>
      <w:r w:rsidR="004878F3">
        <w:rPr>
          <w:rFonts w:ascii="Times New Roman" w:hAnsi="Times New Roman" w:cs="Times New Roman"/>
        </w:rPr>
        <w:t xml:space="preserve"> is the </w:t>
      </w:r>
      <w:r w:rsidR="004878F3">
        <w:rPr>
          <w:rFonts w:ascii="Times New Roman" w:hAnsi="Times New Roman" w:cs="Times New Roman"/>
          <w:i/>
          <w:iCs/>
        </w:rPr>
        <w:t xml:space="preserve">naïve utility calculus </w:t>
      </w:r>
      <w:r w:rsidR="004878F3">
        <w:rPr>
          <w:rFonts w:ascii="Times New Roman" w:hAnsi="Times New Roman" w:cs="Times New Roman"/>
        </w:rPr>
        <w:t>(</w:t>
      </w:r>
      <w:r w:rsidR="006849FB">
        <w:rPr>
          <w:rFonts w:ascii="Times New Roman" w:hAnsi="Times New Roman" w:cs="Times New Roman"/>
        </w:rPr>
        <w:t xml:space="preserve">e.g., </w:t>
      </w:r>
      <w:r w:rsidR="004878F3">
        <w:rPr>
          <w:rFonts w:ascii="Times New Roman" w:hAnsi="Times New Roman" w:cs="Times New Roman"/>
        </w:rPr>
        <w:t>Jara-Ettinger et al., 2016; Jara-Ettinger et al., 2020)</w:t>
      </w:r>
      <w:r w:rsidR="004878F3">
        <w:rPr>
          <w:rFonts w:ascii="Times New Roman" w:hAnsi="Times New Roman" w:cs="Times New Roman"/>
          <w:i/>
          <w:iCs/>
        </w:rPr>
        <w:t xml:space="preserve">. </w:t>
      </w:r>
      <w:r w:rsidR="004878F3">
        <w:rPr>
          <w:rFonts w:ascii="Times New Roman" w:hAnsi="Times New Roman" w:cs="Times New Roman"/>
        </w:rPr>
        <w:t xml:space="preserve">This </w:t>
      </w:r>
      <w:r w:rsidR="0050384B">
        <w:rPr>
          <w:rFonts w:ascii="Times New Roman" w:hAnsi="Times New Roman" w:cs="Times New Roman"/>
        </w:rPr>
        <w:t>proposal concerns</w:t>
      </w:r>
      <w:r>
        <w:rPr>
          <w:rFonts w:ascii="Times New Roman" w:hAnsi="Times New Roman" w:cs="Times New Roman"/>
        </w:rPr>
        <w:t xml:space="preserve"> how agents choose actions and how observers process</w:t>
      </w:r>
      <w:r w:rsidR="003962FC">
        <w:rPr>
          <w:rFonts w:ascii="Times New Roman" w:hAnsi="Times New Roman" w:cs="Times New Roman"/>
        </w:rPr>
        <w:t xml:space="preserve"> those</w:t>
      </w:r>
      <w:r>
        <w:rPr>
          <w:rFonts w:ascii="Times New Roman" w:hAnsi="Times New Roman" w:cs="Times New Roman"/>
        </w:rPr>
        <w:t xml:space="preserve"> actions</w:t>
      </w:r>
      <w:r w:rsidR="004878F3">
        <w:rPr>
          <w:rFonts w:ascii="Times New Roman" w:hAnsi="Times New Roman" w:cs="Times New Roman"/>
        </w:rPr>
        <w:t>.</w:t>
      </w:r>
      <w:r w:rsidR="00A579AD">
        <w:rPr>
          <w:rFonts w:ascii="Times New Roman" w:hAnsi="Times New Roman" w:cs="Times New Roman"/>
        </w:rPr>
        <w:t xml:space="preserve"> </w:t>
      </w:r>
      <w:r>
        <w:rPr>
          <w:rFonts w:ascii="Times New Roman" w:hAnsi="Times New Roman" w:cs="Times New Roman"/>
        </w:rPr>
        <w:t xml:space="preserve">On the agent side, </w:t>
      </w:r>
      <w:r w:rsidR="00C90914">
        <w:rPr>
          <w:rFonts w:ascii="Times New Roman" w:hAnsi="Times New Roman" w:cs="Times New Roman"/>
        </w:rPr>
        <w:t xml:space="preserve">actors </w:t>
      </w:r>
      <w:r w:rsidR="00FD6C4C">
        <w:rPr>
          <w:rFonts w:ascii="Times New Roman" w:hAnsi="Times New Roman" w:cs="Times New Roman"/>
        </w:rPr>
        <w:t xml:space="preserve">evaluate possible plans—that is, sequences of actions that lead to a goal—and select the plan that maximizes expected subjective utilities. A </w:t>
      </w:r>
      <w:r w:rsidR="00FD6C4C">
        <w:rPr>
          <w:rFonts w:ascii="Times New Roman" w:hAnsi="Times New Roman" w:cs="Times New Roman"/>
        </w:rPr>
        <w:lastRenderedPageBreak/>
        <w:t>subjective utility is the difference between the rewards that result from an outcome and the cost of executing the plan.</w:t>
      </w:r>
      <w:r w:rsidR="0036596B">
        <w:rPr>
          <w:rFonts w:ascii="Times New Roman" w:hAnsi="Times New Roman" w:cs="Times New Roman"/>
        </w:rPr>
        <w:t xml:space="preserve"> </w:t>
      </w:r>
      <w:r w:rsidR="008F4E2B">
        <w:rPr>
          <w:rFonts w:ascii="Times New Roman" w:hAnsi="Times New Roman" w:cs="Times New Roman"/>
        </w:rPr>
        <w:t>Because</w:t>
      </w:r>
      <w:r w:rsidR="0036596B" w:rsidRPr="0036596B">
        <w:rPr>
          <w:rFonts w:ascii="Times New Roman" w:hAnsi="Times New Roman" w:cs="Times New Roman"/>
        </w:rPr>
        <w:t xml:space="preserve"> making this difference as large as possible depends on minimizing unnecessary costs, agents are expected to carry out plans that are as efficient as possible, given the constraints of the environment.</w:t>
      </w:r>
      <w:r w:rsidR="00FD6C4C">
        <w:rPr>
          <w:rFonts w:ascii="Times New Roman" w:hAnsi="Times New Roman" w:cs="Times New Roman"/>
        </w:rPr>
        <w:t xml:space="preserve"> </w:t>
      </w:r>
      <w:r w:rsidR="0036596B">
        <w:rPr>
          <w:rFonts w:ascii="Times New Roman" w:hAnsi="Times New Roman" w:cs="Times New Roman"/>
        </w:rPr>
        <w:t>These utilities are considered</w:t>
      </w:r>
      <w:r w:rsidR="00F81813">
        <w:rPr>
          <w:rFonts w:ascii="Times New Roman" w:hAnsi="Times New Roman" w:cs="Times New Roman"/>
        </w:rPr>
        <w:t xml:space="preserve"> “subjective”</w:t>
      </w:r>
      <w:r w:rsidR="00930D6E">
        <w:rPr>
          <w:rFonts w:ascii="Times New Roman" w:hAnsi="Times New Roman" w:cs="Times New Roman"/>
        </w:rPr>
        <w:t xml:space="preserve"> because the perceived rewards of an outcome and the perceived costs of a plan may differ across agents. </w:t>
      </w:r>
      <w:r w:rsidR="001F4EC9">
        <w:rPr>
          <w:rFonts w:ascii="Times New Roman" w:hAnsi="Times New Roman" w:cs="Times New Roman"/>
        </w:rPr>
        <w:t xml:space="preserve">On the observer side, </w:t>
      </w:r>
      <w:r w:rsidR="00930D6E">
        <w:rPr>
          <w:rFonts w:ascii="Times New Roman" w:hAnsi="Times New Roman" w:cs="Times New Roman"/>
        </w:rPr>
        <w:t>observers</w:t>
      </w:r>
      <w:r>
        <w:rPr>
          <w:rFonts w:ascii="Times New Roman" w:hAnsi="Times New Roman" w:cs="Times New Roman"/>
        </w:rPr>
        <w:t xml:space="preserve"> must infer</w:t>
      </w:r>
      <w:r w:rsidR="00020BD2">
        <w:rPr>
          <w:rFonts w:ascii="Times New Roman" w:hAnsi="Times New Roman" w:cs="Times New Roman"/>
        </w:rPr>
        <w:t xml:space="preserve"> the</w:t>
      </w:r>
      <w:r w:rsidR="00FD6C4C">
        <w:rPr>
          <w:rFonts w:ascii="Times New Roman" w:hAnsi="Times New Roman" w:cs="Times New Roman"/>
        </w:rPr>
        <w:t xml:space="preserve"> </w:t>
      </w:r>
      <w:r w:rsidR="00930D6E">
        <w:rPr>
          <w:rFonts w:ascii="Times New Roman" w:hAnsi="Times New Roman" w:cs="Times New Roman"/>
        </w:rPr>
        <w:t>rewards and costs that drove an agent’s behavior</w:t>
      </w:r>
      <w:r w:rsidR="001F4EC9">
        <w:rPr>
          <w:rFonts w:ascii="Times New Roman" w:hAnsi="Times New Roman" w:cs="Times New Roman"/>
        </w:rPr>
        <w:t xml:space="preserve"> from </w:t>
      </w:r>
      <w:r w:rsidR="00930D6E">
        <w:rPr>
          <w:rFonts w:ascii="Times New Roman" w:hAnsi="Times New Roman" w:cs="Times New Roman"/>
        </w:rPr>
        <w:t>the behavior itself</w:t>
      </w:r>
      <w:r>
        <w:rPr>
          <w:rFonts w:ascii="Times New Roman" w:hAnsi="Times New Roman" w:cs="Times New Roman"/>
        </w:rPr>
        <w:t>.</w:t>
      </w:r>
      <w:r w:rsidR="00930D6E">
        <w:rPr>
          <w:rFonts w:ascii="Times New Roman" w:hAnsi="Times New Roman" w:cs="Times New Roman"/>
        </w:rPr>
        <w:t xml:space="preserve"> The way observers</w:t>
      </w:r>
      <w:r>
        <w:rPr>
          <w:rFonts w:ascii="Times New Roman" w:hAnsi="Times New Roman" w:cs="Times New Roman"/>
        </w:rPr>
        <w:t xml:space="preserve"> solve this computational problem </w:t>
      </w:r>
      <w:r w:rsidR="00930D6E">
        <w:rPr>
          <w:rFonts w:ascii="Times New Roman" w:hAnsi="Times New Roman" w:cs="Times New Roman"/>
        </w:rPr>
        <w:t xml:space="preserve">is </w:t>
      </w:r>
      <w:r>
        <w:rPr>
          <w:rFonts w:ascii="Times New Roman" w:hAnsi="Times New Roman" w:cs="Times New Roman"/>
        </w:rPr>
        <w:t xml:space="preserve">via Bayesian inference. In other words, learners can estimate the probability of </w:t>
      </w:r>
      <w:r w:rsidR="00930D6E">
        <w:rPr>
          <w:rFonts w:ascii="Times New Roman" w:hAnsi="Times New Roman" w:cs="Times New Roman"/>
        </w:rPr>
        <w:t>the reward of an outcome and the cost of executing a plan to achieve that outcome</w:t>
      </w:r>
      <w:r>
        <w:rPr>
          <w:rFonts w:ascii="Times New Roman" w:hAnsi="Times New Roman" w:cs="Times New Roman"/>
        </w:rPr>
        <w:t xml:space="preserve"> given different actions—that is, </w:t>
      </w:r>
      <w:r>
        <w:rPr>
          <w:rFonts w:ascii="Times New Roman" w:hAnsi="Times New Roman" w:cs="Times New Roman"/>
          <w:i/>
          <w:iCs/>
        </w:rPr>
        <w:t>p</w:t>
      </w:r>
      <w:r>
        <w:rPr>
          <w:rFonts w:ascii="Times New Roman" w:hAnsi="Times New Roman" w:cs="Times New Roman"/>
        </w:rPr>
        <w:t>(C, R|A)—by</w:t>
      </w:r>
      <w:r w:rsidR="00930D6E">
        <w:rPr>
          <w:rFonts w:ascii="Times New Roman" w:hAnsi="Times New Roman" w:cs="Times New Roman"/>
        </w:rPr>
        <w:t xml:space="preserve"> computing the product of two terms.</w:t>
      </w:r>
      <w:r>
        <w:rPr>
          <w:rFonts w:ascii="Times New Roman" w:hAnsi="Times New Roman" w:cs="Times New Roman"/>
        </w:rPr>
        <w:t xml:space="preserve"> </w:t>
      </w:r>
      <w:r w:rsidR="00930D6E">
        <w:rPr>
          <w:rFonts w:ascii="Times New Roman" w:hAnsi="Times New Roman" w:cs="Times New Roman"/>
        </w:rPr>
        <w:t>One is the</w:t>
      </w:r>
      <w:r>
        <w:rPr>
          <w:rFonts w:ascii="Times New Roman" w:hAnsi="Times New Roman" w:cs="Times New Roman"/>
        </w:rPr>
        <w:t xml:space="preserve"> likelihood of </w:t>
      </w:r>
      <w:r w:rsidR="00930D6E">
        <w:rPr>
          <w:rFonts w:ascii="Times New Roman" w:hAnsi="Times New Roman" w:cs="Times New Roman"/>
        </w:rPr>
        <w:t>an action</w:t>
      </w:r>
      <w:r>
        <w:rPr>
          <w:rFonts w:ascii="Times New Roman" w:hAnsi="Times New Roman" w:cs="Times New Roman"/>
        </w:rPr>
        <w:t xml:space="preserve"> given </w:t>
      </w:r>
      <w:r w:rsidR="00930D6E">
        <w:rPr>
          <w:rFonts w:ascii="Times New Roman" w:hAnsi="Times New Roman" w:cs="Times New Roman"/>
        </w:rPr>
        <w:t xml:space="preserve">a reward and associated cost—that is, </w:t>
      </w:r>
      <w:r w:rsidR="00930D6E">
        <w:rPr>
          <w:rFonts w:ascii="Times New Roman" w:hAnsi="Times New Roman" w:cs="Times New Roman"/>
          <w:i/>
          <w:iCs/>
        </w:rPr>
        <w:t>p</w:t>
      </w:r>
      <w:r w:rsidR="00930D6E">
        <w:rPr>
          <w:rFonts w:ascii="Times New Roman" w:hAnsi="Times New Roman" w:cs="Times New Roman"/>
        </w:rPr>
        <w:t>(</w:t>
      </w:r>
      <w:r w:rsidR="00930D6E">
        <w:rPr>
          <w:rFonts w:ascii="Times New Roman" w:hAnsi="Times New Roman" w:cs="Times New Roman"/>
          <w:i/>
          <w:iCs/>
        </w:rPr>
        <w:t>A</w:t>
      </w:r>
      <w:r w:rsidR="00930D6E">
        <w:rPr>
          <w:rFonts w:ascii="Times New Roman" w:hAnsi="Times New Roman" w:cs="Times New Roman"/>
        </w:rPr>
        <w:t>|</w:t>
      </w:r>
      <w:r w:rsidR="00930D6E" w:rsidRPr="00BD28B3">
        <w:rPr>
          <w:rFonts w:ascii="Times New Roman" w:hAnsi="Times New Roman" w:cs="Times New Roman"/>
          <w:i/>
          <w:iCs/>
        </w:rPr>
        <w:t>C, R</w:t>
      </w:r>
      <w:r w:rsidR="00930D6E">
        <w:rPr>
          <w:rFonts w:ascii="Times New Roman" w:hAnsi="Times New Roman" w:cs="Times New Roman"/>
        </w:rPr>
        <w:t>). The other is the likelihood of the</w:t>
      </w:r>
      <w:r>
        <w:rPr>
          <w:rFonts w:ascii="Times New Roman" w:hAnsi="Times New Roman" w:cs="Times New Roman"/>
        </w:rPr>
        <w:t xml:space="preserve"> </w:t>
      </w:r>
      <w:r w:rsidR="00930D6E">
        <w:rPr>
          <w:rFonts w:ascii="Times New Roman" w:hAnsi="Times New Roman" w:cs="Times New Roman"/>
        </w:rPr>
        <w:t>reward and cost by itself</w:t>
      </w:r>
      <w:r>
        <w:rPr>
          <w:rFonts w:ascii="Times New Roman" w:hAnsi="Times New Roman" w:cs="Times New Roman"/>
        </w:rPr>
        <w:t>—</w:t>
      </w:r>
      <w:r w:rsidR="001E700D">
        <w:rPr>
          <w:rFonts w:ascii="Times New Roman" w:hAnsi="Times New Roman" w:cs="Times New Roman"/>
        </w:rPr>
        <w:t xml:space="preserve">that is, </w:t>
      </w:r>
      <w:r>
        <w:rPr>
          <w:rFonts w:ascii="Times New Roman" w:hAnsi="Times New Roman" w:cs="Times New Roman"/>
          <w:i/>
          <w:iCs/>
        </w:rPr>
        <w:t>p</w:t>
      </w:r>
      <w:r>
        <w:rPr>
          <w:rFonts w:ascii="Times New Roman" w:hAnsi="Times New Roman" w:cs="Times New Roman"/>
        </w:rPr>
        <w:t>(</w:t>
      </w:r>
      <w:r w:rsidRPr="00BD28B3">
        <w:rPr>
          <w:rFonts w:ascii="Times New Roman" w:hAnsi="Times New Roman" w:cs="Times New Roman"/>
          <w:i/>
          <w:iCs/>
        </w:rPr>
        <w:t>C, R</w:t>
      </w:r>
      <w:r>
        <w:rPr>
          <w:rFonts w:ascii="Times New Roman" w:hAnsi="Times New Roman" w:cs="Times New Roman"/>
        </w:rPr>
        <w:t>).</w:t>
      </w:r>
      <w:r w:rsidR="00A57EC9">
        <w:rPr>
          <w:rFonts w:ascii="Times New Roman" w:hAnsi="Times New Roman" w:cs="Times New Roman"/>
        </w:rPr>
        <w:t xml:space="preserve"> </w:t>
      </w:r>
      <w:r w:rsidR="009D0868">
        <w:rPr>
          <w:rFonts w:ascii="Times New Roman" w:hAnsi="Times New Roman" w:cs="Times New Roman"/>
        </w:rPr>
        <w:tab/>
      </w:r>
    </w:p>
    <w:p w14:paraId="0D27293B" w14:textId="52BB9791" w:rsidR="00A44FE1" w:rsidRDefault="00F06FB8" w:rsidP="00F06FB8">
      <w:pPr>
        <w:spacing w:line="480" w:lineRule="auto"/>
        <w:ind w:firstLine="720"/>
        <w:contextualSpacing/>
        <w:rPr>
          <w:rFonts w:ascii="Times New Roman" w:hAnsi="Times New Roman" w:cs="Times New Roman"/>
        </w:rPr>
      </w:pPr>
      <w:r w:rsidRPr="00F06FB8">
        <w:rPr>
          <w:rFonts w:ascii="Times New Roman" w:hAnsi="Times New Roman" w:cs="Times New Roman"/>
        </w:rPr>
        <w:t>This account can also explain infants’ looking behavior in studies like Gergely et al. (1995). Consider the Experimental condition, for example. In that condition</w:t>
      </w:r>
      <w:r>
        <w:rPr>
          <w:rFonts w:ascii="Times New Roman" w:hAnsi="Times New Roman" w:cs="Times New Roman"/>
        </w:rPr>
        <w:t>,</w:t>
      </w:r>
      <w:r w:rsidRPr="00F06FB8">
        <w:rPr>
          <w:rFonts w:ascii="Times New Roman" w:hAnsi="Times New Roman" w:cs="Times New Roman"/>
        </w:rPr>
        <w:t xml:space="preserve"> the agent engages in </w:t>
      </w:r>
      <w:r w:rsidR="00717CF4">
        <w:rPr>
          <w:rFonts w:ascii="Times New Roman" w:hAnsi="Times New Roman" w:cs="Times New Roman"/>
        </w:rPr>
        <w:t xml:space="preserve">a </w:t>
      </w:r>
      <w:r w:rsidRPr="00F06FB8">
        <w:rPr>
          <w:rFonts w:ascii="Times New Roman" w:hAnsi="Times New Roman" w:cs="Times New Roman"/>
        </w:rPr>
        <w:t>costly action</w:t>
      </w:r>
      <w:r w:rsidR="00717CF4">
        <w:rPr>
          <w:rFonts w:ascii="Times New Roman" w:hAnsi="Times New Roman" w:cs="Times New Roman"/>
        </w:rPr>
        <w:t xml:space="preserve"> </w:t>
      </w:r>
      <w:r w:rsidRPr="00F06FB8">
        <w:rPr>
          <w:rFonts w:ascii="Times New Roman" w:hAnsi="Times New Roman" w:cs="Times New Roman"/>
        </w:rPr>
        <w:t>to reach a goal</w:t>
      </w:r>
      <w:r w:rsidR="00717CF4">
        <w:rPr>
          <w:rFonts w:ascii="Times New Roman" w:hAnsi="Times New Roman" w:cs="Times New Roman"/>
        </w:rPr>
        <w:t xml:space="preserve"> (i.e., jumping over a barrier)</w:t>
      </w:r>
      <w:r w:rsidRPr="00F06FB8">
        <w:rPr>
          <w:rFonts w:ascii="Times New Roman" w:hAnsi="Times New Roman" w:cs="Times New Roman"/>
        </w:rPr>
        <w:t>. Because observers assume that agents are strictly utility maximizers, the observer (in this case, the infant) reasons that this action only makes sense if the reward for reaching the goal is large enough to outweigh the cost of jumping</w:t>
      </w:r>
      <w:r w:rsidR="008F3601">
        <w:rPr>
          <w:rFonts w:ascii="Times New Roman" w:hAnsi="Times New Roman" w:cs="Times New Roman"/>
        </w:rPr>
        <w:t xml:space="preserve"> over the barrier</w:t>
      </w:r>
      <w:r w:rsidRPr="00F06FB8">
        <w:rPr>
          <w:rFonts w:ascii="Times New Roman" w:hAnsi="Times New Roman" w:cs="Times New Roman"/>
        </w:rPr>
        <w:t xml:space="preserve">. However, this same action no longer makes sense once the barrier is removed: The agent could have taken a path that was shorter, more efficient, and less effortful. The fact that both paths lead to the same size reward </w:t>
      </w:r>
      <w:r w:rsidR="00EA0325" w:rsidRPr="00F06FB8">
        <w:rPr>
          <w:rFonts w:ascii="Times New Roman" w:hAnsi="Times New Roman" w:cs="Times New Roman"/>
        </w:rPr>
        <w:t>despite</w:t>
      </w:r>
      <w:r w:rsidRPr="00F06FB8">
        <w:rPr>
          <w:rFonts w:ascii="Times New Roman" w:hAnsi="Times New Roman" w:cs="Times New Roman"/>
        </w:rPr>
        <w:t xml:space="preserve"> one being more costly (the jumping path) than the other (the straight path)</w:t>
      </w:r>
      <w:r w:rsidR="00EB45DF">
        <w:rPr>
          <w:rFonts w:ascii="Times New Roman" w:hAnsi="Times New Roman" w:cs="Times New Roman"/>
        </w:rPr>
        <w:t xml:space="preserve"> implies that </w:t>
      </w:r>
      <w:r w:rsidRPr="00F06FB8">
        <w:rPr>
          <w:rFonts w:ascii="Times New Roman" w:hAnsi="Times New Roman" w:cs="Times New Roman"/>
        </w:rPr>
        <w:t xml:space="preserve">the straight path </w:t>
      </w:r>
      <w:r w:rsidR="00EB45DF">
        <w:rPr>
          <w:rFonts w:ascii="Times New Roman" w:hAnsi="Times New Roman" w:cs="Times New Roman"/>
        </w:rPr>
        <w:t>has</w:t>
      </w:r>
      <w:r w:rsidRPr="00F06FB8">
        <w:rPr>
          <w:rFonts w:ascii="Times New Roman" w:hAnsi="Times New Roman" w:cs="Times New Roman"/>
        </w:rPr>
        <w:t xml:space="preserve"> greater utility; that is, </w:t>
      </w:r>
      <w:r w:rsidR="00755587">
        <w:rPr>
          <w:rFonts w:ascii="Times New Roman" w:hAnsi="Times New Roman" w:cs="Times New Roman"/>
        </w:rPr>
        <w:t xml:space="preserve">the </w:t>
      </w:r>
      <w:r w:rsidRPr="00F06FB8">
        <w:rPr>
          <w:rFonts w:ascii="Times New Roman" w:hAnsi="Times New Roman" w:cs="Times New Roman"/>
        </w:rPr>
        <w:t>difference between the reward and the cost</w:t>
      </w:r>
      <w:r w:rsidR="00755587">
        <w:rPr>
          <w:rFonts w:ascii="Times New Roman" w:hAnsi="Times New Roman" w:cs="Times New Roman"/>
        </w:rPr>
        <w:t xml:space="preserve"> is larger for the straight path than the curved path</w:t>
      </w:r>
      <w:r w:rsidR="00020BD2">
        <w:rPr>
          <w:rFonts w:ascii="Times New Roman" w:hAnsi="Times New Roman" w:cs="Times New Roman"/>
        </w:rPr>
        <w:t>. As such, the agent should choose to execute this plan.</w:t>
      </w:r>
      <w:r w:rsidRPr="00F06FB8">
        <w:rPr>
          <w:rFonts w:ascii="Times New Roman" w:hAnsi="Times New Roman" w:cs="Times New Roman"/>
        </w:rPr>
        <w:t xml:space="preserve"> A corollary of this is that infants will look </w:t>
      </w:r>
      <w:r w:rsidRPr="00F06FB8">
        <w:rPr>
          <w:rFonts w:ascii="Times New Roman" w:hAnsi="Times New Roman" w:cs="Times New Roman"/>
        </w:rPr>
        <w:lastRenderedPageBreak/>
        <w:t xml:space="preserve">longer at the jumping path test event than at the </w:t>
      </w:r>
      <w:r w:rsidR="00EA0325" w:rsidRPr="00F06FB8">
        <w:rPr>
          <w:rFonts w:ascii="Times New Roman" w:hAnsi="Times New Roman" w:cs="Times New Roman"/>
        </w:rPr>
        <w:t>straight</w:t>
      </w:r>
      <w:r w:rsidRPr="00F06FB8">
        <w:rPr>
          <w:rFonts w:ascii="Times New Roman" w:hAnsi="Times New Roman" w:cs="Times New Roman"/>
        </w:rPr>
        <w:t xml:space="preserve"> path test event because their expectation for efficient, utility-maximizing behavior is violated in the former but not in the latter. In contrast, in the control condition</w:t>
      </w:r>
      <w:r w:rsidR="008557E5">
        <w:rPr>
          <w:rFonts w:ascii="Times New Roman" w:hAnsi="Times New Roman" w:cs="Times New Roman"/>
        </w:rPr>
        <w:t>,</w:t>
      </w:r>
      <w:r w:rsidRPr="00F06FB8">
        <w:rPr>
          <w:rFonts w:ascii="Times New Roman" w:hAnsi="Times New Roman" w:cs="Times New Roman"/>
        </w:rPr>
        <w:t xml:space="preserve"> infants never formed a clear expectation about which path is more efficient. This is because the barrier was not included in the habituation event. As a result, they look equally at the test events. In this way, NUC explains both patterns of looking by assuming that infants prefer actions that make sense in terms of getting the most reward for the least cost.</w:t>
      </w:r>
    </w:p>
    <w:p w14:paraId="753B37F9" w14:textId="29C797D4" w:rsidR="00A06DD6" w:rsidRDefault="00A06DD6" w:rsidP="006D5A6E">
      <w:pPr>
        <w:spacing w:line="480" w:lineRule="auto"/>
        <w:ind w:firstLine="720"/>
        <w:contextualSpacing/>
        <w:rPr>
          <w:ins w:id="8" w:author="Benton, Deon" w:date="2026-02-09T14:44:00Z" w16du:dateUtc="2026-02-09T20:44:00Z"/>
          <w:rFonts w:ascii="Times New Roman" w:hAnsi="Times New Roman" w:cs="Times New Roman"/>
        </w:rPr>
      </w:pPr>
      <w:ins w:id="9" w:author="Benton, Deon" w:date="2026-02-09T14:44:00Z" w16du:dateUtc="2026-02-09T20:44:00Z">
        <w:r w:rsidRPr="00A06DD6">
          <w:rPr>
            <w:rFonts w:ascii="Times New Roman" w:hAnsi="Times New Roman" w:cs="Times New Roman"/>
          </w:rPr>
          <w:t>A final account maintains that</w:t>
        </w:r>
      </w:ins>
      <w:ins w:id="10" w:author="Benton, Deon" w:date="2026-02-09T15:04:00Z" w16du:dateUtc="2026-02-09T21:04:00Z">
        <w:r w:rsidR="00D94C08">
          <w:rPr>
            <w:rFonts w:ascii="Times New Roman" w:hAnsi="Times New Roman" w:cs="Times New Roman"/>
          </w:rPr>
          <w:t xml:space="preserve"> infant</w:t>
        </w:r>
      </w:ins>
      <w:ins w:id="11" w:author="Benton, Deon" w:date="2026-02-09T14:44:00Z" w16du:dateUtc="2026-02-09T20:44:00Z">
        <w:r w:rsidRPr="00A06DD6">
          <w:rPr>
            <w:rFonts w:ascii="Times New Roman" w:hAnsi="Times New Roman" w:cs="Times New Roman"/>
          </w:rPr>
          <w:t xml:space="preserve"> </w:t>
        </w:r>
      </w:ins>
      <w:ins w:id="12" w:author="Benton, Deon" w:date="2026-02-09T15:04:00Z" w16du:dateUtc="2026-02-09T21:04:00Z">
        <w:r w:rsidR="00D94C08">
          <w:rPr>
            <w:rFonts w:ascii="Times New Roman" w:hAnsi="Times New Roman" w:cs="Times New Roman"/>
          </w:rPr>
          <w:t>action understanding</w:t>
        </w:r>
      </w:ins>
      <w:ins w:id="13" w:author="Benton, Deon" w:date="2026-02-09T14:44:00Z" w16du:dateUtc="2026-02-09T20:44:00Z">
        <w:r w:rsidRPr="00A06DD6">
          <w:rPr>
            <w:rFonts w:ascii="Times New Roman" w:hAnsi="Times New Roman" w:cs="Times New Roman"/>
          </w:rPr>
          <w:t xml:space="preserve"> specifically and </w:t>
        </w:r>
      </w:ins>
      <w:ins w:id="14" w:author="Benton, Deon" w:date="2026-02-09T15:02:00Z" w16du:dateUtc="2026-02-09T21:02:00Z">
        <w:r w:rsidR="00D94C08">
          <w:rPr>
            <w:rFonts w:ascii="Times New Roman" w:hAnsi="Times New Roman" w:cs="Times New Roman"/>
          </w:rPr>
          <w:t xml:space="preserve">their </w:t>
        </w:r>
      </w:ins>
      <w:ins w:id="15" w:author="Benton, Deon" w:date="2026-02-09T14:44:00Z" w16du:dateUtc="2026-02-09T20:44:00Z">
        <w:r w:rsidRPr="00A06DD6">
          <w:rPr>
            <w:rFonts w:ascii="Times New Roman" w:hAnsi="Times New Roman" w:cs="Times New Roman"/>
          </w:rPr>
          <w:t>reasoning about objects and entities generally can be explained by</w:t>
        </w:r>
      </w:ins>
      <w:ins w:id="16" w:author="Benton, Deon" w:date="2026-02-09T14:45:00Z" w16du:dateUtc="2026-02-09T20:45:00Z">
        <w:r>
          <w:rPr>
            <w:rFonts w:ascii="Times New Roman" w:hAnsi="Times New Roman" w:cs="Times New Roman"/>
          </w:rPr>
          <w:t xml:space="preserve"> two</w:t>
        </w:r>
      </w:ins>
      <w:ins w:id="17" w:author="Benton, Deon" w:date="2026-02-09T14:52:00Z" w16du:dateUtc="2026-02-09T20:52:00Z">
        <w:r w:rsidR="007C744E">
          <w:rPr>
            <w:rFonts w:ascii="Times New Roman" w:hAnsi="Times New Roman" w:cs="Times New Roman"/>
          </w:rPr>
          <w:t xml:space="preserve"> distinct</w:t>
        </w:r>
      </w:ins>
      <w:ins w:id="18" w:author="Benton, Deon" w:date="2026-02-09T14:49:00Z" w16du:dateUtc="2026-02-09T20:49:00Z">
        <w:r w:rsidR="00932620">
          <w:rPr>
            <w:rFonts w:ascii="Times New Roman" w:hAnsi="Times New Roman" w:cs="Times New Roman"/>
          </w:rPr>
          <w:t xml:space="preserve"> domain-specific</w:t>
        </w:r>
      </w:ins>
      <w:ins w:id="19" w:author="Benton, Deon" w:date="2026-02-09T14:45:00Z" w16du:dateUtc="2026-02-09T20:45:00Z">
        <w:r>
          <w:rPr>
            <w:rFonts w:ascii="Times New Roman" w:hAnsi="Times New Roman" w:cs="Times New Roman"/>
          </w:rPr>
          <w:t xml:space="preserve"> systems tha</w:t>
        </w:r>
      </w:ins>
      <w:ins w:id="20" w:author="Benton, Deon" w:date="2026-02-09T14:49:00Z" w16du:dateUtc="2026-02-09T20:49:00Z">
        <w:r w:rsidR="00932620">
          <w:rPr>
            <w:rFonts w:ascii="Times New Roman" w:hAnsi="Times New Roman" w:cs="Times New Roman"/>
          </w:rPr>
          <w:t>t</w:t>
        </w:r>
      </w:ins>
      <w:ins w:id="21" w:author="Benton, Deon" w:date="2026-02-09T14:44:00Z" w16du:dateUtc="2026-02-09T20:44:00Z">
        <w:r w:rsidRPr="00A06DD6">
          <w:rPr>
            <w:rFonts w:ascii="Times New Roman" w:hAnsi="Times New Roman" w:cs="Times New Roman"/>
          </w:rPr>
          <w:t xml:space="preserve"> </w:t>
        </w:r>
      </w:ins>
      <w:ins w:id="22" w:author="Benton, Deon" w:date="2026-02-09T14:50:00Z" w16du:dateUtc="2026-02-09T20:50:00Z">
        <w:r w:rsidR="00932620">
          <w:rPr>
            <w:rFonts w:ascii="Times New Roman" w:hAnsi="Times New Roman" w:cs="Times New Roman"/>
          </w:rPr>
          <w:t>interact directly with one another</w:t>
        </w:r>
      </w:ins>
      <w:ins w:id="23" w:author="Benton, Deon" w:date="2026-02-09T14:52:00Z" w16du:dateUtc="2026-02-09T20:52:00Z">
        <w:r w:rsidR="007C744E">
          <w:rPr>
            <w:rFonts w:ascii="Times New Roman" w:hAnsi="Times New Roman" w:cs="Times New Roman"/>
          </w:rPr>
          <w:t xml:space="preserve"> (</w:t>
        </w:r>
      </w:ins>
      <w:ins w:id="24" w:author="Benton, Deon" w:date="2026-02-09T14:55:00Z" w16du:dateUtc="2026-02-09T20:55:00Z">
        <w:r w:rsidR="00B31C98">
          <w:rPr>
            <w:rFonts w:ascii="Times New Roman" w:hAnsi="Times New Roman" w:cs="Times New Roman"/>
          </w:rPr>
          <w:t xml:space="preserve">e.g., </w:t>
        </w:r>
      </w:ins>
      <w:ins w:id="25" w:author="Benton, Deon" w:date="2026-02-09T14:52:00Z" w16du:dateUtc="2026-02-09T20:52:00Z">
        <w:r w:rsidR="00442495">
          <w:rPr>
            <w:rFonts w:ascii="Times New Roman" w:hAnsi="Times New Roman" w:cs="Times New Roman"/>
          </w:rPr>
          <w:t>Liu et al.,</w:t>
        </w:r>
      </w:ins>
      <w:ins w:id="26" w:author="Benton, Deon" w:date="2026-02-09T14:53:00Z" w16du:dateUtc="2026-02-09T20:53:00Z">
        <w:r w:rsidR="00442495">
          <w:rPr>
            <w:rFonts w:ascii="Times New Roman" w:hAnsi="Times New Roman" w:cs="Times New Roman"/>
          </w:rPr>
          <w:t xml:space="preserve"> 2025)</w:t>
        </w:r>
      </w:ins>
      <w:ins w:id="27" w:author="Benton, Deon" w:date="2026-02-09T14:50:00Z" w16du:dateUtc="2026-02-09T20:50:00Z">
        <w:r w:rsidR="00932620">
          <w:rPr>
            <w:rFonts w:ascii="Times New Roman" w:hAnsi="Times New Roman" w:cs="Times New Roman"/>
          </w:rPr>
          <w:t>.</w:t>
        </w:r>
      </w:ins>
      <w:ins w:id="28" w:author="Benton, Deon" w:date="2026-02-09T15:06:00Z" w16du:dateUtc="2026-02-09T21:06:00Z">
        <w:r w:rsidR="00574297">
          <w:rPr>
            <w:rFonts w:ascii="Times New Roman" w:hAnsi="Times New Roman" w:cs="Times New Roman"/>
          </w:rPr>
          <w:t xml:space="preserve"> The </w:t>
        </w:r>
      </w:ins>
      <w:ins w:id="29" w:author="Benton, Deon" w:date="2026-02-09T15:07:00Z" w16du:dateUtc="2026-02-09T21:07:00Z">
        <w:r w:rsidR="00574297" w:rsidRPr="00574297">
          <w:rPr>
            <w:rFonts w:ascii="Times New Roman" w:hAnsi="Times New Roman" w:cs="Times New Roman"/>
            <w:i/>
            <w:iCs/>
          </w:rPr>
          <w:t>naïve psychology</w:t>
        </w:r>
        <w:r w:rsidR="00574297">
          <w:rPr>
            <w:rFonts w:ascii="Times New Roman" w:hAnsi="Times New Roman" w:cs="Times New Roman"/>
          </w:rPr>
          <w:t xml:space="preserve"> system </w:t>
        </w:r>
      </w:ins>
      <w:ins w:id="30" w:author="Benton, Deon" w:date="2026-02-09T15:12:00Z" w16du:dateUtc="2026-02-09T21:12:00Z">
        <w:r w:rsidR="00AE5E1F">
          <w:rPr>
            <w:rFonts w:ascii="Times New Roman" w:hAnsi="Times New Roman" w:cs="Times New Roman"/>
          </w:rPr>
          <w:t>causes infants to represent</w:t>
        </w:r>
      </w:ins>
      <w:ins w:id="31" w:author="Benton, Deon" w:date="2026-02-09T15:07:00Z" w16du:dateUtc="2026-02-09T21:07:00Z">
        <w:r w:rsidR="00574297">
          <w:rPr>
            <w:rFonts w:ascii="Times New Roman" w:hAnsi="Times New Roman" w:cs="Times New Roman"/>
          </w:rPr>
          <w:t xml:space="preserve"> agents a</w:t>
        </w:r>
      </w:ins>
      <w:ins w:id="32" w:author="Benton, Deon" w:date="2026-02-09T15:16:00Z" w16du:dateUtc="2026-02-09T21:16:00Z">
        <w:r w:rsidR="001716AD">
          <w:rPr>
            <w:rFonts w:ascii="Times New Roman" w:hAnsi="Times New Roman" w:cs="Times New Roman"/>
          </w:rPr>
          <w:t>s</w:t>
        </w:r>
      </w:ins>
      <w:ins w:id="33" w:author="Benton, Deon" w:date="2026-02-09T15:07:00Z" w16du:dateUtc="2026-02-09T21:07:00Z">
        <w:r w:rsidR="00574297">
          <w:rPr>
            <w:rFonts w:ascii="Times New Roman" w:hAnsi="Times New Roman" w:cs="Times New Roman"/>
          </w:rPr>
          <w:t xml:space="preserve"> self-propelled</w:t>
        </w:r>
      </w:ins>
      <w:ins w:id="34" w:author="Benton, Deon" w:date="2026-02-09T15:10:00Z" w16du:dateUtc="2026-02-09T21:10:00Z">
        <w:r w:rsidR="001B5BC6">
          <w:rPr>
            <w:rFonts w:ascii="Times New Roman" w:hAnsi="Times New Roman" w:cs="Times New Roman"/>
          </w:rPr>
          <w:t>,</w:t>
        </w:r>
      </w:ins>
      <w:ins w:id="35" w:author="Benton, Deon" w:date="2026-02-09T15:07:00Z" w16du:dateUtc="2026-02-09T21:07:00Z">
        <w:r w:rsidR="00574297">
          <w:rPr>
            <w:rFonts w:ascii="Times New Roman" w:hAnsi="Times New Roman" w:cs="Times New Roman"/>
          </w:rPr>
          <w:t xml:space="preserve"> </w:t>
        </w:r>
      </w:ins>
      <w:ins w:id="36" w:author="Benton, Deon" w:date="2026-02-09T15:12:00Z" w16du:dateUtc="2026-02-09T21:12:00Z">
        <w:r w:rsidR="00AE5E1F">
          <w:rPr>
            <w:rFonts w:ascii="Times New Roman" w:hAnsi="Times New Roman" w:cs="Times New Roman"/>
          </w:rPr>
          <w:t xml:space="preserve">as </w:t>
        </w:r>
      </w:ins>
      <w:ins w:id="37" w:author="Benton, Deon" w:date="2026-02-09T15:10:00Z" w16du:dateUtc="2026-02-09T21:10:00Z">
        <w:r w:rsidR="001B5BC6">
          <w:rPr>
            <w:rFonts w:ascii="Times New Roman" w:hAnsi="Times New Roman" w:cs="Times New Roman"/>
          </w:rPr>
          <w:t>possess</w:t>
        </w:r>
      </w:ins>
      <w:ins w:id="38" w:author="Benton, Deon" w:date="2026-02-09T15:12:00Z" w16du:dateUtc="2026-02-09T21:12:00Z">
        <w:r w:rsidR="00AE5E1F">
          <w:rPr>
            <w:rFonts w:ascii="Times New Roman" w:hAnsi="Times New Roman" w:cs="Times New Roman"/>
          </w:rPr>
          <w:t>ing</w:t>
        </w:r>
      </w:ins>
      <w:ins w:id="39" w:author="Benton, Deon" w:date="2026-02-09T15:07:00Z" w16du:dateUtc="2026-02-09T21:07:00Z">
        <w:r w:rsidR="00574297">
          <w:rPr>
            <w:rFonts w:ascii="Times New Roman" w:hAnsi="Times New Roman" w:cs="Times New Roman"/>
          </w:rPr>
          <w:t xml:space="preserve"> beliefs, desires, and goals</w:t>
        </w:r>
      </w:ins>
      <w:ins w:id="40" w:author="Benton, Deon" w:date="2026-02-09T15:10:00Z" w16du:dateUtc="2026-02-09T21:10:00Z">
        <w:r w:rsidR="001B5BC6">
          <w:rPr>
            <w:rFonts w:ascii="Times New Roman" w:hAnsi="Times New Roman" w:cs="Times New Roman"/>
          </w:rPr>
          <w:t xml:space="preserve">, and </w:t>
        </w:r>
      </w:ins>
      <w:ins w:id="41" w:author="Benton, Deon" w:date="2026-02-09T15:12:00Z" w16du:dateUtc="2026-02-09T21:12:00Z">
        <w:r w:rsidR="00AE5E1F">
          <w:rPr>
            <w:rFonts w:ascii="Times New Roman" w:hAnsi="Times New Roman" w:cs="Times New Roman"/>
          </w:rPr>
          <w:t xml:space="preserve">as behaving </w:t>
        </w:r>
      </w:ins>
      <w:ins w:id="42" w:author="Benton, Deon" w:date="2026-02-09T15:10:00Z" w16du:dateUtc="2026-02-09T21:10:00Z">
        <w:r w:rsidR="001B5BC6">
          <w:rPr>
            <w:rFonts w:ascii="Times New Roman" w:hAnsi="Times New Roman" w:cs="Times New Roman"/>
          </w:rPr>
          <w:t xml:space="preserve">in ways that maximize rewards and minimize costs. </w:t>
        </w:r>
      </w:ins>
      <w:ins w:id="43" w:author="Benton, Deon" w:date="2026-02-09T15:11:00Z" w16du:dateUtc="2026-02-09T21:11:00Z">
        <w:r w:rsidR="00AE5E1F">
          <w:rPr>
            <w:rFonts w:ascii="Times New Roman" w:hAnsi="Times New Roman" w:cs="Times New Roman"/>
          </w:rPr>
          <w:t xml:space="preserve">In contrast, the </w:t>
        </w:r>
        <w:r w:rsidR="00AE5E1F">
          <w:rPr>
            <w:rFonts w:ascii="Times New Roman" w:hAnsi="Times New Roman" w:cs="Times New Roman"/>
            <w:i/>
            <w:iCs/>
          </w:rPr>
          <w:t xml:space="preserve">naïve physics </w:t>
        </w:r>
        <w:r w:rsidR="00AE5E1F">
          <w:rPr>
            <w:rFonts w:ascii="Times New Roman" w:hAnsi="Times New Roman" w:cs="Times New Roman"/>
          </w:rPr>
          <w:t>system</w:t>
        </w:r>
      </w:ins>
      <w:ins w:id="44" w:author="Benton, Deon" w:date="2026-02-09T15:13:00Z" w16du:dateUtc="2026-02-09T21:13:00Z">
        <w:r w:rsidR="004376DC">
          <w:rPr>
            <w:rFonts w:ascii="Times New Roman" w:hAnsi="Times New Roman" w:cs="Times New Roman"/>
          </w:rPr>
          <w:t xml:space="preserve"> </w:t>
        </w:r>
      </w:ins>
      <w:ins w:id="45" w:author="Benton, Deon" w:date="2026-02-09T15:14:00Z" w16du:dateUtc="2026-02-09T21:14:00Z">
        <w:r w:rsidR="004376DC">
          <w:rPr>
            <w:rFonts w:ascii="Times New Roman" w:hAnsi="Times New Roman" w:cs="Times New Roman"/>
          </w:rPr>
          <w:t>enables</w:t>
        </w:r>
      </w:ins>
      <w:ins w:id="46" w:author="Benton, Deon" w:date="2026-02-09T15:13:00Z" w16du:dateUtc="2026-02-09T21:13:00Z">
        <w:r w:rsidR="004376DC">
          <w:rPr>
            <w:rFonts w:ascii="Times New Roman" w:hAnsi="Times New Roman" w:cs="Times New Roman"/>
          </w:rPr>
          <w:t xml:space="preserve"> infants to represent objects as </w:t>
        </w:r>
      </w:ins>
      <w:ins w:id="47" w:author="Benton, Deon" w:date="2026-02-09T15:15:00Z" w16du:dateUtc="2026-02-09T21:15:00Z">
        <w:r w:rsidR="001716AD">
          <w:rPr>
            <w:rFonts w:ascii="Times New Roman" w:hAnsi="Times New Roman" w:cs="Times New Roman"/>
          </w:rPr>
          <w:t>being solid, bounded, coherent, and permanent</w:t>
        </w:r>
      </w:ins>
      <w:ins w:id="48" w:author="Benton, Deon" w:date="2026-02-09T15:13:00Z" w16du:dateUtc="2026-02-09T21:13:00Z">
        <w:r w:rsidR="004376DC">
          <w:rPr>
            <w:rFonts w:ascii="Times New Roman" w:hAnsi="Times New Roman" w:cs="Times New Roman"/>
          </w:rPr>
          <w:t xml:space="preserve">. </w:t>
        </w:r>
      </w:ins>
      <w:ins w:id="49" w:author="Benton, Deon" w:date="2026-02-09T15:16:00Z" w16du:dateUtc="2026-02-09T21:16:00Z">
        <w:r w:rsidR="001716AD">
          <w:rPr>
            <w:rFonts w:ascii="Times New Roman" w:hAnsi="Times New Roman" w:cs="Times New Roman"/>
          </w:rPr>
          <w:t xml:space="preserve">Although </w:t>
        </w:r>
      </w:ins>
      <w:ins w:id="50" w:author="Benton, Deon" w:date="2026-02-09T14:46:00Z" w16du:dateUtc="2026-02-09T20:46:00Z">
        <w:r>
          <w:rPr>
            <w:rFonts w:ascii="Times New Roman" w:hAnsi="Times New Roman" w:cs="Times New Roman"/>
          </w:rPr>
          <w:t xml:space="preserve">this perspective </w:t>
        </w:r>
      </w:ins>
      <w:ins w:id="51" w:author="Benton, Deon" w:date="2026-02-09T15:16:00Z" w16du:dateUtc="2026-02-09T21:16:00Z">
        <w:r w:rsidR="001716AD">
          <w:rPr>
            <w:rFonts w:ascii="Times New Roman" w:hAnsi="Times New Roman" w:cs="Times New Roman"/>
          </w:rPr>
          <w:t>has much in common with the core knowledge account</w:t>
        </w:r>
      </w:ins>
      <w:ins w:id="52" w:author="Benton, Deon" w:date="2026-02-09T14:46:00Z" w16du:dateUtc="2026-02-09T20:46:00Z">
        <w:r>
          <w:rPr>
            <w:rFonts w:ascii="Times New Roman" w:hAnsi="Times New Roman" w:cs="Times New Roman"/>
          </w:rPr>
          <w:t xml:space="preserve">, </w:t>
        </w:r>
      </w:ins>
      <w:ins w:id="53" w:author="Benton, Deon" w:date="2026-02-09T15:17:00Z" w16du:dateUtc="2026-02-09T21:17:00Z">
        <w:r w:rsidR="001716AD">
          <w:rPr>
            <w:rFonts w:ascii="Times New Roman" w:hAnsi="Times New Roman" w:cs="Times New Roman"/>
          </w:rPr>
          <w:t xml:space="preserve">there are important differences. </w:t>
        </w:r>
      </w:ins>
      <w:ins w:id="54" w:author="Benton, Deon" w:date="2026-02-09T15:30:00Z" w16du:dateUtc="2026-02-09T21:30:00Z">
        <w:r w:rsidR="00C04915" w:rsidRPr="00C04915">
          <w:rPr>
            <w:rFonts w:ascii="Times New Roman" w:hAnsi="Times New Roman" w:cs="Times New Roman"/>
          </w:rPr>
          <w:t xml:space="preserve">One is that </w:t>
        </w:r>
      </w:ins>
      <w:ins w:id="55" w:author="Benton, Deon" w:date="2026-02-09T15:36:00Z" w16du:dateUtc="2026-02-09T21:36:00Z">
        <w:r w:rsidR="009D21A1">
          <w:rPr>
            <w:rFonts w:ascii="Times New Roman" w:hAnsi="Times New Roman" w:cs="Times New Roman"/>
          </w:rPr>
          <w:t>Liu et al. (2015) argue that infants</w:t>
        </w:r>
      </w:ins>
      <w:ins w:id="56" w:author="Benton, Deon" w:date="2026-02-09T15:30:00Z" w16du:dateUtc="2026-02-09T21:30:00Z">
        <w:r w:rsidR="00C04915" w:rsidRPr="00C04915">
          <w:rPr>
            <w:rFonts w:ascii="Times New Roman" w:hAnsi="Times New Roman" w:cs="Times New Roman"/>
          </w:rPr>
          <w:t xml:space="preserve"> reason about objects and agents by running mental simulations akin to the physics engines that power modern video games (e.g., Ullman et al., 2017); such simulations do not play a role in core knowledge accounts (</w:t>
        </w:r>
      </w:ins>
      <w:ins w:id="57" w:author="Benton, Deon" w:date="2026-02-09T15:37:00Z" w16du:dateUtc="2026-02-09T21:37:00Z">
        <w:r w:rsidR="009D21A1">
          <w:rPr>
            <w:rFonts w:ascii="Times New Roman" w:hAnsi="Times New Roman" w:cs="Times New Roman"/>
          </w:rPr>
          <w:t>though</w:t>
        </w:r>
      </w:ins>
      <w:ins w:id="58" w:author="Benton, Deon" w:date="2026-02-09T15:30:00Z" w16du:dateUtc="2026-02-09T21:30:00Z">
        <w:r w:rsidR="00C04915" w:rsidRPr="00C04915">
          <w:rPr>
            <w:rFonts w:ascii="Times New Roman" w:hAnsi="Times New Roman" w:cs="Times New Roman"/>
          </w:rPr>
          <w:t xml:space="preserve"> see Spelke, 2022).</w:t>
        </w:r>
        <w:r w:rsidR="00C04915">
          <w:rPr>
            <w:rFonts w:ascii="Times New Roman" w:hAnsi="Times New Roman" w:cs="Times New Roman"/>
          </w:rPr>
          <w:t xml:space="preserve"> Another is that</w:t>
        </w:r>
      </w:ins>
      <w:ins w:id="59" w:author="Benton, Deon" w:date="2026-02-09T15:33:00Z" w16du:dateUtc="2026-02-09T21:33:00Z">
        <w:r w:rsidR="002D1978">
          <w:rPr>
            <w:rFonts w:ascii="Times New Roman" w:hAnsi="Times New Roman" w:cs="Times New Roman"/>
          </w:rPr>
          <w:t xml:space="preserve"> the</w:t>
        </w:r>
      </w:ins>
      <w:ins w:id="60" w:author="Benton, Deon" w:date="2026-02-09T15:31:00Z" w16du:dateUtc="2026-02-09T21:31:00Z">
        <w:r w:rsidR="00C04915">
          <w:rPr>
            <w:rFonts w:ascii="Times New Roman" w:hAnsi="Times New Roman" w:cs="Times New Roman"/>
          </w:rPr>
          <w:t xml:space="preserve"> naïve psychology </w:t>
        </w:r>
      </w:ins>
      <w:ins w:id="61" w:author="Benton, Deon" w:date="2026-02-09T15:38:00Z" w16du:dateUtc="2026-02-09T21:38:00Z">
        <w:r w:rsidR="002C108B">
          <w:rPr>
            <w:rFonts w:ascii="Times New Roman" w:hAnsi="Times New Roman" w:cs="Times New Roman"/>
          </w:rPr>
          <w:t>is thought to depend on the naïve physics systems.</w:t>
        </w:r>
      </w:ins>
      <w:ins w:id="62" w:author="Benton, Deon" w:date="2026-02-09T15:39:00Z" w16du:dateUtc="2026-02-09T21:39:00Z">
        <w:r w:rsidR="002C108B">
          <w:rPr>
            <w:rFonts w:ascii="Times New Roman" w:hAnsi="Times New Roman" w:cs="Times New Roman"/>
          </w:rPr>
          <w:t xml:space="preserve"> As Liu et al. (2022) state, “computations about the mind require input from naïve physics to return an ans</w:t>
        </w:r>
      </w:ins>
      <w:ins w:id="63" w:author="Benton, Deon" w:date="2026-02-09T15:40:00Z" w16du:dateUtc="2026-02-09T21:40:00Z">
        <w:r w:rsidR="002C108B">
          <w:rPr>
            <w:rFonts w:ascii="Times New Roman" w:hAnsi="Times New Roman" w:cs="Times New Roman"/>
          </w:rPr>
          <w:t>wer”.</w:t>
        </w:r>
      </w:ins>
      <w:ins w:id="64" w:author="Benton, Deon" w:date="2026-02-09T15:38:00Z" w16du:dateUtc="2026-02-09T21:38:00Z">
        <w:r w:rsidR="002C108B">
          <w:rPr>
            <w:rFonts w:ascii="Times New Roman" w:hAnsi="Times New Roman" w:cs="Times New Roman"/>
          </w:rPr>
          <w:t xml:space="preserve"> </w:t>
        </w:r>
      </w:ins>
      <w:ins w:id="65" w:author="Benton, Deon" w:date="2026-02-09T15:34:00Z" w16du:dateUtc="2026-02-09T21:34:00Z">
        <w:r w:rsidR="005D5170">
          <w:rPr>
            <w:rFonts w:ascii="Times New Roman" w:hAnsi="Times New Roman" w:cs="Times New Roman"/>
          </w:rPr>
          <w:t xml:space="preserve">There is no necessary dependence between these two systems for proponents of the core knowledge perspective. </w:t>
        </w:r>
      </w:ins>
      <w:ins w:id="66" w:author="Benton, Deon" w:date="2026-02-09T16:36:00Z" w16du:dateUtc="2026-02-09T22:36:00Z">
        <w:r w:rsidR="00576594" w:rsidRPr="00576594">
          <w:rPr>
            <w:rFonts w:ascii="Times New Roman" w:hAnsi="Times New Roman" w:cs="Times New Roman"/>
          </w:rPr>
          <w:t>A third difference is that</w:t>
        </w:r>
        <w:r w:rsidR="00576594">
          <w:rPr>
            <w:rFonts w:ascii="Times New Roman" w:hAnsi="Times New Roman" w:cs="Times New Roman"/>
          </w:rPr>
          <w:t xml:space="preserve"> infants’ representation of </w:t>
        </w:r>
        <w:r w:rsidR="00576594" w:rsidRPr="00576594">
          <w:rPr>
            <w:rFonts w:ascii="Times New Roman" w:hAnsi="Times New Roman" w:cs="Times New Roman"/>
          </w:rPr>
          <w:t xml:space="preserve">agents </w:t>
        </w:r>
      </w:ins>
      <w:ins w:id="67" w:author="Benton, Deon" w:date="2026-02-09T16:37:00Z" w16du:dateUtc="2026-02-09T22:37:00Z">
        <w:r w:rsidR="00576594">
          <w:rPr>
            <w:rFonts w:ascii="Times New Roman" w:hAnsi="Times New Roman" w:cs="Times New Roman"/>
          </w:rPr>
          <w:t>not only includes the fact that they are</w:t>
        </w:r>
      </w:ins>
      <w:ins w:id="68" w:author="Benton, Deon" w:date="2026-02-09T16:36:00Z" w16du:dateUtc="2026-02-09T22:36:00Z">
        <w:r w:rsidR="00576594" w:rsidRPr="00576594">
          <w:rPr>
            <w:rFonts w:ascii="Times New Roman" w:hAnsi="Times New Roman" w:cs="Times New Roman"/>
          </w:rPr>
          <w:t xml:space="preserve"> intentional and self-propelled entities but </w:t>
        </w:r>
      </w:ins>
      <w:ins w:id="69" w:author="Benton, Deon" w:date="2026-02-09T16:37:00Z" w16du:dateUtc="2026-02-09T22:37:00Z">
        <w:r w:rsidR="00576594">
          <w:rPr>
            <w:rFonts w:ascii="Times New Roman" w:hAnsi="Times New Roman" w:cs="Times New Roman"/>
          </w:rPr>
          <w:t>that fundamentally agents are</w:t>
        </w:r>
      </w:ins>
      <w:ins w:id="70" w:author="Benton, Deon" w:date="2026-02-09T16:36:00Z" w16du:dateUtc="2026-02-09T22:36:00Z">
        <w:r w:rsidR="00576594" w:rsidRPr="00576594">
          <w:rPr>
            <w:rFonts w:ascii="Times New Roman" w:hAnsi="Times New Roman" w:cs="Times New Roman"/>
          </w:rPr>
          <w:t xml:space="preserve"> physical objects that move through </w:t>
        </w:r>
      </w:ins>
      <w:ins w:id="71" w:author="Benton, Deon" w:date="2026-02-09T16:37:00Z" w16du:dateUtc="2026-02-09T22:37:00Z">
        <w:r w:rsidR="00576594">
          <w:rPr>
            <w:rFonts w:ascii="Times New Roman" w:hAnsi="Times New Roman" w:cs="Times New Roman"/>
          </w:rPr>
          <w:t>physical space</w:t>
        </w:r>
      </w:ins>
      <w:ins w:id="72" w:author="Benton, Deon" w:date="2026-02-09T16:38:00Z" w16du:dateUtc="2026-02-09T22:38:00Z">
        <w:r w:rsidR="0050410C">
          <w:rPr>
            <w:rFonts w:ascii="Times New Roman" w:hAnsi="Times New Roman" w:cs="Times New Roman"/>
          </w:rPr>
          <w:t xml:space="preserve">—the </w:t>
        </w:r>
        <w:r w:rsidR="0050410C">
          <w:rPr>
            <w:rFonts w:ascii="Times New Roman" w:hAnsi="Times New Roman" w:cs="Times New Roman"/>
          </w:rPr>
          <w:lastRenderedPageBreak/>
          <w:t>n</w:t>
        </w:r>
      </w:ins>
      <w:ins w:id="73" w:author="Benton, Deon" w:date="2026-02-09T16:39:00Z" w16du:dateUtc="2026-02-09T22:39:00Z">
        <w:r w:rsidR="0050410C">
          <w:rPr>
            <w:rFonts w:ascii="Times New Roman" w:hAnsi="Times New Roman" w:cs="Times New Roman"/>
          </w:rPr>
          <w:t>otion</w:t>
        </w:r>
      </w:ins>
      <w:ins w:id="74" w:author="Benton, Deon" w:date="2026-02-09T16:38:00Z" w16du:dateUtc="2026-02-09T22:38:00Z">
        <w:r w:rsidR="00576594">
          <w:rPr>
            <w:rFonts w:ascii="Times New Roman" w:hAnsi="Times New Roman" w:cs="Times New Roman"/>
          </w:rPr>
          <w:t xml:space="preserve"> that infants represent agents in two ways is absent in</w:t>
        </w:r>
        <w:r w:rsidR="0050410C">
          <w:rPr>
            <w:rFonts w:ascii="Times New Roman" w:hAnsi="Times New Roman" w:cs="Times New Roman"/>
          </w:rPr>
          <w:t xml:space="preserve"> the core knowledge perspective</w:t>
        </w:r>
      </w:ins>
      <w:ins w:id="75" w:author="Benton, Deon" w:date="2026-02-09T16:36:00Z" w16du:dateUtc="2026-02-09T22:36:00Z">
        <w:r w:rsidR="00576594" w:rsidRPr="00576594">
          <w:rPr>
            <w:rFonts w:ascii="Times New Roman" w:hAnsi="Times New Roman" w:cs="Times New Roman"/>
          </w:rPr>
          <w:t>.</w:t>
        </w:r>
      </w:ins>
      <w:ins w:id="76" w:author="Benton, Deon" w:date="2026-02-09T16:38:00Z" w16du:dateUtc="2026-02-09T22:38:00Z">
        <w:r w:rsidR="0050410C">
          <w:rPr>
            <w:rFonts w:ascii="Times New Roman" w:hAnsi="Times New Roman" w:cs="Times New Roman"/>
          </w:rPr>
          <w:t xml:space="preserve"> </w:t>
        </w:r>
      </w:ins>
      <w:ins w:id="77" w:author="Benton, Deon" w:date="2026-02-09T15:49:00Z" w16du:dateUtc="2026-02-09T21:49:00Z">
        <w:r w:rsidR="00FB5018">
          <w:rPr>
            <w:rFonts w:ascii="Times New Roman" w:hAnsi="Times New Roman" w:cs="Times New Roman"/>
          </w:rPr>
          <w:t>Yet, as with the core knowledge perspective, positing that infants possess a system for representing objects and one for representing agents presupposes that infants p</w:t>
        </w:r>
      </w:ins>
      <w:ins w:id="78" w:author="Benton, Deon" w:date="2026-02-09T15:50:00Z" w16du:dateUtc="2026-02-09T21:50:00Z">
        <w:r w:rsidR="00FB5018">
          <w:rPr>
            <w:rFonts w:ascii="Times New Roman" w:hAnsi="Times New Roman" w:cs="Times New Roman"/>
          </w:rPr>
          <w:t>ossess abstract</w:t>
        </w:r>
      </w:ins>
      <w:ins w:id="79" w:author="Benton, Deon" w:date="2026-02-11T09:45:00Z" w16du:dateUtc="2026-02-11T15:45:00Z">
        <w:r w:rsidR="00555C07">
          <w:rPr>
            <w:rFonts w:ascii="Times New Roman" w:hAnsi="Times New Roman" w:cs="Times New Roman"/>
          </w:rPr>
          <w:t xml:space="preserve"> and</w:t>
        </w:r>
      </w:ins>
      <w:ins w:id="80" w:author="Benton, Deon" w:date="2026-02-09T15:50:00Z" w16du:dateUtc="2026-02-09T21:50:00Z">
        <w:r w:rsidR="00FB5018">
          <w:rPr>
            <w:rFonts w:ascii="Times New Roman" w:hAnsi="Times New Roman" w:cs="Times New Roman"/>
          </w:rPr>
          <w:t xml:space="preserve"> conceptually rich concepts of agents and objects</w:t>
        </w:r>
      </w:ins>
      <w:ins w:id="81" w:author="Benton, Deon" w:date="2026-02-11T09:45:00Z" w16du:dateUtc="2026-02-11T15:45:00Z">
        <w:r w:rsidR="00555C07">
          <w:rPr>
            <w:rFonts w:ascii="Times New Roman" w:hAnsi="Times New Roman" w:cs="Times New Roman"/>
          </w:rPr>
          <w:t xml:space="preserve"> that are present from birth or shortly thereafter</w:t>
        </w:r>
      </w:ins>
      <w:ins w:id="82" w:author="Benton, Deon" w:date="2026-02-09T15:50:00Z" w16du:dateUtc="2026-02-09T21:50:00Z">
        <w:r w:rsidR="00FB5018">
          <w:rPr>
            <w:rFonts w:ascii="Times New Roman" w:hAnsi="Times New Roman" w:cs="Times New Roman"/>
          </w:rPr>
          <w:t xml:space="preserve">. </w:t>
        </w:r>
      </w:ins>
      <w:ins w:id="83" w:author="Benton, Deon" w:date="2026-02-09T16:01:00Z" w16du:dateUtc="2026-02-09T22:01:00Z">
        <w:r w:rsidR="00F03A2B" w:rsidRPr="00F03A2B">
          <w:rPr>
            <w:rFonts w:ascii="Times New Roman" w:hAnsi="Times New Roman" w:cs="Times New Roman"/>
          </w:rPr>
          <w:t xml:space="preserve">Crucially, this account, much like the previous ones, can explain infants’ behavior in studies that assess their action understanding. For example, </w:t>
        </w:r>
      </w:ins>
      <w:ins w:id="84" w:author="Benton, Deon" w:date="2026-02-09T16:52:00Z" w16du:dateUtc="2026-02-09T22:52:00Z">
        <w:r w:rsidR="005F6235">
          <w:rPr>
            <w:rFonts w:ascii="Times New Roman" w:hAnsi="Times New Roman" w:cs="Times New Roman"/>
          </w:rPr>
          <w:t>infants</w:t>
        </w:r>
      </w:ins>
      <w:ins w:id="85" w:author="Benton, Deon" w:date="2026-02-09T16:58:00Z" w16du:dateUtc="2026-02-09T22:58:00Z">
        <w:r w:rsidR="00D80BEC">
          <w:rPr>
            <w:rFonts w:ascii="Times New Roman" w:hAnsi="Times New Roman" w:cs="Times New Roman"/>
          </w:rPr>
          <w:t xml:space="preserve"> </w:t>
        </w:r>
      </w:ins>
      <w:ins w:id="86" w:author="Benton, Deon" w:date="2026-02-11T09:47:00Z" w16du:dateUtc="2026-02-11T15:47:00Z">
        <w:r w:rsidR="005F741F">
          <w:rPr>
            <w:rFonts w:ascii="Times New Roman" w:hAnsi="Times New Roman" w:cs="Times New Roman"/>
          </w:rPr>
          <w:t xml:space="preserve">may </w:t>
        </w:r>
      </w:ins>
      <w:ins w:id="87" w:author="Benton, Deon" w:date="2026-02-09T16:01:00Z" w16du:dateUtc="2026-02-09T22:01:00Z">
        <w:r w:rsidR="00F03A2B" w:rsidRPr="00F03A2B">
          <w:rPr>
            <w:rFonts w:ascii="Times New Roman" w:hAnsi="Times New Roman" w:cs="Times New Roman"/>
          </w:rPr>
          <w:t xml:space="preserve">mentally </w:t>
        </w:r>
      </w:ins>
      <w:ins w:id="88" w:author="Benton, Deon" w:date="2026-02-09T16:59:00Z" w16du:dateUtc="2026-02-09T22:59:00Z">
        <w:r w:rsidR="00D80BEC" w:rsidRPr="00F03A2B">
          <w:rPr>
            <w:rFonts w:ascii="Times New Roman" w:hAnsi="Times New Roman" w:cs="Times New Roman"/>
          </w:rPr>
          <w:t>simulate</w:t>
        </w:r>
      </w:ins>
      <w:ins w:id="89" w:author="Benton, Deon" w:date="2026-02-09T16:01:00Z" w16du:dateUtc="2026-02-09T22:01:00Z">
        <w:r w:rsidR="00F03A2B" w:rsidRPr="00F03A2B">
          <w:rPr>
            <w:rFonts w:ascii="Times New Roman" w:hAnsi="Times New Roman" w:cs="Times New Roman"/>
          </w:rPr>
          <w:t xml:space="preserve"> different trajectories</w:t>
        </w:r>
      </w:ins>
      <w:ins w:id="90" w:author="Benton, Deon" w:date="2026-02-09T17:01:00Z" w16du:dateUtc="2026-02-09T23:01:00Z">
        <w:r w:rsidR="009A4EC3">
          <w:rPr>
            <w:rFonts w:ascii="Times New Roman" w:hAnsi="Times New Roman" w:cs="Times New Roman"/>
          </w:rPr>
          <w:t xml:space="preserve"> in the physical scene along with </w:t>
        </w:r>
      </w:ins>
      <w:ins w:id="91" w:author="Benton, Deon" w:date="2026-02-09T16:02:00Z" w16du:dateUtc="2026-02-09T22:02:00Z">
        <w:r w:rsidR="00F03A2B">
          <w:rPr>
            <w:rFonts w:ascii="Times New Roman" w:hAnsi="Times New Roman" w:cs="Times New Roman"/>
          </w:rPr>
          <w:t>their associated costs</w:t>
        </w:r>
      </w:ins>
      <w:ins w:id="92" w:author="Benton, Deon" w:date="2026-02-09T16:53:00Z" w16du:dateUtc="2026-02-09T22:53:00Z">
        <w:r w:rsidR="009700FD">
          <w:rPr>
            <w:rFonts w:ascii="Times New Roman" w:hAnsi="Times New Roman" w:cs="Times New Roman"/>
          </w:rPr>
          <w:t xml:space="preserve">. </w:t>
        </w:r>
      </w:ins>
      <w:ins w:id="93" w:author="Benton, Deon" w:date="2026-02-09T16:57:00Z" w16du:dateUtc="2026-02-09T22:57:00Z">
        <w:r w:rsidR="00D80BEC">
          <w:rPr>
            <w:rFonts w:ascii="Times New Roman" w:hAnsi="Times New Roman" w:cs="Times New Roman"/>
          </w:rPr>
          <w:t>If</w:t>
        </w:r>
      </w:ins>
      <w:ins w:id="94" w:author="Benton, Deon" w:date="2026-02-09T17:02:00Z" w16du:dateUtc="2026-02-09T23:02:00Z">
        <w:r w:rsidR="00511B5E">
          <w:rPr>
            <w:rFonts w:ascii="Times New Roman" w:hAnsi="Times New Roman" w:cs="Times New Roman"/>
          </w:rPr>
          <w:t xml:space="preserve"> the barrier is removed and</w:t>
        </w:r>
      </w:ins>
      <w:ins w:id="95" w:author="Benton, Deon" w:date="2026-02-09T16:57:00Z" w16du:dateUtc="2026-02-09T22:57:00Z">
        <w:r w:rsidR="00D80BEC">
          <w:rPr>
            <w:rFonts w:ascii="Times New Roman" w:hAnsi="Times New Roman" w:cs="Times New Roman"/>
          </w:rPr>
          <w:t xml:space="preserve"> infants</w:t>
        </w:r>
      </w:ins>
      <w:ins w:id="96" w:author="Benton, Deon" w:date="2026-02-09T17:02:00Z" w16du:dateUtc="2026-02-09T23:02:00Z">
        <w:r w:rsidR="00511B5E">
          <w:rPr>
            <w:rFonts w:ascii="Times New Roman" w:hAnsi="Times New Roman" w:cs="Times New Roman"/>
          </w:rPr>
          <w:t xml:space="preserve"> </w:t>
        </w:r>
      </w:ins>
      <w:ins w:id="97" w:author="Benton, Deon" w:date="2026-02-09T16:58:00Z" w16du:dateUtc="2026-02-09T22:58:00Z">
        <w:r w:rsidR="00D80BEC">
          <w:rPr>
            <w:rFonts w:ascii="Times New Roman" w:hAnsi="Times New Roman" w:cs="Times New Roman"/>
          </w:rPr>
          <w:t xml:space="preserve">subsequently </w:t>
        </w:r>
      </w:ins>
      <w:ins w:id="98" w:author="Benton, Deon" w:date="2026-02-09T16:59:00Z" w16du:dateUtc="2026-02-09T22:59:00Z">
        <w:r w:rsidR="009A4EC3">
          <w:rPr>
            <w:rFonts w:ascii="Times New Roman" w:hAnsi="Times New Roman" w:cs="Times New Roman"/>
          </w:rPr>
          <w:t xml:space="preserve">see an actor choose </w:t>
        </w:r>
      </w:ins>
      <w:ins w:id="99" w:author="Benton, Deon" w:date="2026-02-11T09:48:00Z" w16du:dateUtc="2026-02-11T15:48:00Z">
        <w:r w:rsidR="002E478B">
          <w:rPr>
            <w:rFonts w:ascii="Times New Roman" w:hAnsi="Times New Roman" w:cs="Times New Roman"/>
          </w:rPr>
          <w:t>a</w:t>
        </w:r>
      </w:ins>
      <w:ins w:id="100" w:author="Benton, Deon" w:date="2026-02-09T17:01:00Z" w16du:dateUtc="2026-02-09T23:01:00Z">
        <w:r w:rsidR="00511B5E">
          <w:rPr>
            <w:rFonts w:ascii="Times New Roman" w:hAnsi="Times New Roman" w:cs="Times New Roman"/>
          </w:rPr>
          <w:t xml:space="preserve"> </w:t>
        </w:r>
      </w:ins>
      <w:ins w:id="101" w:author="Benton, Deon" w:date="2026-02-09T17:02:00Z" w16du:dateUtc="2026-02-09T23:02:00Z">
        <w:r w:rsidR="00511B5E">
          <w:rPr>
            <w:rFonts w:ascii="Times New Roman" w:hAnsi="Times New Roman" w:cs="Times New Roman"/>
          </w:rPr>
          <w:t>now more</w:t>
        </w:r>
      </w:ins>
      <w:ins w:id="102" w:author="Benton, Deon" w:date="2026-02-09T17:01:00Z" w16du:dateUtc="2026-02-09T23:01:00Z">
        <w:r w:rsidR="00511B5E">
          <w:rPr>
            <w:rFonts w:ascii="Times New Roman" w:hAnsi="Times New Roman" w:cs="Times New Roman"/>
          </w:rPr>
          <w:t xml:space="preserve"> costly</w:t>
        </w:r>
      </w:ins>
      <w:ins w:id="103" w:author="Benton, Deon" w:date="2026-02-09T16:59:00Z" w16du:dateUtc="2026-02-09T22:59:00Z">
        <w:r w:rsidR="009A4EC3">
          <w:rPr>
            <w:rFonts w:ascii="Times New Roman" w:hAnsi="Times New Roman" w:cs="Times New Roman"/>
          </w:rPr>
          <w:t xml:space="preserve"> curved path </w:t>
        </w:r>
      </w:ins>
      <w:ins w:id="104" w:author="Benton, Deon" w:date="2026-02-09T17:02:00Z" w16du:dateUtc="2026-02-09T23:02:00Z">
        <w:r w:rsidR="00511B5E">
          <w:rPr>
            <w:rFonts w:ascii="Times New Roman" w:hAnsi="Times New Roman" w:cs="Times New Roman"/>
          </w:rPr>
          <w:t>over</w:t>
        </w:r>
      </w:ins>
      <w:ins w:id="105" w:author="Benton, Deon" w:date="2026-02-09T16:59:00Z" w16du:dateUtc="2026-02-09T22:59:00Z">
        <w:r w:rsidR="009A4EC3">
          <w:rPr>
            <w:rFonts w:ascii="Times New Roman" w:hAnsi="Times New Roman" w:cs="Times New Roman"/>
          </w:rPr>
          <w:t xml:space="preserve"> </w:t>
        </w:r>
      </w:ins>
      <w:ins w:id="106" w:author="Benton, Deon" w:date="2026-02-11T09:48:00Z" w16du:dateUtc="2026-02-11T15:48:00Z">
        <w:r w:rsidR="002E478B">
          <w:rPr>
            <w:rFonts w:ascii="Times New Roman" w:hAnsi="Times New Roman" w:cs="Times New Roman"/>
          </w:rPr>
          <w:t>a</w:t>
        </w:r>
      </w:ins>
      <w:ins w:id="107" w:author="Benton, Deon" w:date="2026-02-09T16:59:00Z" w16du:dateUtc="2026-02-09T22:59:00Z">
        <w:r w:rsidR="009A4EC3">
          <w:rPr>
            <w:rFonts w:ascii="Times New Roman" w:hAnsi="Times New Roman" w:cs="Times New Roman"/>
          </w:rPr>
          <w:t xml:space="preserve"> </w:t>
        </w:r>
      </w:ins>
      <w:ins w:id="108" w:author="Benton, Deon" w:date="2026-02-09T17:02:00Z" w16du:dateUtc="2026-02-09T23:02:00Z">
        <w:r w:rsidR="00511B5E">
          <w:rPr>
            <w:rFonts w:ascii="Times New Roman" w:hAnsi="Times New Roman" w:cs="Times New Roman"/>
          </w:rPr>
          <w:t xml:space="preserve">less-costly </w:t>
        </w:r>
      </w:ins>
      <w:ins w:id="109" w:author="Benton, Deon" w:date="2026-02-09T16:59:00Z" w16du:dateUtc="2026-02-09T22:59:00Z">
        <w:r w:rsidR="009A4EC3">
          <w:rPr>
            <w:rFonts w:ascii="Times New Roman" w:hAnsi="Times New Roman" w:cs="Times New Roman"/>
          </w:rPr>
          <w:t>straight one</w:t>
        </w:r>
      </w:ins>
      <w:ins w:id="110" w:author="Benton, Deon" w:date="2026-02-09T17:02:00Z" w16du:dateUtc="2026-02-09T23:02:00Z">
        <w:r w:rsidR="00511B5E">
          <w:rPr>
            <w:rFonts w:ascii="Times New Roman" w:hAnsi="Times New Roman" w:cs="Times New Roman"/>
          </w:rPr>
          <w:t xml:space="preserve">, they should </w:t>
        </w:r>
      </w:ins>
      <w:ins w:id="111" w:author="Benton, Deon" w:date="2026-02-11T09:48:00Z" w16du:dateUtc="2026-02-11T15:48:00Z">
        <w:r w:rsidR="002E478B">
          <w:rPr>
            <w:rFonts w:ascii="Times New Roman" w:hAnsi="Times New Roman" w:cs="Times New Roman"/>
          </w:rPr>
          <w:t>look</w:t>
        </w:r>
      </w:ins>
      <w:ins w:id="112" w:author="Benton, Deon" w:date="2026-02-09T17:02:00Z" w16du:dateUtc="2026-02-09T23:02:00Z">
        <w:r w:rsidR="00511B5E">
          <w:rPr>
            <w:rFonts w:ascii="Times New Roman" w:hAnsi="Times New Roman" w:cs="Times New Roman"/>
          </w:rPr>
          <w:t xml:space="preserve"> longer </w:t>
        </w:r>
      </w:ins>
      <w:ins w:id="113" w:author="Benton, Deon" w:date="2026-02-11T09:48:00Z" w16du:dateUtc="2026-02-11T15:48:00Z">
        <w:r w:rsidR="002E478B">
          <w:rPr>
            <w:rFonts w:ascii="Times New Roman" w:hAnsi="Times New Roman" w:cs="Times New Roman"/>
          </w:rPr>
          <w:t>at</w:t>
        </w:r>
      </w:ins>
      <w:ins w:id="114" w:author="Benton, Deon" w:date="2026-02-09T17:02:00Z" w16du:dateUtc="2026-02-09T23:02:00Z">
        <w:r w:rsidR="00511B5E">
          <w:rPr>
            <w:rFonts w:ascii="Times New Roman" w:hAnsi="Times New Roman" w:cs="Times New Roman"/>
          </w:rPr>
          <w:t xml:space="preserve"> the old </w:t>
        </w:r>
      </w:ins>
      <w:ins w:id="115" w:author="Benton, Deon" w:date="2026-02-11T09:48:00Z" w16du:dateUtc="2026-02-11T15:48:00Z">
        <w:r w:rsidR="002E478B">
          <w:rPr>
            <w:rFonts w:ascii="Times New Roman" w:hAnsi="Times New Roman" w:cs="Times New Roman"/>
          </w:rPr>
          <w:t>than at the new action</w:t>
        </w:r>
      </w:ins>
      <w:ins w:id="116" w:author="Benton, Deon" w:date="2026-02-09T17:03:00Z" w16du:dateUtc="2026-02-09T23:03:00Z">
        <w:r w:rsidR="00511B5E">
          <w:rPr>
            <w:rFonts w:ascii="Times New Roman" w:hAnsi="Times New Roman" w:cs="Times New Roman"/>
          </w:rPr>
          <w:t xml:space="preserve">. This pattern of looking should </w:t>
        </w:r>
      </w:ins>
      <w:ins w:id="117" w:author="Benton, Deon" w:date="2026-02-11T09:48:00Z" w16du:dateUtc="2026-02-11T15:48:00Z">
        <w:r w:rsidR="003F4AAC">
          <w:rPr>
            <w:rFonts w:ascii="Times New Roman" w:hAnsi="Times New Roman" w:cs="Times New Roman"/>
          </w:rPr>
          <w:t xml:space="preserve">be </w:t>
        </w:r>
      </w:ins>
      <w:ins w:id="118" w:author="Benton, Deon" w:date="2026-02-09T17:03:00Z" w16du:dateUtc="2026-02-09T23:03:00Z">
        <w:r w:rsidR="00511B5E">
          <w:rPr>
            <w:rFonts w:ascii="Times New Roman" w:hAnsi="Times New Roman" w:cs="Times New Roman"/>
          </w:rPr>
          <w:t xml:space="preserve">especially </w:t>
        </w:r>
      </w:ins>
      <w:ins w:id="119" w:author="Benton, Deon" w:date="2026-02-09T17:04:00Z" w16du:dateUtc="2026-02-09T23:04:00Z">
        <w:r w:rsidR="00D327B5">
          <w:rPr>
            <w:rFonts w:ascii="Times New Roman" w:hAnsi="Times New Roman" w:cs="Times New Roman"/>
          </w:rPr>
          <w:t>likely</w:t>
        </w:r>
      </w:ins>
      <w:ins w:id="120" w:author="Benton, Deon" w:date="2026-02-09T17:03:00Z" w16du:dateUtc="2026-02-09T23:03:00Z">
        <w:r w:rsidR="00511B5E">
          <w:rPr>
            <w:rFonts w:ascii="Times New Roman" w:hAnsi="Times New Roman" w:cs="Times New Roman"/>
          </w:rPr>
          <w:t xml:space="preserve"> if, as Liu et al. (2022) and </w:t>
        </w:r>
        <w:r w:rsidR="00D327B5">
          <w:rPr>
            <w:rFonts w:ascii="Times New Roman" w:hAnsi="Times New Roman" w:cs="Times New Roman"/>
          </w:rPr>
          <w:t>Jara-Ettinger et al. (2020)</w:t>
        </w:r>
      </w:ins>
      <w:ins w:id="121" w:author="Benton, Deon" w:date="2026-02-09T17:04:00Z" w16du:dateUtc="2026-02-09T23:04:00Z">
        <w:r w:rsidR="00D327B5">
          <w:rPr>
            <w:rFonts w:ascii="Times New Roman" w:hAnsi="Times New Roman" w:cs="Times New Roman"/>
          </w:rPr>
          <w:t xml:space="preserve"> propose</w:t>
        </w:r>
      </w:ins>
      <w:ins w:id="122" w:author="Benton, Deon" w:date="2026-02-09T17:03:00Z" w16du:dateUtc="2026-02-09T23:03:00Z">
        <w:r w:rsidR="00D327B5">
          <w:rPr>
            <w:rFonts w:ascii="Times New Roman" w:hAnsi="Times New Roman" w:cs="Times New Roman"/>
          </w:rPr>
          <w:t>,</w:t>
        </w:r>
      </w:ins>
      <w:ins w:id="123" w:author="Benton, Deon" w:date="2026-02-09T16:04:00Z" w16du:dateUtc="2026-02-09T22:04:00Z">
        <w:r w:rsidR="006D5A6E">
          <w:rPr>
            <w:rFonts w:ascii="Times New Roman" w:hAnsi="Times New Roman" w:cs="Times New Roman"/>
          </w:rPr>
          <w:t xml:space="preserve"> </w:t>
        </w:r>
      </w:ins>
      <w:ins w:id="124" w:author="Benton, Deon" w:date="2026-02-09T17:03:00Z" w16du:dateUtc="2026-02-09T23:03:00Z">
        <w:r w:rsidR="00D327B5">
          <w:rPr>
            <w:rFonts w:ascii="Times New Roman" w:hAnsi="Times New Roman" w:cs="Times New Roman"/>
          </w:rPr>
          <w:t xml:space="preserve">infants expect </w:t>
        </w:r>
      </w:ins>
      <w:ins w:id="125" w:author="Benton, Deon" w:date="2026-02-09T16:56:00Z" w16du:dateUtc="2026-02-09T22:56:00Z">
        <w:r w:rsidR="00CE74E8">
          <w:rPr>
            <w:rFonts w:ascii="Times New Roman" w:hAnsi="Times New Roman" w:cs="Times New Roman"/>
          </w:rPr>
          <w:t>agents</w:t>
        </w:r>
      </w:ins>
      <w:ins w:id="126" w:author="Benton, Deon" w:date="2026-02-09T17:04:00Z" w16du:dateUtc="2026-02-09T23:04:00Z">
        <w:r w:rsidR="00D327B5">
          <w:rPr>
            <w:rFonts w:ascii="Times New Roman" w:hAnsi="Times New Roman" w:cs="Times New Roman"/>
          </w:rPr>
          <w:t xml:space="preserve"> to</w:t>
        </w:r>
      </w:ins>
      <w:ins w:id="127" w:author="Benton, Deon" w:date="2026-02-09T16:56:00Z" w16du:dateUtc="2026-02-09T22:56:00Z">
        <w:r w:rsidR="00CE74E8">
          <w:rPr>
            <w:rFonts w:ascii="Times New Roman" w:hAnsi="Times New Roman" w:cs="Times New Roman"/>
          </w:rPr>
          <w:t xml:space="preserve"> choose actions that are</w:t>
        </w:r>
      </w:ins>
      <w:ins w:id="128" w:author="Benton, Deon" w:date="2026-02-11T09:48:00Z" w16du:dateUtc="2026-02-11T15:48:00Z">
        <w:r w:rsidR="003F4AAC">
          <w:rPr>
            <w:rFonts w:ascii="Times New Roman" w:hAnsi="Times New Roman" w:cs="Times New Roman"/>
          </w:rPr>
          <w:t xml:space="preserve"> subje</w:t>
        </w:r>
      </w:ins>
      <w:ins w:id="129" w:author="Benton, Deon" w:date="2026-02-11T09:49:00Z" w16du:dateUtc="2026-02-11T15:49:00Z">
        <w:r w:rsidR="003F4AAC">
          <w:rPr>
            <w:rFonts w:ascii="Times New Roman" w:hAnsi="Times New Roman" w:cs="Times New Roman"/>
          </w:rPr>
          <w:t>ctively</w:t>
        </w:r>
      </w:ins>
      <w:ins w:id="130" w:author="Benton, Deon" w:date="2026-02-09T16:56:00Z" w16du:dateUtc="2026-02-09T22:56:00Z">
        <w:r w:rsidR="00CE74E8">
          <w:rPr>
            <w:rFonts w:ascii="Times New Roman" w:hAnsi="Times New Roman" w:cs="Times New Roman"/>
          </w:rPr>
          <w:t xml:space="preserve"> maximally rewarding</w:t>
        </w:r>
      </w:ins>
      <w:ins w:id="131" w:author="Benton, Deon" w:date="2026-02-09T17:05:00Z" w16du:dateUtc="2026-02-09T23:05:00Z">
        <w:r w:rsidR="00D327B5">
          <w:rPr>
            <w:rFonts w:ascii="Times New Roman" w:hAnsi="Times New Roman" w:cs="Times New Roman"/>
          </w:rPr>
          <w:t xml:space="preserve"> and minimally costly</w:t>
        </w:r>
      </w:ins>
      <w:ins w:id="132" w:author="Benton, Deon" w:date="2026-02-09T17:04:00Z" w16du:dateUtc="2026-02-09T23:04:00Z">
        <w:r w:rsidR="00D327B5">
          <w:rPr>
            <w:rFonts w:ascii="Times New Roman" w:hAnsi="Times New Roman" w:cs="Times New Roman"/>
          </w:rPr>
          <w:t xml:space="preserve">. </w:t>
        </w:r>
      </w:ins>
    </w:p>
    <w:p w14:paraId="0D732D48" w14:textId="03533246" w:rsidR="00201A31" w:rsidRDefault="005F79DF" w:rsidP="00F06FB8">
      <w:pPr>
        <w:spacing w:line="480" w:lineRule="auto"/>
        <w:ind w:firstLine="720"/>
        <w:contextualSpacing/>
        <w:rPr>
          <w:rFonts w:ascii="Times New Roman" w:hAnsi="Times New Roman" w:cs="Times New Roman"/>
        </w:rPr>
      </w:pPr>
      <w:r>
        <w:rPr>
          <w:rFonts w:ascii="Times New Roman" w:hAnsi="Times New Roman" w:cs="Times New Roman"/>
        </w:rPr>
        <w:t xml:space="preserve">Although each of </w:t>
      </w:r>
      <w:r w:rsidR="00A44FE1">
        <w:rPr>
          <w:rFonts w:ascii="Times New Roman" w:hAnsi="Times New Roman" w:cs="Times New Roman"/>
        </w:rPr>
        <w:t>the perspectives presented in this section differ in their specifics</w:t>
      </w:r>
      <w:r>
        <w:rPr>
          <w:rFonts w:ascii="Times New Roman" w:hAnsi="Times New Roman" w:cs="Times New Roman"/>
        </w:rPr>
        <w:t xml:space="preserve">, </w:t>
      </w:r>
      <w:r w:rsidR="00A44FE1">
        <w:rPr>
          <w:rFonts w:ascii="Times New Roman" w:hAnsi="Times New Roman" w:cs="Times New Roman"/>
        </w:rPr>
        <w:t>what is common among them is the notion</w:t>
      </w:r>
      <w:r>
        <w:rPr>
          <w:rFonts w:ascii="Times New Roman" w:hAnsi="Times New Roman" w:cs="Times New Roman"/>
        </w:rPr>
        <w:t xml:space="preserve"> that infants possess </w:t>
      </w:r>
      <w:r w:rsidR="00A44FE1">
        <w:rPr>
          <w:rFonts w:ascii="Times New Roman" w:hAnsi="Times New Roman" w:cs="Times New Roman"/>
        </w:rPr>
        <w:t xml:space="preserve">abstract, </w:t>
      </w:r>
      <w:r w:rsidR="00F57151">
        <w:rPr>
          <w:rFonts w:ascii="Times New Roman" w:hAnsi="Times New Roman" w:cs="Times New Roman"/>
        </w:rPr>
        <w:t>conceptually rich</w:t>
      </w:r>
      <w:r>
        <w:rPr>
          <w:rFonts w:ascii="Times New Roman" w:hAnsi="Times New Roman" w:cs="Times New Roman"/>
        </w:rPr>
        <w:t xml:space="preserve"> knowledge</w:t>
      </w:r>
      <w:r w:rsidR="007D5B8A">
        <w:rPr>
          <w:rFonts w:ascii="Times New Roman" w:hAnsi="Times New Roman" w:cs="Times New Roman"/>
        </w:rPr>
        <w:t xml:space="preserve"> and can make theory-like inferences</w:t>
      </w:r>
      <w:r>
        <w:rPr>
          <w:rFonts w:ascii="Times New Roman" w:hAnsi="Times New Roman" w:cs="Times New Roman"/>
        </w:rPr>
        <w:t xml:space="preserve"> about how agents and objects act and behave</w:t>
      </w:r>
      <w:r w:rsidR="00A44FE1">
        <w:rPr>
          <w:rFonts w:ascii="Times New Roman" w:hAnsi="Times New Roman" w:cs="Times New Roman"/>
        </w:rPr>
        <w:t xml:space="preserve"> in the world, and that this knowledge</w:t>
      </w:r>
      <w:r w:rsidR="007D5B8A">
        <w:rPr>
          <w:rFonts w:ascii="Times New Roman" w:hAnsi="Times New Roman" w:cs="Times New Roman"/>
        </w:rPr>
        <w:t xml:space="preserve"> and these inferences</w:t>
      </w:r>
      <w:r>
        <w:rPr>
          <w:rFonts w:ascii="Times New Roman" w:hAnsi="Times New Roman" w:cs="Times New Roman"/>
        </w:rPr>
        <w:t xml:space="preserve"> </w:t>
      </w:r>
      <w:r w:rsidR="007D5B8A">
        <w:rPr>
          <w:rFonts w:ascii="Times New Roman" w:hAnsi="Times New Roman" w:cs="Times New Roman"/>
        </w:rPr>
        <w:t>are</w:t>
      </w:r>
      <w:r>
        <w:rPr>
          <w:rFonts w:ascii="Times New Roman" w:hAnsi="Times New Roman" w:cs="Times New Roman"/>
        </w:rPr>
        <w:t xml:space="preserve"> supported by domain-specific</w:t>
      </w:r>
      <w:r w:rsidR="00AA047F">
        <w:rPr>
          <w:rFonts w:ascii="Times New Roman" w:hAnsi="Times New Roman" w:cs="Times New Roman"/>
        </w:rPr>
        <w:t xml:space="preserve"> or</w:t>
      </w:r>
      <w:r>
        <w:rPr>
          <w:rFonts w:ascii="Times New Roman" w:hAnsi="Times New Roman" w:cs="Times New Roman"/>
        </w:rPr>
        <w:t xml:space="preserve"> specialized processes that are </w:t>
      </w:r>
      <w:ins w:id="133" w:author="Benton, Deon" w:date="2026-02-09T16:46:00Z" w16du:dateUtc="2026-02-09T22:46:00Z">
        <w:r w:rsidR="00CC1146">
          <w:rPr>
            <w:rFonts w:ascii="Times New Roman" w:hAnsi="Times New Roman" w:cs="Times New Roman"/>
          </w:rPr>
          <w:t>present from birth or shortly thereafter</w:t>
        </w:r>
      </w:ins>
      <w:r>
        <w:rPr>
          <w:rFonts w:ascii="Times New Roman" w:hAnsi="Times New Roman" w:cs="Times New Roman"/>
        </w:rPr>
        <w:t xml:space="preserve">. </w:t>
      </w:r>
    </w:p>
    <w:p w14:paraId="7CF77D4B" w14:textId="77777777" w:rsidR="00445430" w:rsidRDefault="00445430" w:rsidP="00524642">
      <w:pPr>
        <w:spacing w:line="480" w:lineRule="auto"/>
        <w:contextualSpacing/>
        <w:rPr>
          <w:rFonts w:ascii="Times New Roman" w:hAnsi="Times New Roman" w:cs="Times New Roman"/>
        </w:rPr>
      </w:pPr>
    </w:p>
    <w:p w14:paraId="33B422D5" w14:textId="4B391072" w:rsidR="001A2641" w:rsidRDefault="001A2641" w:rsidP="001A2641">
      <w:pPr>
        <w:spacing w:line="480" w:lineRule="auto"/>
        <w:contextualSpacing/>
        <w:rPr>
          <w:rFonts w:ascii="Times New Roman" w:hAnsi="Times New Roman" w:cs="Times New Roman"/>
          <w:b/>
          <w:bCs/>
        </w:rPr>
      </w:pPr>
      <w:r>
        <w:rPr>
          <w:rFonts w:ascii="Times New Roman" w:hAnsi="Times New Roman" w:cs="Times New Roman"/>
          <w:b/>
          <w:bCs/>
        </w:rPr>
        <w:t xml:space="preserve">Lean </w:t>
      </w:r>
      <w:ins w:id="134" w:author="Benton, Deon" w:date="2026-02-09T17:05:00Z" w16du:dateUtc="2026-02-09T23:05:00Z">
        <w:r w:rsidR="00D327B5">
          <w:rPr>
            <w:rFonts w:ascii="Times New Roman" w:hAnsi="Times New Roman" w:cs="Times New Roman"/>
            <w:b/>
            <w:bCs/>
          </w:rPr>
          <w:t xml:space="preserve">explanations for infants’ </w:t>
        </w:r>
      </w:ins>
      <w:ins w:id="135" w:author="Benton, Deon" w:date="2026-02-09T17:19:00Z" w16du:dateUtc="2026-02-09T23:19:00Z">
        <w:r w:rsidR="00CF4F01">
          <w:rPr>
            <w:rFonts w:ascii="Times New Roman" w:hAnsi="Times New Roman" w:cs="Times New Roman"/>
            <w:b/>
            <w:bCs/>
          </w:rPr>
          <w:t xml:space="preserve">looking </w:t>
        </w:r>
      </w:ins>
      <w:ins w:id="136" w:author="Benton, Deon" w:date="2026-02-09T17:05:00Z" w16du:dateUtc="2026-02-09T23:05:00Z">
        <w:r w:rsidR="00D327B5">
          <w:rPr>
            <w:rFonts w:ascii="Times New Roman" w:hAnsi="Times New Roman" w:cs="Times New Roman"/>
            <w:b/>
            <w:bCs/>
          </w:rPr>
          <w:t xml:space="preserve">behavior in </w:t>
        </w:r>
      </w:ins>
      <w:ins w:id="137" w:author="Benton, Deon" w:date="2026-02-09T17:19:00Z" w16du:dateUtc="2026-02-09T23:19:00Z">
        <w:r w:rsidR="00793FC0">
          <w:rPr>
            <w:rFonts w:ascii="Times New Roman" w:hAnsi="Times New Roman" w:cs="Times New Roman"/>
            <w:b/>
            <w:bCs/>
          </w:rPr>
          <w:t>studies that employ the VoE paradigm</w:t>
        </w:r>
      </w:ins>
    </w:p>
    <w:p w14:paraId="0CC7FD1B" w14:textId="41D29A4B" w:rsidR="007C71AF" w:rsidRDefault="00C70432" w:rsidP="003065D0">
      <w:pPr>
        <w:spacing w:line="480" w:lineRule="auto"/>
        <w:ind w:firstLine="720"/>
        <w:contextualSpacing/>
        <w:rPr>
          <w:rFonts w:ascii="Times New Roman" w:hAnsi="Times New Roman" w:cs="Times New Roman"/>
        </w:rPr>
      </w:pPr>
      <w:r>
        <w:rPr>
          <w:rFonts w:ascii="Times New Roman" w:hAnsi="Times New Roman" w:cs="Times New Roman"/>
        </w:rPr>
        <w:t>The second class is “lean” proposals</w:t>
      </w:r>
      <w:r w:rsidR="007D5B8A">
        <w:rPr>
          <w:rFonts w:ascii="Times New Roman" w:hAnsi="Times New Roman" w:cs="Times New Roman"/>
        </w:rPr>
        <w:t xml:space="preserve"> of action understanding</w:t>
      </w:r>
      <w:r w:rsidR="007C71AF">
        <w:rPr>
          <w:rFonts w:ascii="Times New Roman" w:hAnsi="Times New Roman" w:cs="Times New Roman"/>
        </w:rPr>
        <w:t xml:space="preserve"> (e.g., Cohen et al., 2002; Colunga &amp; Smith, 2005; </w:t>
      </w:r>
      <w:r w:rsidR="00FE3282">
        <w:rPr>
          <w:rFonts w:ascii="Times New Roman" w:hAnsi="Times New Roman" w:cs="Times New Roman"/>
        </w:rPr>
        <w:t>Cohen &amp; Oakes</w:t>
      </w:r>
      <w:r w:rsidR="007C71AF">
        <w:rPr>
          <w:rFonts w:ascii="Times New Roman" w:hAnsi="Times New Roman" w:cs="Times New Roman"/>
        </w:rPr>
        <w:t xml:space="preserve">, 2003; </w:t>
      </w:r>
      <w:r w:rsidR="005F2703">
        <w:rPr>
          <w:rFonts w:ascii="Times New Roman" w:hAnsi="Times New Roman" w:cs="Times New Roman"/>
        </w:rPr>
        <w:t xml:space="preserve">Jones &amp; Smith, 1993; </w:t>
      </w:r>
      <w:r w:rsidR="007C71AF">
        <w:rPr>
          <w:rFonts w:ascii="Times New Roman" w:hAnsi="Times New Roman" w:cs="Times New Roman"/>
        </w:rPr>
        <w:t>Quinn &amp; Eimas, 1997; Rakison &amp; Lupyan, 2008</w:t>
      </w:r>
      <w:r w:rsidR="005F2703">
        <w:rPr>
          <w:rFonts w:ascii="Times New Roman" w:hAnsi="Times New Roman" w:cs="Times New Roman"/>
        </w:rPr>
        <w:t>; Sloutsky, 2010</w:t>
      </w:r>
      <w:r w:rsidR="007C71AF">
        <w:rPr>
          <w:rFonts w:ascii="Times New Roman" w:hAnsi="Times New Roman" w:cs="Times New Roman"/>
        </w:rPr>
        <w:t>)</w:t>
      </w:r>
      <w:r w:rsidR="00E326A7">
        <w:rPr>
          <w:rFonts w:ascii="Times New Roman" w:hAnsi="Times New Roman" w:cs="Times New Roman"/>
        </w:rPr>
        <w:t xml:space="preserve">. </w:t>
      </w:r>
      <w:r>
        <w:rPr>
          <w:rFonts w:ascii="Times New Roman" w:hAnsi="Times New Roman" w:cs="Times New Roman"/>
        </w:rPr>
        <w:t>The</w:t>
      </w:r>
      <w:r w:rsidR="00364A1A">
        <w:rPr>
          <w:rFonts w:ascii="Times New Roman" w:hAnsi="Times New Roman" w:cs="Times New Roman"/>
        </w:rPr>
        <w:t xml:space="preserve"> crux of these proposals</w:t>
      </w:r>
      <w:r w:rsidR="00300FD4">
        <w:rPr>
          <w:rFonts w:ascii="Times New Roman" w:hAnsi="Times New Roman" w:cs="Times New Roman"/>
        </w:rPr>
        <w:t xml:space="preserve"> </w:t>
      </w:r>
      <w:r w:rsidR="00364A1A">
        <w:rPr>
          <w:rFonts w:ascii="Times New Roman" w:hAnsi="Times New Roman" w:cs="Times New Roman"/>
        </w:rPr>
        <w:t>is that</w:t>
      </w:r>
      <w:r w:rsidR="00E718C8">
        <w:rPr>
          <w:rFonts w:ascii="Times New Roman" w:hAnsi="Times New Roman" w:cs="Times New Roman"/>
        </w:rPr>
        <w:t xml:space="preserve"> infants’ behavior </w:t>
      </w:r>
      <w:r w:rsidR="00FF7075">
        <w:rPr>
          <w:rFonts w:ascii="Times New Roman" w:hAnsi="Times New Roman" w:cs="Times New Roman"/>
        </w:rPr>
        <w:t>in VoE studies</w:t>
      </w:r>
      <w:r w:rsidR="00E718C8">
        <w:rPr>
          <w:rFonts w:ascii="Times New Roman" w:hAnsi="Times New Roman" w:cs="Times New Roman"/>
        </w:rPr>
        <w:t xml:space="preserve">—of which the study by Gergely et al. (1995) is </w:t>
      </w:r>
      <w:r w:rsidR="0004411F">
        <w:rPr>
          <w:rFonts w:ascii="Times New Roman" w:hAnsi="Times New Roman" w:cs="Times New Roman"/>
        </w:rPr>
        <w:t>a</w:t>
      </w:r>
      <w:r w:rsidR="00E718C8">
        <w:rPr>
          <w:rFonts w:ascii="Times New Roman" w:hAnsi="Times New Roman" w:cs="Times New Roman"/>
        </w:rPr>
        <w:t xml:space="preserve"> special case</w:t>
      </w:r>
      <w:r w:rsidR="008D2955">
        <w:rPr>
          <w:rFonts w:ascii="Times New Roman" w:hAnsi="Times New Roman" w:cs="Times New Roman"/>
        </w:rPr>
        <w:t xml:space="preserve">—do not reflect specialized processes </w:t>
      </w:r>
      <w:r w:rsidR="00F8321F">
        <w:rPr>
          <w:rFonts w:ascii="Times New Roman" w:hAnsi="Times New Roman" w:cs="Times New Roman"/>
        </w:rPr>
        <w:t xml:space="preserve">for reasoning about </w:t>
      </w:r>
      <w:ins w:id="138" w:author="Benton, Deon" w:date="2026-02-09T17:11:00Z" w16du:dateUtc="2026-02-09T23:11:00Z">
        <w:r w:rsidR="008948F0">
          <w:rPr>
            <w:rFonts w:ascii="Times New Roman" w:hAnsi="Times New Roman" w:cs="Times New Roman"/>
          </w:rPr>
          <w:t xml:space="preserve">agents, objects, </w:t>
        </w:r>
      </w:ins>
      <w:ins w:id="139" w:author="Benton, Deon" w:date="2026-02-09T17:10:00Z" w16du:dateUtc="2026-02-09T23:10:00Z">
        <w:r w:rsidR="00740587">
          <w:rPr>
            <w:rFonts w:ascii="Times New Roman" w:hAnsi="Times New Roman" w:cs="Times New Roman"/>
          </w:rPr>
          <w:t>number, p</w:t>
        </w:r>
      </w:ins>
      <w:ins w:id="140" w:author="Benton, Deon" w:date="2026-02-09T17:11:00Z" w16du:dateUtc="2026-02-09T23:11:00Z">
        <w:r w:rsidR="008948F0">
          <w:rPr>
            <w:rFonts w:ascii="Times New Roman" w:hAnsi="Times New Roman" w:cs="Times New Roman"/>
          </w:rPr>
          <w:t>hysics</w:t>
        </w:r>
        <w:r w:rsidR="00740587">
          <w:rPr>
            <w:rFonts w:ascii="Times New Roman" w:hAnsi="Times New Roman" w:cs="Times New Roman"/>
          </w:rPr>
          <w:t xml:space="preserve">, morality, </w:t>
        </w:r>
        <w:r w:rsidR="008948F0">
          <w:rPr>
            <w:rFonts w:ascii="Times New Roman" w:hAnsi="Times New Roman" w:cs="Times New Roman"/>
          </w:rPr>
          <w:t xml:space="preserve">or causality, </w:t>
        </w:r>
        <w:r w:rsidR="008948F0">
          <w:rPr>
            <w:rFonts w:ascii="Times New Roman" w:hAnsi="Times New Roman" w:cs="Times New Roman"/>
          </w:rPr>
          <w:lastRenderedPageBreak/>
          <w:t xml:space="preserve">among many other </w:t>
        </w:r>
      </w:ins>
      <w:ins w:id="141" w:author="Benton, Deon" w:date="2026-02-09T17:12:00Z" w16du:dateUtc="2026-02-09T23:12:00Z">
        <w:r w:rsidR="008948F0">
          <w:rPr>
            <w:rFonts w:ascii="Times New Roman" w:hAnsi="Times New Roman" w:cs="Times New Roman"/>
          </w:rPr>
          <w:t>domains of knowledge</w:t>
        </w:r>
      </w:ins>
      <w:r w:rsidR="00B30C25">
        <w:rPr>
          <w:rFonts w:ascii="Times New Roman" w:hAnsi="Times New Roman" w:cs="Times New Roman"/>
        </w:rPr>
        <w:t>. Instead, infants’ behavior in these studies</w:t>
      </w:r>
      <w:r w:rsidR="00951796">
        <w:rPr>
          <w:rFonts w:ascii="Times New Roman" w:hAnsi="Times New Roman" w:cs="Times New Roman"/>
        </w:rPr>
        <w:t xml:space="preserve"> can</w:t>
      </w:r>
      <w:r w:rsidR="00F8321F">
        <w:rPr>
          <w:rFonts w:ascii="Times New Roman" w:hAnsi="Times New Roman" w:cs="Times New Roman"/>
        </w:rPr>
        <w:t xml:space="preserve"> </w:t>
      </w:r>
      <w:r w:rsidR="00647216">
        <w:rPr>
          <w:rFonts w:ascii="Times New Roman" w:hAnsi="Times New Roman" w:cs="Times New Roman"/>
        </w:rPr>
        <w:t>be explained by the</w:t>
      </w:r>
      <w:r w:rsidR="008D2955">
        <w:rPr>
          <w:rFonts w:ascii="Times New Roman" w:hAnsi="Times New Roman" w:cs="Times New Roman"/>
        </w:rPr>
        <w:t xml:space="preserve"> operation of domain-general learning mechanisms</w:t>
      </w:r>
      <w:r w:rsidR="000F7626">
        <w:rPr>
          <w:rFonts w:ascii="Times New Roman" w:hAnsi="Times New Roman" w:cs="Times New Roman"/>
        </w:rPr>
        <w:t xml:space="preserve"> </w:t>
      </w:r>
      <w:r w:rsidR="00FC7624">
        <w:rPr>
          <w:rFonts w:ascii="Times New Roman" w:hAnsi="Times New Roman" w:cs="Times New Roman"/>
        </w:rPr>
        <w:t xml:space="preserve">(e.g., associative learning, habituation, conditioning, pattern learning, statistical learning, etc.) </w:t>
      </w:r>
      <w:r w:rsidR="008D2955">
        <w:rPr>
          <w:rFonts w:ascii="Times New Roman" w:hAnsi="Times New Roman" w:cs="Times New Roman"/>
        </w:rPr>
        <w:t>that operate over low-level, surface-based perceptual features and information</w:t>
      </w:r>
      <w:ins w:id="142" w:author="Benton, Deon" w:date="2026-02-09T17:12:00Z" w16du:dateUtc="2026-02-09T23:12:00Z">
        <w:r w:rsidR="008948F0">
          <w:rPr>
            <w:rFonts w:ascii="Times New Roman" w:hAnsi="Times New Roman" w:cs="Times New Roman"/>
          </w:rPr>
          <w:t xml:space="preserve"> and that extract</w:t>
        </w:r>
      </w:ins>
      <w:ins w:id="143" w:author="Benton, Deon" w:date="2026-02-09T17:13:00Z" w16du:dateUtc="2026-02-09T23:13:00Z">
        <w:r w:rsidR="008948F0">
          <w:rPr>
            <w:rFonts w:ascii="Times New Roman" w:hAnsi="Times New Roman" w:cs="Times New Roman"/>
          </w:rPr>
          <w:t xml:space="preserve"> statistical</w:t>
        </w:r>
      </w:ins>
      <w:ins w:id="144" w:author="Benton, Deon" w:date="2026-02-09T17:12:00Z" w16du:dateUtc="2026-02-09T23:12:00Z">
        <w:r w:rsidR="008948F0">
          <w:rPr>
            <w:rFonts w:ascii="Times New Roman" w:hAnsi="Times New Roman" w:cs="Times New Roman"/>
          </w:rPr>
          <w:t xml:space="preserve"> regularities </w:t>
        </w:r>
      </w:ins>
      <w:ins w:id="145" w:author="Benton, Deon" w:date="2026-02-09T17:13:00Z" w16du:dateUtc="2026-02-09T23:13:00Z">
        <w:r w:rsidR="008948F0">
          <w:rPr>
            <w:rFonts w:ascii="Times New Roman" w:hAnsi="Times New Roman" w:cs="Times New Roman"/>
          </w:rPr>
          <w:t>in visual scenes</w:t>
        </w:r>
      </w:ins>
      <w:r w:rsidR="008D2955">
        <w:rPr>
          <w:rFonts w:ascii="Times New Roman" w:hAnsi="Times New Roman" w:cs="Times New Roman"/>
        </w:rPr>
        <w:t>.</w:t>
      </w:r>
      <w:r w:rsidR="004D4762">
        <w:rPr>
          <w:rFonts w:ascii="Times New Roman" w:hAnsi="Times New Roman" w:cs="Times New Roman"/>
        </w:rPr>
        <w:t xml:space="preserve"> Domain-general mechanisms are </w:t>
      </w:r>
      <w:r w:rsidR="008505CC">
        <w:rPr>
          <w:rFonts w:ascii="Times New Roman" w:hAnsi="Times New Roman" w:cs="Times New Roman"/>
        </w:rPr>
        <w:t>sometimes considered “all purpose” because they</w:t>
      </w:r>
      <w:r w:rsidR="004D4762">
        <w:rPr>
          <w:rFonts w:ascii="Times New Roman" w:hAnsi="Times New Roman" w:cs="Times New Roman"/>
        </w:rPr>
        <w:t xml:space="preserve"> </w:t>
      </w:r>
      <w:r w:rsidR="008505CC">
        <w:rPr>
          <w:rFonts w:ascii="Times New Roman" w:hAnsi="Times New Roman" w:cs="Times New Roman"/>
        </w:rPr>
        <w:t xml:space="preserve">operate on </w:t>
      </w:r>
      <w:r w:rsidR="00F63756">
        <w:rPr>
          <w:rFonts w:ascii="Times New Roman" w:hAnsi="Times New Roman" w:cs="Times New Roman"/>
        </w:rPr>
        <w:t>many kinds of</w:t>
      </w:r>
      <w:r w:rsidR="00000FDA">
        <w:rPr>
          <w:rFonts w:ascii="Times New Roman" w:hAnsi="Times New Roman" w:cs="Times New Roman"/>
        </w:rPr>
        <w:t xml:space="preserve"> input and support learning across a wide range of domains.</w:t>
      </w:r>
      <w:r w:rsidR="008D2955">
        <w:rPr>
          <w:rFonts w:ascii="Times New Roman" w:hAnsi="Times New Roman" w:cs="Times New Roman"/>
        </w:rPr>
        <w:t xml:space="preserve"> </w:t>
      </w:r>
      <w:r w:rsidR="00091784">
        <w:rPr>
          <w:rFonts w:ascii="Times New Roman" w:hAnsi="Times New Roman" w:cs="Times New Roman"/>
        </w:rPr>
        <w:t>Although</w:t>
      </w:r>
      <w:r w:rsidR="00883325">
        <w:rPr>
          <w:rFonts w:ascii="Times New Roman" w:hAnsi="Times New Roman" w:cs="Times New Roman"/>
        </w:rPr>
        <w:t xml:space="preserve"> the</w:t>
      </w:r>
      <w:ins w:id="146" w:author="Benton, Deon" w:date="2026-02-09T17:15:00Z" w16du:dateUtc="2026-02-09T23:15:00Z">
        <w:r w:rsidR="00B86741">
          <w:rPr>
            <w:rFonts w:ascii="Times New Roman" w:hAnsi="Times New Roman" w:cs="Times New Roman"/>
          </w:rPr>
          <w:t xml:space="preserve"> specific details of the</w:t>
        </w:r>
      </w:ins>
      <w:r w:rsidR="00883325">
        <w:rPr>
          <w:rFonts w:ascii="Times New Roman" w:hAnsi="Times New Roman" w:cs="Times New Roman"/>
        </w:rPr>
        <w:t xml:space="preserve"> theories that constitute this class of perspectives differ </w:t>
      </w:r>
      <w:ins w:id="147" w:author="Benton, Deon" w:date="2026-02-09T17:15:00Z" w16du:dateUtc="2026-02-09T23:15:00Z">
        <w:r w:rsidR="00E754EE">
          <w:rPr>
            <w:rFonts w:ascii="Times New Roman" w:hAnsi="Times New Roman" w:cs="Times New Roman"/>
          </w:rPr>
          <w:t>widely</w:t>
        </w:r>
      </w:ins>
      <w:r w:rsidR="00883325">
        <w:rPr>
          <w:rFonts w:ascii="Times New Roman" w:hAnsi="Times New Roman" w:cs="Times New Roman"/>
        </w:rPr>
        <w:t xml:space="preserve">, each places considerable importance on the </w:t>
      </w:r>
      <w:ins w:id="148" w:author="Benton, Deon" w:date="2026-02-09T17:09:00Z" w16du:dateUtc="2026-02-09T23:09:00Z">
        <w:r w:rsidR="00740587">
          <w:rPr>
            <w:rFonts w:ascii="Times New Roman" w:hAnsi="Times New Roman" w:cs="Times New Roman"/>
          </w:rPr>
          <w:t xml:space="preserve">visible, </w:t>
        </w:r>
      </w:ins>
      <w:r w:rsidR="00883325">
        <w:rPr>
          <w:rFonts w:ascii="Times New Roman" w:hAnsi="Times New Roman" w:cs="Times New Roman"/>
        </w:rPr>
        <w:t xml:space="preserve">surface properties of objects and each emphasizes the </w:t>
      </w:r>
      <w:ins w:id="149" w:author="Benton, Deon" w:date="2026-02-09T17:09:00Z" w16du:dateUtc="2026-02-09T23:09:00Z">
        <w:r w:rsidR="00740587">
          <w:rPr>
            <w:rFonts w:ascii="Times New Roman" w:hAnsi="Times New Roman" w:cs="Times New Roman"/>
          </w:rPr>
          <w:t xml:space="preserve">notion </w:t>
        </w:r>
      </w:ins>
      <w:r w:rsidR="00883325">
        <w:rPr>
          <w:rFonts w:ascii="Times New Roman" w:hAnsi="Times New Roman" w:cs="Times New Roman"/>
        </w:rPr>
        <w:t xml:space="preserve">that </w:t>
      </w:r>
      <w:r w:rsidR="007346F5">
        <w:rPr>
          <w:rFonts w:ascii="Times New Roman" w:hAnsi="Times New Roman" w:cs="Times New Roman"/>
        </w:rPr>
        <w:t>infants’</w:t>
      </w:r>
      <w:r w:rsidR="00883325">
        <w:rPr>
          <w:rFonts w:ascii="Times New Roman" w:hAnsi="Times New Roman" w:cs="Times New Roman"/>
        </w:rPr>
        <w:t xml:space="preserve"> concepts for animates and inanimates are formed much more slowly than the available data may suggest.</w:t>
      </w:r>
      <w:ins w:id="150" w:author="Benton, Deon" w:date="2026-02-09T17:16:00Z" w16du:dateUtc="2026-02-09T23:16:00Z">
        <w:r w:rsidR="00E754EE">
          <w:rPr>
            <w:rFonts w:ascii="Times New Roman" w:hAnsi="Times New Roman" w:cs="Times New Roman"/>
          </w:rPr>
          <w:t xml:space="preserve"> The</w:t>
        </w:r>
      </w:ins>
      <w:ins w:id="151" w:author="Benton, Deon" w:date="2026-02-09T17:17:00Z" w16du:dateUtc="2026-02-09T23:17:00Z">
        <w:r w:rsidR="00E754EE">
          <w:rPr>
            <w:rFonts w:ascii="Times New Roman" w:hAnsi="Times New Roman" w:cs="Times New Roman"/>
          </w:rPr>
          <w:t>se perspectives are also united in the idea</w:t>
        </w:r>
      </w:ins>
      <w:ins w:id="152" w:author="Benton, Deon" w:date="2026-02-09T17:16:00Z" w16du:dateUtc="2026-02-09T23:16:00Z">
        <w:r w:rsidR="00E754EE">
          <w:rPr>
            <w:rFonts w:ascii="Times New Roman" w:hAnsi="Times New Roman" w:cs="Times New Roman"/>
          </w:rPr>
          <w:t xml:space="preserve"> that the input that is available to infants is much more richly structured than </w:t>
        </w:r>
      </w:ins>
      <w:ins w:id="153" w:author="Benton, Deon" w:date="2026-02-09T17:17:00Z" w16du:dateUtc="2026-02-09T23:17:00Z">
        <w:r w:rsidR="0096134E">
          <w:rPr>
            <w:rFonts w:ascii="Times New Roman" w:hAnsi="Times New Roman" w:cs="Times New Roman"/>
          </w:rPr>
          <w:t xml:space="preserve">had been </w:t>
        </w:r>
        <w:r w:rsidR="00E754EE">
          <w:rPr>
            <w:rFonts w:ascii="Times New Roman" w:hAnsi="Times New Roman" w:cs="Times New Roman"/>
          </w:rPr>
          <w:t>previously thought</w:t>
        </w:r>
      </w:ins>
      <w:ins w:id="154" w:author="Benton, Deon" w:date="2026-02-09T17:16:00Z" w16du:dateUtc="2026-02-09T23:16:00Z">
        <w:r w:rsidR="00E754EE">
          <w:rPr>
            <w:rFonts w:ascii="Times New Roman" w:hAnsi="Times New Roman" w:cs="Times New Roman"/>
          </w:rPr>
          <w:t xml:space="preserve">. </w:t>
        </w:r>
      </w:ins>
      <w:r w:rsidR="003065D0">
        <w:rPr>
          <w:rFonts w:ascii="Times New Roman" w:hAnsi="Times New Roman" w:cs="Times New Roman"/>
        </w:rPr>
        <w:t xml:space="preserve"> </w:t>
      </w:r>
      <w:r w:rsidR="007346F5">
        <w:rPr>
          <w:rFonts w:ascii="Times New Roman" w:hAnsi="Times New Roman" w:cs="Times New Roman"/>
        </w:rPr>
        <w:t>An implication of this account</w:t>
      </w:r>
      <w:r w:rsidR="003065D0">
        <w:rPr>
          <w:rFonts w:ascii="Times New Roman" w:hAnsi="Times New Roman" w:cs="Times New Roman"/>
        </w:rPr>
        <w:t xml:space="preserve"> is</w:t>
      </w:r>
      <w:r w:rsidR="00243F2E">
        <w:rPr>
          <w:rFonts w:ascii="Times New Roman" w:hAnsi="Times New Roman" w:cs="Times New Roman"/>
        </w:rPr>
        <w:t xml:space="preserve"> that infants’ behaviors in VoE studies do not reflect</w:t>
      </w:r>
      <w:del w:id="155" w:author="Benton, Deon" w:date="2026-02-11T10:01:00Z" w16du:dateUtc="2026-02-11T16:01:00Z">
        <w:r w:rsidR="00243F2E" w:rsidDel="00637C01">
          <w:rPr>
            <w:rFonts w:ascii="Times New Roman" w:hAnsi="Times New Roman" w:cs="Times New Roman"/>
          </w:rPr>
          <w:delText>,</w:delText>
        </w:r>
      </w:del>
      <w:r w:rsidR="00243F2E">
        <w:rPr>
          <w:rFonts w:ascii="Times New Roman" w:hAnsi="Times New Roman" w:cs="Times New Roman"/>
        </w:rPr>
        <w:t xml:space="preserve"> sophisticated adult-like abilities</w:t>
      </w:r>
      <w:r w:rsidR="007A636E">
        <w:rPr>
          <w:rFonts w:ascii="Times New Roman" w:hAnsi="Times New Roman" w:cs="Times New Roman"/>
        </w:rPr>
        <w:t>,</w:t>
      </w:r>
      <w:r w:rsidR="00243F2E">
        <w:rPr>
          <w:rFonts w:ascii="Times New Roman" w:hAnsi="Times New Roman" w:cs="Times New Roman"/>
        </w:rPr>
        <w:t xml:space="preserve"> </w:t>
      </w:r>
      <w:r w:rsidR="00300FD4">
        <w:rPr>
          <w:rFonts w:ascii="Times New Roman" w:hAnsi="Times New Roman" w:cs="Times New Roman"/>
        </w:rPr>
        <w:t>conceptually rich knowledge</w:t>
      </w:r>
      <w:r w:rsidR="007A636E">
        <w:rPr>
          <w:rFonts w:ascii="Times New Roman" w:hAnsi="Times New Roman" w:cs="Times New Roman"/>
        </w:rPr>
        <w:t>, or abstract, theory-like inferences</w:t>
      </w:r>
      <w:r w:rsidR="00243F2E">
        <w:rPr>
          <w:rFonts w:ascii="Times New Roman" w:hAnsi="Times New Roman" w:cs="Times New Roman"/>
        </w:rPr>
        <w:t xml:space="preserve">; </w:t>
      </w:r>
      <w:r w:rsidR="007A636E">
        <w:rPr>
          <w:rFonts w:ascii="Times New Roman" w:hAnsi="Times New Roman" w:cs="Times New Roman"/>
        </w:rPr>
        <w:t>rather</w:t>
      </w:r>
      <w:r w:rsidR="00243F2E">
        <w:rPr>
          <w:rFonts w:ascii="Times New Roman" w:hAnsi="Times New Roman" w:cs="Times New Roman"/>
        </w:rPr>
        <w:t>, such</w:t>
      </w:r>
      <w:r w:rsidR="003065D0">
        <w:rPr>
          <w:rFonts w:ascii="Times New Roman" w:hAnsi="Times New Roman" w:cs="Times New Roman"/>
        </w:rPr>
        <w:t xml:space="preserve"> </w:t>
      </w:r>
      <w:r w:rsidR="00243F2E">
        <w:rPr>
          <w:rFonts w:ascii="Times New Roman" w:hAnsi="Times New Roman" w:cs="Times New Roman"/>
        </w:rPr>
        <w:t>abilities and knowledge</w:t>
      </w:r>
      <w:r w:rsidR="003065D0">
        <w:rPr>
          <w:rFonts w:ascii="Times New Roman" w:hAnsi="Times New Roman" w:cs="Times New Roman"/>
        </w:rPr>
        <w:t xml:space="preserve"> </w:t>
      </w:r>
      <w:ins w:id="156" w:author="Benton, Deon" w:date="2026-02-09T17:09:00Z" w16du:dateUtc="2026-02-09T23:09:00Z">
        <w:r w:rsidR="00740587">
          <w:rPr>
            <w:rFonts w:ascii="Times New Roman" w:hAnsi="Times New Roman" w:cs="Times New Roman"/>
          </w:rPr>
          <w:t xml:space="preserve">may </w:t>
        </w:r>
      </w:ins>
      <w:r w:rsidR="003065D0">
        <w:rPr>
          <w:rFonts w:ascii="Times New Roman" w:hAnsi="Times New Roman" w:cs="Times New Roman"/>
        </w:rPr>
        <w:t>emerge</w:t>
      </w:r>
      <w:r w:rsidR="002D687C">
        <w:rPr>
          <w:rFonts w:ascii="Times New Roman" w:hAnsi="Times New Roman" w:cs="Times New Roman"/>
        </w:rPr>
        <w:t xml:space="preserve"> </w:t>
      </w:r>
      <w:r w:rsidR="00300FD4">
        <w:rPr>
          <w:rFonts w:ascii="Times New Roman" w:hAnsi="Times New Roman" w:cs="Times New Roman"/>
        </w:rPr>
        <w:t xml:space="preserve">gradually </w:t>
      </w:r>
      <w:r w:rsidR="002D687C">
        <w:rPr>
          <w:rFonts w:ascii="Times New Roman" w:hAnsi="Times New Roman" w:cs="Times New Roman"/>
        </w:rPr>
        <w:t>through</w:t>
      </w:r>
      <w:r w:rsidR="006304C3">
        <w:rPr>
          <w:rFonts w:ascii="Times New Roman" w:hAnsi="Times New Roman" w:cs="Times New Roman"/>
        </w:rPr>
        <w:t xml:space="preserve"> </w:t>
      </w:r>
      <w:r w:rsidR="002D687C">
        <w:rPr>
          <w:rFonts w:ascii="Times New Roman" w:hAnsi="Times New Roman" w:cs="Times New Roman"/>
        </w:rPr>
        <w:t>a</w:t>
      </w:r>
      <w:r w:rsidR="00014150">
        <w:rPr>
          <w:rFonts w:ascii="Times New Roman" w:hAnsi="Times New Roman" w:cs="Times New Roman"/>
        </w:rPr>
        <w:t xml:space="preserve"> slow, </w:t>
      </w:r>
      <w:r w:rsidR="002D687C">
        <w:rPr>
          <w:rFonts w:ascii="Times New Roman" w:hAnsi="Times New Roman" w:cs="Times New Roman"/>
        </w:rPr>
        <w:t>effortful</w:t>
      </w:r>
      <w:r w:rsidR="00014150">
        <w:rPr>
          <w:rFonts w:ascii="Times New Roman" w:hAnsi="Times New Roman" w:cs="Times New Roman"/>
        </w:rPr>
        <w:t xml:space="preserve">, </w:t>
      </w:r>
      <w:r w:rsidR="002D687C">
        <w:rPr>
          <w:rFonts w:ascii="Times New Roman" w:hAnsi="Times New Roman" w:cs="Times New Roman"/>
        </w:rPr>
        <w:t>and</w:t>
      </w:r>
      <w:r w:rsidR="00B12CDF">
        <w:rPr>
          <w:rFonts w:ascii="Times New Roman" w:hAnsi="Times New Roman" w:cs="Times New Roman"/>
        </w:rPr>
        <w:t xml:space="preserve"> piecemeal</w:t>
      </w:r>
      <w:r w:rsidR="00B12CDF" w:rsidRPr="009E19A2">
        <w:rPr>
          <w:rFonts w:ascii="Times New Roman" w:hAnsi="Times New Roman" w:cs="Times New Roman"/>
        </w:rPr>
        <w:t xml:space="preserve"> process that begins </w:t>
      </w:r>
      <w:r w:rsidR="00B12CDF">
        <w:rPr>
          <w:rFonts w:ascii="Times New Roman" w:hAnsi="Times New Roman" w:cs="Times New Roman"/>
        </w:rPr>
        <w:t>in early infancy</w:t>
      </w:r>
      <w:r w:rsidR="00B12CDF" w:rsidRPr="009E19A2">
        <w:rPr>
          <w:rFonts w:ascii="Times New Roman" w:hAnsi="Times New Roman" w:cs="Times New Roman"/>
        </w:rPr>
        <w:t xml:space="preserve"> and continues through childhood</w:t>
      </w:r>
      <w:r w:rsidR="00091784">
        <w:rPr>
          <w:rFonts w:ascii="Times New Roman" w:hAnsi="Times New Roman" w:cs="Times New Roman"/>
        </w:rPr>
        <w:t xml:space="preserve"> </w:t>
      </w:r>
      <w:ins w:id="157" w:author="Benton, Deon" w:date="2026-02-09T17:10:00Z" w16du:dateUtc="2026-02-09T23:10:00Z">
        <w:r w:rsidR="00740587">
          <w:rPr>
            <w:rFonts w:ascii="Times New Roman" w:hAnsi="Times New Roman" w:cs="Times New Roman"/>
          </w:rPr>
          <w:t>in</w:t>
        </w:r>
      </w:ins>
      <w:r w:rsidR="00091784">
        <w:rPr>
          <w:rFonts w:ascii="Times New Roman" w:hAnsi="Times New Roman" w:cs="Times New Roman"/>
        </w:rPr>
        <w:t>to adulthood</w:t>
      </w:r>
      <w:r w:rsidR="00B12CDF">
        <w:rPr>
          <w:rFonts w:ascii="Times New Roman" w:hAnsi="Times New Roman" w:cs="Times New Roman"/>
        </w:rPr>
        <w:t xml:space="preserve">. </w:t>
      </w:r>
      <w:r w:rsidR="00B85B22">
        <w:rPr>
          <w:rFonts w:ascii="Times New Roman" w:hAnsi="Times New Roman" w:cs="Times New Roman"/>
        </w:rPr>
        <w:t xml:space="preserve"> </w:t>
      </w:r>
    </w:p>
    <w:p w14:paraId="6B8754DF" w14:textId="05723120" w:rsidR="00524642" w:rsidRDefault="008D72C9" w:rsidP="00FF7075">
      <w:pPr>
        <w:spacing w:line="480" w:lineRule="auto"/>
        <w:ind w:firstLine="720"/>
        <w:contextualSpacing/>
        <w:rPr>
          <w:rFonts w:ascii="Times New Roman" w:hAnsi="Times New Roman" w:cs="Times New Roman"/>
        </w:rPr>
      </w:pPr>
      <w:r>
        <w:rPr>
          <w:rFonts w:ascii="Times New Roman" w:hAnsi="Times New Roman" w:cs="Times New Roman"/>
        </w:rPr>
        <w:t xml:space="preserve">To </w:t>
      </w:r>
      <w:r w:rsidR="00144CDB">
        <w:rPr>
          <w:rFonts w:ascii="Times New Roman" w:hAnsi="Times New Roman" w:cs="Times New Roman"/>
        </w:rPr>
        <w:t xml:space="preserve">see how lean accounts explain </w:t>
      </w:r>
      <w:r>
        <w:rPr>
          <w:rFonts w:ascii="Times New Roman" w:hAnsi="Times New Roman" w:cs="Times New Roman"/>
        </w:rPr>
        <w:t xml:space="preserve">infants’ looking behaviors in VoE studies, it can </w:t>
      </w:r>
      <w:r w:rsidR="00144CDB">
        <w:rPr>
          <w:rFonts w:ascii="Times New Roman" w:hAnsi="Times New Roman" w:cs="Times New Roman"/>
        </w:rPr>
        <w:t>hel</w:t>
      </w:r>
      <w:r w:rsidR="00AD00AF">
        <w:rPr>
          <w:rFonts w:ascii="Times New Roman" w:hAnsi="Times New Roman" w:cs="Times New Roman"/>
        </w:rPr>
        <w:t>p</w:t>
      </w:r>
      <w:r w:rsidR="00144CDB">
        <w:rPr>
          <w:rFonts w:ascii="Times New Roman" w:hAnsi="Times New Roman" w:cs="Times New Roman"/>
        </w:rPr>
        <w:t xml:space="preserve"> to consider </w:t>
      </w:r>
      <w:r w:rsidR="00ED015A">
        <w:rPr>
          <w:rFonts w:ascii="Times New Roman" w:hAnsi="Times New Roman" w:cs="Times New Roman"/>
        </w:rPr>
        <w:t xml:space="preserve">how </w:t>
      </w:r>
      <w:r w:rsidR="007A636E">
        <w:rPr>
          <w:rFonts w:ascii="Times New Roman" w:hAnsi="Times New Roman" w:cs="Times New Roman"/>
        </w:rPr>
        <w:t>they</w:t>
      </w:r>
      <w:r w:rsidR="00ED015A">
        <w:rPr>
          <w:rFonts w:ascii="Times New Roman" w:hAnsi="Times New Roman" w:cs="Times New Roman"/>
        </w:rPr>
        <w:t xml:space="preserve"> explain specific </w:t>
      </w:r>
      <w:r w:rsidR="007A636E">
        <w:rPr>
          <w:rFonts w:ascii="Times New Roman" w:hAnsi="Times New Roman" w:cs="Times New Roman"/>
        </w:rPr>
        <w:t>findings</w:t>
      </w:r>
      <w:r w:rsidR="00091784">
        <w:rPr>
          <w:rFonts w:ascii="Times New Roman" w:hAnsi="Times New Roman" w:cs="Times New Roman"/>
        </w:rPr>
        <w:t xml:space="preserve"> in the developmental cognitive science literature</w:t>
      </w:r>
      <w:r w:rsidR="00144CDB">
        <w:rPr>
          <w:rFonts w:ascii="Times New Roman" w:hAnsi="Times New Roman" w:cs="Times New Roman"/>
        </w:rPr>
        <w:t>.</w:t>
      </w:r>
      <w:r w:rsidR="00ED015A">
        <w:rPr>
          <w:rFonts w:ascii="Times New Roman" w:hAnsi="Times New Roman" w:cs="Times New Roman"/>
        </w:rPr>
        <w:t xml:space="preserve"> To that end, c</w:t>
      </w:r>
      <w:r w:rsidR="00144CDB">
        <w:rPr>
          <w:rFonts w:ascii="Times New Roman" w:hAnsi="Times New Roman" w:cs="Times New Roman"/>
        </w:rPr>
        <w:t>onsider</w:t>
      </w:r>
      <w:r w:rsidR="005A421A">
        <w:rPr>
          <w:rFonts w:ascii="Times New Roman" w:hAnsi="Times New Roman" w:cs="Times New Roman"/>
        </w:rPr>
        <w:t xml:space="preserve"> the </w:t>
      </w:r>
      <w:r w:rsidR="00643A05">
        <w:rPr>
          <w:rFonts w:ascii="Times New Roman" w:hAnsi="Times New Roman" w:cs="Times New Roman"/>
        </w:rPr>
        <w:t xml:space="preserve">finding that infants ostensibly </w:t>
      </w:r>
      <w:r w:rsidR="00B6764A">
        <w:rPr>
          <w:rFonts w:ascii="Times New Roman" w:hAnsi="Times New Roman" w:cs="Times New Roman"/>
        </w:rPr>
        <w:t>possess a theory of mind and understand that people can have</w:t>
      </w:r>
      <w:ins w:id="158" w:author="Benton, Deon" w:date="2026-02-09T17:18:00Z" w16du:dateUtc="2026-02-09T23:18:00Z">
        <w:r w:rsidR="004433D4">
          <w:rPr>
            <w:rFonts w:ascii="Times New Roman" w:hAnsi="Times New Roman" w:cs="Times New Roman"/>
          </w:rPr>
          <w:t xml:space="preserve"> and act on</w:t>
        </w:r>
      </w:ins>
      <w:r w:rsidR="00B6764A">
        <w:rPr>
          <w:rFonts w:ascii="Times New Roman" w:hAnsi="Times New Roman" w:cs="Times New Roman"/>
        </w:rPr>
        <w:t xml:space="preserve"> beliefs that are </w:t>
      </w:r>
      <w:r w:rsidR="00091784">
        <w:rPr>
          <w:rFonts w:ascii="Times New Roman" w:hAnsi="Times New Roman" w:cs="Times New Roman"/>
        </w:rPr>
        <w:t xml:space="preserve">incongruous </w:t>
      </w:r>
      <w:r w:rsidR="00B6764A">
        <w:rPr>
          <w:rFonts w:ascii="Times New Roman" w:hAnsi="Times New Roman" w:cs="Times New Roman"/>
        </w:rPr>
        <w:t>with reality (i.e., false beliefs)</w:t>
      </w:r>
      <w:r w:rsidR="00643A05">
        <w:rPr>
          <w:rFonts w:ascii="Times New Roman" w:hAnsi="Times New Roman" w:cs="Times New Roman"/>
        </w:rPr>
        <w:t>.</w:t>
      </w:r>
      <w:r w:rsidR="00190AA0">
        <w:rPr>
          <w:rFonts w:ascii="Times New Roman" w:hAnsi="Times New Roman" w:cs="Times New Roman"/>
        </w:rPr>
        <w:t xml:space="preserve"> In </w:t>
      </w:r>
      <w:r w:rsidR="00590B37">
        <w:rPr>
          <w:rFonts w:ascii="Times New Roman" w:hAnsi="Times New Roman" w:cs="Times New Roman"/>
        </w:rPr>
        <w:t>one of the first studies on this topic</w:t>
      </w:r>
      <w:r w:rsidR="00190AA0">
        <w:rPr>
          <w:rFonts w:ascii="Times New Roman" w:hAnsi="Times New Roman" w:cs="Times New Roman"/>
        </w:rPr>
        <w:t>, Onishi and Baillargeon (2005)</w:t>
      </w:r>
      <w:r w:rsidR="00643A05">
        <w:rPr>
          <w:rFonts w:ascii="Times New Roman" w:hAnsi="Times New Roman" w:cs="Times New Roman"/>
        </w:rPr>
        <w:t xml:space="preserve"> </w:t>
      </w:r>
      <w:r w:rsidR="00BE628D">
        <w:rPr>
          <w:rFonts w:ascii="Times New Roman" w:hAnsi="Times New Roman" w:cs="Times New Roman"/>
        </w:rPr>
        <w:t>showed</w:t>
      </w:r>
      <w:ins w:id="159" w:author="Benton, Deon" w:date="2026-02-09T17:19:00Z" w16du:dateUtc="2026-02-09T23:19:00Z">
        <w:r w:rsidR="00B506DB">
          <w:rPr>
            <w:rFonts w:ascii="Times New Roman" w:hAnsi="Times New Roman" w:cs="Times New Roman"/>
          </w:rPr>
          <w:t xml:space="preserve"> 15-month-old</w:t>
        </w:r>
      </w:ins>
      <w:r w:rsidR="00BE628D">
        <w:rPr>
          <w:rFonts w:ascii="Times New Roman" w:hAnsi="Times New Roman" w:cs="Times New Roman"/>
        </w:rPr>
        <w:t xml:space="preserve"> infants a stage that </w:t>
      </w:r>
      <w:r w:rsidR="00116CFE">
        <w:rPr>
          <w:rFonts w:ascii="Times New Roman" w:hAnsi="Times New Roman" w:cs="Times New Roman"/>
        </w:rPr>
        <w:t xml:space="preserve">contained </w:t>
      </w:r>
      <w:r w:rsidR="00BE628D">
        <w:rPr>
          <w:rFonts w:ascii="Times New Roman" w:hAnsi="Times New Roman" w:cs="Times New Roman"/>
        </w:rPr>
        <w:t>a toy watermelon slice positioned between a yellow box and a green box. A previously unseen actor then</w:t>
      </w:r>
      <w:r w:rsidR="005F51C0">
        <w:rPr>
          <w:rFonts w:ascii="Times New Roman" w:hAnsi="Times New Roman" w:cs="Times New Roman"/>
        </w:rPr>
        <w:t xml:space="preserve"> emerged from behind a wall, picked up the</w:t>
      </w:r>
      <w:r w:rsidR="00BE628D">
        <w:rPr>
          <w:rFonts w:ascii="Times New Roman" w:hAnsi="Times New Roman" w:cs="Times New Roman"/>
        </w:rPr>
        <w:t xml:space="preserve"> watermelon slice</w:t>
      </w:r>
      <w:r w:rsidR="005F51C0">
        <w:rPr>
          <w:rFonts w:ascii="Times New Roman" w:hAnsi="Times New Roman" w:cs="Times New Roman"/>
        </w:rPr>
        <w:t>, and placed it</w:t>
      </w:r>
      <w:r w:rsidR="00BE628D">
        <w:rPr>
          <w:rFonts w:ascii="Times New Roman" w:hAnsi="Times New Roman" w:cs="Times New Roman"/>
        </w:rPr>
        <w:t xml:space="preserve"> into one of the boxes (e.g., the green box). </w:t>
      </w:r>
      <w:r w:rsidR="00C34E71">
        <w:rPr>
          <w:rFonts w:ascii="Times New Roman" w:hAnsi="Times New Roman" w:cs="Times New Roman"/>
        </w:rPr>
        <w:t xml:space="preserve">The actor’s visual access to the </w:t>
      </w:r>
      <w:r w:rsidR="00EE5680">
        <w:rPr>
          <w:rFonts w:ascii="Times New Roman" w:hAnsi="Times New Roman" w:cs="Times New Roman"/>
        </w:rPr>
        <w:t xml:space="preserve">contents on </w:t>
      </w:r>
      <w:r w:rsidR="00EE5680">
        <w:rPr>
          <w:rFonts w:ascii="Times New Roman" w:hAnsi="Times New Roman" w:cs="Times New Roman"/>
        </w:rPr>
        <w:lastRenderedPageBreak/>
        <w:t>the stage was then removed for several seconds, after which the actor returned and reached into the green box (as if to retrieve the toy). These trials</w:t>
      </w:r>
      <w:ins w:id="160" w:author="Benton, Deon" w:date="2026-02-09T17:20:00Z" w16du:dateUtc="2026-02-09T23:20:00Z">
        <w:r w:rsidR="003B35C4">
          <w:rPr>
            <w:rFonts w:ascii="Times New Roman" w:hAnsi="Times New Roman" w:cs="Times New Roman"/>
          </w:rPr>
          <w:t xml:space="preserve"> </w:t>
        </w:r>
      </w:ins>
      <w:del w:id="161" w:author="Benton, Deon" w:date="2026-02-09T17:20:00Z" w16du:dateUtc="2026-02-09T23:20:00Z">
        <w:r w:rsidR="00EE5680" w:rsidDel="003B35C4">
          <w:rPr>
            <w:rFonts w:ascii="Times New Roman" w:hAnsi="Times New Roman" w:cs="Times New Roman"/>
          </w:rPr>
          <w:delText xml:space="preserve"> </w:delText>
        </w:r>
      </w:del>
      <w:r w:rsidR="00EE5680">
        <w:rPr>
          <w:rFonts w:ascii="Times New Roman" w:hAnsi="Times New Roman" w:cs="Times New Roman"/>
        </w:rPr>
        <w:t xml:space="preserve">established </w:t>
      </w:r>
      <w:ins w:id="162" w:author="Benton, Deon" w:date="2026-02-09T17:20:00Z" w16du:dateUtc="2026-02-09T23:20:00Z">
        <w:r w:rsidR="003B35C4">
          <w:rPr>
            <w:rFonts w:ascii="Times New Roman" w:hAnsi="Times New Roman" w:cs="Times New Roman"/>
          </w:rPr>
          <w:t xml:space="preserve">ostensibly </w:t>
        </w:r>
      </w:ins>
      <w:r w:rsidR="00EE5680">
        <w:rPr>
          <w:rFonts w:ascii="Times New Roman" w:hAnsi="Times New Roman" w:cs="Times New Roman"/>
        </w:rPr>
        <w:t xml:space="preserve">that the actor desired the toy. </w:t>
      </w:r>
      <w:r w:rsidR="00EE2414">
        <w:rPr>
          <w:rFonts w:ascii="Times New Roman" w:hAnsi="Times New Roman" w:cs="Times New Roman"/>
        </w:rPr>
        <w:t xml:space="preserve">The experimenter then manipulated whether the actor held a true or false belief. In the true-belief condition, the actor watched as the toy was moved from the green box to the yellow box. </w:t>
      </w:r>
      <w:r w:rsidR="00EA0325">
        <w:rPr>
          <w:rFonts w:ascii="Times New Roman" w:hAnsi="Times New Roman" w:cs="Times New Roman"/>
        </w:rPr>
        <w:t xml:space="preserve">In the false-belief condition, the actor again watched the toy </w:t>
      </w:r>
      <w:r w:rsidR="00590B37">
        <w:rPr>
          <w:rFonts w:ascii="Times New Roman" w:hAnsi="Times New Roman" w:cs="Times New Roman"/>
        </w:rPr>
        <w:t>move from the green box to the yellow box.</w:t>
      </w:r>
      <w:r w:rsidR="006524E0">
        <w:rPr>
          <w:rFonts w:ascii="Times New Roman" w:hAnsi="Times New Roman" w:cs="Times New Roman"/>
        </w:rPr>
        <w:t xml:space="preserve"> The actor then moved from view behind the back wall, at which</w:t>
      </w:r>
      <w:r w:rsidR="007B697A">
        <w:rPr>
          <w:rFonts w:ascii="Times New Roman" w:hAnsi="Times New Roman" w:cs="Times New Roman"/>
        </w:rPr>
        <w:t xml:space="preserve"> point</w:t>
      </w:r>
      <w:r w:rsidR="006524E0">
        <w:rPr>
          <w:rFonts w:ascii="Times New Roman" w:hAnsi="Times New Roman" w:cs="Times New Roman"/>
        </w:rPr>
        <w:t xml:space="preserve"> </w:t>
      </w:r>
      <w:r w:rsidR="007409C9">
        <w:rPr>
          <w:rFonts w:ascii="Times New Roman" w:hAnsi="Times New Roman" w:cs="Times New Roman"/>
        </w:rPr>
        <w:t>the toy was moved back to the green box.</w:t>
      </w:r>
      <w:r w:rsidR="006524E0">
        <w:rPr>
          <w:rFonts w:ascii="Times New Roman" w:hAnsi="Times New Roman" w:cs="Times New Roman"/>
        </w:rPr>
        <w:t xml:space="preserve"> Thus, the actor held a false belief that the toy was in the yellow box.</w:t>
      </w:r>
      <w:r w:rsidR="007409C9">
        <w:rPr>
          <w:rFonts w:ascii="Times New Roman" w:hAnsi="Times New Roman" w:cs="Times New Roman"/>
        </w:rPr>
        <w:t xml:space="preserve"> </w:t>
      </w:r>
      <w:r w:rsidR="00C41F7A">
        <w:rPr>
          <w:rFonts w:ascii="Times New Roman" w:hAnsi="Times New Roman" w:cs="Times New Roman"/>
        </w:rPr>
        <w:t>The authors found that infants looked longer when the actor reached in the green box than when</w:t>
      </w:r>
      <w:r w:rsidR="005B2900">
        <w:rPr>
          <w:rFonts w:ascii="Times New Roman" w:hAnsi="Times New Roman" w:cs="Times New Roman"/>
        </w:rPr>
        <w:t xml:space="preserve"> it</w:t>
      </w:r>
      <w:r w:rsidR="00C41F7A">
        <w:rPr>
          <w:rFonts w:ascii="Times New Roman" w:hAnsi="Times New Roman" w:cs="Times New Roman"/>
        </w:rPr>
        <w:t xml:space="preserve"> reached in the yellow box if </w:t>
      </w:r>
      <w:r w:rsidR="008F3601">
        <w:rPr>
          <w:rFonts w:ascii="Times New Roman" w:hAnsi="Times New Roman" w:cs="Times New Roman"/>
        </w:rPr>
        <w:t>it</w:t>
      </w:r>
      <w:r w:rsidR="00C41F7A">
        <w:rPr>
          <w:rFonts w:ascii="Times New Roman" w:hAnsi="Times New Roman" w:cs="Times New Roman"/>
        </w:rPr>
        <w:t xml:space="preserve"> held a </w:t>
      </w:r>
      <w:r w:rsidR="005D109D">
        <w:rPr>
          <w:rFonts w:ascii="Times New Roman" w:hAnsi="Times New Roman" w:cs="Times New Roman"/>
        </w:rPr>
        <w:t>true</w:t>
      </w:r>
      <w:r w:rsidR="00C41F7A">
        <w:rPr>
          <w:rFonts w:ascii="Times New Roman" w:hAnsi="Times New Roman" w:cs="Times New Roman"/>
        </w:rPr>
        <w:t xml:space="preserve"> belief about the toy’s location. </w:t>
      </w:r>
      <w:r w:rsidR="00523624">
        <w:rPr>
          <w:rFonts w:ascii="Times New Roman" w:hAnsi="Times New Roman" w:cs="Times New Roman"/>
        </w:rPr>
        <w:t>Infants showed this same pattern of looking when the actor held a false belief. Onishi and Baillargeon (2005) interpreted these results to mean that infant</w:t>
      </w:r>
      <w:r w:rsidR="00752CFE">
        <w:rPr>
          <w:rFonts w:ascii="Times New Roman" w:hAnsi="Times New Roman" w:cs="Times New Roman"/>
        </w:rPr>
        <w:t>s</w:t>
      </w:r>
      <w:r w:rsidR="00523624">
        <w:rPr>
          <w:rFonts w:ascii="Times New Roman" w:hAnsi="Times New Roman" w:cs="Times New Roman"/>
        </w:rPr>
        <w:t xml:space="preserve"> understand</w:t>
      </w:r>
      <w:r w:rsidR="006F5BF5">
        <w:rPr>
          <w:rFonts w:ascii="Times New Roman" w:hAnsi="Times New Roman" w:cs="Times New Roman"/>
        </w:rPr>
        <w:t xml:space="preserve"> that</w:t>
      </w:r>
      <w:r w:rsidR="00523624">
        <w:rPr>
          <w:rFonts w:ascii="Times New Roman" w:hAnsi="Times New Roman" w:cs="Times New Roman"/>
        </w:rPr>
        <w:t xml:space="preserve"> people act in accordance with their beliefs and that they may possess </w:t>
      </w:r>
      <w:r w:rsidR="007B697A">
        <w:rPr>
          <w:rFonts w:ascii="Times New Roman" w:hAnsi="Times New Roman" w:cs="Times New Roman"/>
        </w:rPr>
        <w:t xml:space="preserve">beliefs that are inconsistent with reality. </w:t>
      </w:r>
    </w:p>
    <w:p w14:paraId="32DF7329" w14:textId="1B44E727" w:rsidR="007B697A" w:rsidRDefault="003868F5" w:rsidP="00FF7075">
      <w:pPr>
        <w:spacing w:line="480" w:lineRule="auto"/>
        <w:ind w:firstLine="720"/>
        <w:contextualSpacing/>
        <w:rPr>
          <w:rFonts w:ascii="Times New Roman" w:hAnsi="Times New Roman" w:cs="Times New Roman"/>
        </w:rPr>
      </w:pPr>
      <w:r>
        <w:rPr>
          <w:rFonts w:ascii="Times New Roman" w:hAnsi="Times New Roman" w:cs="Times New Roman"/>
        </w:rPr>
        <w:t>Perner and Ruffman (2005)</w:t>
      </w:r>
      <w:r w:rsidR="0092101F">
        <w:rPr>
          <w:rFonts w:ascii="Times New Roman" w:hAnsi="Times New Roman" w:cs="Times New Roman"/>
        </w:rPr>
        <w:t xml:space="preserve"> challenged this interpretation by arguing</w:t>
      </w:r>
      <w:r w:rsidR="001A36CD">
        <w:rPr>
          <w:rFonts w:ascii="Times New Roman" w:hAnsi="Times New Roman" w:cs="Times New Roman"/>
        </w:rPr>
        <w:t xml:space="preserve"> that infants’ responses to the test events may be based on learned associations</w:t>
      </w:r>
      <w:r w:rsidR="00CB049D">
        <w:rPr>
          <w:rFonts w:ascii="Times New Roman" w:hAnsi="Times New Roman" w:cs="Times New Roman"/>
        </w:rPr>
        <w:t xml:space="preserve"> </w:t>
      </w:r>
      <w:r w:rsidR="007A636E">
        <w:rPr>
          <w:rFonts w:ascii="Times New Roman" w:hAnsi="Times New Roman" w:cs="Times New Roman"/>
        </w:rPr>
        <w:t xml:space="preserve">among </w:t>
      </w:r>
      <w:ins w:id="163" w:author="Benton, Deon" w:date="2026-02-09T17:21:00Z" w16du:dateUtc="2026-02-09T23:21:00Z">
        <w:r w:rsidR="003B35C4">
          <w:rPr>
            <w:rFonts w:ascii="Times New Roman" w:hAnsi="Times New Roman" w:cs="Times New Roman"/>
          </w:rPr>
          <w:t xml:space="preserve">the different visible, </w:t>
        </w:r>
      </w:ins>
      <w:r w:rsidR="007A636E">
        <w:rPr>
          <w:rFonts w:ascii="Times New Roman" w:hAnsi="Times New Roman" w:cs="Times New Roman"/>
        </w:rPr>
        <w:t xml:space="preserve">low-level aspects of the events </w:t>
      </w:r>
      <w:r w:rsidR="00CB049D">
        <w:rPr>
          <w:rFonts w:ascii="Times New Roman" w:hAnsi="Times New Roman" w:cs="Times New Roman"/>
        </w:rPr>
        <w:t>rather than</w:t>
      </w:r>
      <w:r w:rsidR="007A636E">
        <w:rPr>
          <w:rFonts w:ascii="Times New Roman" w:hAnsi="Times New Roman" w:cs="Times New Roman"/>
        </w:rPr>
        <w:t xml:space="preserve"> on</w:t>
      </w:r>
      <w:r w:rsidR="00CB049D">
        <w:rPr>
          <w:rFonts w:ascii="Times New Roman" w:hAnsi="Times New Roman" w:cs="Times New Roman"/>
        </w:rPr>
        <w:t xml:space="preserve"> </w:t>
      </w:r>
      <w:r w:rsidR="0092101F">
        <w:rPr>
          <w:rFonts w:ascii="Times New Roman" w:hAnsi="Times New Roman" w:cs="Times New Roman"/>
        </w:rPr>
        <w:t>an understanding of others’ mental states</w:t>
      </w:r>
      <w:r w:rsidR="001A36CD">
        <w:rPr>
          <w:rFonts w:ascii="Times New Roman" w:hAnsi="Times New Roman" w:cs="Times New Roman"/>
        </w:rPr>
        <w:t xml:space="preserve">. </w:t>
      </w:r>
      <w:r>
        <w:rPr>
          <w:rFonts w:ascii="Times New Roman" w:hAnsi="Times New Roman" w:cs="Times New Roman"/>
        </w:rPr>
        <w:t>These authors specifically argued</w:t>
      </w:r>
      <w:r w:rsidR="001A36CD">
        <w:rPr>
          <w:rFonts w:ascii="Times New Roman" w:hAnsi="Times New Roman" w:cs="Times New Roman"/>
        </w:rPr>
        <w:t xml:space="preserve"> that</w:t>
      </w:r>
      <w:r w:rsidR="0024322C">
        <w:rPr>
          <w:rFonts w:ascii="Times New Roman" w:hAnsi="Times New Roman" w:cs="Times New Roman"/>
        </w:rPr>
        <w:t xml:space="preserve"> infants’ looking behaviors during the test events </w:t>
      </w:r>
      <w:r>
        <w:rPr>
          <w:rFonts w:ascii="Times New Roman" w:hAnsi="Times New Roman" w:cs="Times New Roman"/>
        </w:rPr>
        <w:t>reflected</w:t>
      </w:r>
      <w:r w:rsidR="0024322C">
        <w:rPr>
          <w:rFonts w:ascii="Times New Roman" w:hAnsi="Times New Roman" w:cs="Times New Roman"/>
        </w:rPr>
        <w:t xml:space="preserve"> </w:t>
      </w:r>
      <w:r>
        <w:rPr>
          <w:rFonts w:ascii="Times New Roman" w:hAnsi="Times New Roman" w:cs="Times New Roman"/>
        </w:rPr>
        <w:t>tripartite</w:t>
      </w:r>
      <w:r w:rsidR="0024322C">
        <w:rPr>
          <w:rFonts w:ascii="Times New Roman" w:hAnsi="Times New Roman" w:cs="Times New Roman"/>
        </w:rPr>
        <w:t xml:space="preserve"> associations that </w:t>
      </w:r>
      <w:r w:rsidR="009B27AA">
        <w:rPr>
          <w:rFonts w:ascii="Times New Roman" w:hAnsi="Times New Roman" w:cs="Times New Roman"/>
        </w:rPr>
        <w:t xml:space="preserve">were </w:t>
      </w:r>
      <w:r w:rsidR="0034473E">
        <w:rPr>
          <w:rFonts w:ascii="Times New Roman" w:hAnsi="Times New Roman" w:cs="Times New Roman"/>
        </w:rPr>
        <w:t>forme</w:t>
      </w:r>
      <w:r w:rsidR="009B27AA">
        <w:rPr>
          <w:rFonts w:ascii="Times New Roman" w:hAnsi="Times New Roman" w:cs="Times New Roman"/>
        </w:rPr>
        <w:t>d</w:t>
      </w:r>
      <w:r w:rsidR="0024322C">
        <w:rPr>
          <w:rFonts w:ascii="Times New Roman" w:hAnsi="Times New Roman" w:cs="Times New Roman"/>
        </w:rPr>
        <w:t xml:space="preserve"> during the familiarization and belief-induction phases. </w:t>
      </w:r>
      <w:r w:rsidR="008C3083">
        <w:rPr>
          <w:rFonts w:ascii="Times New Roman" w:hAnsi="Times New Roman" w:cs="Times New Roman"/>
        </w:rPr>
        <w:t xml:space="preserve">For instance, </w:t>
      </w:r>
      <w:r w:rsidR="005E1E69">
        <w:rPr>
          <w:rFonts w:ascii="Times New Roman" w:hAnsi="Times New Roman" w:cs="Times New Roman"/>
        </w:rPr>
        <w:t xml:space="preserve">seeing the toy </w:t>
      </w:r>
      <w:r w:rsidR="00310B37">
        <w:rPr>
          <w:rFonts w:ascii="Times New Roman" w:hAnsi="Times New Roman" w:cs="Times New Roman"/>
        </w:rPr>
        <w:t>move from the green box to the</w:t>
      </w:r>
      <w:r w:rsidR="005E1E69">
        <w:rPr>
          <w:rFonts w:ascii="Times New Roman" w:hAnsi="Times New Roman" w:cs="Times New Roman"/>
        </w:rPr>
        <w:t xml:space="preserve"> yellow box</w:t>
      </w:r>
      <w:r w:rsidR="008C3083">
        <w:rPr>
          <w:rFonts w:ascii="Times New Roman" w:hAnsi="Times New Roman" w:cs="Times New Roman"/>
        </w:rPr>
        <w:t xml:space="preserve"> in the presence of the actor in both </w:t>
      </w:r>
      <w:r w:rsidR="00847C7B">
        <w:rPr>
          <w:rFonts w:ascii="Times New Roman" w:hAnsi="Times New Roman" w:cs="Times New Roman"/>
        </w:rPr>
        <w:t xml:space="preserve">belief </w:t>
      </w:r>
      <w:r w:rsidR="008C3083">
        <w:rPr>
          <w:rFonts w:ascii="Times New Roman" w:hAnsi="Times New Roman" w:cs="Times New Roman"/>
        </w:rPr>
        <w:t>conditions</w:t>
      </w:r>
      <w:r w:rsidR="00847C7B">
        <w:rPr>
          <w:rFonts w:ascii="Times New Roman" w:hAnsi="Times New Roman" w:cs="Times New Roman"/>
        </w:rPr>
        <w:t xml:space="preserve"> could have </w:t>
      </w:r>
      <w:r w:rsidR="00310B37">
        <w:rPr>
          <w:rFonts w:ascii="Times New Roman" w:hAnsi="Times New Roman" w:cs="Times New Roman"/>
        </w:rPr>
        <w:t>led infants to form a</w:t>
      </w:r>
      <w:r w:rsidR="005E1E69">
        <w:rPr>
          <w:rFonts w:ascii="Times New Roman" w:hAnsi="Times New Roman" w:cs="Times New Roman"/>
        </w:rPr>
        <w:t xml:space="preserve"> simple actor-toy-yellow-box association. </w:t>
      </w:r>
      <w:r w:rsidR="00847C7B">
        <w:rPr>
          <w:rFonts w:ascii="Times New Roman" w:hAnsi="Times New Roman" w:cs="Times New Roman"/>
        </w:rPr>
        <w:t>A consequence of such an association is that events that are consistent with it—such as the test event in which the actor retrieves the toy from the yellow box—</w:t>
      </w:r>
      <w:r w:rsidR="000F1A90">
        <w:rPr>
          <w:rFonts w:ascii="Times New Roman" w:hAnsi="Times New Roman" w:cs="Times New Roman"/>
        </w:rPr>
        <w:t>should lead to</w:t>
      </w:r>
      <w:r w:rsidR="005E1E69">
        <w:rPr>
          <w:rFonts w:ascii="Times New Roman" w:hAnsi="Times New Roman" w:cs="Times New Roman"/>
        </w:rPr>
        <w:t xml:space="preserve"> little (or</w:t>
      </w:r>
      <w:r w:rsidR="000F1A90">
        <w:rPr>
          <w:rFonts w:ascii="Times New Roman" w:hAnsi="Times New Roman" w:cs="Times New Roman"/>
        </w:rPr>
        <w:t xml:space="preserve"> no</w:t>
      </w:r>
      <w:r w:rsidR="005E1E69">
        <w:rPr>
          <w:rFonts w:ascii="Times New Roman" w:hAnsi="Times New Roman" w:cs="Times New Roman"/>
        </w:rPr>
        <w:t>)</w:t>
      </w:r>
      <w:r w:rsidR="000F1A90">
        <w:rPr>
          <w:rFonts w:ascii="Times New Roman" w:hAnsi="Times New Roman" w:cs="Times New Roman"/>
        </w:rPr>
        <w:t xml:space="preserve"> increase in looking, whereas events that are inconsistent with the established association—such as the test events in which the actor retrieves the toy from the green box—should lead to an </w:t>
      </w:r>
      <w:r w:rsidR="000F1A90">
        <w:rPr>
          <w:rFonts w:ascii="Times New Roman" w:hAnsi="Times New Roman" w:cs="Times New Roman"/>
        </w:rPr>
        <w:lastRenderedPageBreak/>
        <w:t>increase in looking</w:t>
      </w:r>
      <w:r w:rsidR="00847C7B">
        <w:rPr>
          <w:rFonts w:ascii="Times New Roman" w:hAnsi="Times New Roman" w:cs="Times New Roman"/>
        </w:rPr>
        <w:t>.</w:t>
      </w:r>
      <w:r w:rsidR="000F1A90">
        <w:rPr>
          <w:rFonts w:ascii="Times New Roman" w:hAnsi="Times New Roman" w:cs="Times New Roman"/>
        </w:rPr>
        <w:t xml:space="preserve"> </w:t>
      </w:r>
      <w:r w:rsidR="009532A1">
        <w:rPr>
          <w:rFonts w:ascii="Times New Roman" w:hAnsi="Times New Roman" w:cs="Times New Roman"/>
        </w:rPr>
        <w:t>As this alternative lean explanation makes clear,</w:t>
      </w:r>
      <w:r w:rsidR="000F1A90">
        <w:rPr>
          <w:rFonts w:ascii="Times New Roman" w:hAnsi="Times New Roman" w:cs="Times New Roman"/>
        </w:rPr>
        <w:t xml:space="preserve"> infants’ looking behaviors in Onishi and Baillargeon’s</w:t>
      </w:r>
      <w:r w:rsidR="00EC20D0">
        <w:rPr>
          <w:rFonts w:ascii="Times New Roman" w:hAnsi="Times New Roman" w:cs="Times New Roman"/>
        </w:rPr>
        <w:t xml:space="preserve"> (2005)</w:t>
      </w:r>
      <w:r w:rsidR="000F1A90">
        <w:rPr>
          <w:rFonts w:ascii="Times New Roman" w:hAnsi="Times New Roman" w:cs="Times New Roman"/>
        </w:rPr>
        <w:t xml:space="preserve"> study</w:t>
      </w:r>
      <w:r w:rsidR="00A80248">
        <w:rPr>
          <w:rFonts w:ascii="Times New Roman" w:hAnsi="Times New Roman" w:cs="Times New Roman"/>
        </w:rPr>
        <w:t xml:space="preserve"> can be explained by</w:t>
      </w:r>
      <w:r w:rsidR="00780197">
        <w:rPr>
          <w:rFonts w:ascii="Times New Roman" w:hAnsi="Times New Roman" w:cs="Times New Roman"/>
        </w:rPr>
        <w:t xml:space="preserve"> simple associative learning</w:t>
      </w:r>
      <w:ins w:id="164" w:author="Benton, Deon" w:date="2026-02-11T10:02:00Z" w16du:dateUtc="2026-02-11T16:02:00Z">
        <w:r w:rsidR="00637C01">
          <w:rPr>
            <w:rFonts w:ascii="Times New Roman" w:hAnsi="Times New Roman" w:cs="Times New Roman"/>
          </w:rPr>
          <w:t>; it is not necessary to posit the existence of an</w:t>
        </w:r>
      </w:ins>
      <w:ins w:id="165" w:author="Benton, Deon" w:date="2026-02-11T10:03:00Z" w16du:dateUtc="2026-02-11T16:03:00Z">
        <w:r w:rsidR="00637C01">
          <w:rPr>
            <w:rFonts w:ascii="Times New Roman" w:hAnsi="Times New Roman" w:cs="Times New Roman"/>
          </w:rPr>
          <w:t xml:space="preserve"> </w:t>
        </w:r>
      </w:ins>
      <w:r w:rsidR="00450CC0">
        <w:rPr>
          <w:rFonts w:ascii="Times New Roman" w:hAnsi="Times New Roman" w:cs="Times New Roman"/>
        </w:rPr>
        <w:t>early emerging</w:t>
      </w:r>
      <w:r w:rsidR="00A80248">
        <w:rPr>
          <w:rFonts w:ascii="Times New Roman" w:hAnsi="Times New Roman" w:cs="Times New Roman"/>
        </w:rPr>
        <w:t xml:space="preserve"> understanding of others’ mental states</w:t>
      </w:r>
      <w:ins w:id="166" w:author="Benton, Deon" w:date="2026-02-11T10:02:00Z" w16du:dateUtc="2026-02-11T16:02:00Z">
        <w:r w:rsidR="00637C01">
          <w:rPr>
            <w:rFonts w:ascii="Times New Roman" w:hAnsi="Times New Roman" w:cs="Times New Roman"/>
          </w:rPr>
          <w:t xml:space="preserve"> to explain infants’ looking behaviors in this study</w:t>
        </w:r>
      </w:ins>
      <w:r w:rsidR="00A80248">
        <w:rPr>
          <w:rFonts w:ascii="Times New Roman" w:hAnsi="Times New Roman" w:cs="Times New Roman"/>
        </w:rPr>
        <w:t>.</w:t>
      </w:r>
    </w:p>
    <w:p w14:paraId="07B396C0" w14:textId="10723324" w:rsidR="009967C3" w:rsidRDefault="006E1791" w:rsidP="004979E4">
      <w:pPr>
        <w:spacing w:line="480" w:lineRule="auto"/>
        <w:ind w:firstLine="720"/>
        <w:contextualSpacing/>
        <w:rPr>
          <w:rFonts w:ascii="Times New Roman" w:hAnsi="Times New Roman" w:cs="Times New Roman"/>
        </w:rPr>
      </w:pPr>
      <w:r>
        <w:rPr>
          <w:rFonts w:ascii="Times New Roman" w:hAnsi="Times New Roman" w:cs="Times New Roman"/>
        </w:rPr>
        <w:t xml:space="preserve">Similar lean proposals have been </w:t>
      </w:r>
      <w:r w:rsidR="00EC20D0">
        <w:rPr>
          <w:rFonts w:ascii="Times New Roman" w:hAnsi="Times New Roman" w:cs="Times New Roman"/>
        </w:rPr>
        <w:t xml:space="preserve">used </w:t>
      </w:r>
      <w:r>
        <w:rPr>
          <w:rFonts w:ascii="Times New Roman" w:hAnsi="Times New Roman" w:cs="Times New Roman"/>
        </w:rPr>
        <w:t>to explain infants’ looking behaviors in</w:t>
      </w:r>
      <w:r w:rsidR="00EC20D0">
        <w:rPr>
          <w:rFonts w:ascii="Times New Roman" w:hAnsi="Times New Roman" w:cs="Times New Roman"/>
        </w:rPr>
        <w:t xml:space="preserve"> other VoE studies</w:t>
      </w:r>
      <w:r w:rsidR="0068586F">
        <w:rPr>
          <w:rFonts w:ascii="Times New Roman" w:hAnsi="Times New Roman" w:cs="Times New Roman"/>
        </w:rPr>
        <w:t>. For example, it has been suggested that infants possess innately a domain-specific “accumulator” mechanism that enables them</w:t>
      </w:r>
      <w:r>
        <w:rPr>
          <w:rFonts w:ascii="Times New Roman" w:hAnsi="Times New Roman" w:cs="Times New Roman"/>
        </w:rPr>
        <w:t xml:space="preserve"> </w:t>
      </w:r>
      <w:r w:rsidR="0068586F">
        <w:rPr>
          <w:rFonts w:ascii="Times New Roman" w:hAnsi="Times New Roman" w:cs="Times New Roman"/>
        </w:rPr>
        <w:t xml:space="preserve">precisely </w:t>
      </w:r>
      <w:r>
        <w:rPr>
          <w:rFonts w:ascii="Times New Roman" w:hAnsi="Times New Roman" w:cs="Times New Roman"/>
        </w:rPr>
        <w:t>to add</w:t>
      </w:r>
      <w:r w:rsidR="00153BF3">
        <w:rPr>
          <w:rFonts w:ascii="Times New Roman" w:hAnsi="Times New Roman" w:cs="Times New Roman"/>
        </w:rPr>
        <w:t xml:space="preserve"> and subtract</w:t>
      </w:r>
      <w:r>
        <w:rPr>
          <w:rFonts w:ascii="Times New Roman" w:hAnsi="Times New Roman" w:cs="Times New Roman"/>
        </w:rPr>
        <w:t xml:space="preserve"> small and large numbers (McCrink &amp; Wynn, 2004; Wynn, 1992</w:t>
      </w:r>
      <w:r w:rsidR="00010A55">
        <w:rPr>
          <w:rFonts w:ascii="Times New Roman" w:hAnsi="Times New Roman" w:cs="Times New Roman"/>
        </w:rPr>
        <w:t>, 1995</w:t>
      </w:r>
      <w:r>
        <w:rPr>
          <w:rFonts w:ascii="Times New Roman" w:hAnsi="Times New Roman" w:cs="Times New Roman"/>
        </w:rPr>
        <w:t xml:space="preserve">). </w:t>
      </w:r>
      <w:r w:rsidR="004A1C93">
        <w:rPr>
          <w:rFonts w:ascii="Times New Roman" w:hAnsi="Times New Roman" w:cs="Times New Roman"/>
        </w:rPr>
        <w:t xml:space="preserve">One challenge to this view </w:t>
      </w:r>
      <w:r w:rsidR="009613B3">
        <w:rPr>
          <w:rFonts w:ascii="Times New Roman" w:hAnsi="Times New Roman" w:cs="Times New Roman"/>
        </w:rPr>
        <w:t>is</w:t>
      </w:r>
      <w:r w:rsidR="00DE2096">
        <w:rPr>
          <w:rFonts w:ascii="Times New Roman" w:hAnsi="Times New Roman" w:cs="Times New Roman"/>
        </w:rPr>
        <w:t xml:space="preserve"> that</w:t>
      </w:r>
      <w:r>
        <w:rPr>
          <w:rFonts w:ascii="Times New Roman" w:hAnsi="Times New Roman" w:cs="Times New Roman"/>
        </w:rPr>
        <w:t xml:space="preserve"> </w:t>
      </w:r>
      <w:r w:rsidR="00145AD8" w:rsidRPr="00145AD8">
        <w:rPr>
          <w:rFonts w:ascii="Times New Roman" w:hAnsi="Times New Roman" w:cs="Times New Roman"/>
        </w:rPr>
        <w:t>infants’ looking patterns</w:t>
      </w:r>
      <w:r w:rsidR="00807108">
        <w:rPr>
          <w:rFonts w:ascii="Times New Roman" w:hAnsi="Times New Roman" w:cs="Times New Roman"/>
        </w:rPr>
        <w:t xml:space="preserve"> in these studies</w:t>
      </w:r>
      <w:r w:rsidR="00145AD8" w:rsidRPr="00145AD8">
        <w:rPr>
          <w:rFonts w:ascii="Times New Roman" w:hAnsi="Times New Roman" w:cs="Times New Roman"/>
        </w:rPr>
        <w:t xml:space="preserve"> reflect </w:t>
      </w:r>
      <w:r w:rsidR="00DE2096">
        <w:rPr>
          <w:rFonts w:ascii="Times New Roman" w:hAnsi="Times New Roman" w:cs="Times New Roman"/>
        </w:rPr>
        <w:t xml:space="preserve">imprecise quantity </w:t>
      </w:r>
      <w:r w:rsidR="00435E2A">
        <w:rPr>
          <w:rFonts w:ascii="Times New Roman" w:hAnsi="Times New Roman" w:cs="Times New Roman"/>
        </w:rPr>
        <w:t xml:space="preserve">or amount </w:t>
      </w:r>
      <w:r w:rsidR="00DE2096">
        <w:rPr>
          <w:rFonts w:ascii="Times New Roman" w:hAnsi="Times New Roman" w:cs="Times New Roman"/>
        </w:rPr>
        <w:t>estimation</w:t>
      </w:r>
      <w:r w:rsidR="00145AD8" w:rsidRPr="00145AD8">
        <w:rPr>
          <w:rFonts w:ascii="Times New Roman" w:hAnsi="Times New Roman" w:cs="Times New Roman"/>
        </w:rPr>
        <w:t xml:space="preserve"> rather than exact numerical reasoning</w:t>
      </w:r>
      <w:r w:rsidR="00504680">
        <w:rPr>
          <w:rFonts w:ascii="Times New Roman" w:hAnsi="Times New Roman" w:cs="Times New Roman"/>
        </w:rPr>
        <w:t xml:space="preserve"> (e.g., Cohen &amp; Marks, 2002).</w:t>
      </w:r>
      <w:r w:rsidR="00807108">
        <w:rPr>
          <w:rFonts w:ascii="Times New Roman" w:hAnsi="Times New Roman" w:cs="Times New Roman"/>
        </w:rPr>
        <w:t xml:space="preserve"> </w:t>
      </w:r>
      <w:r w:rsidR="007E68F5">
        <w:rPr>
          <w:rFonts w:ascii="Times New Roman" w:hAnsi="Times New Roman" w:cs="Times New Roman"/>
        </w:rPr>
        <w:t xml:space="preserve">In other words, infants may simply expect addition to result in more </w:t>
      </w:r>
      <w:r w:rsidR="004A1C93">
        <w:rPr>
          <w:rFonts w:ascii="Times New Roman" w:hAnsi="Times New Roman" w:cs="Times New Roman"/>
        </w:rPr>
        <w:t>of something</w:t>
      </w:r>
      <w:r w:rsidR="00DE2096">
        <w:rPr>
          <w:rFonts w:ascii="Times New Roman" w:hAnsi="Times New Roman" w:cs="Times New Roman"/>
        </w:rPr>
        <w:t xml:space="preserve"> </w:t>
      </w:r>
      <w:r w:rsidR="00807108">
        <w:rPr>
          <w:rFonts w:ascii="Times New Roman" w:hAnsi="Times New Roman" w:cs="Times New Roman"/>
        </w:rPr>
        <w:t xml:space="preserve">and </w:t>
      </w:r>
      <w:r w:rsidR="007E68F5">
        <w:rPr>
          <w:rFonts w:ascii="Times New Roman" w:hAnsi="Times New Roman" w:cs="Times New Roman"/>
        </w:rPr>
        <w:t>subtraction to</w:t>
      </w:r>
      <w:r w:rsidR="005E350A">
        <w:rPr>
          <w:rFonts w:ascii="Times New Roman" w:hAnsi="Times New Roman" w:cs="Times New Roman"/>
        </w:rPr>
        <w:t xml:space="preserve"> result in</w:t>
      </w:r>
      <w:r w:rsidR="007E68F5">
        <w:rPr>
          <w:rFonts w:ascii="Times New Roman" w:hAnsi="Times New Roman" w:cs="Times New Roman"/>
        </w:rPr>
        <w:t xml:space="preserve"> less </w:t>
      </w:r>
      <w:r w:rsidR="004A1C93">
        <w:rPr>
          <w:rFonts w:ascii="Times New Roman" w:hAnsi="Times New Roman" w:cs="Times New Roman"/>
        </w:rPr>
        <w:t>of something</w:t>
      </w:r>
      <w:r w:rsidR="00807108">
        <w:rPr>
          <w:rFonts w:ascii="Times New Roman" w:hAnsi="Times New Roman" w:cs="Times New Roman"/>
        </w:rPr>
        <w:t xml:space="preserve">, even if the precise quantities that are shown are </w:t>
      </w:r>
      <w:r w:rsidR="004A1C93">
        <w:rPr>
          <w:rFonts w:ascii="Times New Roman" w:hAnsi="Times New Roman" w:cs="Times New Roman"/>
        </w:rPr>
        <w:t xml:space="preserve">inconsistent </w:t>
      </w:r>
      <w:r w:rsidR="00807108">
        <w:rPr>
          <w:rFonts w:ascii="Times New Roman" w:hAnsi="Times New Roman" w:cs="Times New Roman"/>
        </w:rPr>
        <w:t xml:space="preserve">with the correct outcome. </w:t>
      </w:r>
      <w:r w:rsidR="007E68F5">
        <w:rPr>
          <w:rFonts w:ascii="Times New Roman" w:hAnsi="Times New Roman" w:cs="Times New Roman"/>
        </w:rPr>
        <w:t>Similarly</w:t>
      </w:r>
      <w:r w:rsidR="00DE2096">
        <w:rPr>
          <w:rFonts w:ascii="Times New Roman" w:hAnsi="Times New Roman" w:cs="Times New Roman"/>
        </w:rPr>
        <w:t xml:space="preserve">, some argue that infants </w:t>
      </w:r>
      <w:r w:rsidR="00CC7469">
        <w:rPr>
          <w:rFonts w:ascii="Times New Roman" w:hAnsi="Times New Roman" w:cs="Times New Roman"/>
        </w:rPr>
        <w:t>possess an “innate moral core” that, among other things, enables them to distinguish between prosocial and antisocial agents (</w:t>
      </w:r>
      <w:r w:rsidR="007E5E6D">
        <w:rPr>
          <w:rFonts w:ascii="Times New Roman" w:hAnsi="Times New Roman" w:cs="Times New Roman"/>
        </w:rPr>
        <w:t xml:space="preserve">e.g., </w:t>
      </w:r>
      <w:r w:rsidR="0081681E">
        <w:rPr>
          <w:rFonts w:ascii="Times New Roman" w:hAnsi="Times New Roman" w:cs="Times New Roman"/>
        </w:rPr>
        <w:t xml:space="preserve">Geraci et al., 2025; </w:t>
      </w:r>
      <w:r w:rsidR="004E5457">
        <w:rPr>
          <w:rFonts w:ascii="Times New Roman" w:hAnsi="Times New Roman" w:cs="Times New Roman"/>
        </w:rPr>
        <w:t>Hamlin, 2013a; Hamlin &amp; Wynn, 2011; cf., Lucca et al., 2025</w:t>
      </w:r>
      <w:r w:rsidR="00380A25">
        <w:rPr>
          <w:rFonts w:ascii="Times New Roman" w:hAnsi="Times New Roman" w:cs="Times New Roman"/>
        </w:rPr>
        <w:t>;</w:t>
      </w:r>
      <w:r w:rsidR="004E5457">
        <w:rPr>
          <w:rFonts w:ascii="Times New Roman" w:hAnsi="Times New Roman" w:cs="Times New Roman"/>
        </w:rPr>
        <w:t xml:space="preserve"> Schlingloff et al., 2020)</w:t>
      </w:r>
      <w:r w:rsidR="004E6BFF">
        <w:rPr>
          <w:rFonts w:ascii="Times New Roman" w:hAnsi="Times New Roman" w:cs="Times New Roman"/>
        </w:rPr>
        <w:t>.</w:t>
      </w:r>
      <w:r w:rsidR="005565CD">
        <w:rPr>
          <w:rFonts w:ascii="Times New Roman" w:hAnsi="Times New Roman" w:cs="Times New Roman"/>
        </w:rPr>
        <w:t xml:space="preserve"> For instance, </w:t>
      </w:r>
      <w:r w:rsidR="000C3BCB">
        <w:rPr>
          <w:rFonts w:ascii="Times New Roman" w:hAnsi="Times New Roman" w:cs="Times New Roman"/>
        </w:rPr>
        <w:t xml:space="preserve">in a classic study, </w:t>
      </w:r>
      <w:r w:rsidR="005565CD">
        <w:rPr>
          <w:rFonts w:ascii="Times New Roman" w:hAnsi="Times New Roman" w:cs="Times New Roman"/>
        </w:rPr>
        <w:t xml:space="preserve">Hamlin et al. (2007) showed that 6- and 10-month-old infants </w:t>
      </w:r>
      <w:r w:rsidR="00296228">
        <w:rPr>
          <w:rFonts w:ascii="Times New Roman" w:hAnsi="Times New Roman" w:cs="Times New Roman"/>
        </w:rPr>
        <w:t>preferred a Helping character that helped a protagonist reach the top of a hill over a Hindering character that prevented the protagonist for reaching the top of the hill. As with arguments against an inborn number ability, it has been argued that</w:t>
      </w:r>
      <w:r w:rsidR="004E6BFF">
        <w:rPr>
          <w:rFonts w:ascii="Times New Roman" w:hAnsi="Times New Roman" w:cs="Times New Roman"/>
        </w:rPr>
        <w:t xml:space="preserve"> these data </w:t>
      </w:r>
      <w:r w:rsidR="005565CD">
        <w:rPr>
          <w:rFonts w:ascii="Times New Roman" w:hAnsi="Times New Roman" w:cs="Times New Roman"/>
        </w:rPr>
        <w:t xml:space="preserve">may instead reflect the operation of simple associative processes </w:t>
      </w:r>
      <w:r w:rsidR="00A610B2" w:rsidRPr="00A610B2">
        <w:rPr>
          <w:rFonts w:ascii="Times New Roman" w:hAnsi="Times New Roman" w:cs="Times New Roman"/>
        </w:rPr>
        <w:t xml:space="preserve">(e.g., Scarf et al., 2012), </w:t>
      </w:r>
      <w:r w:rsidR="005565CD">
        <w:rPr>
          <w:rFonts w:ascii="Times New Roman" w:hAnsi="Times New Roman" w:cs="Times New Roman"/>
        </w:rPr>
        <w:t>a</w:t>
      </w:r>
      <w:r w:rsidR="00A610B2" w:rsidRPr="00A610B2">
        <w:rPr>
          <w:rFonts w:ascii="Times New Roman" w:hAnsi="Times New Roman" w:cs="Times New Roman"/>
        </w:rPr>
        <w:t xml:space="preserve"> preference for </w:t>
      </w:r>
      <w:r w:rsidR="005565CD">
        <w:rPr>
          <w:rFonts w:ascii="Times New Roman" w:hAnsi="Times New Roman" w:cs="Times New Roman"/>
        </w:rPr>
        <w:t>imitative</w:t>
      </w:r>
      <w:r w:rsidR="00423577">
        <w:rPr>
          <w:rFonts w:ascii="Times New Roman" w:hAnsi="Times New Roman" w:cs="Times New Roman"/>
        </w:rPr>
        <w:t xml:space="preserve"> agents</w:t>
      </w:r>
      <w:r w:rsidR="005565CD">
        <w:rPr>
          <w:rFonts w:ascii="Times New Roman" w:hAnsi="Times New Roman" w:cs="Times New Roman"/>
        </w:rPr>
        <w:t xml:space="preserve"> </w:t>
      </w:r>
      <w:r w:rsidR="00A610B2">
        <w:rPr>
          <w:rFonts w:ascii="Times New Roman" w:hAnsi="Times New Roman" w:cs="Times New Roman"/>
        </w:rPr>
        <w:t>(e.g., Powell &amp; Spelke, 2018),</w:t>
      </w:r>
      <w:r w:rsidR="00A610B2" w:rsidRPr="00A610B2">
        <w:rPr>
          <w:rFonts w:ascii="Times New Roman" w:hAnsi="Times New Roman" w:cs="Times New Roman"/>
        </w:rPr>
        <w:t xml:space="preserve"> </w:t>
      </w:r>
      <w:r w:rsidR="005565CD">
        <w:rPr>
          <w:rFonts w:ascii="Times New Roman" w:hAnsi="Times New Roman" w:cs="Times New Roman"/>
        </w:rPr>
        <w:t xml:space="preserve">or </w:t>
      </w:r>
      <w:r w:rsidR="0020340C">
        <w:rPr>
          <w:rFonts w:ascii="Times New Roman" w:hAnsi="Times New Roman" w:cs="Times New Roman"/>
        </w:rPr>
        <w:t>some</w:t>
      </w:r>
      <w:r w:rsidR="005565CD">
        <w:rPr>
          <w:rFonts w:ascii="Times New Roman" w:hAnsi="Times New Roman" w:cs="Times New Roman"/>
        </w:rPr>
        <w:t xml:space="preserve"> combination of both</w:t>
      </w:r>
      <w:r w:rsidR="00A610B2">
        <w:rPr>
          <w:rFonts w:ascii="Times New Roman" w:hAnsi="Times New Roman" w:cs="Times New Roman"/>
        </w:rPr>
        <w:t xml:space="preserve"> (e.g., Benton &amp; Lapan, 2022)</w:t>
      </w:r>
      <w:r w:rsidR="00A610B2" w:rsidRPr="00A610B2">
        <w:rPr>
          <w:rFonts w:ascii="Times New Roman" w:hAnsi="Times New Roman" w:cs="Times New Roman"/>
        </w:rPr>
        <w:t>.</w:t>
      </w:r>
      <w:r w:rsidR="00A610B2">
        <w:rPr>
          <w:rFonts w:ascii="Times New Roman" w:hAnsi="Times New Roman" w:cs="Times New Roman"/>
        </w:rPr>
        <w:t xml:space="preserve"> </w:t>
      </w:r>
      <w:r w:rsidR="007E68F5">
        <w:rPr>
          <w:rFonts w:ascii="Times New Roman" w:hAnsi="Times New Roman" w:cs="Times New Roman"/>
        </w:rPr>
        <w:t xml:space="preserve">Finally, </w:t>
      </w:r>
      <w:r w:rsidR="00DE2FF0">
        <w:rPr>
          <w:rFonts w:ascii="Times New Roman" w:hAnsi="Times New Roman" w:cs="Times New Roman"/>
        </w:rPr>
        <w:t>it has been claimed that infants as young as 5 months of age, if not earlier</w:t>
      </w:r>
      <w:r w:rsidR="00C10B39">
        <w:rPr>
          <w:rFonts w:ascii="Times New Roman" w:hAnsi="Times New Roman" w:cs="Times New Roman"/>
        </w:rPr>
        <w:t xml:space="preserve">, </w:t>
      </w:r>
      <w:r w:rsidR="00166E78">
        <w:rPr>
          <w:rFonts w:ascii="Times New Roman" w:hAnsi="Times New Roman" w:cs="Times New Roman"/>
        </w:rPr>
        <w:t xml:space="preserve">understand that </w:t>
      </w:r>
      <w:r w:rsidR="00C10B39">
        <w:rPr>
          <w:rFonts w:ascii="Times New Roman" w:hAnsi="Times New Roman" w:cs="Times New Roman"/>
        </w:rPr>
        <w:t>objects continue to exist when hidden</w:t>
      </w:r>
      <w:r w:rsidR="00DE2FF0">
        <w:rPr>
          <w:rFonts w:ascii="Times New Roman" w:hAnsi="Times New Roman" w:cs="Times New Roman"/>
        </w:rPr>
        <w:t xml:space="preserve"> based</w:t>
      </w:r>
      <w:r w:rsidR="00C10B39">
        <w:rPr>
          <w:rFonts w:ascii="Times New Roman" w:hAnsi="Times New Roman" w:cs="Times New Roman"/>
        </w:rPr>
        <w:t xml:space="preserve"> in part</w:t>
      </w:r>
      <w:r w:rsidR="00DE2FF0">
        <w:rPr>
          <w:rFonts w:ascii="Times New Roman" w:hAnsi="Times New Roman" w:cs="Times New Roman"/>
        </w:rPr>
        <w:t xml:space="preserve"> on the finding that they </w:t>
      </w:r>
      <w:r w:rsidR="00713513">
        <w:rPr>
          <w:rFonts w:ascii="Times New Roman" w:hAnsi="Times New Roman" w:cs="Times New Roman"/>
        </w:rPr>
        <w:t>show increased looking</w:t>
      </w:r>
      <w:r w:rsidR="00DE2FF0">
        <w:rPr>
          <w:rFonts w:ascii="Times New Roman" w:hAnsi="Times New Roman" w:cs="Times New Roman"/>
        </w:rPr>
        <w:t xml:space="preserve"> when</w:t>
      </w:r>
      <w:r w:rsidR="00713513">
        <w:rPr>
          <w:rFonts w:ascii="Times New Roman" w:hAnsi="Times New Roman" w:cs="Times New Roman"/>
        </w:rPr>
        <w:t xml:space="preserve"> </w:t>
      </w:r>
      <w:r w:rsidR="009B6780">
        <w:rPr>
          <w:rFonts w:ascii="Times New Roman" w:hAnsi="Times New Roman" w:cs="Times New Roman"/>
        </w:rPr>
        <w:t xml:space="preserve">a screen </w:t>
      </w:r>
      <w:r w:rsidR="009B6780">
        <w:rPr>
          <w:rFonts w:ascii="Times New Roman" w:hAnsi="Times New Roman" w:cs="Times New Roman"/>
        </w:rPr>
        <w:lastRenderedPageBreak/>
        <w:t>ostensibly rotates through a box</w:t>
      </w:r>
      <w:r w:rsidR="00C65284">
        <w:rPr>
          <w:rFonts w:ascii="Times New Roman" w:hAnsi="Times New Roman" w:cs="Times New Roman"/>
        </w:rPr>
        <w:t xml:space="preserve"> </w:t>
      </w:r>
      <w:r w:rsidR="008B1779">
        <w:rPr>
          <w:rFonts w:ascii="Times New Roman" w:hAnsi="Times New Roman" w:cs="Times New Roman"/>
        </w:rPr>
        <w:t>(impossible event)</w:t>
      </w:r>
      <w:r w:rsidR="00C65284">
        <w:rPr>
          <w:rFonts w:ascii="Times New Roman" w:hAnsi="Times New Roman" w:cs="Times New Roman"/>
        </w:rPr>
        <w:t xml:space="preserve"> than when it </w:t>
      </w:r>
      <w:r w:rsidR="009B6780">
        <w:rPr>
          <w:rFonts w:ascii="Times New Roman" w:hAnsi="Times New Roman" w:cs="Times New Roman"/>
        </w:rPr>
        <w:t>stops rotating once it</w:t>
      </w:r>
      <w:ins w:id="167" w:author="Benton, Deon" w:date="2026-02-11T10:07:00Z" w16du:dateUtc="2026-02-11T16:07:00Z">
        <w:r w:rsidR="00016768">
          <w:rPr>
            <w:rFonts w:ascii="Times New Roman" w:hAnsi="Times New Roman" w:cs="Times New Roman"/>
          </w:rPr>
          <w:t xml:space="preserve"> has</w:t>
        </w:r>
      </w:ins>
      <w:r w:rsidR="009B6780">
        <w:rPr>
          <w:rFonts w:ascii="Times New Roman" w:hAnsi="Times New Roman" w:cs="Times New Roman"/>
        </w:rPr>
        <w:t xml:space="preserve"> reached the box</w:t>
      </w:r>
      <w:r w:rsidR="00713513">
        <w:rPr>
          <w:rFonts w:ascii="Times New Roman" w:hAnsi="Times New Roman" w:cs="Times New Roman"/>
        </w:rPr>
        <w:t xml:space="preserve"> (</w:t>
      </w:r>
      <w:r w:rsidR="008B1779">
        <w:rPr>
          <w:rFonts w:ascii="Times New Roman" w:hAnsi="Times New Roman" w:cs="Times New Roman"/>
        </w:rPr>
        <w:t xml:space="preserve">possible event; </w:t>
      </w:r>
      <w:r w:rsidR="00713513">
        <w:rPr>
          <w:rFonts w:ascii="Times New Roman" w:hAnsi="Times New Roman" w:cs="Times New Roman"/>
        </w:rPr>
        <w:t>e.g.,</w:t>
      </w:r>
      <w:r w:rsidR="009313B8">
        <w:rPr>
          <w:rFonts w:ascii="Times New Roman" w:hAnsi="Times New Roman" w:cs="Times New Roman"/>
        </w:rPr>
        <w:t xml:space="preserve"> </w:t>
      </w:r>
      <w:r w:rsidR="00713513">
        <w:rPr>
          <w:rFonts w:ascii="Times New Roman" w:hAnsi="Times New Roman" w:cs="Times New Roman"/>
        </w:rPr>
        <w:t>Baillargeon et al., 1985; Baillargeon, 1987</w:t>
      </w:r>
      <w:r w:rsidR="00C65284">
        <w:rPr>
          <w:rFonts w:ascii="Times New Roman" w:hAnsi="Times New Roman" w:cs="Times New Roman"/>
        </w:rPr>
        <w:t>; for conceptually similar findings, see Baillargeon, 1986; Baillargeon &amp; DeVos, 1991</w:t>
      </w:r>
      <w:r w:rsidR="00713513">
        <w:rPr>
          <w:rFonts w:ascii="Times New Roman" w:hAnsi="Times New Roman" w:cs="Times New Roman"/>
        </w:rPr>
        <w:t>)</w:t>
      </w:r>
      <w:r w:rsidR="00DE2FF0">
        <w:rPr>
          <w:rFonts w:ascii="Times New Roman" w:hAnsi="Times New Roman" w:cs="Times New Roman"/>
        </w:rPr>
        <w:t xml:space="preserve">. </w:t>
      </w:r>
      <w:r w:rsidR="006E4FDA">
        <w:rPr>
          <w:rFonts w:ascii="Times New Roman" w:hAnsi="Times New Roman" w:cs="Times New Roman"/>
        </w:rPr>
        <w:t>Others, however, have</w:t>
      </w:r>
      <w:r w:rsidR="008B5C7C">
        <w:rPr>
          <w:rFonts w:ascii="Times New Roman" w:hAnsi="Times New Roman" w:cs="Times New Roman"/>
        </w:rPr>
        <w:t xml:space="preserve"> </w:t>
      </w:r>
      <w:r w:rsidR="0063270F">
        <w:rPr>
          <w:rFonts w:ascii="Times New Roman" w:hAnsi="Times New Roman" w:cs="Times New Roman"/>
        </w:rPr>
        <w:t>argued and showed</w:t>
      </w:r>
      <w:r w:rsidR="00F15087">
        <w:rPr>
          <w:rFonts w:ascii="Times New Roman" w:hAnsi="Times New Roman" w:cs="Times New Roman"/>
        </w:rPr>
        <w:t xml:space="preserve"> through </w:t>
      </w:r>
      <w:r w:rsidR="00AF3CD1">
        <w:rPr>
          <w:rFonts w:ascii="Times New Roman" w:hAnsi="Times New Roman" w:cs="Times New Roman"/>
        </w:rPr>
        <w:t xml:space="preserve">rigorous experimentation </w:t>
      </w:r>
      <w:r w:rsidR="0063270F">
        <w:rPr>
          <w:rFonts w:ascii="Times New Roman" w:hAnsi="Times New Roman" w:cs="Times New Roman"/>
        </w:rPr>
        <w:t>that infants</w:t>
      </w:r>
      <w:r w:rsidR="00AF3CD1">
        <w:rPr>
          <w:rFonts w:ascii="Times New Roman" w:hAnsi="Times New Roman" w:cs="Times New Roman"/>
        </w:rPr>
        <w:t>’ responses</w:t>
      </w:r>
      <w:r w:rsidR="008B5C7C">
        <w:rPr>
          <w:rFonts w:ascii="Times New Roman" w:hAnsi="Times New Roman" w:cs="Times New Roman"/>
        </w:rPr>
        <w:t xml:space="preserve"> to the two test events</w:t>
      </w:r>
      <w:r w:rsidR="00AF3CD1">
        <w:rPr>
          <w:rFonts w:ascii="Times New Roman" w:hAnsi="Times New Roman" w:cs="Times New Roman"/>
        </w:rPr>
        <w:t xml:space="preserve"> can be explained by well-documented familiarity and novelty preferences</w:t>
      </w:r>
      <w:r w:rsidR="006A6F1E">
        <w:rPr>
          <w:rFonts w:ascii="Times New Roman" w:hAnsi="Times New Roman" w:cs="Times New Roman"/>
        </w:rPr>
        <w:t xml:space="preserve"> (e.g.,</w:t>
      </w:r>
      <w:r w:rsidR="006E4FDA">
        <w:rPr>
          <w:rFonts w:ascii="Times New Roman" w:hAnsi="Times New Roman" w:cs="Times New Roman"/>
        </w:rPr>
        <w:t xml:space="preserve"> Bogartz et al., 2000;</w:t>
      </w:r>
      <w:r w:rsidR="006A6F1E">
        <w:rPr>
          <w:rFonts w:ascii="Times New Roman" w:hAnsi="Times New Roman" w:cs="Times New Roman"/>
        </w:rPr>
        <w:t xml:space="preserve"> Hunter &amp; Ames, 1988; Hunter et al., 198</w:t>
      </w:r>
      <w:r w:rsidR="00032A25">
        <w:rPr>
          <w:rFonts w:ascii="Times New Roman" w:hAnsi="Times New Roman" w:cs="Times New Roman"/>
        </w:rPr>
        <w:t>3</w:t>
      </w:r>
      <w:r w:rsidR="006A6F1E">
        <w:rPr>
          <w:rFonts w:ascii="Times New Roman" w:hAnsi="Times New Roman" w:cs="Times New Roman"/>
        </w:rPr>
        <w:t>)</w:t>
      </w:r>
      <w:r w:rsidR="00AF3CD1">
        <w:rPr>
          <w:rFonts w:ascii="Times New Roman" w:hAnsi="Times New Roman" w:cs="Times New Roman"/>
        </w:rPr>
        <w:t xml:space="preserve">. </w:t>
      </w:r>
      <w:r w:rsidR="0085367D">
        <w:rPr>
          <w:rFonts w:ascii="Times New Roman" w:hAnsi="Times New Roman" w:cs="Times New Roman"/>
        </w:rPr>
        <w:t xml:space="preserve">For example, </w:t>
      </w:r>
      <w:r w:rsidR="00A86B1C">
        <w:rPr>
          <w:rFonts w:ascii="Times New Roman" w:hAnsi="Times New Roman" w:cs="Times New Roman"/>
        </w:rPr>
        <w:t>infants who were not given</w:t>
      </w:r>
      <w:r w:rsidR="002911E8">
        <w:rPr>
          <w:rFonts w:ascii="Times New Roman" w:hAnsi="Times New Roman" w:cs="Times New Roman"/>
        </w:rPr>
        <w:t xml:space="preserve"> enough time to</w:t>
      </w:r>
      <w:r w:rsidR="008B1779">
        <w:rPr>
          <w:rFonts w:ascii="Times New Roman" w:hAnsi="Times New Roman" w:cs="Times New Roman"/>
        </w:rPr>
        <w:t xml:space="preserve"> process </w:t>
      </w:r>
      <w:r w:rsidR="00FF041C">
        <w:rPr>
          <w:rFonts w:ascii="Times New Roman" w:hAnsi="Times New Roman" w:cs="Times New Roman"/>
        </w:rPr>
        <w:t>a familiarization event in which the screen rotates 180° in the absence of a box</w:t>
      </w:r>
      <w:r w:rsidR="0085367D">
        <w:rPr>
          <w:rFonts w:ascii="Times New Roman" w:hAnsi="Times New Roman" w:cs="Times New Roman"/>
        </w:rPr>
        <w:t xml:space="preserve"> </w:t>
      </w:r>
      <w:r w:rsidR="002911E8">
        <w:rPr>
          <w:rFonts w:ascii="Times New Roman" w:hAnsi="Times New Roman" w:cs="Times New Roman"/>
        </w:rPr>
        <w:t>looked</w:t>
      </w:r>
      <w:r w:rsidR="0085367D">
        <w:rPr>
          <w:rFonts w:ascii="Times New Roman" w:hAnsi="Times New Roman" w:cs="Times New Roman"/>
        </w:rPr>
        <w:t xml:space="preserve"> longer at the perceptually more familiar but physically impossible </w:t>
      </w:r>
      <w:r w:rsidR="008B1779">
        <w:rPr>
          <w:rFonts w:ascii="Times New Roman" w:hAnsi="Times New Roman" w:cs="Times New Roman"/>
        </w:rPr>
        <w:t xml:space="preserve">test </w:t>
      </w:r>
      <w:r w:rsidR="0085367D">
        <w:rPr>
          <w:rFonts w:ascii="Times New Roman" w:hAnsi="Times New Roman" w:cs="Times New Roman"/>
        </w:rPr>
        <w:t xml:space="preserve">event than at the perceptually more novel but physically possible event. </w:t>
      </w:r>
      <w:r w:rsidR="00A86B1C">
        <w:rPr>
          <w:rFonts w:ascii="Times New Roman" w:hAnsi="Times New Roman" w:cs="Times New Roman"/>
        </w:rPr>
        <w:t>In contrast, infants who were given</w:t>
      </w:r>
      <w:r w:rsidR="002911E8">
        <w:rPr>
          <w:rFonts w:ascii="Times New Roman" w:hAnsi="Times New Roman" w:cs="Times New Roman"/>
        </w:rPr>
        <w:t xml:space="preserve"> sufficient </w:t>
      </w:r>
      <w:r w:rsidR="00A86B1C">
        <w:rPr>
          <w:rFonts w:ascii="Times New Roman" w:hAnsi="Times New Roman" w:cs="Times New Roman"/>
        </w:rPr>
        <w:t>time to process the familiarization sequence showed</w:t>
      </w:r>
      <w:r w:rsidR="002911E8">
        <w:rPr>
          <w:rFonts w:ascii="Times New Roman" w:hAnsi="Times New Roman" w:cs="Times New Roman"/>
        </w:rPr>
        <w:t xml:space="preserve"> increased looking to the perceptually novel test event</w:t>
      </w:r>
      <w:r w:rsidR="00D72664">
        <w:rPr>
          <w:rFonts w:ascii="Times New Roman" w:hAnsi="Times New Roman" w:cs="Times New Roman"/>
        </w:rPr>
        <w:t xml:space="preserve">. </w:t>
      </w:r>
    </w:p>
    <w:p w14:paraId="17399478" w14:textId="4D25334A" w:rsidR="0015363E" w:rsidRDefault="00E45C60" w:rsidP="004979E4">
      <w:pPr>
        <w:spacing w:line="480" w:lineRule="auto"/>
        <w:ind w:firstLine="720"/>
        <w:contextualSpacing/>
        <w:rPr>
          <w:rFonts w:ascii="Times New Roman" w:hAnsi="Times New Roman" w:cs="Times New Roman"/>
        </w:rPr>
      </w:pPr>
      <w:r>
        <w:rPr>
          <w:rFonts w:ascii="Times New Roman" w:hAnsi="Times New Roman" w:cs="Times New Roman"/>
        </w:rPr>
        <w:t xml:space="preserve">As mentioned at the outset of this section, lean accounts differ in their specifics but </w:t>
      </w:r>
      <w:r w:rsidR="00A113DB">
        <w:rPr>
          <w:rFonts w:ascii="Times New Roman" w:hAnsi="Times New Roman" w:cs="Times New Roman"/>
        </w:rPr>
        <w:t xml:space="preserve">share </w:t>
      </w:r>
      <w:ins w:id="168" w:author="Benton, Deon" w:date="2026-02-11T10:10:00Z" w16du:dateUtc="2026-02-11T16:10:00Z">
        <w:r w:rsidR="00C566C7">
          <w:rPr>
            <w:rFonts w:ascii="Times New Roman" w:hAnsi="Times New Roman" w:cs="Times New Roman"/>
          </w:rPr>
          <w:t xml:space="preserve">one </w:t>
        </w:r>
      </w:ins>
      <w:r w:rsidR="004B631E">
        <w:rPr>
          <w:rFonts w:ascii="Times New Roman" w:hAnsi="Times New Roman" w:cs="Times New Roman"/>
        </w:rPr>
        <w:t>core</w:t>
      </w:r>
      <w:r w:rsidR="00A113DB">
        <w:rPr>
          <w:rFonts w:ascii="Times New Roman" w:hAnsi="Times New Roman" w:cs="Times New Roman"/>
        </w:rPr>
        <w:t xml:space="preserve"> commitment</w:t>
      </w:r>
      <w:r w:rsidR="004B631E">
        <w:rPr>
          <w:rFonts w:ascii="Times New Roman" w:hAnsi="Times New Roman" w:cs="Times New Roman"/>
        </w:rPr>
        <w:t>:</w:t>
      </w:r>
      <w:r w:rsidR="00A113DB">
        <w:rPr>
          <w:rFonts w:ascii="Times New Roman" w:hAnsi="Times New Roman" w:cs="Times New Roman"/>
        </w:rPr>
        <w:t xml:space="preserve"> </w:t>
      </w:r>
      <w:r w:rsidR="0093541E">
        <w:rPr>
          <w:rFonts w:ascii="Times New Roman" w:hAnsi="Times New Roman" w:cs="Times New Roman"/>
        </w:rPr>
        <w:t xml:space="preserve">conceptually rich knowledge and theory-like inferences </w:t>
      </w:r>
      <w:ins w:id="169" w:author="Benton, Deon" w:date="2026-02-11T10:10:00Z" w16du:dateUtc="2026-02-11T16:10:00Z">
        <w:r w:rsidR="00C566C7">
          <w:rPr>
            <w:rFonts w:ascii="Times New Roman" w:hAnsi="Times New Roman" w:cs="Times New Roman"/>
          </w:rPr>
          <w:t>that are subserved by</w:t>
        </w:r>
      </w:ins>
      <w:r w:rsidR="0093541E">
        <w:rPr>
          <w:rFonts w:ascii="Times New Roman" w:hAnsi="Times New Roman" w:cs="Times New Roman"/>
        </w:rPr>
        <w:t xml:space="preserve"> domain-specific mechanisms are </w:t>
      </w:r>
      <w:r w:rsidR="004B631E">
        <w:rPr>
          <w:rFonts w:ascii="Times New Roman" w:hAnsi="Times New Roman" w:cs="Times New Roman"/>
        </w:rPr>
        <w:t>not necessary</w:t>
      </w:r>
      <w:r w:rsidR="0093541E">
        <w:rPr>
          <w:rFonts w:ascii="Times New Roman" w:hAnsi="Times New Roman" w:cs="Times New Roman"/>
        </w:rPr>
        <w:t xml:space="preserve"> to explain</w:t>
      </w:r>
      <w:r w:rsidR="005A7C4E">
        <w:rPr>
          <w:rFonts w:ascii="Times New Roman" w:hAnsi="Times New Roman" w:cs="Times New Roman"/>
        </w:rPr>
        <w:t xml:space="preserve"> infants’ looking behaviors in VoE studies. Instead, these accounts </w:t>
      </w:r>
      <w:r w:rsidR="005853DF">
        <w:rPr>
          <w:rFonts w:ascii="Times New Roman" w:hAnsi="Times New Roman" w:cs="Times New Roman"/>
        </w:rPr>
        <w:t xml:space="preserve">maintain </w:t>
      </w:r>
      <w:r w:rsidR="00237147">
        <w:rPr>
          <w:rFonts w:ascii="Times New Roman" w:hAnsi="Times New Roman" w:cs="Times New Roman"/>
        </w:rPr>
        <w:t>that</w:t>
      </w:r>
      <w:r w:rsidR="00215900">
        <w:rPr>
          <w:rFonts w:ascii="Times New Roman" w:hAnsi="Times New Roman" w:cs="Times New Roman"/>
        </w:rPr>
        <w:t xml:space="preserve"> such behaviors</w:t>
      </w:r>
      <w:r w:rsidR="00237147">
        <w:rPr>
          <w:rFonts w:ascii="Times New Roman" w:hAnsi="Times New Roman" w:cs="Times New Roman"/>
        </w:rPr>
        <w:t xml:space="preserve"> </w:t>
      </w:r>
      <w:r w:rsidR="004B631E">
        <w:rPr>
          <w:rFonts w:ascii="Times New Roman" w:hAnsi="Times New Roman" w:cs="Times New Roman"/>
        </w:rPr>
        <w:t xml:space="preserve">may reflect factors such </w:t>
      </w:r>
      <w:r w:rsidR="00215900">
        <w:rPr>
          <w:rFonts w:ascii="Times New Roman" w:hAnsi="Times New Roman" w:cs="Times New Roman"/>
        </w:rPr>
        <w:t xml:space="preserve">as how strongly a stimulus was </w:t>
      </w:r>
      <w:ins w:id="170" w:author="Benton, Deon" w:date="2026-02-11T10:10:00Z" w16du:dateUtc="2026-02-11T16:10:00Z">
        <w:r w:rsidR="00C566C7">
          <w:rPr>
            <w:rFonts w:ascii="Times New Roman" w:hAnsi="Times New Roman" w:cs="Times New Roman"/>
          </w:rPr>
          <w:t>encoded</w:t>
        </w:r>
      </w:ins>
      <w:ins w:id="171" w:author="Benton, Deon" w:date="2026-02-11T10:11:00Z" w16du:dateUtc="2026-02-11T16:11:00Z">
        <w:r w:rsidR="00C566C7">
          <w:rPr>
            <w:rFonts w:ascii="Times New Roman" w:hAnsi="Times New Roman" w:cs="Times New Roman"/>
          </w:rPr>
          <w:t>,</w:t>
        </w:r>
      </w:ins>
      <w:ins w:id="172" w:author="Benton, Deon" w:date="2026-02-11T10:10:00Z" w16du:dateUtc="2026-02-11T16:10:00Z">
        <w:r w:rsidR="00C566C7">
          <w:rPr>
            <w:rFonts w:ascii="Times New Roman" w:hAnsi="Times New Roman" w:cs="Times New Roman"/>
          </w:rPr>
          <w:t xml:space="preserve"> </w:t>
        </w:r>
      </w:ins>
      <w:r w:rsidR="00215900">
        <w:rPr>
          <w:rFonts w:ascii="Times New Roman" w:hAnsi="Times New Roman" w:cs="Times New Roman"/>
        </w:rPr>
        <w:t>whether that stimulus is familiar o</w:t>
      </w:r>
      <w:r w:rsidR="002F6238">
        <w:rPr>
          <w:rFonts w:ascii="Times New Roman" w:hAnsi="Times New Roman" w:cs="Times New Roman"/>
        </w:rPr>
        <w:t>r</w:t>
      </w:r>
      <w:r w:rsidR="00215900">
        <w:rPr>
          <w:rFonts w:ascii="Times New Roman" w:hAnsi="Times New Roman" w:cs="Times New Roman"/>
        </w:rPr>
        <w:t xml:space="preserve"> novel after being encoded</w:t>
      </w:r>
      <w:r w:rsidR="00B53B3F">
        <w:rPr>
          <w:rFonts w:ascii="Times New Roman" w:hAnsi="Times New Roman" w:cs="Times New Roman"/>
        </w:rPr>
        <w:t xml:space="preserve">, and </w:t>
      </w:r>
      <w:r w:rsidR="00215900">
        <w:rPr>
          <w:rFonts w:ascii="Times New Roman" w:hAnsi="Times New Roman" w:cs="Times New Roman"/>
        </w:rPr>
        <w:t>the operation of</w:t>
      </w:r>
      <w:r w:rsidR="004B631E">
        <w:rPr>
          <w:rFonts w:ascii="Times New Roman" w:hAnsi="Times New Roman" w:cs="Times New Roman"/>
        </w:rPr>
        <w:t xml:space="preserve"> </w:t>
      </w:r>
      <w:r w:rsidR="005A7C4E">
        <w:rPr>
          <w:rFonts w:ascii="Times New Roman" w:hAnsi="Times New Roman" w:cs="Times New Roman"/>
        </w:rPr>
        <w:t>domain-general learning mechanisms</w:t>
      </w:r>
      <w:r w:rsidR="00AA239A">
        <w:rPr>
          <w:rFonts w:ascii="Times New Roman" w:hAnsi="Times New Roman" w:cs="Times New Roman"/>
        </w:rPr>
        <w:t xml:space="preserve"> </w:t>
      </w:r>
      <w:ins w:id="173" w:author="Benton, Deon" w:date="2026-02-11T10:11:00Z" w16du:dateUtc="2026-02-11T16:11:00Z">
        <w:r w:rsidR="0059594F">
          <w:rPr>
            <w:rFonts w:ascii="Times New Roman" w:hAnsi="Times New Roman" w:cs="Times New Roman"/>
          </w:rPr>
          <w:t>that process and operate over</w:t>
        </w:r>
      </w:ins>
      <w:ins w:id="174" w:author="Benton, Deon" w:date="2026-02-11T10:34:00Z" w16du:dateUtc="2026-02-11T16:34:00Z">
        <w:r w:rsidR="00977120">
          <w:rPr>
            <w:rFonts w:ascii="Times New Roman" w:hAnsi="Times New Roman" w:cs="Times New Roman"/>
          </w:rPr>
          <w:t xml:space="preserve"> the</w:t>
        </w:r>
      </w:ins>
      <w:ins w:id="175" w:author="Benton, Deon" w:date="2026-02-11T10:11:00Z" w16du:dateUtc="2026-02-11T16:11:00Z">
        <w:r w:rsidR="0059594F">
          <w:rPr>
            <w:rFonts w:ascii="Times New Roman" w:hAnsi="Times New Roman" w:cs="Times New Roman"/>
          </w:rPr>
          <w:t xml:space="preserve"> low</w:t>
        </w:r>
      </w:ins>
      <w:r w:rsidR="00B164E9">
        <w:rPr>
          <w:rFonts w:ascii="Times New Roman" w:hAnsi="Times New Roman" w:cs="Times New Roman"/>
        </w:rPr>
        <w:t>-level,</w:t>
      </w:r>
      <w:ins w:id="176" w:author="Benton, Deon" w:date="2026-02-11T10:11:00Z" w16du:dateUtc="2026-02-11T16:11:00Z">
        <w:r w:rsidR="0059594F">
          <w:rPr>
            <w:rFonts w:ascii="Times New Roman" w:hAnsi="Times New Roman" w:cs="Times New Roman"/>
          </w:rPr>
          <w:t xml:space="preserve"> </w:t>
        </w:r>
      </w:ins>
      <w:ins w:id="177" w:author="Benton, Deon" w:date="2026-02-11T10:35:00Z" w16du:dateUtc="2026-02-11T16:35:00Z">
        <w:r w:rsidR="006C3DF4">
          <w:rPr>
            <w:rFonts w:ascii="Times New Roman" w:hAnsi="Times New Roman" w:cs="Times New Roman"/>
          </w:rPr>
          <w:t>perceptually grounded</w:t>
        </w:r>
      </w:ins>
      <w:ins w:id="178" w:author="Benton, Deon" w:date="2026-02-11T10:11:00Z" w16du:dateUtc="2026-02-11T16:11:00Z">
        <w:r w:rsidR="0059594F">
          <w:rPr>
            <w:rFonts w:ascii="Times New Roman" w:hAnsi="Times New Roman" w:cs="Times New Roman"/>
          </w:rPr>
          <w:t>, and</w:t>
        </w:r>
      </w:ins>
      <w:r w:rsidR="00B164E9">
        <w:rPr>
          <w:rFonts w:ascii="Times New Roman" w:hAnsi="Times New Roman" w:cs="Times New Roman"/>
        </w:rPr>
        <w:t xml:space="preserve"> </w:t>
      </w:r>
      <w:ins w:id="179" w:author="Benton, Deon" w:date="2026-02-11T10:13:00Z" w16du:dateUtc="2026-02-11T16:13:00Z">
        <w:r w:rsidR="007525AB">
          <w:rPr>
            <w:rFonts w:ascii="Times New Roman" w:hAnsi="Times New Roman" w:cs="Times New Roman"/>
          </w:rPr>
          <w:t>conceptually neutral</w:t>
        </w:r>
      </w:ins>
      <w:r w:rsidR="00B164E9">
        <w:rPr>
          <w:rFonts w:ascii="Times New Roman" w:hAnsi="Times New Roman" w:cs="Times New Roman"/>
        </w:rPr>
        <w:t xml:space="preserve"> features</w:t>
      </w:r>
      <w:ins w:id="180" w:author="Benton, Deon" w:date="2026-02-11T10:34:00Z" w16du:dateUtc="2026-02-11T16:34:00Z">
        <w:r w:rsidR="00977120">
          <w:rPr>
            <w:rFonts w:ascii="Times New Roman" w:hAnsi="Times New Roman" w:cs="Times New Roman"/>
          </w:rPr>
          <w:t xml:space="preserve"> of visual scenes</w:t>
        </w:r>
      </w:ins>
      <w:r w:rsidR="00B164E9">
        <w:rPr>
          <w:rFonts w:ascii="Times New Roman" w:hAnsi="Times New Roman" w:cs="Times New Roman"/>
        </w:rPr>
        <w:t>.</w:t>
      </w:r>
      <w:r w:rsidR="00575943">
        <w:rPr>
          <w:rFonts w:ascii="Times New Roman" w:hAnsi="Times New Roman" w:cs="Times New Roman"/>
        </w:rPr>
        <w:t xml:space="preserve"> </w:t>
      </w:r>
    </w:p>
    <w:p w14:paraId="41CFEEEA" w14:textId="77777777" w:rsidR="00524642" w:rsidRPr="00AE090A" w:rsidRDefault="00524642" w:rsidP="00524642">
      <w:pPr>
        <w:spacing w:line="480" w:lineRule="auto"/>
        <w:contextualSpacing/>
        <w:rPr>
          <w:rFonts w:ascii="Times New Roman" w:hAnsi="Times New Roman" w:cs="Times New Roman"/>
          <w:i/>
          <w:iCs/>
        </w:rPr>
      </w:pPr>
    </w:p>
    <w:p w14:paraId="7CBDF29B" w14:textId="0C9C1A36" w:rsidR="001A2641" w:rsidRPr="00445430" w:rsidRDefault="00B12893" w:rsidP="001A2641">
      <w:pPr>
        <w:spacing w:line="480" w:lineRule="auto"/>
        <w:contextualSpacing/>
        <w:rPr>
          <w:rFonts w:ascii="Times New Roman" w:hAnsi="Times New Roman" w:cs="Times New Roman"/>
          <w:b/>
          <w:bCs/>
        </w:rPr>
      </w:pPr>
      <w:ins w:id="181" w:author="Benton, Deon" w:date="2026-02-11T10:28:00Z" w16du:dateUtc="2026-02-11T16:28:00Z">
        <w:r>
          <w:rPr>
            <w:rFonts w:ascii="Times New Roman" w:hAnsi="Times New Roman" w:cs="Times New Roman"/>
            <w:b/>
            <w:bCs/>
          </w:rPr>
          <w:t xml:space="preserve">A </w:t>
        </w:r>
        <w:r w:rsidRPr="009A2E64">
          <w:rPr>
            <w:rFonts w:ascii="Times New Roman" w:hAnsi="Times New Roman" w:cs="Times New Roman"/>
            <w:b/>
            <w:bCs/>
          </w:rPr>
          <w:t xml:space="preserve">new </w:t>
        </w:r>
        <w:r>
          <w:rPr>
            <w:rFonts w:ascii="Times New Roman" w:hAnsi="Times New Roman" w:cs="Times New Roman"/>
            <w:b/>
            <w:bCs/>
          </w:rPr>
          <w:t xml:space="preserve">lean account </w:t>
        </w:r>
      </w:ins>
      <w:ins w:id="182" w:author="Benton, Deon" w:date="2026-02-11T10:30:00Z" w16du:dateUtc="2026-02-11T16:30:00Z">
        <w:r w:rsidR="00E34656">
          <w:rPr>
            <w:rFonts w:ascii="Times New Roman" w:hAnsi="Times New Roman" w:cs="Times New Roman"/>
            <w:b/>
            <w:bCs/>
          </w:rPr>
          <w:t>that can explain</w:t>
        </w:r>
      </w:ins>
      <w:ins w:id="183" w:author="Benton, Deon" w:date="2026-02-11T10:28:00Z" w16du:dateUtc="2026-02-11T16:28:00Z">
        <w:r w:rsidRPr="00B12893">
          <w:rPr>
            <w:rFonts w:ascii="Times New Roman" w:hAnsi="Times New Roman" w:cs="Times New Roman"/>
            <w:b/>
            <w:bCs/>
          </w:rPr>
          <w:t xml:space="preserve"> infants’ looking </w:t>
        </w:r>
        <w:r>
          <w:rPr>
            <w:rFonts w:ascii="Times New Roman" w:hAnsi="Times New Roman" w:cs="Times New Roman"/>
            <w:b/>
            <w:bCs/>
          </w:rPr>
          <w:t>in action understanding studies</w:t>
        </w:r>
        <w:r w:rsidRPr="00B12893">
          <w:rPr>
            <w:rFonts w:ascii="Times New Roman" w:hAnsi="Times New Roman" w:cs="Times New Roman"/>
            <w:b/>
            <w:bCs/>
          </w:rPr>
          <w:t xml:space="preserve"> </w:t>
        </w:r>
      </w:ins>
    </w:p>
    <w:p w14:paraId="429FDEBE" w14:textId="1C05DFC9" w:rsidR="003B5A45" w:rsidRDefault="00DE18F0" w:rsidP="003B5A45">
      <w:pPr>
        <w:spacing w:line="480" w:lineRule="auto"/>
        <w:contextualSpacing/>
        <w:rPr>
          <w:ins w:id="184" w:author="Benton, Deon" w:date="2026-03-14T22:24:00Z" w16du:dateUtc="2026-03-15T03:24:00Z"/>
          <w:rFonts w:ascii="Times New Roman" w:hAnsi="Times New Roman" w:cs="Times New Roman"/>
        </w:rPr>
      </w:pPr>
      <w:r>
        <w:rPr>
          <w:rFonts w:ascii="Times New Roman" w:hAnsi="Times New Roman" w:cs="Times New Roman"/>
        </w:rPr>
        <w:tab/>
        <w:t xml:space="preserve">As the discussion </w:t>
      </w:r>
      <w:ins w:id="185" w:author="Benton, Deon" w:date="2026-02-11T10:14:00Z" w16du:dateUtc="2026-02-11T16:14:00Z">
        <w:r w:rsidR="00DF5335">
          <w:rPr>
            <w:rFonts w:ascii="Times New Roman" w:hAnsi="Times New Roman" w:cs="Times New Roman"/>
          </w:rPr>
          <w:t>so far</w:t>
        </w:r>
      </w:ins>
      <w:r>
        <w:rPr>
          <w:rFonts w:ascii="Times New Roman" w:hAnsi="Times New Roman" w:cs="Times New Roman"/>
        </w:rPr>
        <w:t xml:space="preserve"> has shown, there have been many attempts to explain infants’ looking behaviors in VoE studies from a lean perspective. However, efforts to explain </w:t>
      </w:r>
      <w:ins w:id="186" w:author="Benton, Deon" w:date="2026-02-11T10:15:00Z" w16du:dateUtc="2026-02-11T16:15:00Z">
        <w:r w:rsidR="006A456E">
          <w:rPr>
            <w:rFonts w:ascii="Times New Roman" w:hAnsi="Times New Roman" w:cs="Times New Roman"/>
          </w:rPr>
          <w:t xml:space="preserve">infants’ looking behavior in studies that </w:t>
        </w:r>
        <w:r w:rsidR="00CE74CA">
          <w:rPr>
            <w:rFonts w:ascii="Times New Roman" w:hAnsi="Times New Roman" w:cs="Times New Roman"/>
          </w:rPr>
          <w:t xml:space="preserve">tap </w:t>
        </w:r>
      </w:ins>
      <w:ins w:id="187" w:author="Benton, Deon" w:date="2026-02-11T10:37:00Z" w16du:dateUtc="2026-02-11T16:37:00Z">
        <w:r w:rsidR="00F55CCA">
          <w:rPr>
            <w:rFonts w:ascii="Times New Roman" w:hAnsi="Times New Roman" w:cs="Times New Roman"/>
          </w:rPr>
          <w:t xml:space="preserve">their </w:t>
        </w:r>
      </w:ins>
      <w:ins w:id="188" w:author="Benton, Deon" w:date="2026-02-11T10:15:00Z" w16du:dateUtc="2026-02-11T16:15:00Z">
        <w:r w:rsidR="00CE74CA">
          <w:rPr>
            <w:rFonts w:ascii="Times New Roman" w:hAnsi="Times New Roman" w:cs="Times New Roman"/>
          </w:rPr>
          <w:t xml:space="preserve">so-called </w:t>
        </w:r>
      </w:ins>
      <w:r>
        <w:rPr>
          <w:rFonts w:ascii="Times New Roman" w:hAnsi="Times New Roman" w:cs="Times New Roman"/>
        </w:rPr>
        <w:t>action understanding</w:t>
      </w:r>
      <w:ins w:id="189" w:author="Benton, Deon" w:date="2026-03-14T20:12:00Z" w16du:dateUtc="2026-03-15T01:12:00Z">
        <w:r w:rsidR="00482F22">
          <w:rPr>
            <w:rFonts w:ascii="Times New Roman" w:hAnsi="Times New Roman" w:cs="Times New Roman"/>
          </w:rPr>
          <w:t xml:space="preserve">—that is, the ability to </w:t>
        </w:r>
        <w:r w:rsidR="00482F22">
          <w:rPr>
            <w:rFonts w:ascii="Times New Roman" w:hAnsi="Times New Roman" w:cs="Times New Roman"/>
          </w:rPr>
          <w:lastRenderedPageBreak/>
          <w:t>discriminate efficient and inefficient actions</w:t>
        </w:r>
      </w:ins>
      <w:ins w:id="190" w:author="Benton, Deon" w:date="2026-03-14T20:13:00Z" w16du:dateUtc="2026-03-15T01:13:00Z">
        <w:r w:rsidR="00482F22">
          <w:rPr>
            <w:rFonts w:ascii="Times New Roman" w:hAnsi="Times New Roman" w:cs="Times New Roman"/>
          </w:rPr>
          <w:t>—</w:t>
        </w:r>
      </w:ins>
      <w:r>
        <w:rPr>
          <w:rFonts w:ascii="Times New Roman" w:hAnsi="Times New Roman" w:cs="Times New Roman"/>
        </w:rPr>
        <w:t>from the same perspective remain relatively scarce</w:t>
      </w:r>
      <w:r w:rsidR="000C6B58">
        <w:rPr>
          <w:rFonts w:ascii="Times New Roman" w:hAnsi="Times New Roman" w:cs="Times New Roman"/>
        </w:rPr>
        <w:t>.</w:t>
      </w:r>
      <w:r w:rsidR="00C03B2C">
        <w:rPr>
          <w:rFonts w:ascii="Times New Roman" w:hAnsi="Times New Roman" w:cs="Times New Roman"/>
        </w:rPr>
        <w:t xml:space="preserve"> </w:t>
      </w:r>
      <w:r w:rsidR="00673D12">
        <w:rPr>
          <w:rFonts w:ascii="Times New Roman" w:hAnsi="Times New Roman" w:cs="Times New Roman"/>
        </w:rPr>
        <w:t>A</w:t>
      </w:r>
      <w:r w:rsidR="000329CC">
        <w:rPr>
          <w:rFonts w:ascii="Times New Roman" w:hAnsi="Times New Roman" w:cs="Times New Roman"/>
        </w:rPr>
        <w:t xml:space="preserve"> </w:t>
      </w:r>
      <w:r w:rsidR="000C6B58">
        <w:rPr>
          <w:rFonts w:ascii="Times New Roman" w:hAnsi="Times New Roman" w:cs="Times New Roman"/>
        </w:rPr>
        <w:t>notable exception to this is a</w:t>
      </w:r>
      <w:r w:rsidR="00E7463E">
        <w:rPr>
          <w:rFonts w:ascii="Times New Roman" w:hAnsi="Times New Roman" w:cs="Times New Roman"/>
        </w:rPr>
        <w:t xml:space="preserve"> </w:t>
      </w:r>
      <w:ins w:id="191" w:author="Benton, Deon" w:date="2026-03-16T09:43:00Z" w16du:dateUtc="2026-03-16T14:43:00Z">
        <w:r w:rsidR="00A521F1">
          <w:rPr>
            <w:rFonts w:ascii="Times New Roman" w:hAnsi="Times New Roman" w:cs="Times New Roman"/>
          </w:rPr>
          <w:t xml:space="preserve">proposal put forward by </w:t>
        </w:r>
      </w:ins>
      <w:r w:rsidR="00EC7604">
        <w:rPr>
          <w:rFonts w:ascii="Times New Roman" w:hAnsi="Times New Roman" w:cs="Times New Roman"/>
        </w:rPr>
        <w:t>Overwalle (2010)</w:t>
      </w:r>
      <w:r w:rsidR="00B81767">
        <w:rPr>
          <w:rFonts w:ascii="Times New Roman" w:hAnsi="Times New Roman" w:cs="Times New Roman"/>
        </w:rPr>
        <w:t>.</w:t>
      </w:r>
      <w:ins w:id="192" w:author="Benton, Deon" w:date="2026-03-14T20:18:00Z" w16du:dateUtc="2026-03-15T01:18:00Z">
        <w:r w:rsidR="00B12D4A">
          <w:rPr>
            <w:rFonts w:ascii="Times New Roman" w:hAnsi="Times New Roman" w:cs="Times New Roman"/>
          </w:rPr>
          <w:t xml:space="preserve"> </w:t>
        </w:r>
      </w:ins>
      <w:ins w:id="193" w:author="Benton, Deon" w:date="2026-03-14T20:21:00Z" w16du:dateUtc="2026-03-15T01:21:00Z">
        <w:r w:rsidR="00B12D4A">
          <w:rPr>
            <w:rFonts w:ascii="Times New Roman" w:hAnsi="Times New Roman" w:cs="Times New Roman"/>
          </w:rPr>
          <w:t>In contrast to the teleological stance—</w:t>
        </w:r>
      </w:ins>
      <w:ins w:id="194" w:author="Benton, Deon" w:date="2026-03-16T09:42:00Z" w16du:dateUtc="2026-03-16T14:42:00Z">
        <w:r w:rsidR="00764DEC">
          <w:rPr>
            <w:rFonts w:ascii="Times New Roman" w:hAnsi="Times New Roman" w:cs="Times New Roman"/>
          </w:rPr>
          <w:t>which</w:t>
        </w:r>
      </w:ins>
      <w:ins w:id="195" w:author="Benton, Deon" w:date="2026-03-14T20:21:00Z" w16du:dateUtc="2026-03-15T01:21:00Z">
        <w:r w:rsidR="00B12D4A">
          <w:rPr>
            <w:rFonts w:ascii="Times New Roman" w:hAnsi="Times New Roman" w:cs="Times New Roman"/>
          </w:rPr>
          <w:t xml:space="preserve"> </w:t>
        </w:r>
      </w:ins>
      <w:ins w:id="196" w:author="Benton, Deon" w:date="2026-03-14T20:22:00Z" w16du:dateUtc="2026-03-15T01:22:00Z">
        <w:r w:rsidR="00B12D4A">
          <w:rPr>
            <w:rFonts w:ascii="Times New Roman" w:hAnsi="Times New Roman" w:cs="Times New Roman"/>
          </w:rPr>
          <w:t xml:space="preserve">presupposes </w:t>
        </w:r>
      </w:ins>
      <w:ins w:id="197" w:author="Benton, Deon" w:date="2026-03-14T21:08:00Z" w16du:dateUtc="2026-03-15T02:08:00Z">
        <w:r w:rsidR="00A9104D">
          <w:rPr>
            <w:rFonts w:ascii="Times New Roman" w:hAnsi="Times New Roman" w:cs="Times New Roman"/>
          </w:rPr>
          <w:t xml:space="preserve">that infants possess </w:t>
        </w:r>
      </w:ins>
      <w:ins w:id="198" w:author="Benton, Deon" w:date="2026-03-14T20:22:00Z" w16du:dateUtc="2026-03-15T01:22:00Z">
        <w:r w:rsidR="00B12D4A">
          <w:rPr>
            <w:rFonts w:ascii="Times New Roman" w:hAnsi="Times New Roman" w:cs="Times New Roman"/>
          </w:rPr>
          <w:t>a priori notion</w:t>
        </w:r>
      </w:ins>
      <w:ins w:id="199" w:author="Benton, Deon" w:date="2026-03-14T21:09:00Z" w16du:dateUtc="2026-03-15T02:09:00Z">
        <w:r w:rsidR="00A9104D">
          <w:rPr>
            <w:rFonts w:ascii="Times New Roman" w:hAnsi="Times New Roman" w:cs="Times New Roman"/>
          </w:rPr>
          <w:t>s</w:t>
        </w:r>
      </w:ins>
      <w:ins w:id="200" w:author="Benton, Deon" w:date="2026-03-14T20:22:00Z" w16du:dateUtc="2026-03-15T01:22:00Z">
        <w:r w:rsidR="00B12D4A">
          <w:rPr>
            <w:rFonts w:ascii="Times New Roman" w:hAnsi="Times New Roman" w:cs="Times New Roman"/>
          </w:rPr>
          <w:t xml:space="preserve"> of efficiency—</w:t>
        </w:r>
      </w:ins>
      <w:ins w:id="201" w:author="Benton, Deon" w:date="2026-03-14T21:25:00Z" w16du:dateUtc="2026-03-15T02:25:00Z">
        <w:r w:rsidR="0056623D">
          <w:rPr>
            <w:rFonts w:ascii="Times New Roman" w:hAnsi="Times New Roman" w:cs="Times New Roman"/>
          </w:rPr>
          <w:t>Overwalle’s (2010) position</w:t>
        </w:r>
      </w:ins>
      <w:ins w:id="202" w:author="Benton, Deon" w:date="2026-03-14T22:21:00Z" w16du:dateUtc="2026-03-15T03:21:00Z">
        <w:r w:rsidR="00C96CA7">
          <w:rPr>
            <w:rFonts w:ascii="Times New Roman" w:hAnsi="Times New Roman" w:cs="Times New Roman"/>
          </w:rPr>
          <w:t xml:space="preserve"> is that</w:t>
        </w:r>
      </w:ins>
      <w:ins w:id="203" w:author="Benton, Deon" w:date="2026-03-14T21:25:00Z" w16du:dateUtc="2026-03-15T02:25:00Z">
        <w:r w:rsidR="0056623D">
          <w:rPr>
            <w:rFonts w:ascii="Times New Roman" w:hAnsi="Times New Roman" w:cs="Times New Roman"/>
          </w:rPr>
          <w:t xml:space="preserve"> </w:t>
        </w:r>
      </w:ins>
      <w:ins w:id="204" w:author="Benton, Deon" w:date="2026-03-16T09:44:00Z" w16du:dateUtc="2026-03-16T14:44:00Z">
        <w:r w:rsidR="009934C6">
          <w:rPr>
            <w:rFonts w:ascii="Times New Roman" w:hAnsi="Times New Roman" w:cs="Times New Roman"/>
          </w:rPr>
          <w:t>infants learn through experience that</w:t>
        </w:r>
      </w:ins>
      <w:ins w:id="205" w:author="Benton, Deon" w:date="2026-03-14T21:10:00Z" w16du:dateUtc="2026-03-15T02:10:00Z">
        <w:r w:rsidR="00A9104D">
          <w:rPr>
            <w:rFonts w:ascii="Times New Roman" w:hAnsi="Times New Roman" w:cs="Times New Roman"/>
          </w:rPr>
          <w:t xml:space="preserve"> agents</w:t>
        </w:r>
      </w:ins>
      <w:ins w:id="206" w:author="Benton, Deon" w:date="2026-03-14T20:22:00Z" w16du:dateUtc="2026-03-15T01:22:00Z">
        <w:r w:rsidR="00B12D4A">
          <w:rPr>
            <w:rFonts w:ascii="Times New Roman" w:hAnsi="Times New Roman" w:cs="Times New Roman"/>
          </w:rPr>
          <w:t xml:space="preserve"> </w:t>
        </w:r>
      </w:ins>
      <w:ins w:id="207" w:author="Benton, Deon" w:date="2026-03-14T20:20:00Z" w16du:dateUtc="2026-03-15T01:20:00Z">
        <w:r w:rsidR="00B12D4A">
          <w:rPr>
            <w:rFonts w:ascii="Times New Roman" w:hAnsi="Times New Roman" w:cs="Times New Roman"/>
          </w:rPr>
          <w:t xml:space="preserve">follow some but not other trajectories to reach </w:t>
        </w:r>
      </w:ins>
      <w:ins w:id="208" w:author="Benton, Deon" w:date="2026-03-16T09:42:00Z" w16du:dateUtc="2026-03-16T14:42:00Z">
        <w:r w:rsidR="00A119B5">
          <w:rPr>
            <w:rFonts w:ascii="Times New Roman" w:hAnsi="Times New Roman" w:cs="Times New Roman"/>
          </w:rPr>
          <w:t>a goal</w:t>
        </w:r>
      </w:ins>
      <w:ins w:id="209" w:author="Benton, Deon" w:date="2026-03-14T20:20:00Z" w16du:dateUtc="2026-03-15T01:20:00Z">
        <w:r w:rsidR="00B12D4A">
          <w:rPr>
            <w:rFonts w:ascii="Times New Roman" w:hAnsi="Times New Roman" w:cs="Times New Roman"/>
          </w:rPr>
          <w:t>.</w:t>
        </w:r>
      </w:ins>
      <w:ins w:id="210" w:author="Benton, Deon" w:date="2026-03-14T22:23:00Z" w16du:dateUtc="2026-03-15T03:23:00Z">
        <w:r w:rsidR="00C96CA7">
          <w:rPr>
            <w:rFonts w:ascii="Times New Roman" w:hAnsi="Times New Roman" w:cs="Times New Roman"/>
          </w:rPr>
          <w:t xml:space="preserve"> An action is thus seen as efficient if aligns with the typical trajectory that an agent takes to obtain a goal; </w:t>
        </w:r>
      </w:ins>
      <w:ins w:id="211" w:author="Benton, Deon" w:date="2026-03-16T09:50:00Z" w16du:dateUtc="2026-03-16T14:50:00Z">
        <w:r w:rsidR="00932664">
          <w:rPr>
            <w:rFonts w:ascii="Times New Roman" w:hAnsi="Times New Roman" w:cs="Times New Roman"/>
          </w:rPr>
          <w:t xml:space="preserve">an </w:t>
        </w:r>
      </w:ins>
      <w:ins w:id="212" w:author="Benton, Deon" w:date="2026-03-16T09:44:00Z" w16du:dateUtc="2026-03-16T14:44:00Z">
        <w:r w:rsidR="00BA00C2">
          <w:rPr>
            <w:rFonts w:ascii="Times New Roman" w:hAnsi="Times New Roman" w:cs="Times New Roman"/>
          </w:rPr>
          <w:t>action that deviate</w:t>
        </w:r>
      </w:ins>
      <w:ins w:id="213" w:author="Benton, Deon" w:date="2026-03-16T09:50:00Z" w16du:dateUtc="2026-03-16T14:50:00Z">
        <w:r w:rsidR="00932664">
          <w:rPr>
            <w:rFonts w:ascii="Times New Roman" w:hAnsi="Times New Roman" w:cs="Times New Roman"/>
          </w:rPr>
          <w:t>s</w:t>
        </w:r>
      </w:ins>
      <w:ins w:id="214" w:author="Benton, Deon" w:date="2026-03-16T09:44:00Z" w16du:dateUtc="2026-03-16T14:44:00Z">
        <w:r w:rsidR="00BA00C2">
          <w:rPr>
            <w:rFonts w:ascii="Times New Roman" w:hAnsi="Times New Roman" w:cs="Times New Roman"/>
          </w:rPr>
          <w:t xml:space="preserve"> from </w:t>
        </w:r>
      </w:ins>
      <w:ins w:id="215" w:author="Benton, Deon" w:date="2026-03-16T09:49:00Z" w16du:dateUtc="2026-03-16T14:49:00Z">
        <w:r w:rsidR="00932664">
          <w:rPr>
            <w:rFonts w:ascii="Times New Roman" w:hAnsi="Times New Roman" w:cs="Times New Roman"/>
          </w:rPr>
          <w:t>this trajecto</w:t>
        </w:r>
      </w:ins>
      <w:ins w:id="216" w:author="Benton, Deon" w:date="2026-03-16T09:50:00Z" w16du:dateUtc="2026-03-16T14:50:00Z">
        <w:r w:rsidR="00932664">
          <w:rPr>
            <w:rFonts w:ascii="Times New Roman" w:hAnsi="Times New Roman" w:cs="Times New Roman"/>
          </w:rPr>
          <w:t xml:space="preserve">ry is </w:t>
        </w:r>
      </w:ins>
      <w:ins w:id="217" w:author="Benton, Deon" w:date="2026-03-16T09:44:00Z" w16du:dateUtc="2026-03-16T14:44:00Z">
        <w:r w:rsidR="00BA00C2">
          <w:rPr>
            <w:rFonts w:ascii="Times New Roman" w:hAnsi="Times New Roman" w:cs="Times New Roman"/>
          </w:rPr>
          <w:t>seen as inefficient</w:t>
        </w:r>
      </w:ins>
      <w:ins w:id="218" w:author="Benton, Deon" w:date="2026-03-14T22:23:00Z" w16du:dateUtc="2026-03-15T03:23:00Z">
        <w:r w:rsidR="00C96CA7">
          <w:rPr>
            <w:rFonts w:ascii="Times New Roman" w:hAnsi="Times New Roman" w:cs="Times New Roman"/>
          </w:rPr>
          <w:t xml:space="preserve">. Overwalle (2010) argued that </w:t>
        </w:r>
      </w:ins>
      <w:ins w:id="219" w:author="Benton, Deon" w:date="2026-03-16T09:45:00Z" w16du:dateUtc="2026-03-16T14:45:00Z">
        <w:r w:rsidR="00BA00C2">
          <w:rPr>
            <w:rFonts w:ascii="Times New Roman" w:hAnsi="Times New Roman" w:cs="Times New Roman"/>
          </w:rPr>
          <w:t>such learning is achieved</w:t>
        </w:r>
      </w:ins>
      <w:ins w:id="220" w:author="Benton, Deon" w:date="2026-03-14T22:23:00Z" w16du:dateUtc="2026-03-15T03:23:00Z">
        <w:r w:rsidR="00C96CA7">
          <w:rPr>
            <w:rFonts w:ascii="Times New Roman" w:hAnsi="Times New Roman" w:cs="Times New Roman"/>
          </w:rPr>
          <w:t xml:space="preserve"> mechanistically via a forward model. </w:t>
        </w:r>
      </w:ins>
      <w:ins w:id="221" w:author="Benton, Deon" w:date="2026-03-14T21:26:00Z" w16du:dateUtc="2026-03-15T02:26:00Z">
        <w:r w:rsidR="0056623D">
          <w:rPr>
            <w:rFonts w:ascii="Times New Roman" w:hAnsi="Times New Roman" w:cs="Times New Roman"/>
          </w:rPr>
          <w:t xml:space="preserve">The idea </w:t>
        </w:r>
      </w:ins>
      <w:ins w:id="222" w:author="Benton, Deon" w:date="2026-03-14T21:40:00Z" w16du:dateUtc="2026-03-15T02:40:00Z">
        <w:r w:rsidR="00964B4C">
          <w:rPr>
            <w:rFonts w:ascii="Times New Roman" w:hAnsi="Times New Roman" w:cs="Times New Roman"/>
          </w:rPr>
          <w:t>is</w:t>
        </w:r>
      </w:ins>
      <w:ins w:id="223" w:author="Benton, Deon" w:date="2026-03-14T21:26:00Z" w16du:dateUtc="2026-03-15T02:26:00Z">
        <w:r w:rsidR="0056623D">
          <w:rPr>
            <w:rFonts w:ascii="Times New Roman" w:hAnsi="Times New Roman" w:cs="Times New Roman"/>
          </w:rPr>
          <w:t xml:space="preserve"> that</w:t>
        </w:r>
      </w:ins>
      <w:ins w:id="224" w:author="Benton, Deon" w:date="2026-03-16T09:45:00Z" w16du:dateUtc="2026-03-16T14:45:00Z">
        <w:r w:rsidR="00BA00C2">
          <w:rPr>
            <w:rFonts w:ascii="Times New Roman" w:hAnsi="Times New Roman" w:cs="Times New Roman"/>
          </w:rPr>
          <w:t xml:space="preserve"> </w:t>
        </w:r>
      </w:ins>
      <w:ins w:id="225" w:author="Benton, Deon" w:date="2026-03-16T09:47:00Z" w16du:dateUtc="2026-03-16T14:47:00Z">
        <w:r w:rsidR="00186981">
          <w:rPr>
            <w:rFonts w:ascii="Times New Roman" w:hAnsi="Times New Roman" w:cs="Times New Roman"/>
          </w:rPr>
          <w:t xml:space="preserve">as </w:t>
        </w:r>
      </w:ins>
      <w:ins w:id="226" w:author="Benton, Deon" w:date="2026-03-16T09:45:00Z" w16du:dateUtc="2026-03-16T14:45:00Z">
        <w:r w:rsidR="00BA00C2">
          <w:rPr>
            <w:rFonts w:ascii="Times New Roman" w:hAnsi="Times New Roman" w:cs="Times New Roman"/>
          </w:rPr>
          <w:t>infants watch agents follow particular paths to obtain a goal</w:t>
        </w:r>
      </w:ins>
      <w:ins w:id="227" w:author="Benton, Deon" w:date="2026-03-14T21:28:00Z" w16du:dateUtc="2026-03-15T02:28:00Z">
        <w:r w:rsidR="0056623D">
          <w:rPr>
            <w:rFonts w:ascii="Times New Roman" w:hAnsi="Times New Roman" w:cs="Times New Roman"/>
          </w:rPr>
          <w:t xml:space="preserve">, </w:t>
        </w:r>
      </w:ins>
      <w:ins w:id="228" w:author="Benton, Deon" w:date="2026-03-16T09:53:00Z" w16du:dateUtc="2026-03-16T14:53:00Z">
        <w:r w:rsidR="003C6979">
          <w:rPr>
            <w:rFonts w:ascii="Times New Roman" w:hAnsi="Times New Roman" w:cs="Times New Roman"/>
          </w:rPr>
          <w:t xml:space="preserve">corresponding internal representations are established that will come to mirror in some meaningful way the visible state of the world at each point along each agent’s action trajectories. </w:t>
        </w:r>
      </w:ins>
      <w:ins w:id="229" w:author="Benton, Deon" w:date="2026-03-16T09:56:00Z" w16du:dateUtc="2026-03-16T14:56:00Z">
        <w:r w:rsidR="002C4C55">
          <w:rPr>
            <w:rFonts w:ascii="Times New Roman" w:hAnsi="Times New Roman" w:cs="Times New Roman"/>
          </w:rPr>
          <w:t xml:space="preserve">On this view, then, </w:t>
        </w:r>
      </w:ins>
      <w:ins w:id="230" w:author="Benton, Deon" w:date="2026-03-16T09:53:00Z" w16du:dateUtc="2026-03-16T14:53:00Z">
        <w:r w:rsidR="003C6979">
          <w:rPr>
            <w:rFonts w:ascii="Times New Roman" w:hAnsi="Times New Roman" w:cs="Times New Roman"/>
          </w:rPr>
          <w:t xml:space="preserve">infants </w:t>
        </w:r>
      </w:ins>
      <w:ins w:id="231" w:author="Benton, Deon" w:date="2026-03-14T21:45:00Z" w16du:dateUtc="2026-03-15T02:45:00Z">
        <w:r w:rsidR="000A37B5">
          <w:rPr>
            <w:rFonts w:ascii="Times New Roman" w:hAnsi="Times New Roman" w:cs="Times New Roman"/>
          </w:rPr>
          <w:t>are not</w:t>
        </w:r>
      </w:ins>
      <w:ins w:id="232" w:author="Benton, Deon" w:date="2026-03-14T21:49:00Z" w16du:dateUtc="2026-03-15T02:49:00Z">
        <w:r w:rsidR="000A37B5">
          <w:rPr>
            <w:rFonts w:ascii="Times New Roman" w:hAnsi="Times New Roman" w:cs="Times New Roman"/>
          </w:rPr>
          <w:t xml:space="preserve"> actually</w:t>
        </w:r>
      </w:ins>
      <w:ins w:id="233" w:author="Benton, Deon" w:date="2026-03-14T21:45:00Z" w16du:dateUtc="2026-03-15T02:45:00Z">
        <w:r w:rsidR="000A37B5">
          <w:rPr>
            <w:rFonts w:ascii="Times New Roman" w:hAnsi="Times New Roman" w:cs="Times New Roman"/>
          </w:rPr>
          <w:t xml:space="preserve"> predicting the agent’s position on the trajectory at the next point in time</w:t>
        </w:r>
      </w:ins>
      <w:ins w:id="234" w:author="Benton, Deon" w:date="2026-03-14T21:49:00Z" w16du:dateUtc="2026-03-15T02:49:00Z">
        <w:r w:rsidR="000A37B5">
          <w:rPr>
            <w:rFonts w:ascii="Times New Roman" w:hAnsi="Times New Roman" w:cs="Times New Roman"/>
          </w:rPr>
          <w:t xml:space="preserve"> given its current position in time</w:t>
        </w:r>
      </w:ins>
      <w:ins w:id="235" w:author="Benton, Deon" w:date="2026-03-14T21:45:00Z" w16du:dateUtc="2026-03-15T02:45:00Z">
        <w:r w:rsidR="000A37B5">
          <w:rPr>
            <w:rFonts w:ascii="Times New Roman" w:hAnsi="Times New Roman" w:cs="Times New Roman"/>
          </w:rPr>
          <w:t xml:space="preserve">; </w:t>
        </w:r>
      </w:ins>
      <w:ins w:id="236" w:author="Benton, Deon" w:date="2026-03-14T21:46:00Z" w16du:dateUtc="2026-03-15T02:46:00Z">
        <w:r w:rsidR="000A37B5">
          <w:rPr>
            <w:rFonts w:ascii="Times New Roman" w:hAnsi="Times New Roman" w:cs="Times New Roman"/>
          </w:rPr>
          <w:t>instead,</w:t>
        </w:r>
      </w:ins>
      <w:ins w:id="237" w:author="Benton, Deon" w:date="2026-03-14T22:16:00Z" w16du:dateUtc="2026-03-15T03:16:00Z">
        <w:r w:rsidR="00D031BC">
          <w:rPr>
            <w:rFonts w:ascii="Times New Roman" w:hAnsi="Times New Roman" w:cs="Times New Roman"/>
          </w:rPr>
          <w:t xml:space="preserve"> </w:t>
        </w:r>
      </w:ins>
      <w:ins w:id="238" w:author="Benton, Deon" w:date="2026-03-16T09:54:00Z" w16du:dateUtc="2026-03-16T14:54:00Z">
        <w:r w:rsidR="003C6979">
          <w:rPr>
            <w:rFonts w:ascii="Times New Roman" w:hAnsi="Times New Roman" w:cs="Times New Roman"/>
          </w:rPr>
          <w:t xml:space="preserve">infants are learning internal representations that faithfully capture </w:t>
        </w:r>
      </w:ins>
      <w:ins w:id="239" w:author="Benton, Deon" w:date="2026-03-16T09:55:00Z" w16du:dateUtc="2026-03-16T14:55:00Z">
        <w:r w:rsidR="003C6979">
          <w:rPr>
            <w:rFonts w:ascii="Times New Roman" w:hAnsi="Times New Roman" w:cs="Times New Roman"/>
          </w:rPr>
          <w:t>the</w:t>
        </w:r>
      </w:ins>
      <w:ins w:id="240" w:author="Benton, Deon" w:date="2026-03-16T09:56:00Z" w16du:dateUtc="2026-03-16T14:56:00Z">
        <w:r w:rsidR="002C4C55">
          <w:rPr>
            <w:rFonts w:ascii="Times New Roman" w:hAnsi="Times New Roman" w:cs="Times New Roman"/>
          </w:rPr>
          <w:t xml:space="preserve"> visible state of the</w:t>
        </w:r>
      </w:ins>
      <w:ins w:id="241" w:author="Benton, Deon" w:date="2026-03-16T09:55:00Z" w16du:dateUtc="2026-03-16T14:55:00Z">
        <w:r w:rsidR="003C6979">
          <w:rPr>
            <w:rFonts w:ascii="Times New Roman" w:hAnsi="Times New Roman" w:cs="Times New Roman"/>
          </w:rPr>
          <w:t xml:space="preserve"> world a</w:t>
        </w:r>
        <w:r w:rsidR="002C4C55">
          <w:rPr>
            <w:rFonts w:ascii="Times New Roman" w:hAnsi="Times New Roman" w:cs="Times New Roman"/>
          </w:rPr>
          <w:t>s</w:t>
        </w:r>
        <w:r w:rsidR="003C6979">
          <w:rPr>
            <w:rFonts w:ascii="Times New Roman" w:hAnsi="Times New Roman" w:cs="Times New Roman"/>
          </w:rPr>
          <w:t xml:space="preserve"> an action </w:t>
        </w:r>
        <w:r w:rsidR="002C4C55">
          <w:rPr>
            <w:rFonts w:ascii="Times New Roman" w:hAnsi="Times New Roman" w:cs="Times New Roman"/>
          </w:rPr>
          <w:t xml:space="preserve">unfolds. </w:t>
        </w:r>
      </w:ins>
      <w:ins w:id="242" w:author="Benton, Deon" w:date="2026-03-16T09:57:00Z" w16du:dateUtc="2026-03-16T14:57:00Z">
        <w:r w:rsidR="002C4C55">
          <w:rPr>
            <w:rFonts w:ascii="Times New Roman" w:hAnsi="Times New Roman" w:cs="Times New Roman"/>
          </w:rPr>
          <w:t xml:space="preserve">A potentially helpful way to capture </w:t>
        </w:r>
        <w:r w:rsidR="00CF1F7C">
          <w:rPr>
            <w:rFonts w:ascii="Times New Roman" w:hAnsi="Times New Roman" w:cs="Times New Roman"/>
          </w:rPr>
          <w:t xml:space="preserve">Overwalle’s perspective is to </w:t>
        </w:r>
      </w:ins>
      <w:ins w:id="243" w:author="Benton, Deon" w:date="2026-03-14T21:56:00Z" w16du:dateUtc="2026-03-15T02:56:00Z">
        <w:r w:rsidR="00E67D87">
          <w:rPr>
            <w:rFonts w:ascii="Times New Roman" w:hAnsi="Times New Roman" w:cs="Times New Roman"/>
          </w:rPr>
          <w:t>draw an analogy</w:t>
        </w:r>
      </w:ins>
      <w:ins w:id="244" w:author="Benton, Deon" w:date="2026-03-14T22:18:00Z" w16du:dateUtc="2026-03-15T03:18:00Z">
        <w:r w:rsidR="006B225F">
          <w:rPr>
            <w:rFonts w:ascii="Times New Roman" w:hAnsi="Times New Roman" w:cs="Times New Roman"/>
          </w:rPr>
          <w:t xml:space="preserve"> between </w:t>
        </w:r>
      </w:ins>
      <w:ins w:id="245" w:author="Benton, Deon" w:date="2026-03-16T09:57:00Z" w16du:dateUtc="2026-03-16T14:57:00Z">
        <w:r w:rsidR="00CF1F7C">
          <w:rPr>
            <w:rFonts w:ascii="Times New Roman" w:hAnsi="Times New Roman" w:cs="Times New Roman"/>
          </w:rPr>
          <w:t>it</w:t>
        </w:r>
      </w:ins>
      <w:ins w:id="246" w:author="Benton, Deon" w:date="2026-03-14T22:18:00Z" w16du:dateUtc="2026-03-15T03:18:00Z">
        <w:r w:rsidR="006B225F">
          <w:rPr>
            <w:rFonts w:ascii="Times New Roman" w:hAnsi="Times New Roman" w:cs="Times New Roman"/>
          </w:rPr>
          <w:t xml:space="preserve"> and</w:t>
        </w:r>
      </w:ins>
      <w:ins w:id="247" w:author="Benton, Deon" w:date="2026-03-14T21:56:00Z" w16du:dateUtc="2026-03-15T02:56:00Z">
        <w:r w:rsidR="00E67D87">
          <w:rPr>
            <w:rFonts w:ascii="Times New Roman" w:hAnsi="Times New Roman" w:cs="Times New Roman"/>
          </w:rPr>
          <w:t xml:space="preserve"> </w:t>
        </w:r>
      </w:ins>
      <w:ins w:id="248" w:author="Benton, Deon" w:date="2026-03-14T22:19:00Z" w16du:dateUtc="2026-03-15T03:19:00Z">
        <w:r w:rsidR="006B225F">
          <w:rPr>
            <w:rFonts w:ascii="Times New Roman" w:hAnsi="Times New Roman" w:cs="Times New Roman"/>
          </w:rPr>
          <w:t>a flipbook</w:t>
        </w:r>
      </w:ins>
      <w:ins w:id="249" w:author="Benton, Deon" w:date="2026-03-14T21:57:00Z" w16du:dateUtc="2026-03-15T02:57:00Z">
        <w:r w:rsidR="00E67D87">
          <w:rPr>
            <w:rFonts w:ascii="Times New Roman" w:hAnsi="Times New Roman" w:cs="Times New Roman"/>
          </w:rPr>
          <w:t xml:space="preserve">. In the same way that each page of a flipbook represents an </w:t>
        </w:r>
      </w:ins>
      <w:ins w:id="250" w:author="Benton, Deon" w:date="2026-03-14T21:58:00Z" w16du:dateUtc="2026-03-15T02:58:00Z">
        <w:r w:rsidR="00E67D87">
          <w:rPr>
            <w:rFonts w:ascii="Times New Roman" w:hAnsi="Times New Roman" w:cs="Times New Roman"/>
          </w:rPr>
          <w:t>instantaneous</w:t>
        </w:r>
      </w:ins>
      <w:ins w:id="251" w:author="Benton, Deon" w:date="2026-03-14T21:57:00Z" w16du:dateUtc="2026-03-15T02:57:00Z">
        <w:r w:rsidR="00E67D87">
          <w:rPr>
            <w:rFonts w:ascii="Times New Roman" w:hAnsi="Times New Roman" w:cs="Times New Roman"/>
          </w:rPr>
          <w:t xml:space="preserve"> snapshot of an unfolding scene, </w:t>
        </w:r>
      </w:ins>
      <w:ins w:id="252" w:author="Benton, Deon" w:date="2026-03-14T22:03:00Z" w16du:dateUtc="2026-03-15T03:03:00Z">
        <w:r w:rsidR="007448A5" w:rsidRPr="007448A5">
          <w:rPr>
            <w:rFonts w:ascii="Times New Roman" w:hAnsi="Times New Roman" w:cs="Times New Roman"/>
          </w:rPr>
          <w:t>infants’ representations of action trajectories can be thought of as a sequence of internal snapshots that</w:t>
        </w:r>
      </w:ins>
      <w:ins w:id="253" w:author="Benton, Deon" w:date="2026-03-14T22:20:00Z" w16du:dateUtc="2026-03-15T03:20:00Z">
        <w:r w:rsidR="000A3648">
          <w:rPr>
            <w:rFonts w:ascii="Times New Roman" w:hAnsi="Times New Roman" w:cs="Times New Roman"/>
          </w:rPr>
          <w:t>, together,</w:t>
        </w:r>
      </w:ins>
      <w:ins w:id="254" w:author="Benton, Deon" w:date="2026-03-14T22:03:00Z" w16du:dateUtc="2026-03-15T03:03:00Z">
        <w:r w:rsidR="007448A5" w:rsidRPr="007448A5">
          <w:rPr>
            <w:rFonts w:ascii="Times New Roman" w:hAnsi="Times New Roman" w:cs="Times New Roman"/>
          </w:rPr>
          <w:t xml:space="preserve"> encode how </w:t>
        </w:r>
      </w:ins>
      <w:ins w:id="255" w:author="Benton, Deon" w:date="2026-03-14T22:20:00Z" w16du:dateUtc="2026-03-15T03:20:00Z">
        <w:r w:rsidR="000A3648">
          <w:rPr>
            <w:rFonts w:ascii="Times New Roman" w:hAnsi="Times New Roman" w:cs="Times New Roman"/>
          </w:rPr>
          <w:t>an action unfolds.</w:t>
        </w:r>
      </w:ins>
    </w:p>
    <w:p w14:paraId="69D56AA6" w14:textId="31BED10E" w:rsidR="00EF4B25" w:rsidRDefault="00861E76" w:rsidP="00CF3B36">
      <w:pPr>
        <w:spacing w:line="480" w:lineRule="auto"/>
        <w:ind w:firstLine="720"/>
        <w:contextualSpacing/>
        <w:rPr>
          <w:rFonts w:ascii="Times New Roman" w:hAnsi="Times New Roman" w:cs="Times New Roman"/>
        </w:rPr>
      </w:pPr>
      <w:r>
        <w:rPr>
          <w:rFonts w:ascii="Times New Roman" w:hAnsi="Times New Roman" w:cs="Times New Roman"/>
        </w:rPr>
        <w:t xml:space="preserve"> Overwalle (2010)</w:t>
      </w:r>
      <w:ins w:id="256" w:author="Benton, Deon" w:date="2026-03-16T10:13:00Z" w16du:dateUtc="2026-03-16T15:13:00Z">
        <w:r w:rsidR="009F1B36">
          <w:rPr>
            <w:rFonts w:ascii="Times New Roman" w:hAnsi="Times New Roman" w:cs="Times New Roman"/>
          </w:rPr>
          <w:t xml:space="preserve"> showed that </w:t>
        </w:r>
      </w:ins>
      <w:ins w:id="257" w:author="Benton, Deon" w:date="2026-03-16T10:14:00Z" w16du:dateUtc="2026-03-16T15:14:00Z">
        <w:r w:rsidR="009F1B36">
          <w:rPr>
            <w:rFonts w:ascii="Times New Roman" w:hAnsi="Times New Roman" w:cs="Times New Roman"/>
          </w:rPr>
          <w:t>a co</w:t>
        </w:r>
      </w:ins>
      <w:ins w:id="258" w:author="Benton, Deon" w:date="2026-03-16T10:15:00Z" w16du:dateUtc="2026-03-16T15:15:00Z">
        <w:r w:rsidR="009F1B36">
          <w:rPr>
            <w:rFonts w:ascii="Times New Roman" w:hAnsi="Times New Roman" w:cs="Times New Roman"/>
          </w:rPr>
          <w:t xml:space="preserve">mputational instantiation of this </w:t>
        </w:r>
      </w:ins>
      <w:ins w:id="259" w:author="Benton, Deon" w:date="2026-03-16T10:13:00Z" w16du:dateUtc="2026-03-16T15:13:00Z">
        <w:r w:rsidR="009F1B36">
          <w:rPr>
            <w:rFonts w:ascii="Times New Roman" w:hAnsi="Times New Roman" w:cs="Times New Roman"/>
          </w:rPr>
          <w:t>account</w:t>
        </w:r>
      </w:ins>
      <w:ins w:id="260" w:author="Benton, Deon" w:date="2026-03-16T10:15:00Z" w16du:dateUtc="2026-03-16T15:15:00Z">
        <w:r w:rsidR="009F1B36">
          <w:rPr>
            <w:rFonts w:ascii="Times New Roman" w:hAnsi="Times New Roman" w:cs="Times New Roman"/>
          </w:rPr>
          <w:t xml:space="preserve"> </w:t>
        </w:r>
      </w:ins>
      <w:r w:rsidR="00D027B5">
        <w:rPr>
          <w:rFonts w:ascii="Times New Roman" w:hAnsi="Times New Roman" w:cs="Times New Roman"/>
        </w:rPr>
        <w:t>could explain</w:t>
      </w:r>
      <w:r w:rsidR="00811804">
        <w:rPr>
          <w:rFonts w:ascii="Times New Roman" w:hAnsi="Times New Roman" w:cs="Times New Roman"/>
        </w:rPr>
        <w:t xml:space="preserve"> </w:t>
      </w:r>
      <w:r>
        <w:rPr>
          <w:rFonts w:ascii="Times New Roman" w:hAnsi="Times New Roman" w:cs="Times New Roman"/>
        </w:rPr>
        <w:t>infants</w:t>
      </w:r>
      <w:ins w:id="261" w:author="Benton, Deon" w:date="2026-03-16T10:14:00Z" w16du:dateUtc="2026-03-16T15:14:00Z">
        <w:r w:rsidR="009F1B36">
          <w:rPr>
            <w:rFonts w:ascii="Times New Roman" w:hAnsi="Times New Roman" w:cs="Times New Roman"/>
          </w:rPr>
          <w:t>’ looking behaviors in Gergely et al. (2010). The model itself</w:t>
        </w:r>
      </w:ins>
      <w:ins w:id="262" w:author="Benton, Deon" w:date="2026-03-16T10:15:00Z" w16du:dateUtc="2026-03-16T15:15:00Z">
        <w:r w:rsidR="009F1B36">
          <w:rPr>
            <w:rFonts w:ascii="Times New Roman" w:hAnsi="Times New Roman" w:cs="Times New Roman"/>
          </w:rPr>
          <w:t xml:space="preserve">—which </w:t>
        </w:r>
      </w:ins>
      <w:ins w:id="263" w:author="Benton, Deon" w:date="2026-03-16T10:14:00Z" w16du:dateUtc="2026-03-16T15:14:00Z">
        <w:r w:rsidR="009F1B36">
          <w:rPr>
            <w:rFonts w:ascii="Times New Roman" w:hAnsi="Times New Roman" w:cs="Times New Roman"/>
          </w:rPr>
          <w:t xml:space="preserve">was </w:t>
        </w:r>
      </w:ins>
      <w:ins w:id="264" w:author="Benton, Deon" w:date="2026-03-16T10:15:00Z" w16du:dateUtc="2026-03-16T15:15:00Z">
        <w:r w:rsidR="009F1B36">
          <w:rPr>
            <w:rFonts w:ascii="Times New Roman" w:hAnsi="Times New Roman" w:cs="Times New Roman"/>
          </w:rPr>
          <w:t>a</w:t>
        </w:r>
      </w:ins>
      <w:ins w:id="265" w:author="Benton, Deon" w:date="2026-03-16T10:16:00Z" w16du:dateUtc="2026-03-16T15:16:00Z">
        <w:r w:rsidR="0099050D">
          <w:rPr>
            <w:rFonts w:ascii="Times New Roman" w:hAnsi="Times New Roman" w:cs="Times New Roman"/>
          </w:rPr>
          <w:t>n auto-associative connectionist network (Mc</w:t>
        </w:r>
      </w:ins>
      <w:ins w:id="266" w:author="Benton, Deon" w:date="2026-03-16T10:17:00Z" w16du:dateUtc="2026-03-16T15:17:00Z">
        <w:r w:rsidR="0099050D">
          <w:rPr>
            <w:rFonts w:ascii="Times New Roman" w:hAnsi="Times New Roman" w:cs="Times New Roman"/>
          </w:rPr>
          <w:t>Clelland &amp; Rumelhart, 1988)</w:t>
        </w:r>
      </w:ins>
      <w:ins w:id="267" w:author="Benton, Deon" w:date="2026-03-16T10:15:00Z" w16du:dateUtc="2026-03-16T15:15:00Z">
        <w:r w:rsidR="009F1B36">
          <w:rPr>
            <w:rFonts w:ascii="Times New Roman" w:hAnsi="Times New Roman" w:cs="Times New Roman"/>
          </w:rPr>
          <w:t>—consisted of 27 units</w:t>
        </w:r>
      </w:ins>
      <w:ins w:id="268" w:author="Benton, Deon" w:date="2026-03-16T10:44:00Z" w16du:dateUtc="2026-03-16T15:44:00Z">
        <w:r w:rsidR="003E47F5">
          <w:rPr>
            <w:rFonts w:ascii="Times New Roman" w:hAnsi="Times New Roman" w:cs="Times New Roman"/>
          </w:rPr>
          <w:t xml:space="preserve">, 25 of which were arranged in a 5 × 5 grid to implement the spatial layout of a scene and the remaining two of which </w:t>
        </w:r>
      </w:ins>
      <w:ins w:id="269" w:author="Benton, Deon" w:date="2026-03-16T10:39:00Z" w16du:dateUtc="2026-03-16T15:39:00Z">
        <w:r w:rsidR="000A0BB0">
          <w:rPr>
            <w:rFonts w:ascii="Times New Roman" w:hAnsi="Times New Roman" w:cs="Times New Roman"/>
          </w:rPr>
          <w:t>corresponded to a</w:t>
        </w:r>
      </w:ins>
      <w:ins w:id="270" w:author="Benton, Deon" w:date="2026-03-16T10:42:00Z" w16du:dateUtc="2026-03-16T15:42:00Z">
        <w:r w:rsidR="00767BD5">
          <w:rPr>
            <w:rFonts w:ascii="Times New Roman" w:hAnsi="Times New Roman" w:cs="Times New Roman"/>
          </w:rPr>
          <w:t xml:space="preserve"> moving</w:t>
        </w:r>
      </w:ins>
      <w:ins w:id="271" w:author="Benton, Deon" w:date="2026-03-16T10:39:00Z" w16du:dateUtc="2026-03-16T15:39:00Z">
        <w:r w:rsidR="000A0BB0">
          <w:rPr>
            <w:rFonts w:ascii="Times New Roman" w:hAnsi="Times New Roman" w:cs="Times New Roman"/>
          </w:rPr>
          <w:t xml:space="preserve"> agent </w:t>
        </w:r>
      </w:ins>
      <w:ins w:id="272" w:author="Benton, Deon" w:date="2026-03-16T10:40:00Z" w16du:dateUtc="2026-03-16T15:40:00Z">
        <w:r w:rsidR="000A0BB0">
          <w:rPr>
            <w:rFonts w:ascii="Times New Roman" w:hAnsi="Times New Roman" w:cs="Times New Roman"/>
          </w:rPr>
          <w:t>and goal.</w:t>
        </w:r>
      </w:ins>
      <w:ins w:id="273" w:author="Benton, Deon" w:date="2026-03-16T10:45:00Z" w16du:dateUtc="2026-03-16T15:45:00Z">
        <w:r w:rsidR="00A921C7">
          <w:rPr>
            <w:rFonts w:ascii="Times New Roman" w:hAnsi="Times New Roman" w:cs="Times New Roman"/>
          </w:rPr>
          <w:t xml:space="preserve"> To model the study by Gergely et al. (1995), networks </w:t>
        </w:r>
      </w:ins>
      <w:ins w:id="274" w:author="Benton, Deon" w:date="2026-03-16T10:50:00Z" w16du:dateUtc="2026-03-16T15:50:00Z">
        <w:r w:rsidR="00D51CDA">
          <w:rPr>
            <w:rFonts w:ascii="Times New Roman" w:hAnsi="Times New Roman" w:cs="Times New Roman"/>
          </w:rPr>
          <w:t xml:space="preserve">were </w:t>
        </w:r>
      </w:ins>
      <w:ins w:id="275" w:author="Benton, Deon" w:date="2026-03-16T11:00:00Z" w16du:dateUtc="2026-03-16T16:00:00Z">
        <w:r w:rsidR="006F0EFB">
          <w:rPr>
            <w:rFonts w:ascii="Times New Roman" w:hAnsi="Times New Roman" w:cs="Times New Roman"/>
          </w:rPr>
          <w:t xml:space="preserve">“habituated” to </w:t>
        </w:r>
      </w:ins>
      <w:ins w:id="276" w:author="Benton, Deon" w:date="2026-03-16T10:51:00Z" w16du:dateUtc="2026-03-16T15:51:00Z">
        <w:r w:rsidR="00D51CDA">
          <w:rPr>
            <w:rFonts w:ascii="Times New Roman" w:hAnsi="Times New Roman" w:cs="Times New Roman"/>
          </w:rPr>
          <w:t>an event in which an</w:t>
        </w:r>
      </w:ins>
      <w:ins w:id="277" w:author="Benton, Deon" w:date="2026-03-16T10:50:00Z" w16du:dateUtc="2026-03-16T15:50:00Z">
        <w:r w:rsidR="00D51CDA">
          <w:rPr>
            <w:rFonts w:ascii="Times New Roman" w:hAnsi="Times New Roman" w:cs="Times New Roman"/>
          </w:rPr>
          <w:t xml:space="preserve"> agent moved </w:t>
        </w:r>
      </w:ins>
      <w:ins w:id="278" w:author="Benton, Deon" w:date="2026-03-16T10:51:00Z" w16du:dateUtc="2026-03-16T15:51:00Z">
        <w:r w:rsidR="00D51CDA">
          <w:rPr>
            <w:rFonts w:ascii="Times New Roman" w:hAnsi="Times New Roman" w:cs="Times New Roman"/>
          </w:rPr>
          <w:t xml:space="preserve">horizontally along an </w:t>
        </w:r>
        <w:r w:rsidR="00D51CDA">
          <w:rPr>
            <w:rFonts w:ascii="Times New Roman" w:hAnsi="Times New Roman" w:cs="Times New Roman"/>
          </w:rPr>
          <w:lastRenderedPageBreak/>
          <w:t>arced path to reach a goal</w:t>
        </w:r>
      </w:ins>
      <w:ins w:id="279" w:author="Benton, Deon" w:date="2026-03-16T11:01:00Z" w16du:dateUtc="2026-03-16T16:01:00Z">
        <w:r w:rsidR="002630C8">
          <w:rPr>
            <w:rFonts w:ascii="Times New Roman" w:hAnsi="Times New Roman" w:cs="Times New Roman"/>
          </w:rPr>
          <w:t>. This</w:t>
        </w:r>
      </w:ins>
      <w:ins w:id="280" w:author="Benton, Deon" w:date="2026-03-16T11:00:00Z" w16du:dateUtc="2026-03-16T16:00:00Z">
        <w:r w:rsidR="002630C8">
          <w:rPr>
            <w:rFonts w:ascii="Times New Roman" w:hAnsi="Times New Roman" w:cs="Times New Roman"/>
          </w:rPr>
          <w:t xml:space="preserve"> event was implemented by turning on the agent unit (i.e., setting its activation to 1)</w:t>
        </w:r>
      </w:ins>
      <w:ins w:id="281" w:author="Benton, Deon" w:date="2026-03-16T11:50:00Z" w16du:dateUtc="2026-03-16T16:50:00Z">
        <w:r w:rsidR="00251B62">
          <w:rPr>
            <w:rFonts w:ascii="Times New Roman" w:hAnsi="Times New Roman" w:cs="Times New Roman"/>
          </w:rPr>
          <w:t xml:space="preserve"> and </w:t>
        </w:r>
      </w:ins>
      <w:ins w:id="282" w:author="Benton, Deon" w:date="2026-03-16T13:19:00Z" w16du:dateUtc="2026-03-16T18:19:00Z">
        <w:r w:rsidR="00985758">
          <w:rPr>
            <w:rFonts w:ascii="Times New Roman" w:hAnsi="Times New Roman" w:cs="Times New Roman"/>
          </w:rPr>
          <w:t xml:space="preserve">sequentially </w:t>
        </w:r>
      </w:ins>
      <w:ins w:id="283" w:author="Benton, Deon" w:date="2026-03-16T13:18:00Z" w16du:dateUtc="2026-03-16T18:18:00Z">
        <w:r w:rsidR="00985758">
          <w:rPr>
            <w:rFonts w:ascii="Times New Roman" w:hAnsi="Times New Roman" w:cs="Times New Roman"/>
          </w:rPr>
          <w:t xml:space="preserve">activating </w:t>
        </w:r>
      </w:ins>
      <w:ins w:id="284" w:author="Benton, Deon" w:date="2026-03-16T13:19:00Z" w16du:dateUtc="2026-03-16T18:19:00Z">
        <w:r w:rsidR="00985758">
          <w:rPr>
            <w:rFonts w:ascii="Times New Roman" w:hAnsi="Times New Roman" w:cs="Times New Roman"/>
          </w:rPr>
          <w:t>neighboring</w:t>
        </w:r>
      </w:ins>
      <w:ins w:id="285" w:author="Benton, Deon" w:date="2026-03-16T13:18:00Z" w16du:dateUtc="2026-03-16T18:18:00Z">
        <w:r w:rsidR="00985758">
          <w:rPr>
            <w:rFonts w:ascii="Times New Roman" w:hAnsi="Times New Roman" w:cs="Times New Roman"/>
          </w:rPr>
          <w:t xml:space="preserve"> cells</w:t>
        </w:r>
      </w:ins>
      <w:ins w:id="286" w:author="Benton, Deon" w:date="2026-03-16T13:19:00Z" w16du:dateUtc="2026-03-16T18:19:00Z">
        <w:r w:rsidR="00985758">
          <w:rPr>
            <w:rFonts w:ascii="Times New Roman" w:hAnsi="Times New Roman" w:cs="Times New Roman"/>
          </w:rPr>
          <w:t xml:space="preserve"> </w:t>
        </w:r>
      </w:ins>
      <w:ins w:id="287" w:author="Benton, Deon" w:date="2026-03-16T13:20:00Z" w16du:dateUtc="2026-03-16T18:20:00Z">
        <w:r w:rsidR="00985758">
          <w:rPr>
            <w:rFonts w:ascii="Times New Roman" w:hAnsi="Times New Roman" w:cs="Times New Roman"/>
          </w:rPr>
          <w:t>at each step along the arced trajectory</w:t>
        </w:r>
      </w:ins>
      <w:ins w:id="288" w:author="Benton, Deon" w:date="2026-03-16T13:19:00Z" w16du:dateUtc="2026-03-16T18:19:00Z">
        <w:r w:rsidR="00985758">
          <w:rPr>
            <w:rFonts w:ascii="Times New Roman" w:hAnsi="Times New Roman" w:cs="Times New Roman"/>
          </w:rPr>
          <w:t>.</w:t>
        </w:r>
      </w:ins>
      <w:ins w:id="289" w:author="Benton, Deon" w:date="2026-03-16T13:20:00Z" w16du:dateUtc="2026-03-16T18:20:00Z">
        <w:r w:rsidR="00985758">
          <w:rPr>
            <w:rFonts w:ascii="Times New Roman" w:hAnsi="Times New Roman" w:cs="Times New Roman"/>
          </w:rPr>
          <w:t xml:space="preserve"> As</w:t>
        </w:r>
      </w:ins>
      <w:ins w:id="290" w:author="Benton, Deon" w:date="2026-03-16T12:55:00Z" w16du:dateUtc="2026-03-16T17:55:00Z">
        <w:r w:rsidR="00C40504">
          <w:rPr>
            <w:rFonts w:ascii="Times New Roman" w:hAnsi="Times New Roman" w:cs="Times New Roman"/>
          </w:rPr>
          <w:t xml:space="preserve"> stipulated by Overwal</w:t>
        </w:r>
      </w:ins>
      <w:ins w:id="291" w:author="Benton, Deon" w:date="2026-03-16T12:56:00Z" w16du:dateUtc="2026-03-16T17:56:00Z">
        <w:r w:rsidR="00C40504">
          <w:rPr>
            <w:rFonts w:ascii="Times New Roman" w:hAnsi="Times New Roman" w:cs="Times New Roman"/>
          </w:rPr>
          <w:t>le’s (2010) account</w:t>
        </w:r>
      </w:ins>
      <w:ins w:id="292" w:author="Benton, Deon" w:date="2026-03-16T13:20:00Z" w16du:dateUtc="2026-03-16T18:20:00Z">
        <w:r w:rsidR="00985758">
          <w:rPr>
            <w:rFonts w:ascii="Times New Roman" w:hAnsi="Times New Roman" w:cs="Times New Roman"/>
          </w:rPr>
          <w:t xml:space="preserve">, the network’s task was </w:t>
        </w:r>
      </w:ins>
      <w:ins w:id="293" w:author="Benton, Deon" w:date="2026-03-16T13:22:00Z" w16du:dateUtc="2026-03-16T18:22:00Z">
        <w:r w:rsidR="000D323A">
          <w:rPr>
            <w:rFonts w:ascii="Times New Roman" w:hAnsi="Times New Roman" w:cs="Times New Roman"/>
          </w:rPr>
          <w:t xml:space="preserve">faithfully </w:t>
        </w:r>
      </w:ins>
      <w:ins w:id="294" w:author="Benton, Deon" w:date="2026-03-16T12:56:00Z" w16du:dateUtc="2026-03-16T17:56:00Z">
        <w:r w:rsidR="000D6C8E">
          <w:rPr>
            <w:rFonts w:ascii="Times New Roman" w:hAnsi="Times New Roman" w:cs="Times New Roman"/>
          </w:rPr>
          <w:t>to encode</w:t>
        </w:r>
      </w:ins>
      <w:ins w:id="295" w:author="Benton, Deon" w:date="2026-03-16T13:25:00Z" w16du:dateUtc="2026-03-16T18:25:00Z">
        <w:r w:rsidR="00DA47D1">
          <w:rPr>
            <w:rFonts w:ascii="Times New Roman" w:hAnsi="Times New Roman" w:cs="Times New Roman"/>
          </w:rPr>
          <w:t xml:space="preserve"> and represent </w:t>
        </w:r>
      </w:ins>
      <w:ins w:id="296" w:author="Benton, Deon" w:date="2026-03-16T12:56:00Z" w16du:dateUtc="2026-03-16T17:56:00Z">
        <w:r w:rsidR="000D6C8E">
          <w:rPr>
            <w:rFonts w:ascii="Times New Roman" w:hAnsi="Times New Roman" w:cs="Times New Roman"/>
          </w:rPr>
          <w:t>the state of the wor</w:t>
        </w:r>
      </w:ins>
      <w:ins w:id="297" w:author="Benton, Deon" w:date="2026-03-16T13:21:00Z" w16du:dateUtc="2026-03-16T18:21:00Z">
        <w:r w:rsidR="000D323A">
          <w:rPr>
            <w:rFonts w:ascii="Times New Roman" w:hAnsi="Times New Roman" w:cs="Times New Roman"/>
          </w:rPr>
          <w:t>ld</w:t>
        </w:r>
      </w:ins>
      <w:ins w:id="298" w:author="Benton, Deon" w:date="2026-03-16T12:56:00Z" w16du:dateUtc="2026-03-16T17:56:00Z">
        <w:r w:rsidR="000D6C8E">
          <w:rPr>
            <w:rFonts w:ascii="Times New Roman" w:hAnsi="Times New Roman" w:cs="Times New Roman"/>
          </w:rPr>
          <w:t xml:space="preserve"> at</w:t>
        </w:r>
      </w:ins>
      <w:ins w:id="299" w:author="Benton, Deon" w:date="2026-03-16T12:59:00Z" w16du:dateUtc="2026-03-16T17:59:00Z">
        <w:r w:rsidR="008167CE">
          <w:rPr>
            <w:rFonts w:ascii="Times New Roman" w:hAnsi="Times New Roman" w:cs="Times New Roman"/>
          </w:rPr>
          <w:t xml:space="preserve"> </w:t>
        </w:r>
      </w:ins>
      <w:ins w:id="300" w:author="Benton, Deon" w:date="2026-03-16T13:22:00Z" w16du:dateUtc="2026-03-16T18:22:00Z">
        <w:r w:rsidR="000D323A">
          <w:rPr>
            <w:rFonts w:ascii="Times New Roman" w:hAnsi="Times New Roman" w:cs="Times New Roman"/>
          </w:rPr>
          <w:t xml:space="preserve">each </w:t>
        </w:r>
      </w:ins>
      <w:ins w:id="301" w:author="Benton, Deon" w:date="2026-03-16T13:25:00Z" w16du:dateUtc="2026-03-16T18:25:00Z">
        <w:r w:rsidR="00F43B2A">
          <w:rPr>
            <w:rFonts w:ascii="Times New Roman" w:hAnsi="Times New Roman" w:cs="Times New Roman"/>
          </w:rPr>
          <w:t>of these steps</w:t>
        </w:r>
      </w:ins>
      <w:ins w:id="302" w:author="Benton, Deon" w:date="2026-03-16T12:56:00Z" w16du:dateUtc="2026-03-16T17:56:00Z">
        <w:r w:rsidR="000D6C8E">
          <w:rPr>
            <w:rFonts w:ascii="Times New Roman" w:hAnsi="Times New Roman" w:cs="Times New Roman"/>
          </w:rPr>
          <w:t>.</w:t>
        </w:r>
      </w:ins>
      <w:ins w:id="303" w:author="Benton, Deon" w:date="2026-03-16T12:59:00Z" w16du:dateUtc="2026-03-16T17:59:00Z">
        <w:r w:rsidR="008167CE">
          <w:rPr>
            <w:rFonts w:ascii="Times New Roman" w:hAnsi="Times New Roman" w:cs="Times New Roman"/>
          </w:rPr>
          <w:t xml:space="preserve"> Crucially, </w:t>
        </w:r>
      </w:ins>
      <w:ins w:id="304" w:author="Benton, Deon" w:date="2026-03-16T13:00:00Z" w16du:dateUtc="2026-03-16T18:00:00Z">
        <w:r w:rsidR="008167CE">
          <w:rPr>
            <w:rFonts w:ascii="Times New Roman" w:hAnsi="Times New Roman" w:cs="Times New Roman"/>
          </w:rPr>
          <w:t>arced movement</w:t>
        </w:r>
      </w:ins>
      <w:ins w:id="305" w:author="Benton, Deon" w:date="2026-03-16T10:52:00Z" w16du:dateUtc="2026-03-16T15:52:00Z">
        <w:r w:rsidR="00C873C2">
          <w:rPr>
            <w:rFonts w:ascii="Times New Roman" w:hAnsi="Times New Roman" w:cs="Times New Roman"/>
          </w:rPr>
          <w:t xml:space="preserve"> occurred over an obstacle for networks in the Experimental condition, whereas the obstacle was absent for networks in the Control condition.</w:t>
        </w:r>
      </w:ins>
      <w:ins w:id="306" w:author="Benton, Deon" w:date="2026-03-16T10:51:00Z" w16du:dateUtc="2026-03-16T15:51:00Z">
        <w:r w:rsidR="00D51CDA">
          <w:rPr>
            <w:rFonts w:ascii="Times New Roman" w:hAnsi="Times New Roman" w:cs="Times New Roman"/>
          </w:rPr>
          <w:t xml:space="preserve"> </w:t>
        </w:r>
      </w:ins>
      <w:ins w:id="307" w:author="Benton, Deon" w:date="2026-03-16T13:26:00Z" w16du:dateUtc="2026-03-16T18:26:00Z">
        <w:r w:rsidR="002A0037">
          <w:rPr>
            <w:rFonts w:ascii="Times New Roman" w:hAnsi="Times New Roman" w:cs="Times New Roman"/>
          </w:rPr>
          <w:t>Networks were then shown two barrierless test events. In one test event,</w:t>
        </w:r>
      </w:ins>
      <w:ins w:id="308" w:author="Benton, Deon" w:date="2026-03-16T13:23:00Z" w16du:dateUtc="2026-03-16T18:23:00Z">
        <w:r w:rsidR="00F43B2A">
          <w:rPr>
            <w:rFonts w:ascii="Times New Roman" w:hAnsi="Times New Roman" w:cs="Times New Roman"/>
          </w:rPr>
          <w:t xml:space="preserve"> </w:t>
        </w:r>
      </w:ins>
      <w:ins w:id="309" w:author="Benton, Deon" w:date="2026-03-16T13:26:00Z" w16du:dateUtc="2026-03-16T18:26:00Z">
        <w:r w:rsidR="002A0037">
          <w:rPr>
            <w:rFonts w:ascii="Times New Roman" w:hAnsi="Times New Roman" w:cs="Times New Roman"/>
          </w:rPr>
          <w:t>the agent moved</w:t>
        </w:r>
      </w:ins>
      <w:ins w:id="310" w:author="Benton, Deon" w:date="2026-03-16T13:24:00Z" w16du:dateUtc="2026-03-16T18:24:00Z">
        <w:r w:rsidR="00F43B2A">
          <w:rPr>
            <w:rFonts w:ascii="Times New Roman" w:hAnsi="Times New Roman" w:cs="Times New Roman"/>
          </w:rPr>
          <w:t xml:space="preserve"> horizontally along a straight path to reach the goal object</w:t>
        </w:r>
      </w:ins>
      <w:ins w:id="311" w:author="Benton, Deon" w:date="2026-03-16T13:26:00Z" w16du:dateUtc="2026-03-16T18:26:00Z">
        <w:r w:rsidR="002A0037">
          <w:rPr>
            <w:rFonts w:ascii="Times New Roman" w:hAnsi="Times New Roman" w:cs="Times New Roman"/>
          </w:rPr>
          <w:t>. In the second test event,</w:t>
        </w:r>
      </w:ins>
      <w:ins w:id="312" w:author="Benton, Deon" w:date="2026-03-16T13:24:00Z" w16du:dateUtc="2026-03-16T18:24:00Z">
        <w:r w:rsidR="00F43B2A">
          <w:rPr>
            <w:rFonts w:ascii="Times New Roman" w:hAnsi="Times New Roman" w:cs="Times New Roman"/>
          </w:rPr>
          <w:t xml:space="preserve"> </w:t>
        </w:r>
      </w:ins>
      <w:ins w:id="313" w:author="Benton, Deon" w:date="2026-03-16T13:26:00Z" w16du:dateUtc="2026-03-16T18:26:00Z">
        <w:r w:rsidR="002A0037">
          <w:rPr>
            <w:rFonts w:ascii="Times New Roman" w:hAnsi="Times New Roman" w:cs="Times New Roman"/>
          </w:rPr>
          <w:t>the</w:t>
        </w:r>
      </w:ins>
      <w:ins w:id="314" w:author="Benton, Deon" w:date="2026-03-16T13:24:00Z" w16du:dateUtc="2026-03-16T18:24:00Z">
        <w:r w:rsidR="00F43B2A">
          <w:rPr>
            <w:rFonts w:ascii="Times New Roman" w:hAnsi="Times New Roman" w:cs="Times New Roman"/>
          </w:rPr>
          <w:t xml:space="preserve"> agent moved horizontally along an arced p</w:t>
        </w:r>
      </w:ins>
      <w:ins w:id="315" w:author="Benton, Deon" w:date="2026-03-16T13:25:00Z" w16du:dateUtc="2026-03-16T18:25:00Z">
        <w:r w:rsidR="00F43B2A">
          <w:rPr>
            <w:rFonts w:ascii="Times New Roman" w:hAnsi="Times New Roman" w:cs="Times New Roman"/>
          </w:rPr>
          <w:t xml:space="preserve">ath to reach the same goal. </w:t>
        </w:r>
      </w:ins>
      <w:ins w:id="316" w:author="Benton, Deon" w:date="2026-03-16T13:29:00Z" w16du:dateUtc="2026-03-16T18:29:00Z">
        <w:r w:rsidR="00247D78">
          <w:rPr>
            <w:rFonts w:ascii="Times New Roman" w:hAnsi="Times New Roman" w:cs="Times New Roman"/>
          </w:rPr>
          <w:t xml:space="preserve">Network’s looking performance was measured by activating </w:t>
        </w:r>
      </w:ins>
      <w:ins w:id="317" w:author="Benton, Deon" w:date="2026-03-16T13:30:00Z" w16du:dateUtc="2026-03-16T18:30:00Z">
        <w:r w:rsidR="00247D78">
          <w:rPr>
            <w:rFonts w:ascii="Times New Roman" w:hAnsi="Times New Roman" w:cs="Times New Roman"/>
          </w:rPr>
          <w:t xml:space="preserve">the agent and goal units and measuring </w:t>
        </w:r>
      </w:ins>
      <w:ins w:id="318" w:author="Benton, Deon" w:date="2026-03-16T13:31:00Z" w16du:dateUtc="2026-03-16T18:31:00Z">
        <w:r w:rsidR="00247D78">
          <w:rPr>
            <w:rFonts w:ascii="Times New Roman" w:hAnsi="Times New Roman" w:cs="Times New Roman"/>
          </w:rPr>
          <w:t>the activation of a subset of units at critical places along the arced and straight paths</w:t>
        </w:r>
      </w:ins>
      <w:ins w:id="319" w:author="Benton, Deon" w:date="2026-03-16T13:33:00Z" w16du:dateUtc="2026-03-16T18:33:00Z">
        <w:r w:rsidR="00334A80">
          <w:rPr>
            <w:rFonts w:ascii="Times New Roman" w:hAnsi="Times New Roman" w:cs="Times New Roman"/>
          </w:rPr>
          <w:t>. The</w:t>
        </w:r>
      </w:ins>
      <w:ins w:id="320" w:author="Benton, Deon" w:date="2026-03-16T13:32:00Z" w16du:dateUtc="2026-03-16T18:32:00Z">
        <w:r w:rsidR="00334A80">
          <w:rPr>
            <w:rFonts w:ascii="Times New Roman" w:hAnsi="Times New Roman" w:cs="Times New Roman"/>
          </w:rPr>
          <w:t xml:space="preserve"> critical units for the arced path were those comprising the apex of that path</w:t>
        </w:r>
      </w:ins>
      <w:ins w:id="321" w:author="Benton, Deon" w:date="2026-03-16T13:33:00Z" w16du:dateUtc="2026-03-16T18:33:00Z">
        <w:r w:rsidR="00334A80">
          <w:rPr>
            <w:rFonts w:ascii="Times New Roman" w:hAnsi="Times New Roman" w:cs="Times New Roman"/>
          </w:rPr>
          <w:t>. In contrast, the critical units for the straight path were th</w:t>
        </w:r>
      </w:ins>
      <w:ins w:id="322" w:author="Benton, Deon" w:date="2026-03-16T13:36:00Z" w16du:dateUtc="2026-03-16T18:36:00Z">
        <w:r w:rsidR="003833DC">
          <w:rPr>
            <w:rFonts w:ascii="Times New Roman" w:hAnsi="Times New Roman" w:cs="Times New Roman"/>
          </w:rPr>
          <w:t xml:space="preserve">ose comprising </w:t>
        </w:r>
      </w:ins>
      <w:ins w:id="323" w:author="Benton, Deon" w:date="2026-03-16T13:33:00Z" w16du:dateUtc="2026-03-16T18:33:00Z">
        <w:r w:rsidR="00334A80">
          <w:rPr>
            <w:rFonts w:ascii="Times New Roman" w:hAnsi="Times New Roman" w:cs="Times New Roman"/>
          </w:rPr>
          <w:t>the midpoint of the straight path.</w:t>
        </w:r>
      </w:ins>
      <w:ins w:id="324" w:author="Benton, Deon" w:date="2026-03-16T13:32:00Z" w16du:dateUtc="2026-03-16T18:32:00Z">
        <w:r w:rsidR="00334A80">
          <w:rPr>
            <w:rFonts w:ascii="Times New Roman" w:hAnsi="Times New Roman" w:cs="Times New Roman"/>
          </w:rPr>
          <w:t xml:space="preserve"> </w:t>
        </w:r>
      </w:ins>
      <w:ins w:id="325" w:author="Benton, Deon" w:date="2026-03-16T13:40:00Z" w16du:dateUtc="2026-03-16T18:40:00Z">
        <w:r w:rsidR="0017005B">
          <w:rPr>
            <w:rFonts w:ascii="Times New Roman" w:hAnsi="Times New Roman" w:cs="Times New Roman"/>
          </w:rPr>
          <w:t>Greater activation of these units was interpreted as lower looking times</w:t>
        </w:r>
      </w:ins>
      <w:ins w:id="326" w:author="Benton, Deon" w:date="2026-03-16T13:41:00Z" w16du:dateUtc="2026-03-16T18:41:00Z">
        <w:r w:rsidR="0017005B">
          <w:rPr>
            <w:rFonts w:ascii="Times New Roman" w:hAnsi="Times New Roman" w:cs="Times New Roman"/>
          </w:rPr>
          <w:t xml:space="preserve">. Overwalle (2010) found that networks in the Experimental condition produced less activation (i.e., greater looking) to the </w:t>
        </w:r>
      </w:ins>
      <w:ins w:id="327" w:author="Benton, Deon" w:date="2026-03-16T13:44:00Z" w16du:dateUtc="2026-03-16T18:44:00Z">
        <w:r w:rsidR="00495A8A">
          <w:rPr>
            <w:rFonts w:ascii="Times New Roman" w:hAnsi="Times New Roman" w:cs="Times New Roman"/>
          </w:rPr>
          <w:t>curved test</w:t>
        </w:r>
      </w:ins>
      <w:ins w:id="328" w:author="Benton, Deon" w:date="2026-03-16T13:41:00Z" w16du:dateUtc="2026-03-16T18:41:00Z">
        <w:r w:rsidR="0017005B">
          <w:rPr>
            <w:rFonts w:ascii="Times New Roman" w:hAnsi="Times New Roman" w:cs="Times New Roman"/>
          </w:rPr>
          <w:t xml:space="preserve"> event than to the</w:t>
        </w:r>
      </w:ins>
      <w:ins w:id="329" w:author="Benton, Deon" w:date="2026-03-16T13:42:00Z" w16du:dateUtc="2026-03-16T18:42:00Z">
        <w:r w:rsidR="0017005B">
          <w:rPr>
            <w:rFonts w:ascii="Times New Roman" w:hAnsi="Times New Roman" w:cs="Times New Roman"/>
          </w:rPr>
          <w:t xml:space="preserve"> </w:t>
        </w:r>
      </w:ins>
      <w:ins w:id="330" w:author="Benton, Deon" w:date="2026-03-16T13:44:00Z" w16du:dateUtc="2026-03-16T18:44:00Z">
        <w:r w:rsidR="00495A8A">
          <w:rPr>
            <w:rFonts w:ascii="Times New Roman" w:hAnsi="Times New Roman" w:cs="Times New Roman"/>
          </w:rPr>
          <w:t>straight</w:t>
        </w:r>
      </w:ins>
      <w:ins w:id="331" w:author="Benton, Deon" w:date="2026-03-16T13:42:00Z" w16du:dateUtc="2026-03-16T18:42:00Z">
        <w:r w:rsidR="0017005B">
          <w:rPr>
            <w:rFonts w:ascii="Times New Roman" w:hAnsi="Times New Roman" w:cs="Times New Roman"/>
          </w:rPr>
          <w:t xml:space="preserve"> one</w:t>
        </w:r>
      </w:ins>
      <w:ins w:id="332" w:author="Benton, Deon" w:date="2026-03-16T13:44:00Z" w16du:dateUtc="2026-03-16T18:44:00Z">
        <w:r w:rsidR="005416F9">
          <w:rPr>
            <w:rFonts w:ascii="Times New Roman" w:hAnsi="Times New Roman" w:cs="Times New Roman"/>
          </w:rPr>
          <w:t xml:space="preserve">. </w:t>
        </w:r>
      </w:ins>
      <w:ins w:id="333" w:author="Benton, Deon" w:date="2026-03-16T13:45:00Z" w16du:dateUtc="2026-03-16T18:45:00Z">
        <w:r w:rsidR="005416F9">
          <w:rPr>
            <w:rFonts w:ascii="Times New Roman" w:hAnsi="Times New Roman" w:cs="Times New Roman"/>
          </w:rPr>
          <w:t>These results mirror infants’ looking performance in</w:t>
        </w:r>
      </w:ins>
      <w:ins w:id="334" w:author="Benton, Deon" w:date="2026-03-16T13:46:00Z" w16du:dateUtc="2026-03-16T18:46:00Z">
        <w:r w:rsidR="005416F9">
          <w:rPr>
            <w:rFonts w:ascii="Times New Roman" w:hAnsi="Times New Roman" w:cs="Times New Roman"/>
          </w:rPr>
          <w:t xml:space="preserve"> Gergely et al. (1995). </w:t>
        </w:r>
      </w:ins>
      <w:ins w:id="335" w:author="Benton, Deon" w:date="2026-03-16T13:44:00Z" w16du:dateUtc="2026-03-16T18:44:00Z">
        <w:r w:rsidR="005416F9">
          <w:rPr>
            <w:rFonts w:ascii="Times New Roman" w:hAnsi="Times New Roman" w:cs="Times New Roman"/>
          </w:rPr>
          <w:t xml:space="preserve">The fact that the model’s performance mirrored that of infants’ suggests that Overwalle’s account </w:t>
        </w:r>
      </w:ins>
      <w:ins w:id="336" w:author="Benton, Deon" w:date="2026-03-16T13:45:00Z" w16du:dateUtc="2026-03-16T18:45:00Z">
        <w:r w:rsidR="005416F9">
          <w:rPr>
            <w:rFonts w:ascii="Times New Roman" w:hAnsi="Times New Roman" w:cs="Times New Roman"/>
          </w:rPr>
          <w:t>is sufficient to explain how infants process efficient and inefficient actions</w:t>
        </w:r>
      </w:ins>
      <w:ins w:id="337" w:author="Benton, Deon" w:date="2026-03-16T13:42:00Z" w16du:dateUtc="2026-03-16T18:42:00Z">
        <w:r w:rsidR="0017005B">
          <w:rPr>
            <w:rFonts w:ascii="Times New Roman" w:hAnsi="Times New Roman" w:cs="Times New Roman"/>
          </w:rPr>
          <w:t xml:space="preserve">. </w:t>
        </w:r>
      </w:ins>
    </w:p>
    <w:p w14:paraId="1C0B2AC2" w14:textId="2C5AF6A4" w:rsidR="004D54DA" w:rsidRDefault="00DA57F6" w:rsidP="00780892">
      <w:pPr>
        <w:spacing w:line="480" w:lineRule="auto"/>
        <w:ind w:firstLine="720"/>
        <w:contextualSpacing/>
        <w:rPr>
          <w:ins w:id="338" w:author="Benton, Deon" w:date="2026-03-16T13:57:00Z" w16du:dateUtc="2026-03-16T18:57:00Z"/>
          <w:rFonts w:ascii="Times New Roman" w:eastAsia="Times New Roman" w:hAnsi="Times New Roman" w:cs="Times New Roman"/>
        </w:rPr>
      </w:pPr>
      <w:r>
        <w:rPr>
          <w:rFonts w:ascii="Times New Roman" w:hAnsi="Times New Roman" w:cs="Times New Roman"/>
        </w:rPr>
        <w:t xml:space="preserve">Although </w:t>
      </w:r>
      <w:ins w:id="339" w:author="Benton, Deon" w:date="2026-03-16T13:46:00Z" w16du:dateUtc="2026-03-16T18:46:00Z">
        <w:r w:rsidR="005416F9">
          <w:rPr>
            <w:rFonts w:ascii="Times New Roman" w:hAnsi="Times New Roman" w:cs="Times New Roman"/>
          </w:rPr>
          <w:t>these</w:t>
        </w:r>
      </w:ins>
      <w:r>
        <w:rPr>
          <w:rFonts w:ascii="Times New Roman" w:hAnsi="Times New Roman" w:cs="Times New Roman"/>
        </w:rPr>
        <w:t xml:space="preserve"> </w:t>
      </w:r>
      <w:r w:rsidR="000B60E2">
        <w:rPr>
          <w:rFonts w:ascii="Times New Roman" w:hAnsi="Times New Roman" w:cs="Times New Roman"/>
        </w:rPr>
        <w:t>results suggest</w:t>
      </w:r>
      <w:ins w:id="340" w:author="Benton, Deon" w:date="2026-03-16T14:01:00Z" w16du:dateUtc="2026-03-16T19:01:00Z">
        <w:r w:rsidR="00CA7B39">
          <w:rPr>
            <w:rFonts w:ascii="Times New Roman" w:hAnsi="Times New Roman" w:cs="Times New Roman"/>
          </w:rPr>
          <w:t xml:space="preserve"> that</w:t>
        </w:r>
      </w:ins>
      <w:r w:rsidR="000B60E2">
        <w:rPr>
          <w:rFonts w:ascii="Times New Roman" w:hAnsi="Times New Roman" w:cs="Times New Roman"/>
        </w:rPr>
        <w:t xml:space="preserve"> </w:t>
      </w:r>
      <w:ins w:id="341" w:author="Benton, Deon" w:date="2026-03-16T13:46:00Z" w16du:dateUtc="2026-03-16T18:46:00Z">
        <w:r w:rsidR="005416F9">
          <w:rPr>
            <w:rFonts w:ascii="Times New Roman" w:hAnsi="Times New Roman" w:cs="Times New Roman"/>
          </w:rPr>
          <w:t>Overwalle’s (2010) account is sufficient to explain how infants process efficient and inefficient actions</w:t>
        </w:r>
      </w:ins>
      <w:ins w:id="342" w:author="Benton, Deon" w:date="2026-03-16T14:01:00Z" w16du:dateUtc="2026-03-16T19:01:00Z">
        <w:r w:rsidR="00BC285A">
          <w:rPr>
            <w:rFonts w:ascii="Times New Roman" w:hAnsi="Times New Roman" w:cs="Times New Roman"/>
          </w:rPr>
          <w:t xml:space="preserve"> in a study that assesses their action understanding</w:t>
        </w:r>
      </w:ins>
      <w:ins w:id="343" w:author="Benton, Deon" w:date="2026-03-16T13:46:00Z" w16du:dateUtc="2026-03-16T18:46:00Z">
        <w:r w:rsidR="005416F9">
          <w:rPr>
            <w:rFonts w:ascii="Times New Roman" w:hAnsi="Times New Roman" w:cs="Times New Roman"/>
          </w:rPr>
          <w:t xml:space="preserve">, </w:t>
        </w:r>
      </w:ins>
      <w:r w:rsidR="008E542C">
        <w:rPr>
          <w:rFonts w:ascii="Times New Roman" w:hAnsi="Times New Roman" w:cs="Times New Roman"/>
        </w:rPr>
        <w:t>caution should be exercised before accepting</w:t>
      </w:r>
      <w:ins w:id="344" w:author="Benton, Deon" w:date="2026-03-16T13:47:00Z" w16du:dateUtc="2026-03-16T18:47:00Z">
        <w:r w:rsidR="005F2CF5">
          <w:rPr>
            <w:rFonts w:ascii="Times New Roman" w:hAnsi="Times New Roman" w:cs="Times New Roman"/>
          </w:rPr>
          <w:t xml:space="preserve"> his proposal.</w:t>
        </w:r>
      </w:ins>
      <w:r w:rsidR="008E542C">
        <w:rPr>
          <w:rFonts w:ascii="Times New Roman" w:hAnsi="Times New Roman" w:cs="Times New Roman"/>
        </w:rPr>
        <w:t xml:space="preserve"> </w:t>
      </w:r>
      <w:ins w:id="345" w:author="Benton, Deon" w:date="2026-03-16T13:48:00Z" w16du:dateUtc="2026-03-16T18:48:00Z">
        <w:r w:rsidR="005F2CF5">
          <w:rPr>
            <w:rFonts w:ascii="Times New Roman" w:hAnsi="Times New Roman" w:cs="Times New Roman"/>
          </w:rPr>
          <w:t>One reason is that Overwalle’s model</w:t>
        </w:r>
      </w:ins>
      <w:r w:rsidR="006D4C64">
        <w:rPr>
          <w:rFonts w:ascii="Times New Roman" w:hAnsi="Times New Roman" w:cs="Times New Roman"/>
        </w:rPr>
        <w:t xml:space="preserve"> </w:t>
      </w:r>
      <w:ins w:id="346" w:author="Benton, Deon" w:date="2026-03-09T20:13:00Z" w16du:dateUtc="2026-03-10T01:13:00Z">
        <w:r w:rsidR="007A106B">
          <w:rPr>
            <w:rFonts w:ascii="Times New Roman" w:hAnsi="Times New Roman" w:cs="Times New Roman"/>
          </w:rPr>
          <w:t xml:space="preserve">neither possessed </w:t>
        </w:r>
        <w:r w:rsidR="008E170A">
          <w:rPr>
            <w:rFonts w:ascii="Times New Roman" w:hAnsi="Times New Roman" w:cs="Times New Roman"/>
          </w:rPr>
          <w:t>any hidden layers</w:t>
        </w:r>
        <w:r w:rsidR="007A106B">
          <w:rPr>
            <w:rFonts w:ascii="Times New Roman" w:hAnsi="Times New Roman" w:cs="Times New Roman"/>
          </w:rPr>
          <w:t xml:space="preserve"> nor </w:t>
        </w:r>
      </w:ins>
      <w:ins w:id="347" w:author="Benton, Deon" w:date="2026-03-09T20:22:00Z" w16du:dateUtc="2026-03-10T01:22:00Z">
        <w:r w:rsidR="009202A3">
          <w:rPr>
            <w:rFonts w:ascii="Times New Roman" w:hAnsi="Times New Roman" w:cs="Times New Roman"/>
          </w:rPr>
          <w:t xml:space="preserve">had any action experience prior to its </w:t>
        </w:r>
      </w:ins>
      <w:ins w:id="348" w:author="Benton, Deon" w:date="2026-03-16T13:48:00Z" w16du:dateUtc="2026-03-16T18:48:00Z">
        <w:r w:rsidR="005F2CF5">
          <w:rPr>
            <w:rFonts w:ascii="Times New Roman" w:hAnsi="Times New Roman" w:cs="Times New Roman"/>
          </w:rPr>
          <w:t>participation in a</w:t>
        </w:r>
      </w:ins>
      <w:ins w:id="349" w:author="Benton, Deon" w:date="2026-03-09T20:22:00Z" w16du:dateUtc="2026-03-10T01:22:00Z">
        <w:r w:rsidR="009202A3">
          <w:rPr>
            <w:rFonts w:ascii="Times New Roman" w:hAnsi="Times New Roman" w:cs="Times New Roman"/>
          </w:rPr>
          <w:t xml:space="preserve"> simulation analogue of Gergely et al. (1995; </w:t>
        </w:r>
      </w:ins>
      <w:ins w:id="350" w:author="Benton, Deon" w:date="2026-03-09T20:14:00Z" w16du:dateUtc="2026-03-10T01:14:00Z">
        <w:r w:rsidR="007A106B">
          <w:rPr>
            <w:rFonts w:ascii="Times New Roman" w:hAnsi="Times New Roman" w:cs="Times New Roman"/>
          </w:rPr>
          <w:t>see below)</w:t>
        </w:r>
      </w:ins>
      <w:ins w:id="351" w:author="Benton, Deon" w:date="2026-03-16T13:48:00Z" w16du:dateUtc="2026-03-16T18:48:00Z">
        <w:r w:rsidR="005F2CF5">
          <w:rPr>
            <w:rFonts w:ascii="Times New Roman" w:hAnsi="Times New Roman" w:cs="Times New Roman"/>
          </w:rPr>
          <w:t xml:space="preserve">. </w:t>
        </w:r>
      </w:ins>
      <w:ins w:id="352" w:author="Benton, Deon" w:date="2026-03-16T13:49:00Z" w16du:dateUtc="2026-03-16T18:49:00Z">
        <w:r w:rsidR="00DC44EA">
          <w:rPr>
            <w:rFonts w:ascii="Times New Roman" w:hAnsi="Times New Roman" w:cs="Times New Roman"/>
          </w:rPr>
          <w:t xml:space="preserve">These represent </w:t>
        </w:r>
        <w:r w:rsidR="00DC44EA">
          <w:rPr>
            <w:rFonts w:ascii="Times New Roman" w:hAnsi="Times New Roman" w:cs="Times New Roman"/>
          </w:rPr>
          <w:lastRenderedPageBreak/>
          <w:t>limitations because they meant that the model could not</w:t>
        </w:r>
      </w:ins>
      <w:ins w:id="353" w:author="Benton, Deon" w:date="2026-03-09T20:14:00Z" w16du:dateUtc="2026-03-10T01:14:00Z">
        <w:r w:rsidR="006A3D7F">
          <w:rPr>
            <w:rFonts w:ascii="Times New Roman" w:hAnsi="Times New Roman" w:cs="Times New Roman"/>
          </w:rPr>
          <w:t xml:space="preserve"> bring to bear in its processing of the habituation and test events its prior </w:t>
        </w:r>
      </w:ins>
      <w:ins w:id="354" w:author="Benton, Deon" w:date="2026-03-09T20:23:00Z" w16du:dateUtc="2026-03-10T01:23:00Z">
        <w:r w:rsidR="009202A3">
          <w:rPr>
            <w:rFonts w:ascii="Times New Roman" w:hAnsi="Times New Roman" w:cs="Times New Roman"/>
          </w:rPr>
          <w:t>action observation experience</w:t>
        </w:r>
      </w:ins>
      <w:r w:rsidR="00DC3C33">
        <w:rPr>
          <w:rFonts w:ascii="Times New Roman" w:hAnsi="Times New Roman" w:cs="Times New Roman"/>
        </w:rPr>
        <w:t xml:space="preserve">. </w:t>
      </w:r>
      <w:ins w:id="355" w:author="Benton, Deon" w:date="2026-03-16T16:06:00Z" w16du:dateUtc="2026-03-16T21:06:00Z">
        <w:r w:rsidR="00CF3B36">
          <w:rPr>
            <w:rFonts w:ascii="Times New Roman" w:hAnsi="Times New Roman" w:cs="Times New Roman"/>
          </w:rPr>
          <w:t>Despite</w:t>
        </w:r>
      </w:ins>
      <w:ins w:id="356" w:author="Benton, Deon" w:date="2026-03-16T13:50:00Z" w16du:dateUtc="2026-03-16T18:50:00Z">
        <w:r w:rsidR="00DC44EA">
          <w:rPr>
            <w:rFonts w:ascii="Times New Roman" w:hAnsi="Times New Roman" w:cs="Times New Roman"/>
          </w:rPr>
          <w:t xml:space="preserve"> </w:t>
        </w:r>
      </w:ins>
      <w:ins w:id="357" w:author="Benton, Deon" w:date="2026-03-16T16:06:00Z" w16du:dateUtc="2026-03-16T21:06:00Z">
        <w:r w:rsidR="00CF3B36">
          <w:rPr>
            <w:rFonts w:ascii="Times New Roman" w:hAnsi="Times New Roman" w:cs="Times New Roman"/>
          </w:rPr>
          <w:t>demonstrating that</w:t>
        </w:r>
      </w:ins>
      <w:ins w:id="358" w:author="Benton, Deon" w:date="2026-03-16T13:50:00Z" w16du:dateUtc="2026-03-16T18:50:00Z">
        <w:r w:rsidR="00DC44EA">
          <w:rPr>
            <w:rFonts w:ascii="Times New Roman" w:hAnsi="Times New Roman" w:cs="Times New Roman"/>
          </w:rPr>
          <w:t xml:space="preserve"> </w:t>
        </w:r>
        <w:r w:rsidR="00DC44EA">
          <w:rPr>
            <w:rFonts w:ascii="Times New Roman" w:eastAsia="Times New Roman" w:hAnsi="Times New Roman" w:cs="Times New Roman"/>
          </w:rPr>
          <w:t>a model lacking</w:t>
        </w:r>
      </w:ins>
      <w:ins w:id="359" w:author="Benton, Deon" w:date="2026-03-09T20:28:00Z" w16du:dateUtc="2026-03-10T01:28:00Z">
        <w:r w:rsidR="00DD3688">
          <w:rPr>
            <w:rFonts w:ascii="Times New Roman" w:eastAsia="Times New Roman" w:hAnsi="Times New Roman" w:cs="Times New Roman"/>
          </w:rPr>
          <w:t xml:space="preserve"> a hidden layer or prior </w:t>
        </w:r>
      </w:ins>
      <w:ins w:id="360" w:author="Benton, Deon" w:date="2026-03-16T13:50:00Z" w16du:dateUtc="2026-03-16T18:50:00Z">
        <w:r w:rsidR="00DC44EA">
          <w:rPr>
            <w:rFonts w:ascii="Times New Roman" w:eastAsia="Times New Roman" w:hAnsi="Times New Roman" w:cs="Times New Roman"/>
          </w:rPr>
          <w:t>action experience</w:t>
        </w:r>
      </w:ins>
      <w:ins w:id="361" w:author="Benton, Deon" w:date="2026-03-09T20:28:00Z" w16du:dateUtc="2026-03-10T01:28:00Z">
        <w:r w:rsidR="00DD3688">
          <w:rPr>
            <w:rFonts w:ascii="Times New Roman" w:eastAsia="Times New Roman" w:hAnsi="Times New Roman" w:cs="Times New Roman"/>
          </w:rPr>
          <w:t xml:space="preserve"> </w:t>
        </w:r>
      </w:ins>
      <w:ins w:id="362" w:author="Benton, Deon" w:date="2026-03-09T20:29:00Z" w16du:dateUtc="2026-03-10T01:29:00Z">
        <w:r w:rsidR="00DD3688">
          <w:rPr>
            <w:rFonts w:ascii="Times New Roman" w:eastAsia="Times New Roman" w:hAnsi="Times New Roman" w:cs="Times New Roman"/>
          </w:rPr>
          <w:t xml:space="preserve">can </w:t>
        </w:r>
      </w:ins>
      <w:ins w:id="363" w:author="Benton, Deon" w:date="2026-03-09T20:28:00Z" w16du:dateUtc="2026-03-10T01:28:00Z">
        <w:r w:rsidR="00DD3688">
          <w:rPr>
            <w:rFonts w:ascii="Times New Roman" w:eastAsia="Times New Roman" w:hAnsi="Times New Roman" w:cs="Times New Roman"/>
          </w:rPr>
          <w:t>reproduce infants’ looking behaviors in Gergely et al. (1995), one or both factors may be necessary</w:t>
        </w:r>
      </w:ins>
      <w:ins w:id="364" w:author="Benton, Deon" w:date="2026-03-16T16:06:00Z" w16du:dateUtc="2026-03-16T21:06:00Z">
        <w:r w:rsidR="00CF3B36">
          <w:rPr>
            <w:rFonts w:ascii="Times New Roman" w:eastAsia="Times New Roman" w:hAnsi="Times New Roman" w:cs="Times New Roman"/>
          </w:rPr>
          <w:t xml:space="preserve"> for a model like that by Overwalle (2010</w:t>
        </w:r>
      </w:ins>
      <w:ins w:id="365" w:author="Benton, Deon" w:date="2026-03-16T16:07:00Z" w16du:dateUtc="2026-03-16T21:07:00Z">
        <w:r w:rsidR="00CF3B36">
          <w:rPr>
            <w:rFonts w:ascii="Times New Roman" w:eastAsia="Times New Roman" w:hAnsi="Times New Roman" w:cs="Times New Roman"/>
          </w:rPr>
          <w:t>)</w:t>
        </w:r>
      </w:ins>
      <w:ins w:id="366" w:author="Benton, Deon" w:date="2026-03-09T20:28:00Z" w16du:dateUtc="2026-03-10T01:28:00Z">
        <w:r w:rsidR="00DD3688">
          <w:rPr>
            <w:rFonts w:ascii="Times New Roman" w:eastAsia="Times New Roman" w:hAnsi="Times New Roman" w:cs="Times New Roman"/>
          </w:rPr>
          <w:t xml:space="preserve"> to capture </w:t>
        </w:r>
      </w:ins>
      <w:ins w:id="367" w:author="Benton, Deon" w:date="2026-03-16T13:51:00Z" w16du:dateUtc="2026-03-16T18:51:00Z">
        <w:r w:rsidR="00B0365F">
          <w:rPr>
            <w:rFonts w:ascii="Times New Roman" w:eastAsia="Times New Roman" w:hAnsi="Times New Roman" w:cs="Times New Roman"/>
          </w:rPr>
          <w:t xml:space="preserve">other key findings </w:t>
        </w:r>
      </w:ins>
      <w:ins w:id="368" w:author="Benton, Deon" w:date="2026-03-16T16:07:00Z" w16du:dateUtc="2026-03-16T21:07:00Z">
        <w:r w:rsidR="00D77000">
          <w:rPr>
            <w:rFonts w:ascii="Times New Roman" w:eastAsia="Times New Roman" w:hAnsi="Times New Roman" w:cs="Times New Roman"/>
          </w:rPr>
          <w:t>in this literature</w:t>
        </w:r>
      </w:ins>
      <w:ins w:id="369" w:author="Benton, Deon" w:date="2026-03-09T20:29:00Z" w16du:dateUtc="2026-03-10T01:29:00Z">
        <w:r w:rsidR="00DD3688">
          <w:rPr>
            <w:rFonts w:ascii="Times New Roman" w:eastAsia="Times New Roman" w:hAnsi="Times New Roman" w:cs="Times New Roman"/>
          </w:rPr>
          <w:t>.</w:t>
        </w:r>
      </w:ins>
      <w:ins w:id="370" w:author="Benton, Deon" w:date="2026-03-16T13:51:00Z" w16du:dateUtc="2026-03-16T18:51:00Z">
        <w:r w:rsidR="00B0365F">
          <w:rPr>
            <w:rFonts w:ascii="Times New Roman" w:eastAsia="Times New Roman" w:hAnsi="Times New Roman" w:cs="Times New Roman"/>
          </w:rPr>
          <w:t xml:space="preserve"> For example,</w:t>
        </w:r>
      </w:ins>
      <w:ins w:id="371" w:author="Benton, Deon" w:date="2026-03-09T20:30:00Z" w16du:dateUtc="2026-03-10T01:30:00Z">
        <w:r w:rsidR="00DD3688">
          <w:rPr>
            <w:rFonts w:ascii="Times New Roman" w:eastAsia="Times New Roman" w:hAnsi="Times New Roman" w:cs="Times New Roman"/>
          </w:rPr>
          <w:t xml:space="preserve"> </w:t>
        </w:r>
      </w:ins>
      <w:ins w:id="372" w:author="Benton, Deon" w:date="2026-03-09T20:31:00Z" w16du:dateUtc="2026-03-10T01:31:00Z">
        <w:r w:rsidR="00DD3688">
          <w:rPr>
            <w:rFonts w:ascii="Times New Roman" w:eastAsia="Times New Roman" w:hAnsi="Times New Roman" w:cs="Times New Roman"/>
          </w:rPr>
          <w:t>Overwalle</w:t>
        </w:r>
      </w:ins>
      <w:ins w:id="373" w:author="Benton, Deon" w:date="2026-03-16T16:07:00Z" w16du:dateUtc="2026-03-16T21:07:00Z">
        <w:r w:rsidR="004B1270">
          <w:rPr>
            <w:rFonts w:ascii="Times New Roman" w:eastAsia="Times New Roman" w:hAnsi="Times New Roman" w:cs="Times New Roman"/>
          </w:rPr>
          <w:t>’s</w:t>
        </w:r>
      </w:ins>
      <w:ins w:id="374" w:author="Benton, Deon" w:date="2026-03-09T20:31:00Z" w16du:dateUtc="2026-03-10T01:31:00Z">
        <w:r w:rsidR="00DD3688">
          <w:rPr>
            <w:rFonts w:ascii="Times New Roman" w:eastAsia="Times New Roman" w:hAnsi="Times New Roman" w:cs="Times New Roman"/>
          </w:rPr>
          <w:t xml:space="preserve"> (2010) </w:t>
        </w:r>
      </w:ins>
      <w:ins w:id="375" w:author="Benton, Deon" w:date="2026-03-16T16:07:00Z" w16du:dateUtc="2026-03-16T21:07:00Z">
        <w:r w:rsidR="004B1270">
          <w:rPr>
            <w:rFonts w:ascii="Times New Roman" w:eastAsia="Times New Roman" w:hAnsi="Times New Roman" w:cs="Times New Roman"/>
          </w:rPr>
          <w:t xml:space="preserve">model </w:t>
        </w:r>
      </w:ins>
      <w:ins w:id="376" w:author="Benton, Deon" w:date="2026-03-09T20:30:00Z" w16du:dateUtc="2026-03-10T01:30:00Z">
        <w:r w:rsidR="00DD3688">
          <w:rPr>
            <w:rFonts w:ascii="Times New Roman" w:eastAsia="Times New Roman" w:hAnsi="Times New Roman" w:cs="Times New Roman"/>
          </w:rPr>
          <w:t xml:space="preserve">may struggle </w:t>
        </w:r>
      </w:ins>
      <w:ins w:id="377" w:author="Benton, Deon" w:date="2026-03-09T20:29:00Z" w16du:dateUtc="2026-03-10T01:29:00Z">
        <w:r w:rsidR="00DD3688">
          <w:rPr>
            <w:rFonts w:ascii="Times New Roman" w:eastAsia="Times New Roman" w:hAnsi="Times New Roman" w:cs="Times New Roman"/>
          </w:rPr>
          <w:t xml:space="preserve">to capture </w:t>
        </w:r>
      </w:ins>
      <w:ins w:id="378" w:author="Benton, Deon" w:date="2026-03-09T20:30:00Z" w16du:dateUtc="2026-03-10T01:30:00Z">
        <w:r w:rsidR="00DD3688">
          <w:rPr>
            <w:rFonts w:ascii="Times New Roman" w:eastAsia="Times New Roman" w:hAnsi="Times New Roman" w:cs="Times New Roman"/>
          </w:rPr>
          <w:t>infants’ looking responses in a</w:t>
        </w:r>
      </w:ins>
      <w:ins w:id="379" w:author="Benton, Deon" w:date="2026-03-16T13:52:00Z" w16du:dateUtc="2026-03-16T18:52:00Z">
        <w:r w:rsidR="00B0365F">
          <w:rPr>
            <w:rFonts w:ascii="Times New Roman" w:eastAsia="Times New Roman" w:hAnsi="Times New Roman" w:cs="Times New Roman"/>
          </w:rPr>
          <w:t xml:space="preserve"> now classic study</w:t>
        </w:r>
      </w:ins>
      <w:ins w:id="380" w:author="Benton, Deon" w:date="2026-02-11T13:46:00Z" w16du:dateUtc="2026-02-11T19:46:00Z">
        <w:r w:rsidR="005541AB" w:rsidRPr="005541AB">
          <w:rPr>
            <w:rFonts w:ascii="Times New Roman" w:eastAsia="Times New Roman" w:hAnsi="Times New Roman" w:cs="Times New Roman"/>
          </w:rPr>
          <w:t xml:space="preserve"> by </w:t>
        </w:r>
      </w:ins>
      <w:ins w:id="381" w:author="Benton, Deon" w:date="2026-02-11T13:47:00Z" w16du:dateUtc="2026-02-11T19:47:00Z">
        <w:r w:rsidR="005541AB">
          <w:rPr>
            <w:rFonts w:ascii="Times New Roman" w:hAnsi="Times New Roman" w:cs="Times New Roman"/>
          </w:rPr>
          <w:t xml:space="preserve">Csibra et al. (2003). </w:t>
        </w:r>
        <w:r w:rsidR="0095228B">
          <w:rPr>
            <w:rFonts w:ascii="Times New Roman" w:hAnsi="Times New Roman" w:cs="Times New Roman"/>
          </w:rPr>
          <w:t xml:space="preserve">In one of their experiments, </w:t>
        </w:r>
      </w:ins>
      <w:ins w:id="382" w:author="Benton, Deon" w:date="2026-02-11T14:08:00Z" w16du:dateUtc="2026-02-11T20:08:00Z">
        <w:r w:rsidR="00DE5587">
          <w:rPr>
            <w:rFonts w:ascii="Times New Roman" w:hAnsi="Times New Roman" w:cs="Times New Roman"/>
          </w:rPr>
          <w:t>12-month-olds</w:t>
        </w:r>
      </w:ins>
      <w:ins w:id="383" w:author="Benton, Deon" w:date="2026-02-11T13:47:00Z" w16du:dateUtc="2026-02-11T19:47:00Z">
        <w:r w:rsidR="0095228B">
          <w:rPr>
            <w:rFonts w:ascii="Times New Roman" w:hAnsi="Times New Roman" w:cs="Times New Roman"/>
          </w:rPr>
          <w:t xml:space="preserve"> were habituated to an event like that shown in the Experimental condition in Gergely et al. (1995) except that the barrier was hidden behind </w:t>
        </w:r>
      </w:ins>
      <w:ins w:id="384" w:author="Benton, Deon" w:date="2026-02-11T13:48:00Z" w16du:dateUtc="2026-02-11T19:48:00Z">
        <w:r w:rsidR="0095228B">
          <w:rPr>
            <w:rFonts w:ascii="Times New Roman" w:hAnsi="Times New Roman" w:cs="Times New Roman"/>
          </w:rPr>
          <w:t xml:space="preserve">an opaque screen. However, infants could still see the second object and </w:t>
        </w:r>
      </w:ins>
      <w:ins w:id="385" w:author="Benton, Deon" w:date="2026-03-16T13:52:00Z" w16du:dateUtc="2026-03-16T18:52:00Z">
        <w:r w:rsidR="009F17EA">
          <w:rPr>
            <w:rFonts w:ascii="Times New Roman" w:hAnsi="Times New Roman" w:cs="Times New Roman"/>
          </w:rPr>
          <w:t>the apex of the arced motion path from</w:t>
        </w:r>
      </w:ins>
      <w:ins w:id="386" w:author="Benton, Deon" w:date="2026-02-11T13:48:00Z" w16du:dateUtc="2026-02-11T19:48:00Z">
        <w:r w:rsidR="0095228B">
          <w:rPr>
            <w:rFonts w:ascii="Times New Roman" w:hAnsi="Times New Roman" w:cs="Times New Roman"/>
          </w:rPr>
          <w:t xml:space="preserve"> behind the occluder as it moved to reach the second object. Infants were then shown two test events without the occluder. The first object jump</w:t>
        </w:r>
      </w:ins>
      <w:ins w:id="387" w:author="Benton, Deon" w:date="2026-03-16T13:53:00Z" w16du:dateUtc="2026-03-16T18:53:00Z">
        <w:r w:rsidR="009F17EA">
          <w:rPr>
            <w:rFonts w:ascii="Times New Roman" w:hAnsi="Times New Roman" w:cs="Times New Roman"/>
          </w:rPr>
          <w:t>ed</w:t>
        </w:r>
      </w:ins>
      <w:ins w:id="388" w:author="Benton, Deon" w:date="2026-02-11T13:48:00Z" w16du:dateUtc="2026-02-11T19:48:00Z">
        <w:r w:rsidR="0095228B">
          <w:rPr>
            <w:rFonts w:ascii="Times New Roman" w:hAnsi="Times New Roman" w:cs="Times New Roman"/>
          </w:rPr>
          <w:t xml:space="preserve"> over a now visible barrier to reach the second object</w:t>
        </w:r>
      </w:ins>
      <w:ins w:id="389" w:author="Benton, Deon" w:date="2026-03-16T13:53:00Z" w16du:dateUtc="2026-03-16T18:53:00Z">
        <w:r w:rsidR="009F17EA">
          <w:rPr>
            <w:rFonts w:ascii="Times New Roman" w:hAnsi="Times New Roman" w:cs="Times New Roman"/>
          </w:rPr>
          <w:t xml:space="preserve"> in the </w:t>
        </w:r>
      </w:ins>
      <w:ins w:id="390" w:author="Benton, Deon" w:date="2026-02-11T13:48:00Z" w16du:dateUtc="2026-02-11T19:48:00Z">
        <w:r w:rsidR="0095228B">
          <w:rPr>
            <w:rFonts w:ascii="Times New Roman" w:hAnsi="Times New Roman" w:cs="Times New Roman"/>
          </w:rPr>
          <w:t xml:space="preserve">Obstacle test event. </w:t>
        </w:r>
      </w:ins>
      <w:ins w:id="391" w:author="Benton, Deon" w:date="2026-03-16T13:53:00Z" w16du:dateUtc="2026-03-16T18:53:00Z">
        <w:r w:rsidR="00EE368D">
          <w:rPr>
            <w:rFonts w:ascii="Times New Roman" w:hAnsi="Times New Roman" w:cs="Times New Roman"/>
          </w:rPr>
          <w:t xml:space="preserve">The No-Obstacle test event was identical except that the barrier was missing. </w:t>
        </w:r>
      </w:ins>
      <w:ins w:id="392" w:author="Benton, Deon" w:date="2026-02-11T13:51:00Z" w16du:dateUtc="2026-02-11T19:51:00Z">
        <w:r w:rsidR="00B00200">
          <w:rPr>
            <w:rFonts w:ascii="Times New Roman" w:hAnsi="Times New Roman" w:cs="Times New Roman"/>
          </w:rPr>
          <w:t>Csibra et al. (2003) found that</w:t>
        </w:r>
      </w:ins>
      <w:ins w:id="393" w:author="Benton, Deon" w:date="2026-02-11T13:48:00Z" w16du:dateUtc="2026-02-11T19:48:00Z">
        <w:r w:rsidR="0095228B">
          <w:rPr>
            <w:rFonts w:ascii="Times New Roman" w:hAnsi="Times New Roman" w:cs="Times New Roman"/>
          </w:rPr>
          <w:t xml:space="preserve"> infants looked longer at the No-Obstacle test event than at the Obstacle test event.</w:t>
        </w:r>
      </w:ins>
      <w:ins w:id="394" w:author="Benton, Deon" w:date="2026-02-11T13:53:00Z" w16du:dateUtc="2026-02-11T19:53:00Z">
        <w:r w:rsidR="00B00200">
          <w:rPr>
            <w:rFonts w:ascii="Times New Roman" w:hAnsi="Times New Roman" w:cs="Times New Roman"/>
          </w:rPr>
          <w:t xml:space="preserve"> There </w:t>
        </w:r>
      </w:ins>
      <w:ins w:id="395" w:author="Benton, Deon" w:date="2026-03-16T13:54:00Z" w16du:dateUtc="2026-03-16T18:54:00Z">
        <w:r w:rsidR="00EE368D">
          <w:rPr>
            <w:rFonts w:ascii="Times New Roman" w:hAnsi="Times New Roman" w:cs="Times New Roman"/>
          </w:rPr>
          <w:t>reason</w:t>
        </w:r>
      </w:ins>
      <w:ins w:id="396" w:author="Benton, Deon" w:date="2026-03-16T16:07:00Z" w16du:dateUtc="2026-03-16T21:07:00Z">
        <w:r w:rsidR="004B1270">
          <w:rPr>
            <w:rFonts w:ascii="Times New Roman" w:hAnsi="Times New Roman" w:cs="Times New Roman"/>
          </w:rPr>
          <w:t xml:space="preserve"> it would be predicted that</w:t>
        </w:r>
      </w:ins>
      <w:ins w:id="397" w:author="Benton, Deon" w:date="2026-03-16T13:54:00Z" w16du:dateUtc="2026-03-16T18:54:00Z">
        <w:r w:rsidR="00EE368D">
          <w:rPr>
            <w:rFonts w:ascii="Times New Roman" w:hAnsi="Times New Roman" w:cs="Times New Roman"/>
          </w:rPr>
          <w:t xml:space="preserve"> Overwalle’s (2010)</w:t>
        </w:r>
      </w:ins>
      <w:ins w:id="398" w:author="Benton, Deon" w:date="2026-03-16T16:07:00Z" w16du:dateUtc="2026-03-16T21:07:00Z">
        <w:r w:rsidR="004B1270">
          <w:rPr>
            <w:rFonts w:ascii="Times New Roman" w:hAnsi="Times New Roman" w:cs="Times New Roman"/>
          </w:rPr>
          <w:t xml:space="preserve"> model</w:t>
        </w:r>
      </w:ins>
      <w:ins w:id="399" w:author="Benton, Deon" w:date="2026-03-16T13:54:00Z" w16du:dateUtc="2026-03-16T18:54:00Z">
        <w:r w:rsidR="00EE368D">
          <w:rPr>
            <w:rFonts w:ascii="Times New Roman" w:hAnsi="Times New Roman" w:cs="Times New Roman"/>
          </w:rPr>
          <w:t xml:space="preserve"> </w:t>
        </w:r>
      </w:ins>
      <w:ins w:id="400" w:author="Benton, Deon" w:date="2026-03-16T16:07:00Z" w16du:dateUtc="2026-03-16T21:07:00Z">
        <w:r w:rsidR="004B1270">
          <w:rPr>
            <w:rFonts w:ascii="Times New Roman" w:hAnsi="Times New Roman" w:cs="Times New Roman"/>
          </w:rPr>
          <w:t>would</w:t>
        </w:r>
      </w:ins>
      <w:ins w:id="401" w:author="Benton, Deon" w:date="2026-03-16T13:54:00Z" w16du:dateUtc="2026-03-16T18:54:00Z">
        <w:r w:rsidR="00EE368D">
          <w:rPr>
            <w:rFonts w:ascii="Times New Roman" w:hAnsi="Times New Roman" w:cs="Times New Roman"/>
          </w:rPr>
          <w:t xml:space="preserve"> </w:t>
        </w:r>
      </w:ins>
      <w:ins w:id="402" w:author="Benton, Deon" w:date="2026-02-11T13:53:00Z" w16du:dateUtc="2026-02-11T19:53:00Z">
        <w:r w:rsidR="00B00200">
          <w:rPr>
            <w:rFonts w:ascii="Times New Roman" w:hAnsi="Times New Roman" w:cs="Times New Roman"/>
          </w:rPr>
          <w:t>struggle to reproduce infants’ responses in this study</w:t>
        </w:r>
      </w:ins>
      <w:ins w:id="403" w:author="Benton, Deon" w:date="2026-03-16T13:54:00Z" w16du:dateUtc="2026-03-16T18:54:00Z">
        <w:r w:rsidR="00EE368D">
          <w:rPr>
            <w:rFonts w:ascii="Times New Roman" w:hAnsi="Times New Roman" w:cs="Times New Roman"/>
          </w:rPr>
          <w:t xml:space="preserve"> is that</w:t>
        </w:r>
      </w:ins>
      <w:ins w:id="404" w:author="Benton, Deon" w:date="2026-03-16T13:55:00Z" w16du:dateUtc="2026-03-16T18:55:00Z">
        <w:r w:rsidR="00EE368D">
          <w:rPr>
            <w:rFonts w:ascii="Times New Roman" w:hAnsi="Times New Roman" w:cs="Times New Roman"/>
          </w:rPr>
          <w:t xml:space="preserve"> at test</w:t>
        </w:r>
      </w:ins>
      <w:ins w:id="405" w:author="Benton, Deon" w:date="2026-03-16T13:54:00Z" w16du:dateUtc="2026-03-16T18:54:00Z">
        <w:r w:rsidR="00EE368D">
          <w:rPr>
            <w:rFonts w:ascii="Times New Roman" w:hAnsi="Times New Roman" w:cs="Times New Roman"/>
          </w:rPr>
          <w:t xml:space="preserve"> the network must somehow </w:t>
        </w:r>
      </w:ins>
      <w:ins w:id="406" w:author="Benton, Deon" w:date="2026-02-11T13:51:00Z" w16du:dateUtc="2026-02-11T19:51:00Z">
        <w:r w:rsidR="00B00200" w:rsidRPr="00B00200">
          <w:rPr>
            <w:rFonts w:ascii="Times New Roman" w:eastAsia="Times New Roman" w:hAnsi="Times New Roman" w:cs="Times New Roman"/>
          </w:rPr>
          <w:t xml:space="preserve">spontaneously </w:t>
        </w:r>
      </w:ins>
      <w:ins w:id="407" w:author="Benton, Deon" w:date="2026-02-11T13:56:00Z" w16du:dateUtc="2026-02-11T19:56:00Z">
        <w:r w:rsidR="00173688">
          <w:rPr>
            <w:rFonts w:ascii="Times New Roman" w:eastAsia="Times New Roman" w:hAnsi="Times New Roman" w:cs="Times New Roman"/>
          </w:rPr>
          <w:t>infer aspects</w:t>
        </w:r>
      </w:ins>
      <w:ins w:id="408" w:author="Benton, Deon" w:date="2026-02-11T13:51:00Z" w16du:dateUtc="2026-02-11T19:51:00Z">
        <w:r w:rsidR="00B00200" w:rsidRPr="00B00200">
          <w:rPr>
            <w:rFonts w:ascii="Times New Roman" w:eastAsia="Times New Roman" w:hAnsi="Times New Roman" w:cs="Times New Roman"/>
          </w:rPr>
          <w:t xml:space="preserve"> of the visual array that were </w:t>
        </w:r>
      </w:ins>
      <w:ins w:id="409" w:author="Benton, Deon" w:date="2026-03-16T13:55:00Z" w16du:dateUtc="2026-03-16T18:55:00Z">
        <w:r w:rsidR="00EE368D">
          <w:rPr>
            <w:rFonts w:ascii="Times New Roman" w:eastAsia="Times New Roman" w:hAnsi="Times New Roman" w:cs="Times New Roman"/>
          </w:rPr>
          <w:t>notably absent during the habituation phase</w:t>
        </w:r>
      </w:ins>
      <w:ins w:id="410" w:author="Benton, Deon" w:date="2026-03-16T13:56:00Z" w16du:dateUtc="2026-03-16T18:56:00Z">
        <w:r w:rsidR="00EE368D">
          <w:rPr>
            <w:rFonts w:ascii="Times New Roman" w:eastAsia="Times New Roman" w:hAnsi="Times New Roman" w:cs="Times New Roman"/>
          </w:rPr>
          <w:t xml:space="preserve">; </w:t>
        </w:r>
      </w:ins>
      <w:ins w:id="411" w:author="Benton, Deon" w:date="2026-03-16T16:08:00Z" w16du:dateUtc="2026-03-16T21:08:00Z">
        <w:r w:rsidR="00DC0A12">
          <w:rPr>
            <w:rFonts w:ascii="Times New Roman" w:eastAsia="Times New Roman" w:hAnsi="Times New Roman" w:cs="Times New Roman"/>
          </w:rPr>
          <w:t xml:space="preserve">it is unclear where such an expectation would come from in a model that is not given prior action experience. </w:t>
        </w:r>
      </w:ins>
    </w:p>
    <w:p w14:paraId="4E21B9CB" w14:textId="13041E12" w:rsidR="005A1669" w:rsidRDefault="004D54DA" w:rsidP="00780892">
      <w:pPr>
        <w:spacing w:line="480" w:lineRule="auto"/>
        <w:ind w:firstLine="720"/>
        <w:contextualSpacing/>
        <w:rPr>
          <w:ins w:id="412" w:author="Benton, Deon" w:date="2026-03-16T14:20:00Z" w16du:dateUtc="2026-03-16T19:20:00Z"/>
          <w:rFonts w:ascii="Times New Roman" w:eastAsia="Times New Roman" w:hAnsi="Times New Roman" w:cs="Times New Roman"/>
        </w:rPr>
      </w:pPr>
      <w:ins w:id="413" w:author="Benton, Deon" w:date="2026-03-16T13:57:00Z" w16du:dateUtc="2026-03-16T18:57:00Z">
        <w:r>
          <w:rPr>
            <w:rFonts w:ascii="Times New Roman" w:eastAsia="Times New Roman" w:hAnsi="Times New Roman" w:cs="Times New Roman"/>
          </w:rPr>
          <w:t xml:space="preserve">The second concern relates to the role that agents and goals play in Overwalle’s (2010) account. Although </w:t>
        </w:r>
      </w:ins>
      <w:ins w:id="414" w:author="Benton, Deon" w:date="2026-03-16T13:58:00Z" w16du:dateUtc="2026-03-16T18:58:00Z">
        <w:r>
          <w:rPr>
            <w:rFonts w:ascii="Times New Roman" w:eastAsia="Times New Roman" w:hAnsi="Times New Roman" w:cs="Times New Roman"/>
          </w:rPr>
          <w:t>the crux of his position is that infants</w:t>
        </w:r>
      </w:ins>
      <w:ins w:id="415" w:author="Benton, Deon" w:date="2026-03-16T14:02:00Z" w16du:dateUtc="2026-03-16T19:02:00Z">
        <w:r w:rsidR="00BC285A">
          <w:rPr>
            <w:rFonts w:ascii="Times New Roman" w:eastAsia="Times New Roman" w:hAnsi="Times New Roman" w:cs="Times New Roman"/>
          </w:rPr>
          <w:t xml:space="preserve"> learn through experience that some actions are more efficient ways to achieve goals than others, </w:t>
        </w:r>
      </w:ins>
      <w:ins w:id="416" w:author="Benton, Deon" w:date="2026-03-16T14:03:00Z" w16du:dateUtc="2026-03-16T19:03:00Z">
        <w:r w:rsidR="00BC285A">
          <w:rPr>
            <w:rFonts w:ascii="Times New Roman" w:eastAsia="Times New Roman" w:hAnsi="Times New Roman" w:cs="Times New Roman"/>
          </w:rPr>
          <w:t>Overwalle’s (2010) perspective nonetheless</w:t>
        </w:r>
      </w:ins>
      <w:ins w:id="417" w:author="Benton, Deon" w:date="2026-03-16T14:08:00Z" w16du:dateUtc="2026-03-16T19:08:00Z">
        <w:r w:rsidR="00331E63">
          <w:rPr>
            <w:rFonts w:ascii="Times New Roman" w:eastAsia="Times New Roman" w:hAnsi="Times New Roman" w:cs="Times New Roman"/>
          </w:rPr>
          <w:t xml:space="preserve"> </w:t>
        </w:r>
      </w:ins>
      <w:ins w:id="418" w:author="Benton, Deon" w:date="2026-03-16T14:16:00Z" w16du:dateUtc="2026-03-16T19:16:00Z">
        <w:r w:rsidR="00470240">
          <w:rPr>
            <w:rFonts w:ascii="Times New Roman" w:eastAsia="Times New Roman" w:hAnsi="Times New Roman" w:cs="Times New Roman"/>
          </w:rPr>
          <w:t xml:space="preserve">presupposes a preexisting notion of agent and goal. Evidence for this is garnered by </w:t>
        </w:r>
      </w:ins>
      <w:ins w:id="419" w:author="Benton, Deon" w:date="2026-03-16T14:17:00Z" w16du:dateUtc="2026-03-16T19:17:00Z">
        <w:r w:rsidR="00470240">
          <w:rPr>
            <w:rFonts w:ascii="Times New Roman" w:eastAsia="Times New Roman" w:hAnsi="Times New Roman" w:cs="Times New Roman"/>
          </w:rPr>
          <w:t>the use of</w:t>
        </w:r>
      </w:ins>
      <w:ins w:id="420" w:author="Benton, Deon" w:date="2026-03-16T14:10:00Z" w16du:dateUtc="2026-03-16T19:10:00Z">
        <w:r w:rsidR="00331E63">
          <w:rPr>
            <w:rFonts w:ascii="Times New Roman" w:eastAsia="Times New Roman" w:hAnsi="Times New Roman" w:cs="Times New Roman"/>
          </w:rPr>
          <w:t xml:space="preserve"> agent and goal units in the model</w:t>
        </w:r>
      </w:ins>
      <w:ins w:id="421" w:author="Benton, Deon" w:date="2026-03-16T14:14:00Z" w16du:dateUtc="2026-03-16T19:14:00Z">
        <w:r w:rsidR="00D30F4B">
          <w:rPr>
            <w:rFonts w:ascii="Times New Roman" w:eastAsia="Times New Roman" w:hAnsi="Times New Roman" w:cs="Times New Roman"/>
          </w:rPr>
          <w:t xml:space="preserve">. </w:t>
        </w:r>
      </w:ins>
      <w:ins w:id="422" w:author="Benton, Deon" w:date="2026-03-16T14:17:00Z" w16du:dateUtc="2026-03-16T19:17:00Z">
        <w:r w:rsidR="00470240">
          <w:rPr>
            <w:rFonts w:ascii="Times New Roman" w:eastAsia="Times New Roman" w:hAnsi="Times New Roman" w:cs="Times New Roman"/>
          </w:rPr>
          <w:t>The problem here is that</w:t>
        </w:r>
      </w:ins>
      <w:ins w:id="423" w:author="Benton, Deon" w:date="2026-03-16T14:14:00Z" w16du:dateUtc="2026-03-16T19:14:00Z">
        <w:r w:rsidR="00D30F4B">
          <w:rPr>
            <w:rFonts w:ascii="Times New Roman" w:eastAsia="Times New Roman" w:hAnsi="Times New Roman" w:cs="Times New Roman"/>
          </w:rPr>
          <w:t xml:space="preserve"> Overwalle (2010) does not </w:t>
        </w:r>
        <w:r w:rsidR="00D30F4B">
          <w:rPr>
            <w:rFonts w:ascii="Times New Roman" w:eastAsia="Times New Roman" w:hAnsi="Times New Roman" w:cs="Times New Roman"/>
          </w:rPr>
          <w:lastRenderedPageBreak/>
          <w:t>provide</w:t>
        </w:r>
      </w:ins>
      <w:ins w:id="424" w:author="Benton, Deon" w:date="2026-03-16T14:09:00Z" w16du:dateUtc="2026-03-16T19:09:00Z">
        <w:r w:rsidR="00331E63">
          <w:rPr>
            <w:rFonts w:ascii="Times New Roman" w:eastAsia="Times New Roman" w:hAnsi="Times New Roman" w:cs="Times New Roman"/>
          </w:rPr>
          <w:t xml:space="preserve"> </w:t>
        </w:r>
      </w:ins>
      <w:ins w:id="425" w:author="Benton, Deon" w:date="2026-03-16T14:07:00Z" w16du:dateUtc="2026-03-16T19:07:00Z">
        <w:r w:rsidR="006E55B5">
          <w:rPr>
            <w:rFonts w:ascii="Times New Roman" w:eastAsia="Times New Roman" w:hAnsi="Times New Roman" w:cs="Times New Roman"/>
          </w:rPr>
          <w:t xml:space="preserve">a </w:t>
        </w:r>
      </w:ins>
      <w:ins w:id="426" w:author="Benton, Deon" w:date="2026-03-16T14:17:00Z" w16du:dateUtc="2026-03-16T19:17:00Z">
        <w:r w:rsidR="00470240">
          <w:rPr>
            <w:rFonts w:ascii="Times New Roman" w:eastAsia="Times New Roman" w:hAnsi="Times New Roman" w:cs="Times New Roman"/>
          </w:rPr>
          <w:t xml:space="preserve">corresponding </w:t>
        </w:r>
      </w:ins>
      <w:ins w:id="427" w:author="Benton, Deon" w:date="2026-03-16T14:09:00Z" w16du:dateUtc="2026-03-16T19:09:00Z">
        <w:r w:rsidR="00331E63">
          <w:rPr>
            <w:rFonts w:ascii="Times New Roman" w:eastAsia="Times New Roman" w:hAnsi="Times New Roman" w:cs="Times New Roman"/>
          </w:rPr>
          <w:t xml:space="preserve">mechanistic account of </w:t>
        </w:r>
      </w:ins>
      <w:ins w:id="428" w:author="Benton, Deon" w:date="2026-03-16T14:17:00Z" w16du:dateUtc="2026-03-16T19:17:00Z">
        <w:r w:rsidR="00470240">
          <w:rPr>
            <w:rFonts w:ascii="Times New Roman" w:eastAsia="Times New Roman" w:hAnsi="Times New Roman" w:cs="Times New Roman"/>
          </w:rPr>
          <w:t>how these concepts develop or from whe</w:t>
        </w:r>
      </w:ins>
      <w:ins w:id="429" w:author="Benton, Deon" w:date="2026-03-16T14:18:00Z" w16du:dateUtc="2026-03-16T19:18:00Z">
        <w:r w:rsidR="00470240">
          <w:rPr>
            <w:rFonts w:ascii="Times New Roman" w:eastAsia="Times New Roman" w:hAnsi="Times New Roman" w:cs="Times New Roman"/>
          </w:rPr>
          <w:t>re they originate</w:t>
        </w:r>
      </w:ins>
      <w:ins w:id="430" w:author="Benton, Deon" w:date="2026-03-16T14:08:00Z" w16du:dateUtc="2026-03-16T19:08:00Z">
        <w:r w:rsidR="006E55B5">
          <w:rPr>
            <w:rFonts w:ascii="Times New Roman" w:eastAsia="Times New Roman" w:hAnsi="Times New Roman" w:cs="Times New Roman"/>
          </w:rPr>
          <w:t>.</w:t>
        </w:r>
      </w:ins>
      <w:ins w:id="431" w:author="Benton, Deon" w:date="2026-03-16T14:06:00Z" w16du:dateUtc="2026-03-16T19:06:00Z">
        <w:r w:rsidR="006E55B5">
          <w:rPr>
            <w:rFonts w:ascii="Times New Roman" w:eastAsia="Times New Roman" w:hAnsi="Times New Roman" w:cs="Times New Roman"/>
          </w:rPr>
          <w:t xml:space="preserve"> </w:t>
        </w:r>
      </w:ins>
      <w:ins w:id="432" w:author="Benton, Deon" w:date="2026-03-16T14:10:00Z" w16du:dateUtc="2026-03-16T19:10:00Z">
        <w:r w:rsidR="00331E63">
          <w:rPr>
            <w:rFonts w:ascii="Times New Roman" w:eastAsia="Times New Roman" w:hAnsi="Times New Roman" w:cs="Times New Roman"/>
          </w:rPr>
          <w:t>Yet</w:t>
        </w:r>
      </w:ins>
      <w:ins w:id="433" w:author="Benton, Deon" w:date="2026-03-16T14:09:00Z" w16du:dateUtc="2026-03-16T19:09:00Z">
        <w:r w:rsidR="00331E63">
          <w:rPr>
            <w:rFonts w:ascii="Times New Roman" w:eastAsia="Times New Roman" w:hAnsi="Times New Roman" w:cs="Times New Roman"/>
          </w:rPr>
          <w:t xml:space="preserve"> just such a</w:t>
        </w:r>
      </w:ins>
      <w:ins w:id="434" w:author="Benton, Deon" w:date="2026-03-16T14:18:00Z" w16du:dateUtc="2026-03-16T19:18:00Z">
        <w:r w:rsidR="00494CB3">
          <w:rPr>
            <w:rFonts w:ascii="Times New Roman" w:eastAsia="Times New Roman" w:hAnsi="Times New Roman" w:cs="Times New Roman"/>
          </w:rPr>
          <w:t xml:space="preserve"> description would be needed</w:t>
        </w:r>
      </w:ins>
      <w:ins w:id="435" w:author="Benton, Deon" w:date="2026-03-16T14:09:00Z" w16du:dateUtc="2026-03-16T19:09:00Z">
        <w:r w:rsidR="00331E63">
          <w:rPr>
            <w:rFonts w:ascii="Times New Roman" w:eastAsia="Times New Roman" w:hAnsi="Times New Roman" w:cs="Times New Roman"/>
          </w:rPr>
          <w:t xml:space="preserve"> to </w:t>
        </w:r>
      </w:ins>
      <w:ins w:id="436" w:author="Benton, Deon" w:date="2026-03-16T14:10:00Z" w16du:dateUtc="2026-03-16T19:10:00Z">
        <w:r w:rsidR="00331E63">
          <w:rPr>
            <w:rFonts w:ascii="Times New Roman" w:eastAsia="Times New Roman" w:hAnsi="Times New Roman" w:cs="Times New Roman"/>
          </w:rPr>
          <w:t>provide a complete description of infant action understanding.</w:t>
        </w:r>
      </w:ins>
      <w:ins w:id="437" w:author="Benton, Deon" w:date="2026-03-16T14:20:00Z" w16du:dateUtc="2026-03-16T19:20:00Z">
        <w:r w:rsidR="00494CB3">
          <w:rPr>
            <w:rFonts w:ascii="Times New Roman" w:eastAsia="Times New Roman" w:hAnsi="Times New Roman" w:cs="Times New Roman"/>
          </w:rPr>
          <w:t xml:space="preserve"> However, s</w:t>
        </w:r>
      </w:ins>
      <w:ins w:id="438" w:author="Benton, Deon" w:date="2026-03-16T14:15:00Z" w16du:dateUtc="2026-03-16T19:15:00Z">
        <w:r w:rsidR="005A1669">
          <w:rPr>
            <w:rFonts w:ascii="Times New Roman" w:eastAsia="Times New Roman" w:hAnsi="Times New Roman" w:cs="Times New Roman"/>
          </w:rPr>
          <w:t>uch an account would not be needed</w:t>
        </w:r>
      </w:ins>
      <w:ins w:id="439" w:author="Benton, Deon" w:date="2026-03-16T14:20:00Z" w16du:dateUtc="2026-03-16T19:20:00Z">
        <w:r w:rsidR="00494CB3">
          <w:rPr>
            <w:rFonts w:ascii="Times New Roman" w:eastAsia="Times New Roman" w:hAnsi="Times New Roman" w:cs="Times New Roman"/>
          </w:rPr>
          <w:t xml:space="preserve"> if it can be shown that</w:t>
        </w:r>
      </w:ins>
      <w:ins w:id="440" w:author="Benton, Deon" w:date="2026-03-16T14:19:00Z" w16du:dateUtc="2026-03-16T19:19:00Z">
        <w:r w:rsidR="00494CB3">
          <w:rPr>
            <w:rFonts w:ascii="Times New Roman" w:eastAsia="Times New Roman" w:hAnsi="Times New Roman" w:cs="Times New Roman"/>
          </w:rPr>
          <w:t xml:space="preserve"> infants’ behaviors in studies like that by Gergely et al. (1995) can be explained on other grounds. </w:t>
        </w:r>
      </w:ins>
    </w:p>
    <w:p w14:paraId="71BF22BA" w14:textId="0312041E" w:rsidR="0077319C" w:rsidRDefault="00494CB3" w:rsidP="00A43A0B">
      <w:pPr>
        <w:spacing w:line="480" w:lineRule="auto"/>
        <w:ind w:firstLine="720"/>
        <w:contextualSpacing/>
        <w:rPr>
          <w:ins w:id="441" w:author="Benton, Deon" w:date="2026-03-16T16:18:00Z" w16du:dateUtc="2026-03-16T21:18:00Z"/>
          <w:rFonts w:ascii="Times New Roman" w:eastAsia="Times New Roman" w:hAnsi="Times New Roman" w:cs="Times New Roman"/>
        </w:rPr>
      </w:pPr>
      <w:ins w:id="442" w:author="Benton, Deon" w:date="2026-03-16T14:20:00Z" w16du:dateUtc="2026-03-16T19:20:00Z">
        <w:r>
          <w:rPr>
            <w:rFonts w:ascii="Times New Roman" w:eastAsia="Times New Roman" w:hAnsi="Times New Roman" w:cs="Times New Roman"/>
          </w:rPr>
          <w:t xml:space="preserve">A third limitation </w:t>
        </w:r>
      </w:ins>
      <w:ins w:id="443" w:author="Benton, Deon" w:date="2026-03-16T14:24:00Z" w16du:dateUtc="2026-03-16T19:24:00Z">
        <w:r w:rsidR="00530B88">
          <w:rPr>
            <w:rFonts w:ascii="Times New Roman" w:eastAsia="Times New Roman" w:hAnsi="Times New Roman" w:cs="Times New Roman"/>
          </w:rPr>
          <w:t xml:space="preserve">is that Overwalle’s (2010) model </w:t>
        </w:r>
      </w:ins>
      <w:ins w:id="444" w:author="Benton, Deon" w:date="2026-03-16T14:26:00Z" w16du:dateUtc="2026-03-16T19:26:00Z">
        <w:r w:rsidR="0090230A">
          <w:rPr>
            <w:rFonts w:ascii="Times New Roman" w:eastAsia="Times New Roman" w:hAnsi="Times New Roman" w:cs="Times New Roman"/>
          </w:rPr>
          <w:t xml:space="preserve">did not faithfully represent key aspects of </w:t>
        </w:r>
      </w:ins>
      <w:ins w:id="445" w:author="Benton, Deon" w:date="2026-03-16T14:27:00Z" w16du:dateUtc="2026-03-16T19:27:00Z">
        <w:r w:rsidR="0090230A">
          <w:rPr>
            <w:rFonts w:ascii="Times New Roman" w:eastAsia="Times New Roman" w:hAnsi="Times New Roman" w:cs="Times New Roman"/>
          </w:rPr>
          <w:t>Gergely et al.’s (1995) experimental set-up. Two</w:t>
        </w:r>
      </w:ins>
      <w:ins w:id="446" w:author="Benton, Deon" w:date="2026-03-16T14:24:00Z" w16du:dateUtc="2026-03-16T19:24:00Z">
        <w:r w:rsidR="00530B88">
          <w:rPr>
            <w:rFonts w:ascii="Times New Roman" w:eastAsia="Times New Roman" w:hAnsi="Times New Roman" w:cs="Times New Roman"/>
          </w:rPr>
          <w:t xml:space="preserve"> specific issues are worth highlighting</w:t>
        </w:r>
      </w:ins>
      <w:ins w:id="447" w:author="Benton, Deon" w:date="2026-03-16T14:27:00Z" w16du:dateUtc="2026-03-16T19:27:00Z">
        <w:r w:rsidR="0090230A">
          <w:rPr>
            <w:rFonts w:ascii="Times New Roman" w:eastAsia="Times New Roman" w:hAnsi="Times New Roman" w:cs="Times New Roman"/>
          </w:rPr>
          <w:t xml:space="preserve"> here</w:t>
        </w:r>
      </w:ins>
      <w:ins w:id="448" w:author="Benton, Deon" w:date="2026-03-16T14:24:00Z" w16du:dateUtc="2026-03-16T19:24:00Z">
        <w:r w:rsidR="00530B88">
          <w:rPr>
            <w:rFonts w:ascii="Times New Roman" w:eastAsia="Times New Roman" w:hAnsi="Times New Roman" w:cs="Times New Roman"/>
          </w:rPr>
          <w:t xml:space="preserve">. </w:t>
        </w:r>
      </w:ins>
      <w:ins w:id="449" w:author="Benton, Deon" w:date="2026-03-16T16:18:00Z" w16du:dateUtc="2026-03-16T21:18:00Z">
        <w:r w:rsidR="0077319C">
          <w:rPr>
            <w:rFonts w:ascii="Times New Roman" w:eastAsia="Times New Roman" w:hAnsi="Times New Roman" w:cs="Times New Roman"/>
          </w:rPr>
          <w:t>First,</w:t>
        </w:r>
      </w:ins>
      <w:ins w:id="450" w:author="Benton, Deon" w:date="2026-03-16T14:57:00Z" w16du:dateUtc="2026-03-16T19:57:00Z">
        <w:r w:rsidR="00D6535A">
          <w:rPr>
            <w:rFonts w:ascii="Times New Roman" w:eastAsia="Times New Roman" w:hAnsi="Times New Roman" w:cs="Times New Roman"/>
          </w:rPr>
          <w:t xml:space="preserve"> </w:t>
        </w:r>
      </w:ins>
      <w:ins w:id="451" w:author="Benton, Deon" w:date="2026-03-16T15:39:00Z" w16du:dateUtc="2026-03-16T20:39:00Z">
        <w:r w:rsidR="00AE7AB9">
          <w:rPr>
            <w:rFonts w:ascii="Times New Roman" w:eastAsia="Times New Roman" w:hAnsi="Times New Roman" w:cs="Times New Roman"/>
          </w:rPr>
          <w:t>the Control conditions differed between the behavioral and computational studies.</w:t>
        </w:r>
      </w:ins>
      <w:ins w:id="452" w:author="Benton, Deon" w:date="2026-03-16T14:59:00Z" w16du:dateUtc="2026-03-16T19:59:00Z">
        <w:r w:rsidR="00743637">
          <w:rPr>
            <w:rFonts w:ascii="Times New Roman" w:eastAsia="Times New Roman" w:hAnsi="Times New Roman" w:cs="Times New Roman"/>
          </w:rPr>
          <w:t xml:space="preserve"> </w:t>
        </w:r>
      </w:ins>
      <w:ins w:id="453" w:author="Benton, Deon" w:date="2026-03-16T16:09:00Z" w16du:dateUtc="2026-03-16T21:09:00Z">
        <w:r w:rsidR="00DC0A12">
          <w:rPr>
            <w:rFonts w:ascii="Times New Roman" w:eastAsia="Times New Roman" w:hAnsi="Times New Roman" w:cs="Times New Roman"/>
          </w:rPr>
          <w:t>In the behavioral study,</w:t>
        </w:r>
      </w:ins>
      <w:ins w:id="454" w:author="Benton, Deon" w:date="2026-03-16T15:40:00Z" w16du:dateUtc="2026-03-16T20:40:00Z">
        <w:r w:rsidR="00AE7AB9">
          <w:rPr>
            <w:rFonts w:ascii="Times New Roman" w:eastAsia="Times New Roman" w:hAnsi="Times New Roman" w:cs="Times New Roman"/>
          </w:rPr>
          <w:t xml:space="preserve"> </w:t>
        </w:r>
      </w:ins>
      <w:ins w:id="455" w:author="Benton, Deon" w:date="2026-03-16T14:59:00Z" w16du:dateUtc="2026-03-16T19:59:00Z">
        <w:r w:rsidR="00743637">
          <w:rPr>
            <w:rFonts w:ascii="Times New Roman" w:eastAsia="Times New Roman" w:hAnsi="Times New Roman" w:cs="Times New Roman"/>
          </w:rPr>
          <w:t>infants in the Control condition were habituated to</w:t>
        </w:r>
      </w:ins>
      <w:ins w:id="456" w:author="Benton, Deon" w:date="2026-03-16T14:58:00Z" w16du:dateUtc="2026-03-16T19:58:00Z">
        <w:r w:rsidR="00D6535A">
          <w:rPr>
            <w:rFonts w:ascii="Times New Roman" w:eastAsia="Times New Roman" w:hAnsi="Times New Roman" w:cs="Times New Roman"/>
          </w:rPr>
          <w:t xml:space="preserve"> an event in which an obstacle was located</w:t>
        </w:r>
      </w:ins>
      <w:ins w:id="457" w:author="Benton, Deon" w:date="2026-03-16T15:00:00Z" w16du:dateUtc="2026-03-16T20:00:00Z">
        <w:r w:rsidR="0014090D">
          <w:rPr>
            <w:rFonts w:ascii="Times New Roman" w:eastAsia="Times New Roman" w:hAnsi="Times New Roman" w:cs="Times New Roman"/>
          </w:rPr>
          <w:t xml:space="preserve"> off to one side of the stage </w:t>
        </w:r>
      </w:ins>
      <w:ins w:id="458" w:author="Benton, Deon" w:date="2026-03-16T16:09:00Z" w16du:dateUtc="2026-03-16T21:09:00Z">
        <w:r w:rsidR="00C20E72">
          <w:rPr>
            <w:rFonts w:ascii="Times New Roman" w:eastAsia="Times New Roman" w:hAnsi="Times New Roman" w:cs="Times New Roman"/>
          </w:rPr>
          <w:t>while</w:t>
        </w:r>
      </w:ins>
      <w:ins w:id="459" w:author="Benton, Deon" w:date="2026-03-16T15:01:00Z" w16du:dateUtc="2026-03-16T20:01:00Z">
        <w:r w:rsidR="0014090D">
          <w:rPr>
            <w:rFonts w:ascii="Times New Roman" w:eastAsia="Times New Roman" w:hAnsi="Times New Roman" w:cs="Times New Roman"/>
          </w:rPr>
          <w:t xml:space="preserve"> an agent jumped over empty space in the center of the stage.</w:t>
        </w:r>
      </w:ins>
      <w:ins w:id="460" w:author="Benton, Deon" w:date="2026-03-16T14:58:00Z" w16du:dateUtc="2026-03-16T19:58:00Z">
        <w:r w:rsidR="00D6535A">
          <w:rPr>
            <w:rFonts w:ascii="Times New Roman" w:eastAsia="Times New Roman" w:hAnsi="Times New Roman" w:cs="Times New Roman"/>
          </w:rPr>
          <w:t xml:space="preserve"> </w:t>
        </w:r>
      </w:ins>
      <w:ins w:id="461" w:author="Benton, Deon" w:date="2026-03-16T15:02:00Z" w16du:dateUtc="2026-03-16T20:02:00Z">
        <w:r w:rsidR="0014090D">
          <w:rPr>
            <w:rFonts w:ascii="Times New Roman" w:eastAsia="Times New Roman" w:hAnsi="Times New Roman" w:cs="Times New Roman"/>
          </w:rPr>
          <w:t xml:space="preserve">In contrast, </w:t>
        </w:r>
      </w:ins>
      <w:ins w:id="462" w:author="Benton, Deon" w:date="2026-03-16T14:58:00Z" w16du:dateUtc="2026-03-16T19:58:00Z">
        <w:r w:rsidR="00743637">
          <w:rPr>
            <w:rFonts w:ascii="Times New Roman" w:eastAsia="Times New Roman" w:hAnsi="Times New Roman" w:cs="Times New Roman"/>
          </w:rPr>
          <w:t>networks in the same condition were habituated to arced motion alone; no obstacle information was provided.</w:t>
        </w:r>
      </w:ins>
      <w:ins w:id="463" w:author="Benton, Deon" w:date="2026-03-16T15:03:00Z" w16du:dateUtc="2026-03-16T20:03:00Z">
        <w:r w:rsidR="00F13157">
          <w:rPr>
            <w:rFonts w:ascii="Times New Roman" w:eastAsia="Times New Roman" w:hAnsi="Times New Roman" w:cs="Times New Roman"/>
          </w:rPr>
          <w:t xml:space="preserve"> </w:t>
        </w:r>
      </w:ins>
      <w:ins w:id="464" w:author="Benton, Deon" w:date="2026-03-16T16:19:00Z" w16du:dateUtc="2026-03-16T21:19:00Z">
        <w:r w:rsidR="003826AA">
          <w:rPr>
            <w:rFonts w:ascii="Times New Roman" w:eastAsia="Times New Roman" w:hAnsi="Times New Roman" w:cs="Times New Roman"/>
          </w:rPr>
          <w:t xml:space="preserve">Because the Experimental and Control conditions differed in multiple ways </w:t>
        </w:r>
      </w:ins>
      <w:ins w:id="465" w:author="Benton, Deon" w:date="2026-03-16T16:20:00Z" w16du:dateUtc="2026-03-16T21:20:00Z">
        <w:r w:rsidR="003826AA">
          <w:rPr>
            <w:rFonts w:ascii="Times New Roman" w:eastAsia="Times New Roman" w:hAnsi="Times New Roman" w:cs="Times New Roman"/>
          </w:rPr>
          <w:t xml:space="preserve">in </w:t>
        </w:r>
      </w:ins>
      <w:ins w:id="466" w:author="Benton, Deon" w:date="2026-03-16T16:15:00Z" w16du:dateUtc="2026-03-16T21:15:00Z">
        <w:r w:rsidR="00A43A0B">
          <w:rPr>
            <w:rFonts w:ascii="Times New Roman" w:eastAsia="Times New Roman" w:hAnsi="Times New Roman" w:cs="Times New Roman"/>
          </w:rPr>
          <w:t>Overwalle’s (2010) simulation of Gergely et al. (1995)</w:t>
        </w:r>
      </w:ins>
      <w:ins w:id="467" w:author="Benton, Deon" w:date="2026-03-16T16:14:00Z" w16du:dateUtc="2026-03-16T21:14:00Z">
        <w:r w:rsidR="00A43A0B">
          <w:rPr>
            <w:rFonts w:ascii="Times New Roman" w:eastAsia="Times New Roman" w:hAnsi="Times New Roman" w:cs="Times New Roman"/>
          </w:rPr>
          <w:t>, it is</w:t>
        </w:r>
      </w:ins>
      <w:ins w:id="468" w:author="Benton, Deon" w:date="2026-03-16T16:20:00Z" w16du:dateUtc="2026-03-16T21:20:00Z">
        <w:r w:rsidR="003826AA">
          <w:rPr>
            <w:rFonts w:ascii="Times New Roman" w:eastAsia="Times New Roman" w:hAnsi="Times New Roman" w:cs="Times New Roman"/>
          </w:rPr>
          <w:t xml:space="preserve"> </w:t>
        </w:r>
      </w:ins>
      <w:ins w:id="469" w:author="Benton, Deon" w:date="2026-03-16T16:22:00Z" w16du:dateUtc="2026-03-16T21:22:00Z">
        <w:r w:rsidR="00441141">
          <w:rPr>
            <w:rFonts w:ascii="Times New Roman" w:eastAsia="Times New Roman" w:hAnsi="Times New Roman" w:cs="Times New Roman"/>
          </w:rPr>
          <w:t>difficult</w:t>
        </w:r>
      </w:ins>
      <w:ins w:id="470" w:author="Benton, Deon" w:date="2026-03-16T16:20:00Z" w16du:dateUtc="2026-03-16T21:20:00Z">
        <w:r w:rsidR="003826AA">
          <w:rPr>
            <w:rFonts w:ascii="Times New Roman" w:eastAsia="Times New Roman" w:hAnsi="Times New Roman" w:cs="Times New Roman"/>
          </w:rPr>
          <w:t xml:space="preserve"> to</w:t>
        </w:r>
      </w:ins>
      <w:ins w:id="471" w:author="Benton, Deon" w:date="2026-03-16T16:14:00Z" w16du:dateUtc="2026-03-16T21:14:00Z">
        <w:r w:rsidR="00A43A0B">
          <w:rPr>
            <w:rFonts w:ascii="Times New Roman" w:eastAsia="Times New Roman" w:hAnsi="Times New Roman" w:cs="Times New Roman"/>
          </w:rPr>
          <w:t xml:space="preserve"> </w:t>
        </w:r>
      </w:ins>
      <w:ins w:id="472" w:author="Benton, Deon" w:date="2026-03-16T16:20:00Z" w16du:dateUtc="2026-03-16T21:20:00Z">
        <w:r w:rsidR="003826AA">
          <w:rPr>
            <w:rFonts w:ascii="Times New Roman" w:eastAsia="Times New Roman" w:hAnsi="Times New Roman" w:cs="Times New Roman"/>
          </w:rPr>
          <w:t>determine whether the distinct patterns of looking between conditions were due to these differences or to an acquired notion of efficiency. T</w:t>
        </w:r>
      </w:ins>
      <w:ins w:id="473" w:author="Benton, Deon" w:date="2026-03-16T16:21:00Z" w16du:dateUtc="2026-03-16T21:21:00Z">
        <w:r w:rsidR="003826AA">
          <w:rPr>
            <w:rFonts w:ascii="Times New Roman" w:eastAsia="Times New Roman" w:hAnsi="Times New Roman" w:cs="Times New Roman"/>
          </w:rPr>
          <w:t>hese di</w:t>
        </w:r>
      </w:ins>
      <w:ins w:id="474" w:author="Benton, Deon" w:date="2026-03-16T16:22:00Z" w16du:dateUtc="2026-03-16T21:22:00Z">
        <w:r w:rsidR="00441141">
          <w:rPr>
            <w:rFonts w:ascii="Times New Roman" w:eastAsia="Times New Roman" w:hAnsi="Times New Roman" w:cs="Times New Roman"/>
          </w:rPr>
          <w:t>screpancies</w:t>
        </w:r>
      </w:ins>
      <w:ins w:id="475" w:author="Benton, Deon" w:date="2026-03-16T16:21:00Z" w16du:dateUtc="2026-03-16T21:21:00Z">
        <w:r w:rsidR="003826AA">
          <w:rPr>
            <w:rFonts w:ascii="Times New Roman" w:eastAsia="Times New Roman" w:hAnsi="Times New Roman" w:cs="Times New Roman"/>
          </w:rPr>
          <w:t xml:space="preserve"> also make it difficult to know what can be concluded from Overwalle’s </w:t>
        </w:r>
      </w:ins>
      <w:ins w:id="476" w:author="Benton, Deon" w:date="2026-03-16T16:22:00Z" w16du:dateUtc="2026-03-16T21:22:00Z">
        <w:r w:rsidR="00441141">
          <w:rPr>
            <w:rFonts w:ascii="Times New Roman" w:eastAsia="Times New Roman" w:hAnsi="Times New Roman" w:cs="Times New Roman"/>
          </w:rPr>
          <w:t>(2010) simulation about the mechanisms underlying infants’ performance in the original behavioral study.</w:t>
        </w:r>
      </w:ins>
    </w:p>
    <w:p w14:paraId="37D959E4" w14:textId="77777777" w:rsidR="00037EA9" w:rsidRDefault="0077319C" w:rsidP="00037EA9">
      <w:pPr>
        <w:spacing w:line="480" w:lineRule="auto"/>
        <w:ind w:firstLine="720"/>
        <w:contextualSpacing/>
        <w:rPr>
          <w:ins w:id="477" w:author="Benton, Deon" w:date="2026-03-16T16:53:00Z" w16du:dateUtc="2026-03-16T21:53:00Z"/>
          <w:rFonts w:ascii="Times New Roman" w:eastAsia="Times New Roman" w:hAnsi="Times New Roman" w:cs="Times New Roman"/>
        </w:rPr>
      </w:pPr>
      <w:ins w:id="478" w:author="Benton, Deon" w:date="2026-03-16T16:18:00Z" w16du:dateUtc="2026-03-16T21:18:00Z">
        <w:r>
          <w:rPr>
            <w:rFonts w:ascii="Times New Roman" w:eastAsia="Times New Roman" w:hAnsi="Times New Roman" w:cs="Times New Roman"/>
          </w:rPr>
          <w:t>Second</w:t>
        </w:r>
      </w:ins>
      <w:ins w:id="479" w:author="Benton, Deon" w:date="2026-03-16T16:19:00Z" w16du:dateUtc="2026-03-16T21:19:00Z">
        <w:r>
          <w:rPr>
            <w:rFonts w:ascii="Times New Roman" w:eastAsia="Times New Roman" w:hAnsi="Times New Roman" w:cs="Times New Roman"/>
          </w:rPr>
          <w:t>, t</w:t>
        </w:r>
      </w:ins>
      <w:ins w:id="480" w:author="Benton, Deon" w:date="2026-03-16T15:46:00Z" w16du:dateUtc="2026-03-16T20:46:00Z">
        <w:r w:rsidR="00616B52">
          <w:rPr>
            <w:rFonts w:ascii="Times New Roman" w:eastAsia="Times New Roman" w:hAnsi="Times New Roman" w:cs="Times New Roman"/>
          </w:rPr>
          <w:t xml:space="preserve">he physical </w:t>
        </w:r>
      </w:ins>
      <w:ins w:id="481" w:author="Benton, Deon" w:date="2026-03-16T15:05:00Z" w16du:dateUtc="2026-03-16T20:05:00Z">
        <w:r w:rsidR="00022C46">
          <w:rPr>
            <w:rFonts w:ascii="Times New Roman" w:eastAsia="Times New Roman" w:hAnsi="Times New Roman" w:cs="Times New Roman"/>
          </w:rPr>
          <w:t xml:space="preserve">configuration of the obstacle and arced motion </w:t>
        </w:r>
      </w:ins>
      <w:ins w:id="482" w:author="Benton, Deon" w:date="2026-03-16T15:46:00Z" w16du:dateUtc="2026-03-16T20:46:00Z">
        <w:r w:rsidR="00616B52">
          <w:rPr>
            <w:rFonts w:ascii="Times New Roman" w:eastAsia="Times New Roman" w:hAnsi="Times New Roman" w:cs="Times New Roman"/>
          </w:rPr>
          <w:t>differed between the two investigations.</w:t>
        </w:r>
      </w:ins>
      <w:ins w:id="483" w:author="Benton, Deon" w:date="2026-03-16T15:47:00Z" w16du:dateUtc="2026-03-16T20:47:00Z">
        <w:r w:rsidR="00616B52">
          <w:rPr>
            <w:rFonts w:ascii="Times New Roman" w:eastAsia="Times New Roman" w:hAnsi="Times New Roman" w:cs="Times New Roman"/>
          </w:rPr>
          <w:t xml:space="preserve"> </w:t>
        </w:r>
      </w:ins>
      <w:ins w:id="484" w:author="Benton, Deon" w:date="2026-03-16T16:28:00Z" w16du:dateUtc="2026-03-16T21:28:00Z">
        <w:r w:rsidR="00652672">
          <w:rPr>
            <w:rFonts w:ascii="Times New Roman" w:eastAsia="Times New Roman" w:hAnsi="Times New Roman" w:cs="Times New Roman"/>
          </w:rPr>
          <w:t>For example, in</w:t>
        </w:r>
      </w:ins>
      <w:ins w:id="485" w:author="Benton, Deon" w:date="2026-03-16T16:23:00Z" w16du:dateUtc="2026-03-16T21:23:00Z">
        <w:r w:rsidR="008B17C6">
          <w:rPr>
            <w:rFonts w:ascii="Times New Roman" w:eastAsia="Times New Roman" w:hAnsi="Times New Roman" w:cs="Times New Roman"/>
          </w:rPr>
          <w:t xml:space="preserve"> the behavioral study,</w:t>
        </w:r>
      </w:ins>
      <w:ins w:id="486" w:author="Benton, Deon" w:date="2026-03-16T15:50:00Z" w16du:dateUtc="2026-03-16T20:50:00Z">
        <w:r w:rsidR="007E6784">
          <w:rPr>
            <w:rFonts w:ascii="Times New Roman" w:eastAsia="Times New Roman" w:hAnsi="Times New Roman" w:cs="Times New Roman"/>
          </w:rPr>
          <w:t xml:space="preserve"> </w:t>
        </w:r>
      </w:ins>
      <w:ins w:id="487" w:author="Benton, Deon" w:date="2026-03-16T15:08:00Z" w16du:dateUtc="2026-03-16T20:08:00Z">
        <w:r w:rsidR="00A97902">
          <w:rPr>
            <w:rFonts w:ascii="Times New Roman" w:eastAsia="Times New Roman" w:hAnsi="Times New Roman" w:cs="Times New Roman"/>
          </w:rPr>
          <w:t>the agent jumped just high enough to clear the obstacle</w:t>
        </w:r>
      </w:ins>
      <w:ins w:id="488" w:author="Benton, Deon" w:date="2026-03-16T15:50:00Z" w16du:dateUtc="2026-03-16T20:50:00Z">
        <w:r w:rsidR="007E6784">
          <w:rPr>
            <w:rFonts w:ascii="Times New Roman" w:eastAsia="Times New Roman" w:hAnsi="Times New Roman" w:cs="Times New Roman"/>
          </w:rPr>
          <w:t xml:space="preserve">. </w:t>
        </w:r>
      </w:ins>
      <w:ins w:id="489" w:author="Benton, Deon" w:date="2026-03-16T16:23:00Z" w16du:dateUtc="2026-03-16T21:23:00Z">
        <w:r w:rsidR="00E00D62">
          <w:rPr>
            <w:rFonts w:ascii="Times New Roman" w:eastAsia="Times New Roman" w:hAnsi="Times New Roman" w:cs="Times New Roman"/>
          </w:rPr>
          <w:t>In the</w:t>
        </w:r>
      </w:ins>
      <w:ins w:id="490" w:author="Benton, Deon" w:date="2026-03-16T15:50:00Z" w16du:dateUtc="2026-03-16T20:50:00Z">
        <w:r w:rsidR="007E6784">
          <w:rPr>
            <w:rFonts w:ascii="Times New Roman" w:eastAsia="Times New Roman" w:hAnsi="Times New Roman" w:cs="Times New Roman"/>
          </w:rPr>
          <w:t xml:space="preserve"> computational study, </w:t>
        </w:r>
      </w:ins>
      <w:ins w:id="491" w:author="Benton, Deon" w:date="2026-03-16T16:23:00Z" w16du:dateUtc="2026-03-16T21:23:00Z">
        <w:r w:rsidR="00E00D62">
          <w:rPr>
            <w:rFonts w:ascii="Times New Roman" w:eastAsia="Times New Roman" w:hAnsi="Times New Roman" w:cs="Times New Roman"/>
          </w:rPr>
          <w:t xml:space="preserve">however, </w:t>
        </w:r>
      </w:ins>
      <w:ins w:id="492" w:author="Benton, Deon" w:date="2026-03-16T15:50:00Z" w16du:dateUtc="2026-03-16T20:50:00Z">
        <w:r w:rsidR="007E6784">
          <w:rPr>
            <w:rFonts w:ascii="Times New Roman" w:eastAsia="Times New Roman" w:hAnsi="Times New Roman" w:cs="Times New Roman"/>
          </w:rPr>
          <w:t xml:space="preserve">the agent jumped higher than necessary to clear the barrier. </w:t>
        </w:r>
      </w:ins>
      <w:ins w:id="493" w:author="Benton, Deon" w:date="2026-03-16T16:28:00Z" w16du:dateUtc="2026-03-16T21:28:00Z">
        <w:r w:rsidR="00652672" w:rsidRPr="00652672">
          <w:rPr>
            <w:rFonts w:ascii="Times New Roman" w:eastAsia="Times New Roman" w:hAnsi="Times New Roman" w:cs="Times New Roman"/>
          </w:rPr>
          <w:t xml:space="preserve">Specifically, in </w:t>
        </w:r>
        <w:r w:rsidR="00652672">
          <w:rPr>
            <w:rFonts w:ascii="Times New Roman" w:eastAsia="Times New Roman" w:hAnsi="Times New Roman" w:cs="Times New Roman"/>
          </w:rPr>
          <w:t>the</w:t>
        </w:r>
        <w:r w:rsidR="00652672" w:rsidRPr="00652672">
          <w:rPr>
            <w:rFonts w:ascii="Times New Roman" w:eastAsia="Times New Roman" w:hAnsi="Times New Roman" w:cs="Times New Roman"/>
          </w:rPr>
          <w:t xml:space="preserve"> simulation the barrier was one cell wide by one cell tall, whereas the apex of the arced motion reached three cells in height</w:t>
        </w:r>
      </w:ins>
      <w:ins w:id="494" w:author="Benton, Deon" w:date="2026-03-16T16:29:00Z" w16du:dateUtc="2026-03-16T21:29:00Z">
        <w:r w:rsidR="00652672">
          <w:rPr>
            <w:rFonts w:ascii="Times New Roman" w:eastAsia="Times New Roman" w:hAnsi="Times New Roman" w:cs="Times New Roman"/>
          </w:rPr>
          <w:t>. This spatial arrangement meant that the</w:t>
        </w:r>
      </w:ins>
      <w:ins w:id="495" w:author="Benton, Deon" w:date="2026-03-16T16:28:00Z" w16du:dateUtc="2026-03-16T21:28:00Z">
        <w:r w:rsidR="00652672" w:rsidRPr="00652672">
          <w:rPr>
            <w:rFonts w:ascii="Times New Roman" w:eastAsia="Times New Roman" w:hAnsi="Times New Roman" w:cs="Times New Roman"/>
          </w:rPr>
          <w:t xml:space="preserve"> agent effectively “jumped” two cells higher than required to clear the obstacle.</w:t>
        </w:r>
      </w:ins>
      <w:ins w:id="496" w:author="Benton, Deon" w:date="2026-03-16T16:29:00Z" w16du:dateUtc="2026-03-16T21:29:00Z">
        <w:r w:rsidR="00652672">
          <w:rPr>
            <w:rFonts w:ascii="Times New Roman" w:eastAsia="Times New Roman" w:hAnsi="Times New Roman" w:cs="Times New Roman"/>
          </w:rPr>
          <w:t xml:space="preserve"> </w:t>
        </w:r>
      </w:ins>
      <w:ins w:id="497" w:author="Benton, Deon" w:date="2026-03-16T16:00:00Z" w16du:dateUtc="2026-03-16T21:00:00Z">
        <w:r w:rsidR="00B9424D">
          <w:rPr>
            <w:rFonts w:ascii="Times New Roman" w:eastAsia="Times New Roman" w:hAnsi="Times New Roman" w:cs="Times New Roman"/>
          </w:rPr>
          <w:t xml:space="preserve">In Overwalle’s (2010) simulation, </w:t>
        </w:r>
      </w:ins>
      <w:ins w:id="498" w:author="Benton, Deon" w:date="2026-03-16T16:01:00Z" w16du:dateUtc="2026-03-16T21:01:00Z">
        <w:r w:rsidR="004C473B">
          <w:rPr>
            <w:rFonts w:ascii="Times New Roman" w:eastAsia="Times New Roman" w:hAnsi="Times New Roman" w:cs="Times New Roman"/>
          </w:rPr>
          <w:t xml:space="preserve">the barrier was one cell wide by one cell tall. </w:t>
        </w:r>
      </w:ins>
      <w:ins w:id="499" w:author="Benton, Deon" w:date="2026-03-16T15:52:00Z" w16du:dateUtc="2026-03-16T20:52:00Z">
        <w:r w:rsidR="00AD6765">
          <w:rPr>
            <w:rFonts w:ascii="Times New Roman" w:eastAsia="Times New Roman" w:hAnsi="Times New Roman" w:cs="Times New Roman"/>
          </w:rPr>
          <w:t xml:space="preserve">Given that the apex </w:t>
        </w:r>
        <w:r w:rsidR="00AD6765">
          <w:rPr>
            <w:rFonts w:ascii="Times New Roman" w:eastAsia="Times New Roman" w:hAnsi="Times New Roman" w:cs="Times New Roman"/>
          </w:rPr>
          <w:lastRenderedPageBreak/>
          <w:t xml:space="preserve">of the arced motion was </w:t>
        </w:r>
      </w:ins>
      <w:ins w:id="500" w:author="Benton, Deon" w:date="2026-03-16T16:01:00Z" w16du:dateUtc="2026-03-16T21:01:00Z">
        <w:r w:rsidR="004C473B">
          <w:rPr>
            <w:rFonts w:ascii="Times New Roman" w:eastAsia="Times New Roman" w:hAnsi="Times New Roman" w:cs="Times New Roman"/>
          </w:rPr>
          <w:t>three</w:t>
        </w:r>
      </w:ins>
      <w:ins w:id="501" w:author="Benton, Deon" w:date="2026-03-16T15:52:00Z" w16du:dateUtc="2026-03-16T20:52:00Z">
        <w:r w:rsidR="00AD6765">
          <w:rPr>
            <w:rFonts w:ascii="Times New Roman" w:eastAsia="Times New Roman" w:hAnsi="Times New Roman" w:cs="Times New Roman"/>
          </w:rPr>
          <w:t xml:space="preserve"> cells high, the agent </w:t>
        </w:r>
      </w:ins>
      <w:ins w:id="502" w:author="Benton, Deon" w:date="2026-03-16T15:53:00Z" w16du:dateUtc="2026-03-16T20:53:00Z">
        <w:r w:rsidR="00AD6765">
          <w:rPr>
            <w:rFonts w:ascii="Times New Roman" w:eastAsia="Times New Roman" w:hAnsi="Times New Roman" w:cs="Times New Roman"/>
          </w:rPr>
          <w:t>“</w:t>
        </w:r>
      </w:ins>
      <w:ins w:id="503" w:author="Benton, Deon" w:date="2026-03-16T15:52:00Z" w16du:dateUtc="2026-03-16T20:52:00Z">
        <w:r w:rsidR="00AD6765">
          <w:rPr>
            <w:rFonts w:ascii="Times New Roman" w:eastAsia="Times New Roman" w:hAnsi="Times New Roman" w:cs="Times New Roman"/>
          </w:rPr>
          <w:t>jumped</w:t>
        </w:r>
      </w:ins>
      <w:ins w:id="504" w:author="Benton, Deon" w:date="2026-03-16T15:53:00Z" w16du:dateUtc="2026-03-16T20:53:00Z">
        <w:r w:rsidR="00AD6765">
          <w:rPr>
            <w:rFonts w:ascii="Times New Roman" w:eastAsia="Times New Roman" w:hAnsi="Times New Roman" w:cs="Times New Roman"/>
          </w:rPr>
          <w:t>”</w:t>
        </w:r>
      </w:ins>
      <w:ins w:id="505" w:author="Benton, Deon" w:date="2026-03-16T15:52:00Z" w16du:dateUtc="2026-03-16T20:52:00Z">
        <w:r w:rsidR="00AD6765">
          <w:rPr>
            <w:rFonts w:ascii="Times New Roman" w:eastAsia="Times New Roman" w:hAnsi="Times New Roman" w:cs="Times New Roman"/>
          </w:rPr>
          <w:t xml:space="preserve"> two cells higher than it needed to clear the barrier</w:t>
        </w:r>
      </w:ins>
      <w:ins w:id="506" w:author="Benton, Deon" w:date="2026-03-16T15:53:00Z" w16du:dateUtc="2026-03-16T20:53:00Z">
        <w:r w:rsidR="00AD6765">
          <w:rPr>
            <w:rFonts w:ascii="Times New Roman" w:eastAsia="Times New Roman" w:hAnsi="Times New Roman" w:cs="Times New Roman"/>
          </w:rPr>
          <w:t>; a 2-cell-high jump would have been sufficient.</w:t>
        </w:r>
      </w:ins>
      <w:ins w:id="507" w:author="Benton, Deon" w:date="2026-03-16T15:54:00Z" w16du:dateUtc="2026-03-16T20:54:00Z">
        <w:r w:rsidR="000C649B">
          <w:rPr>
            <w:rFonts w:ascii="Times New Roman" w:eastAsia="Times New Roman" w:hAnsi="Times New Roman" w:cs="Times New Roman"/>
          </w:rPr>
          <w:t xml:space="preserve"> </w:t>
        </w:r>
      </w:ins>
      <w:ins w:id="508" w:author="Benton, Deon" w:date="2026-03-16T16:18:00Z" w16du:dateUtc="2026-03-16T21:18:00Z">
        <w:r w:rsidRPr="0077319C">
          <w:rPr>
            <w:rFonts w:ascii="Times New Roman" w:eastAsia="Times New Roman" w:hAnsi="Times New Roman" w:cs="Times New Roman"/>
          </w:rPr>
          <w:t>Taken together, these four issues—namely, the absence of a hidden layer, the absence of prior action experience, the use of a different Control condition, and the altered barrier configuration—limit what can be concluded about the sufficiency of Overwalle’s proposal for explaining how action understanding develops in infants. Rather than demonstrating that the proposed mechanism is sufficient, the model’s success may instead reflect the fact that the simulation set-up did not faithfully capture key aspects of the original behavioral experiment.</w:t>
        </w:r>
      </w:ins>
      <w:ins w:id="509" w:author="Benton, Deon" w:date="2026-03-16T16:53:00Z" w16du:dateUtc="2026-03-16T21:53:00Z">
        <w:r w:rsidR="00037EA9">
          <w:rPr>
            <w:rFonts w:ascii="Times New Roman" w:eastAsia="Times New Roman" w:hAnsi="Times New Roman" w:cs="Times New Roman"/>
          </w:rPr>
          <w:t xml:space="preserve"> </w:t>
        </w:r>
      </w:ins>
    </w:p>
    <w:p w14:paraId="6BEE43CD" w14:textId="5B172D26" w:rsidR="002450CA" w:rsidRPr="00037EA9" w:rsidRDefault="00D83D5A" w:rsidP="00037EA9">
      <w:pPr>
        <w:spacing w:line="480" w:lineRule="auto"/>
        <w:ind w:firstLine="720"/>
        <w:contextualSpacing/>
        <w:rPr>
          <w:ins w:id="510" w:author="Benton, Deon" w:date="2026-02-11T15:52:00Z" w16du:dateUtc="2026-02-11T21:52:00Z"/>
          <w:rFonts w:ascii="Times New Roman" w:eastAsia="Times New Roman" w:hAnsi="Times New Roman" w:cs="Times New Roman"/>
        </w:rPr>
      </w:pPr>
      <w:ins w:id="511" w:author="Benton, Deon" w:date="2026-03-16T16:35:00Z" w16du:dateUtc="2026-03-16T21:35:00Z">
        <w:r w:rsidRPr="00D83D5A">
          <w:rPr>
            <w:rFonts w:ascii="Times New Roman" w:eastAsia="Times New Roman" w:hAnsi="Times New Roman" w:cs="Times New Roman"/>
          </w:rPr>
          <w:t>Taken together, these four issues—namely, the absence of a hidden layer, the absence of prior action experience, the use of a different Control condition, and the altered barrier configuration—limit what can be concluded about the sufficiency of Overwalle’s proposal for explaining how action understanding develops in infants</w:t>
        </w:r>
      </w:ins>
      <w:ins w:id="512" w:author="Benton, Deon" w:date="2026-03-16T16:38:00Z" w16du:dateUtc="2026-03-16T21:38:00Z">
        <w:r w:rsidR="001A288F">
          <w:rPr>
            <w:rFonts w:ascii="Times New Roman" w:eastAsia="Times New Roman" w:hAnsi="Times New Roman" w:cs="Times New Roman"/>
          </w:rPr>
          <w:t>. These</w:t>
        </w:r>
      </w:ins>
      <w:ins w:id="513" w:author="Benton, Deon" w:date="2026-03-16T16:37:00Z" w16du:dateUtc="2026-03-16T21:37:00Z">
        <w:r w:rsidR="00B27F73">
          <w:rPr>
            <w:rFonts w:ascii="Times New Roman" w:eastAsia="Times New Roman" w:hAnsi="Times New Roman" w:cs="Times New Roman"/>
          </w:rPr>
          <w:t xml:space="preserve"> criticism</w:t>
        </w:r>
      </w:ins>
      <w:ins w:id="514" w:author="Benton, Deon" w:date="2026-03-16T16:38:00Z" w16du:dateUtc="2026-03-16T21:38:00Z">
        <w:r w:rsidR="00B27F73">
          <w:rPr>
            <w:rFonts w:ascii="Times New Roman" w:eastAsia="Times New Roman" w:hAnsi="Times New Roman" w:cs="Times New Roman"/>
          </w:rPr>
          <w:t>s suggest that</w:t>
        </w:r>
        <w:r w:rsidR="001A288F">
          <w:rPr>
            <w:rFonts w:ascii="Times New Roman" w:eastAsia="Times New Roman" w:hAnsi="Times New Roman" w:cs="Times New Roman"/>
          </w:rPr>
          <w:t xml:space="preserve"> the success of the model</w:t>
        </w:r>
      </w:ins>
      <w:ins w:id="515" w:author="Benton, Deon" w:date="2026-03-16T16:35:00Z" w16du:dateUtc="2026-03-16T21:35:00Z">
        <w:r w:rsidRPr="00D83D5A">
          <w:rPr>
            <w:rFonts w:ascii="Times New Roman" w:eastAsia="Times New Roman" w:hAnsi="Times New Roman" w:cs="Times New Roman"/>
          </w:rPr>
          <w:t xml:space="preserve"> may instead reflect the fact that the simulation set-up did not faithfully capture key aspects of the original behavioral experiment.</w:t>
        </w:r>
      </w:ins>
      <w:ins w:id="516" w:author="Benton, Deon" w:date="2026-03-16T16:53:00Z" w16du:dateUtc="2026-03-16T21:53:00Z">
        <w:r w:rsidR="00037EA9">
          <w:rPr>
            <w:rFonts w:ascii="Times New Roman" w:eastAsia="Times New Roman" w:hAnsi="Times New Roman" w:cs="Times New Roman"/>
          </w:rPr>
          <w:t xml:space="preserve"> </w:t>
        </w:r>
      </w:ins>
      <w:ins w:id="517" w:author="Benton, Deon" w:date="2026-03-09T20:35:00Z" w16du:dateUtc="2026-03-10T01:35:00Z">
        <w:r w:rsidR="009248A1">
          <w:rPr>
            <w:rFonts w:ascii="Times New Roman" w:eastAsia="Times New Roman" w:hAnsi="Times New Roman" w:cs="Times New Roman"/>
          </w:rPr>
          <w:t xml:space="preserve">Based on </w:t>
        </w:r>
      </w:ins>
      <w:ins w:id="518" w:author="Benton, Deon" w:date="2026-03-16T16:39:00Z" w16du:dateUtc="2026-03-16T21:39:00Z">
        <w:r w:rsidR="001A288F">
          <w:rPr>
            <w:rFonts w:ascii="Times New Roman" w:eastAsia="Times New Roman" w:hAnsi="Times New Roman" w:cs="Times New Roman"/>
          </w:rPr>
          <w:t>these limitations</w:t>
        </w:r>
      </w:ins>
      <w:r w:rsidR="00524642">
        <w:rPr>
          <w:rFonts w:ascii="Times New Roman" w:hAnsi="Times New Roman" w:cs="Times New Roman"/>
        </w:rPr>
        <w:t>, the</w:t>
      </w:r>
      <w:ins w:id="519" w:author="Benton, Deon" w:date="2026-02-11T16:10:00Z" w16du:dateUtc="2026-02-11T22:10:00Z">
        <w:r w:rsidR="002265B0">
          <w:rPr>
            <w:rFonts w:ascii="Times New Roman" w:hAnsi="Times New Roman" w:cs="Times New Roman"/>
          </w:rPr>
          <w:t xml:space="preserve"> </w:t>
        </w:r>
      </w:ins>
      <w:ins w:id="520" w:author="Benton, Deon" w:date="2026-03-16T16:44:00Z" w16du:dateUtc="2026-03-16T21:44:00Z">
        <w:r w:rsidR="00A66FFF">
          <w:rPr>
            <w:rFonts w:ascii="Times New Roman" w:hAnsi="Times New Roman" w:cs="Times New Roman"/>
          </w:rPr>
          <w:t xml:space="preserve">goals </w:t>
        </w:r>
      </w:ins>
      <w:ins w:id="521" w:author="Benton, Deon" w:date="2026-02-11T16:10:00Z" w16du:dateUtc="2026-02-11T22:10:00Z">
        <w:r w:rsidR="002265B0">
          <w:rPr>
            <w:rFonts w:ascii="Times New Roman" w:hAnsi="Times New Roman" w:cs="Times New Roman"/>
          </w:rPr>
          <w:t xml:space="preserve">of the </w:t>
        </w:r>
      </w:ins>
      <w:ins w:id="522" w:author="Benton, Deon" w:date="2026-02-11T14:10:00Z" w16du:dateUtc="2026-02-11T20:10:00Z">
        <w:r w:rsidR="00BC654B">
          <w:rPr>
            <w:rFonts w:ascii="Times New Roman" w:hAnsi="Times New Roman" w:cs="Times New Roman"/>
          </w:rPr>
          <w:t>present paper</w:t>
        </w:r>
      </w:ins>
      <w:ins w:id="523" w:author="Benton, Deon" w:date="2026-02-11T16:10:00Z" w16du:dateUtc="2026-02-11T22:10:00Z">
        <w:r w:rsidR="002265B0">
          <w:rPr>
            <w:rFonts w:ascii="Times New Roman" w:hAnsi="Times New Roman" w:cs="Times New Roman"/>
          </w:rPr>
          <w:t xml:space="preserve"> </w:t>
        </w:r>
      </w:ins>
      <w:ins w:id="524" w:author="Benton, Deon" w:date="2026-03-16T16:44:00Z" w16du:dateUtc="2026-03-16T21:44:00Z">
        <w:r w:rsidR="00A66FFF">
          <w:rPr>
            <w:rFonts w:ascii="Times New Roman" w:hAnsi="Times New Roman" w:cs="Times New Roman"/>
          </w:rPr>
          <w:t>were twofold. The first g</w:t>
        </w:r>
      </w:ins>
      <w:ins w:id="525" w:author="Benton, Deon" w:date="2026-03-16T16:45:00Z" w16du:dateUtc="2026-03-16T21:45:00Z">
        <w:r w:rsidR="00A66FFF">
          <w:rPr>
            <w:rFonts w:ascii="Times New Roman" w:hAnsi="Times New Roman" w:cs="Times New Roman"/>
          </w:rPr>
          <w:t xml:space="preserve">oal </w:t>
        </w:r>
      </w:ins>
      <w:ins w:id="526" w:author="Benton, Deon" w:date="2026-02-11T16:12:00Z" w16du:dateUtc="2026-02-11T22:12:00Z">
        <w:r w:rsidR="00431A61">
          <w:rPr>
            <w:rFonts w:ascii="Times New Roman" w:hAnsi="Times New Roman" w:cs="Times New Roman"/>
          </w:rPr>
          <w:t>was to</w:t>
        </w:r>
      </w:ins>
      <w:ins w:id="527" w:author="Benton, Deon" w:date="2026-02-11T16:10:00Z" w16du:dateUtc="2026-02-11T22:10:00Z">
        <w:r w:rsidR="002265B0">
          <w:rPr>
            <w:rFonts w:ascii="Times New Roman" w:hAnsi="Times New Roman" w:cs="Times New Roman"/>
          </w:rPr>
          <w:t xml:space="preserve"> develop </w:t>
        </w:r>
      </w:ins>
      <w:ins w:id="528" w:author="Benton, Deon" w:date="2026-02-11T16:11:00Z" w16du:dateUtc="2026-02-11T22:11:00Z">
        <w:r w:rsidR="002265B0">
          <w:rPr>
            <w:rFonts w:ascii="Times New Roman" w:hAnsi="Times New Roman" w:cs="Times New Roman"/>
          </w:rPr>
          <w:t xml:space="preserve">an alternative lean account </w:t>
        </w:r>
      </w:ins>
      <w:ins w:id="529" w:author="Benton, Deon" w:date="2026-03-16T16:41:00Z" w16du:dateUtc="2026-03-16T21:41:00Z">
        <w:r w:rsidR="00B03DF4">
          <w:rPr>
            <w:rFonts w:ascii="Times New Roman" w:hAnsi="Times New Roman" w:cs="Times New Roman"/>
          </w:rPr>
          <w:t>that</w:t>
        </w:r>
      </w:ins>
      <w:ins w:id="530" w:author="Benton, Deon" w:date="2026-03-16T16:42:00Z" w16du:dateUtc="2026-03-16T21:42:00Z">
        <w:r w:rsidR="00B03DF4">
          <w:rPr>
            <w:rFonts w:ascii="Times New Roman" w:hAnsi="Times New Roman" w:cs="Times New Roman"/>
          </w:rPr>
          <w:t xml:space="preserve"> </w:t>
        </w:r>
      </w:ins>
      <w:ins w:id="531" w:author="Benton, Deon" w:date="2026-03-16T16:45:00Z" w16du:dateUtc="2026-03-16T21:45:00Z">
        <w:r w:rsidR="00A66FFF">
          <w:rPr>
            <w:rFonts w:ascii="Times New Roman" w:hAnsi="Times New Roman" w:cs="Times New Roman"/>
          </w:rPr>
          <w:t xml:space="preserve">not only can </w:t>
        </w:r>
      </w:ins>
      <w:ins w:id="532" w:author="Benton, Deon" w:date="2026-03-16T16:46:00Z" w16du:dateUtc="2026-03-16T21:46:00Z">
        <w:r w:rsidR="00A66FFF">
          <w:rPr>
            <w:rFonts w:ascii="Times New Roman" w:hAnsi="Times New Roman" w:cs="Times New Roman"/>
          </w:rPr>
          <w:t xml:space="preserve">explain </w:t>
        </w:r>
      </w:ins>
      <w:ins w:id="533" w:author="Benton, Deon" w:date="2026-03-16T16:45:00Z" w16du:dateUtc="2026-03-16T21:45:00Z">
        <w:r w:rsidR="00A66FFF">
          <w:rPr>
            <w:rFonts w:ascii="Times New Roman" w:hAnsi="Times New Roman" w:cs="Times New Roman"/>
          </w:rPr>
          <w:t xml:space="preserve">infants’ looking behaviors in Gergely et al. (1995) but </w:t>
        </w:r>
      </w:ins>
      <w:ins w:id="534" w:author="Benton, Deon" w:date="2026-03-16T16:46:00Z" w16du:dateUtc="2026-03-16T21:46:00Z">
        <w:r w:rsidR="00A66FFF">
          <w:rPr>
            <w:rFonts w:ascii="Times New Roman" w:hAnsi="Times New Roman" w:cs="Times New Roman"/>
          </w:rPr>
          <w:t xml:space="preserve">can capture </w:t>
        </w:r>
      </w:ins>
      <w:ins w:id="535" w:author="Benton, Deon" w:date="2026-03-16T16:45:00Z" w16du:dateUtc="2026-03-16T21:45:00Z">
        <w:r w:rsidR="00A66FFF">
          <w:rPr>
            <w:rFonts w:ascii="Times New Roman" w:hAnsi="Times New Roman" w:cs="Times New Roman"/>
          </w:rPr>
          <w:t xml:space="preserve">a range </w:t>
        </w:r>
      </w:ins>
      <w:ins w:id="536" w:author="Benton, Deon" w:date="2026-03-16T16:43:00Z" w16du:dateUtc="2026-03-16T21:43:00Z">
        <w:r w:rsidR="00D23F8D">
          <w:rPr>
            <w:rFonts w:ascii="Times New Roman" w:hAnsi="Times New Roman" w:cs="Times New Roman"/>
          </w:rPr>
          <w:t>of</w:t>
        </w:r>
      </w:ins>
      <w:ins w:id="537" w:author="Benton, Deon" w:date="2026-03-16T16:42:00Z" w16du:dateUtc="2026-03-16T21:42:00Z">
        <w:r w:rsidR="00B03DF4">
          <w:rPr>
            <w:rFonts w:ascii="Times New Roman" w:hAnsi="Times New Roman" w:cs="Times New Roman"/>
          </w:rPr>
          <w:t xml:space="preserve"> key findings in the literature on</w:t>
        </w:r>
        <w:r w:rsidR="00D23F8D">
          <w:rPr>
            <w:rFonts w:ascii="Times New Roman" w:hAnsi="Times New Roman" w:cs="Times New Roman"/>
          </w:rPr>
          <w:t xml:space="preserve"> </w:t>
        </w:r>
      </w:ins>
      <w:ins w:id="538" w:author="Benton, Deon" w:date="2026-03-16T16:43:00Z" w16du:dateUtc="2026-03-16T21:43:00Z">
        <w:r w:rsidR="00D23F8D">
          <w:rPr>
            <w:rFonts w:ascii="Times New Roman" w:hAnsi="Times New Roman" w:cs="Times New Roman"/>
          </w:rPr>
          <w:t xml:space="preserve">infant action understanding. </w:t>
        </w:r>
      </w:ins>
      <w:ins w:id="539" w:author="Benton, Deon" w:date="2026-03-16T16:46:00Z" w16du:dateUtc="2026-03-16T21:46:00Z">
        <w:r w:rsidR="00811479">
          <w:rPr>
            <w:rFonts w:ascii="Times New Roman" w:hAnsi="Times New Roman" w:cs="Times New Roman"/>
          </w:rPr>
          <w:t>I make this case by demonstrating that a connectionist instantiation of th</w:t>
        </w:r>
      </w:ins>
      <w:ins w:id="540" w:author="Benton, Deon" w:date="2026-03-16T16:47:00Z" w16du:dateUtc="2026-03-16T21:47:00Z">
        <w:r w:rsidR="00811479">
          <w:rPr>
            <w:rFonts w:ascii="Times New Roman" w:hAnsi="Times New Roman" w:cs="Times New Roman"/>
          </w:rPr>
          <w:t>e current</w:t>
        </w:r>
      </w:ins>
      <w:ins w:id="541" w:author="Benton, Deon" w:date="2026-03-16T16:46:00Z" w16du:dateUtc="2026-03-16T21:46:00Z">
        <w:r w:rsidR="00811479">
          <w:rPr>
            <w:rFonts w:ascii="Times New Roman" w:hAnsi="Times New Roman" w:cs="Times New Roman"/>
          </w:rPr>
          <w:t xml:space="preserve"> theory in a new model called ALIAS (for </w:t>
        </w:r>
        <w:r w:rsidR="00811479" w:rsidRPr="00C749FF">
          <w:rPr>
            <w:rFonts w:ascii="Times New Roman" w:hAnsi="Times New Roman" w:cs="Times New Roman"/>
            <w:u w:val="single"/>
          </w:rPr>
          <w:t>A</w:t>
        </w:r>
        <w:r w:rsidR="00811479">
          <w:rPr>
            <w:rFonts w:ascii="Times New Roman" w:hAnsi="Times New Roman" w:cs="Times New Roman"/>
          </w:rPr>
          <w:t xml:space="preserve">ssociative </w:t>
        </w:r>
        <w:r w:rsidR="00811479" w:rsidRPr="00C749FF">
          <w:rPr>
            <w:rFonts w:ascii="Times New Roman" w:hAnsi="Times New Roman" w:cs="Times New Roman"/>
            <w:u w:val="single"/>
          </w:rPr>
          <w:t>L</w:t>
        </w:r>
        <w:r w:rsidR="00811479">
          <w:rPr>
            <w:rFonts w:ascii="Times New Roman" w:hAnsi="Times New Roman" w:cs="Times New Roman"/>
          </w:rPr>
          <w:t xml:space="preserve">earning for </w:t>
        </w:r>
        <w:r w:rsidR="00811479" w:rsidRPr="00C749FF">
          <w:rPr>
            <w:rFonts w:ascii="Times New Roman" w:hAnsi="Times New Roman" w:cs="Times New Roman"/>
            <w:u w:val="single"/>
          </w:rPr>
          <w:t>I</w:t>
        </w:r>
        <w:r w:rsidR="00811479">
          <w:rPr>
            <w:rFonts w:ascii="Times New Roman" w:hAnsi="Times New Roman" w:cs="Times New Roman"/>
          </w:rPr>
          <w:t xml:space="preserve">nfant </w:t>
        </w:r>
        <w:r w:rsidR="00811479" w:rsidRPr="00C749FF">
          <w:rPr>
            <w:rFonts w:ascii="Times New Roman" w:hAnsi="Times New Roman" w:cs="Times New Roman"/>
            <w:u w:val="single"/>
          </w:rPr>
          <w:t>A</w:t>
        </w:r>
        <w:r w:rsidR="00811479">
          <w:rPr>
            <w:rFonts w:ascii="Times New Roman" w:hAnsi="Times New Roman" w:cs="Times New Roman"/>
          </w:rPr>
          <w:t xml:space="preserve">ction </w:t>
        </w:r>
        <w:r w:rsidR="00811479">
          <w:rPr>
            <w:rFonts w:ascii="Times New Roman" w:hAnsi="Times New Roman" w:cs="Times New Roman"/>
            <w:b/>
            <w:bCs/>
          </w:rPr>
          <w:t>S</w:t>
        </w:r>
        <w:r w:rsidR="00811479">
          <w:rPr>
            <w:rFonts w:ascii="Times New Roman" w:hAnsi="Times New Roman" w:cs="Times New Roman"/>
          </w:rPr>
          <w:t xml:space="preserve">equences) can readily reproduce </w:t>
        </w:r>
      </w:ins>
      <w:ins w:id="542" w:author="Benton, Deon" w:date="2026-03-16T16:47:00Z" w16du:dateUtc="2026-03-16T21:47:00Z">
        <w:r w:rsidR="00811479">
          <w:rPr>
            <w:rFonts w:ascii="Times New Roman" w:hAnsi="Times New Roman" w:cs="Times New Roman"/>
          </w:rPr>
          <w:t>such key findings.</w:t>
        </w:r>
      </w:ins>
      <w:ins w:id="543" w:author="Benton, Deon" w:date="2026-03-16T16:46:00Z" w16du:dateUtc="2026-03-16T21:46:00Z">
        <w:r w:rsidR="00811479">
          <w:rPr>
            <w:rFonts w:ascii="Times New Roman" w:hAnsi="Times New Roman" w:cs="Times New Roman"/>
          </w:rPr>
          <w:t xml:space="preserve"> </w:t>
        </w:r>
      </w:ins>
      <w:ins w:id="544" w:author="Benton, Deon" w:date="2026-03-16T16:43:00Z" w16du:dateUtc="2026-03-16T21:43:00Z">
        <w:r w:rsidR="00D23F8D">
          <w:rPr>
            <w:rFonts w:ascii="Times New Roman" w:hAnsi="Times New Roman" w:cs="Times New Roman"/>
          </w:rPr>
          <w:t>The second goal was to demonstrate that</w:t>
        </w:r>
      </w:ins>
      <w:ins w:id="545" w:author="Benton, Deon" w:date="2026-03-16T16:52:00Z" w16du:dateUtc="2026-03-16T21:52:00Z">
        <w:r w:rsidR="00037EA9">
          <w:rPr>
            <w:rFonts w:ascii="Times New Roman" w:hAnsi="Times New Roman" w:cs="Times New Roman"/>
          </w:rPr>
          <w:t xml:space="preserve"> not only does</w:t>
        </w:r>
      </w:ins>
      <w:ins w:id="546" w:author="Benton, Deon" w:date="2026-03-16T16:48:00Z" w16du:dateUtc="2026-03-16T21:48:00Z">
        <w:r w:rsidR="00811479">
          <w:rPr>
            <w:rFonts w:ascii="Times New Roman" w:hAnsi="Times New Roman" w:cs="Times New Roman"/>
          </w:rPr>
          <w:t xml:space="preserve"> ALIAS</w:t>
        </w:r>
      </w:ins>
      <w:ins w:id="547" w:author="Benton, Deon" w:date="2026-03-16T16:44:00Z" w16du:dateUtc="2026-03-16T21:44:00Z">
        <w:r w:rsidR="00D23F8D">
          <w:rPr>
            <w:rFonts w:ascii="Times New Roman" w:hAnsi="Times New Roman" w:cs="Times New Roman"/>
          </w:rPr>
          <w:t xml:space="preserve"> </w:t>
        </w:r>
      </w:ins>
      <w:ins w:id="548" w:author="Benton, Deon" w:date="2026-03-16T16:50:00Z" w16du:dateUtc="2026-03-16T21:50:00Z">
        <w:r w:rsidR="0012624E">
          <w:rPr>
            <w:rFonts w:ascii="Times New Roman" w:hAnsi="Times New Roman" w:cs="Times New Roman"/>
          </w:rPr>
          <w:t xml:space="preserve">provide a </w:t>
        </w:r>
      </w:ins>
      <w:ins w:id="549" w:author="Benton, Deon" w:date="2026-03-16T16:51:00Z" w16du:dateUtc="2026-03-16T21:51:00Z">
        <w:r w:rsidR="00037EA9">
          <w:rPr>
            <w:rFonts w:ascii="Times New Roman" w:hAnsi="Times New Roman" w:cs="Times New Roman"/>
          </w:rPr>
          <w:t>more complete</w:t>
        </w:r>
      </w:ins>
      <w:ins w:id="550" w:author="Benton, Deon" w:date="2026-03-16T16:50:00Z" w16du:dateUtc="2026-03-16T21:50:00Z">
        <w:r w:rsidR="0012624E">
          <w:rPr>
            <w:rFonts w:ascii="Times New Roman" w:hAnsi="Times New Roman" w:cs="Times New Roman"/>
          </w:rPr>
          <w:t xml:space="preserve"> account of infants’ looking behavior than the model proposed by Overwalle (2010)</w:t>
        </w:r>
      </w:ins>
      <w:ins w:id="551" w:author="Benton, Deon" w:date="2026-03-16T16:52:00Z" w16du:dateUtc="2026-03-16T21:52:00Z">
        <w:r w:rsidR="00037EA9">
          <w:rPr>
            <w:rFonts w:ascii="Times New Roman" w:hAnsi="Times New Roman" w:cs="Times New Roman"/>
          </w:rPr>
          <w:t xml:space="preserve"> but it avoids the limitations that characterize that earlier simulation.</w:t>
        </w:r>
      </w:ins>
      <w:ins w:id="552" w:author="Benton, Deon" w:date="2026-03-16T16:53:00Z" w16du:dateUtc="2026-03-16T21:53:00Z">
        <w:r w:rsidR="00037EA9">
          <w:rPr>
            <w:rFonts w:ascii="Times New Roman" w:hAnsi="Times New Roman" w:cs="Times New Roman"/>
          </w:rPr>
          <w:t xml:space="preserve"> </w:t>
        </w:r>
      </w:ins>
    </w:p>
    <w:p w14:paraId="7853E329" w14:textId="4D522817" w:rsidR="002428A9" w:rsidRDefault="00B80D3D" w:rsidP="00220755">
      <w:pPr>
        <w:spacing w:line="480" w:lineRule="auto"/>
        <w:ind w:firstLine="720"/>
        <w:contextualSpacing/>
        <w:rPr>
          <w:ins w:id="553" w:author="Benton, Deon" w:date="2026-02-11T16:58:00Z" w16du:dateUtc="2026-02-11T22:58:00Z"/>
          <w:rFonts w:ascii="Times New Roman" w:hAnsi="Times New Roman" w:cs="Times New Roman"/>
        </w:rPr>
      </w:pPr>
      <w:ins w:id="554" w:author="Benton, Deon" w:date="2026-02-11T16:28:00Z" w16du:dateUtc="2026-02-11T22:28:00Z">
        <w:r>
          <w:rPr>
            <w:rFonts w:ascii="Times New Roman" w:hAnsi="Times New Roman" w:cs="Times New Roman"/>
          </w:rPr>
          <w:lastRenderedPageBreak/>
          <w:t xml:space="preserve">I propose that </w:t>
        </w:r>
        <w:r w:rsidRPr="00B80D3D">
          <w:rPr>
            <w:rFonts w:ascii="Times New Roman" w:hAnsi="Times New Roman" w:cs="Times New Roman"/>
          </w:rPr>
          <w:t xml:space="preserve">infants’ looking behaviors in </w:t>
        </w:r>
        <w:r>
          <w:rPr>
            <w:rFonts w:ascii="Times New Roman" w:hAnsi="Times New Roman" w:cs="Times New Roman"/>
          </w:rPr>
          <w:t>action under</w:t>
        </w:r>
      </w:ins>
      <w:ins w:id="555" w:author="Benton, Deon" w:date="2026-02-11T16:29:00Z" w16du:dateUtc="2026-02-11T22:29:00Z">
        <w:r>
          <w:rPr>
            <w:rFonts w:ascii="Times New Roman" w:hAnsi="Times New Roman" w:cs="Times New Roman"/>
          </w:rPr>
          <w:t>standing (VoE) studies</w:t>
        </w:r>
      </w:ins>
      <w:ins w:id="556" w:author="Benton, Deon" w:date="2026-02-11T16:28:00Z" w16du:dateUtc="2026-02-11T22:28:00Z">
        <w:r w:rsidRPr="00B80D3D">
          <w:rPr>
            <w:rFonts w:ascii="Times New Roman" w:hAnsi="Times New Roman" w:cs="Times New Roman"/>
          </w:rPr>
          <w:t xml:space="preserve"> can be explained by </w:t>
        </w:r>
      </w:ins>
      <w:ins w:id="557" w:author="Benton, Deon" w:date="2026-02-11T16:44:00Z" w16du:dateUtc="2026-02-11T22:44:00Z">
        <w:r w:rsidR="00077880">
          <w:rPr>
            <w:rFonts w:ascii="Times New Roman" w:hAnsi="Times New Roman" w:cs="Times New Roman"/>
          </w:rPr>
          <w:t xml:space="preserve">two factors. The first factor relates to </w:t>
        </w:r>
      </w:ins>
      <w:ins w:id="558" w:author="Benton, Deon" w:date="2026-02-11T16:47:00Z" w16du:dateUtc="2026-02-11T22:47:00Z">
        <w:r w:rsidR="00273B30">
          <w:rPr>
            <w:rFonts w:ascii="Times New Roman" w:hAnsi="Times New Roman" w:cs="Times New Roman"/>
          </w:rPr>
          <w:t>infants’ experience observing different kinds of motion in the real world</w:t>
        </w:r>
      </w:ins>
      <w:ins w:id="559" w:author="Benton, Deon" w:date="2026-02-11T16:44:00Z" w16du:dateUtc="2026-02-11T22:44:00Z">
        <w:r w:rsidR="00B80B47">
          <w:rPr>
            <w:rFonts w:ascii="Times New Roman" w:hAnsi="Times New Roman" w:cs="Times New Roman"/>
          </w:rPr>
          <w:t>.</w:t>
        </w:r>
      </w:ins>
      <w:ins w:id="560" w:author="Benton, Deon" w:date="2026-02-11T16:45:00Z" w16du:dateUtc="2026-02-11T22:45:00Z">
        <w:r w:rsidR="00B80B47">
          <w:rPr>
            <w:rFonts w:ascii="Times New Roman" w:hAnsi="Times New Roman" w:cs="Times New Roman"/>
          </w:rPr>
          <w:t xml:space="preserve"> Specifically, infants’ </w:t>
        </w:r>
      </w:ins>
      <w:ins w:id="561" w:author="Benton, Deon" w:date="2026-02-12T09:40:00Z" w16du:dateUtc="2026-02-12T15:40:00Z">
        <w:r w:rsidR="00465943">
          <w:rPr>
            <w:rFonts w:ascii="Times New Roman" w:hAnsi="Times New Roman" w:cs="Times New Roman"/>
          </w:rPr>
          <w:t>performance</w:t>
        </w:r>
      </w:ins>
      <w:ins w:id="562" w:author="Benton, Deon" w:date="2026-02-11T16:45:00Z" w16du:dateUtc="2026-02-11T22:45:00Z">
        <w:r w:rsidR="00B80B47">
          <w:rPr>
            <w:rFonts w:ascii="Times New Roman" w:hAnsi="Times New Roman" w:cs="Times New Roman"/>
          </w:rPr>
          <w:t xml:space="preserve"> during the test phase of a typical action understanding study</w:t>
        </w:r>
      </w:ins>
      <w:ins w:id="563" w:author="Benton, Deon" w:date="2026-02-11T16:51:00Z" w16du:dateUtc="2026-02-11T22:51:00Z">
        <w:r w:rsidR="00F6074B">
          <w:rPr>
            <w:rFonts w:ascii="Times New Roman" w:hAnsi="Times New Roman" w:cs="Times New Roman"/>
          </w:rPr>
          <w:t xml:space="preserve"> presumably</w:t>
        </w:r>
      </w:ins>
      <w:ins w:id="564" w:author="Benton, Deon" w:date="2026-02-11T16:45:00Z" w16du:dateUtc="2026-02-11T22:45:00Z">
        <w:r w:rsidR="00B80B47">
          <w:rPr>
            <w:rFonts w:ascii="Times New Roman" w:hAnsi="Times New Roman" w:cs="Times New Roman"/>
          </w:rPr>
          <w:t xml:space="preserve"> not only reflects what </w:t>
        </w:r>
      </w:ins>
      <w:ins w:id="565" w:author="Benton, Deon" w:date="2026-02-11T16:51:00Z" w16du:dateUtc="2026-02-11T22:51:00Z">
        <w:r w:rsidR="00F6074B">
          <w:rPr>
            <w:rFonts w:ascii="Times New Roman" w:hAnsi="Times New Roman" w:cs="Times New Roman"/>
          </w:rPr>
          <w:t>is learned</w:t>
        </w:r>
      </w:ins>
      <w:ins w:id="566" w:author="Benton, Deon" w:date="2026-02-11T16:45:00Z" w16du:dateUtc="2026-02-11T22:45:00Z">
        <w:r w:rsidR="00B80B47">
          <w:rPr>
            <w:rFonts w:ascii="Times New Roman" w:hAnsi="Times New Roman" w:cs="Times New Roman"/>
          </w:rPr>
          <w:t xml:space="preserve"> during </w:t>
        </w:r>
      </w:ins>
      <w:ins w:id="567" w:author="Benton, Deon" w:date="2026-02-11T16:54:00Z" w16du:dateUtc="2026-02-11T22:54:00Z">
        <w:r w:rsidR="00D910E2">
          <w:rPr>
            <w:rFonts w:ascii="Times New Roman" w:hAnsi="Times New Roman" w:cs="Times New Roman"/>
          </w:rPr>
          <w:t>habituation,</w:t>
        </w:r>
      </w:ins>
      <w:ins w:id="568" w:author="Benton, Deon" w:date="2026-02-11T16:45:00Z" w16du:dateUtc="2026-02-11T22:45:00Z">
        <w:r w:rsidR="00B80B47">
          <w:rPr>
            <w:rFonts w:ascii="Times New Roman" w:hAnsi="Times New Roman" w:cs="Times New Roman"/>
          </w:rPr>
          <w:t xml:space="preserve"> but it reflects </w:t>
        </w:r>
      </w:ins>
      <w:ins w:id="569" w:author="Benton, Deon" w:date="2026-02-11T16:28:00Z" w16du:dateUtc="2026-02-11T22:28:00Z">
        <w:r w:rsidRPr="00B80D3D">
          <w:rPr>
            <w:rFonts w:ascii="Times New Roman" w:hAnsi="Times New Roman" w:cs="Times New Roman"/>
          </w:rPr>
          <w:t>th</w:t>
        </w:r>
      </w:ins>
      <w:ins w:id="570" w:author="Benton, Deon" w:date="2026-02-11T16:30:00Z" w16du:dateUtc="2026-02-11T22:30:00Z">
        <w:r w:rsidR="001976DC">
          <w:rPr>
            <w:rFonts w:ascii="Times New Roman" w:hAnsi="Times New Roman" w:cs="Times New Roman"/>
          </w:rPr>
          <w:t>eir extens</w:t>
        </w:r>
      </w:ins>
      <w:ins w:id="571" w:author="Benton, Deon" w:date="2026-02-11T16:31:00Z" w16du:dateUtc="2026-02-11T22:31:00Z">
        <w:r w:rsidR="001976DC">
          <w:rPr>
            <w:rFonts w:ascii="Times New Roman" w:hAnsi="Times New Roman" w:cs="Times New Roman"/>
          </w:rPr>
          <w:t xml:space="preserve">ive, </w:t>
        </w:r>
      </w:ins>
      <w:ins w:id="572" w:author="Benton, Deon" w:date="2026-02-11T16:28:00Z" w16du:dateUtc="2026-02-11T22:28:00Z">
        <w:r w:rsidRPr="00B80D3D">
          <w:rPr>
            <w:rFonts w:ascii="Times New Roman" w:hAnsi="Times New Roman" w:cs="Times New Roman"/>
          </w:rPr>
          <w:t>real-world, third-person experience</w:t>
        </w:r>
      </w:ins>
      <w:ins w:id="573" w:author="Benton, Deon" w:date="2026-02-11T16:52:00Z" w16du:dateUtc="2026-02-11T22:52:00Z">
        <w:r w:rsidR="00F6074B">
          <w:rPr>
            <w:rFonts w:ascii="Times New Roman" w:hAnsi="Times New Roman" w:cs="Times New Roman"/>
          </w:rPr>
          <w:t xml:space="preserve"> observing individuals interact with one another via </w:t>
        </w:r>
      </w:ins>
      <w:ins w:id="574" w:author="Benton, Deon" w:date="2026-02-11T16:46:00Z" w16du:dateUtc="2026-02-11T22:46:00Z">
        <w:r w:rsidR="00273B30">
          <w:rPr>
            <w:rFonts w:ascii="Times New Roman" w:hAnsi="Times New Roman" w:cs="Times New Roman"/>
          </w:rPr>
          <w:t>straight and curved motion paths</w:t>
        </w:r>
      </w:ins>
      <w:ins w:id="575" w:author="Benton, Deon" w:date="2026-02-11T16:52:00Z" w16du:dateUtc="2026-02-11T22:52:00Z">
        <w:r w:rsidR="00F6074B">
          <w:rPr>
            <w:rFonts w:ascii="Times New Roman" w:hAnsi="Times New Roman" w:cs="Times New Roman"/>
          </w:rPr>
          <w:t>.</w:t>
        </w:r>
      </w:ins>
      <w:ins w:id="576" w:author="Benton, Deon" w:date="2026-02-11T16:28:00Z" w16du:dateUtc="2026-02-11T22:28:00Z">
        <w:r w:rsidRPr="00B80D3D">
          <w:rPr>
            <w:rFonts w:ascii="Times New Roman" w:hAnsi="Times New Roman" w:cs="Times New Roman"/>
          </w:rPr>
          <w:t xml:space="preserve"> </w:t>
        </w:r>
      </w:ins>
      <w:ins w:id="577" w:author="Benton, Deon" w:date="2026-02-12T09:40:00Z" w16du:dateUtc="2026-02-12T15:40:00Z">
        <w:r w:rsidR="00F47A07">
          <w:rPr>
            <w:rFonts w:ascii="Times New Roman" w:hAnsi="Times New Roman" w:cs="Times New Roman"/>
          </w:rPr>
          <w:t>For example</w:t>
        </w:r>
      </w:ins>
      <w:ins w:id="578" w:author="Benton, Deon" w:date="2026-02-11T16:53:00Z" w16du:dateUtc="2026-02-11T22:53:00Z">
        <w:r w:rsidR="00F6074B">
          <w:rPr>
            <w:rFonts w:ascii="Times New Roman" w:hAnsi="Times New Roman" w:cs="Times New Roman"/>
          </w:rPr>
          <w:t>, infants may learn that</w:t>
        </w:r>
      </w:ins>
      <w:ins w:id="579" w:author="Benton, Deon" w:date="2026-02-11T16:48:00Z" w16du:dateUtc="2026-02-11T22:48:00Z">
        <w:r w:rsidR="00044173">
          <w:rPr>
            <w:rFonts w:ascii="Times New Roman" w:hAnsi="Times New Roman" w:cs="Times New Roman"/>
          </w:rPr>
          <w:t xml:space="preserve"> </w:t>
        </w:r>
      </w:ins>
      <w:ins w:id="580" w:author="Benton, Deon" w:date="2026-02-11T16:49:00Z" w16du:dateUtc="2026-02-11T22:49:00Z">
        <w:r w:rsidR="00044173">
          <w:rPr>
            <w:rFonts w:ascii="Times New Roman" w:hAnsi="Times New Roman" w:cs="Times New Roman"/>
          </w:rPr>
          <w:t xml:space="preserve">people </w:t>
        </w:r>
      </w:ins>
      <w:ins w:id="581" w:author="Benton, Deon" w:date="2026-02-12T09:41:00Z" w16du:dateUtc="2026-02-12T15:41:00Z">
        <w:r w:rsidR="00E27F47">
          <w:rPr>
            <w:rFonts w:ascii="Times New Roman" w:hAnsi="Times New Roman" w:cs="Times New Roman"/>
          </w:rPr>
          <w:t xml:space="preserve">mostly, but not always, </w:t>
        </w:r>
      </w:ins>
      <w:ins w:id="582" w:author="Benton, Deon" w:date="2026-02-12T09:43:00Z" w16du:dateUtc="2026-02-12T15:43:00Z">
        <w:r w:rsidR="00885D4C">
          <w:rPr>
            <w:rFonts w:ascii="Times New Roman" w:hAnsi="Times New Roman" w:cs="Times New Roman"/>
          </w:rPr>
          <w:t xml:space="preserve">move along straight motion paths </w:t>
        </w:r>
      </w:ins>
      <w:ins w:id="583" w:author="Benton, Deon" w:date="2026-02-11T16:49:00Z" w16du:dateUtc="2026-02-11T22:49:00Z">
        <w:r w:rsidR="00044173">
          <w:rPr>
            <w:rFonts w:ascii="Times New Roman" w:hAnsi="Times New Roman" w:cs="Times New Roman"/>
          </w:rPr>
          <w:t>in the absence of physical barriers</w:t>
        </w:r>
      </w:ins>
      <w:ins w:id="584" w:author="Benton, Deon" w:date="2026-02-12T09:42:00Z" w16du:dateUtc="2026-02-12T15:42:00Z">
        <w:r w:rsidR="00E27F47">
          <w:rPr>
            <w:rFonts w:ascii="Times New Roman" w:hAnsi="Times New Roman" w:cs="Times New Roman"/>
          </w:rPr>
          <w:t xml:space="preserve">. </w:t>
        </w:r>
      </w:ins>
      <w:ins w:id="585" w:author="Benton, Deon" w:date="2026-02-12T13:09:00Z" w16du:dateUtc="2026-02-12T19:09:00Z">
        <w:r w:rsidR="00806261" w:rsidRPr="00806261">
          <w:rPr>
            <w:rFonts w:ascii="Times New Roman" w:hAnsi="Times New Roman" w:cs="Times New Roman"/>
          </w:rPr>
          <w:t xml:space="preserve">In contrast, because solid objects cannot </w:t>
        </w:r>
      </w:ins>
      <w:ins w:id="586" w:author="Benton, Deon" w:date="2026-02-12T13:10:00Z" w16du:dateUtc="2026-02-12T19:10:00Z">
        <w:r w:rsidR="00806261">
          <w:rPr>
            <w:rFonts w:ascii="Times New Roman" w:hAnsi="Times New Roman" w:cs="Times New Roman"/>
          </w:rPr>
          <w:t xml:space="preserve">simultaneously </w:t>
        </w:r>
      </w:ins>
      <w:ins w:id="587" w:author="Benton, Deon" w:date="2026-02-12T13:09:00Z" w16du:dateUtc="2026-02-12T19:09:00Z">
        <w:r w:rsidR="00806261" w:rsidRPr="00806261">
          <w:rPr>
            <w:rFonts w:ascii="Times New Roman" w:hAnsi="Times New Roman" w:cs="Times New Roman"/>
          </w:rPr>
          <w:t>occupy the same</w:t>
        </w:r>
      </w:ins>
      <w:ins w:id="588" w:author="Benton, Deon" w:date="2026-02-12T13:10:00Z" w16du:dateUtc="2026-02-12T19:10:00Z">
        <w:r w:rsidR="00806261">
          <w:rPr>
            <w:rFonts w:ascii="Times New Roman" w:hAnsi="Times New Roman" w:cs="Times New Roman"/>
          </w:rPr>
          <w:t xml:space="preserve"> position in</w:t>
        </w:r>
      </w:ins>
      <w:ins w:id="589" w:author="Benton, Deon" w:date="2026-02-12T13:09:00Z" w16du:dateUtc="2026-02-12T19:09:00Z">
        <w:r w:rsidR="00806261" w:rsidRPr="00806261">
          <w:rPr>
            <w:rFonts w:ascii="Times New Roman" w:hAnsi="Times New Roman" w:cs="Times New Roman"/>
          </w:rPr>
          <w:t xml:space="preserve"> space, these same entities will move around or over barriers along curved or arced trajectories when such barriers are present</w:t>
        </w:r>
      </w:ins>
      <w:ins w:id="590" w:author="Benton, Deon" w:date="2026-02-12T13:10:00Z" w16du:dateUtc="2026-02-12T19:10:00Z">
        <w:r w:rsidR="00806261">
          <w:rPr>
            <w:rFonts w:ascii="Times New Roman" w:hAnsi="Times New Roman" w:cs="Times New Roman"/>
          </w:rPr>
          <w:t>.</w:t>
        </w:r>
      </w:ins>
      <w:ins w:id="591" w:author="Benton, Deon" w:date="2026-02-27T17:26:00Z" w16du:dateUtc="2026-02-27T23:26:00Z">
        <w:r w:rsidR="005335FD">
          <w:rPr>
            <w:rFonts w:ascii="Times New Roman" w:hAnsi="Times New Roman" w:cs="Times New Roman"/>
          </w:rPr>
          <w:t xml:space="preserve"> Additionally, when entities move over barriers</w:t>
        </w:r>
      </w:ins>
      <w:ins w:id="592" w:author="Benton, Deon" w:date="2026-02-27T17:27:00Z" w16du:dateUtc="2026-02-27T23:27:00Z">
        <w:r w:rsidR="005335FD">
          <w:rPr>
            <w:rFonts w:ascii="Times New Roman" w:hAnsi="Times New Roman" w:cs="Times New Roman"/>
          </w:rPr>
          <w:t xml:space="preserve"> such as when </w:t>
        </w:r>
      </w:ins>
      <w:ins w:id="593" w:author="Benton, Deon" w:date="2026-02-27T17:30:00Z" w16du:dateUtc="2026-02-27T23:30:00Z">
        <w:r w:rsidR="007B18A4">
          <w:rPr>
            <w:rFonts w:ascii="Times New Roman" w:hAnsi="Times New Roman" w:cs="Times New Roman"/>
          </w:rPr>
          <w:t>the babysitter</w:t>
        </w:r>
      </w:ins>
      <w:ins w:id="594" w:author="Benton, Deon" w:date="2026-02-27T17:27:00Z" w16du:dateUtc="2026-02-27T23:27:00Z">
        <w:r w:rsidR="005335FD">
          <w:rPr>
            <w:rFonts w:ascii="Times New Roman" w:hAnsi="Times New Roman" w:cs="Times New Roman"/>
          </w:rPr>
          <w:t xml:space="preserve"> </w:t>
        </w:r>
      </w:ins>
      <w:ins w:id="595" w:author="Benton, Deon" w:date="2026-02-27T17:28:00Z" w16du:dateUtc="2026-02-27T23:28:00Z">
        <w:r w:rsidR="007B18A4">
          <w:rPr>
            <w:rFonts w:ascii="Times New Roman" w:hAnsi="Times New Roman" w:cs="Times New Roman"/>
          </w:rPr>
          <w:t xml:space="preserve">steps or </w:t>
        </w:r>
      </w:ins>
      <w:ins w:id="596" w:author="Benton, Deon" w:date="2026-02-27T17:27:00Z" w16du:dateUtc="2026-02-27T23:27:00Z">
        <w:r w:rsidR="005335FD">
          <w:rPr>
            <w:rFonts w:ascii="Times New Roman" w:hAnsi="Times New Roman" w:cs="Times New Roman"/>
          </w:rPr>
          <w:t xml:space="preserve">jumps over </w:t>
        </w:r>
      </w:ins>
      <w:ins w:id="597" w:author="Benton, Deon" w:date="2026-02-27T17:30:00Z" w16du:dateUtc="2026-02-27T23:30:00Z">
        <w:r w:rsidR="00E376E6">
          <w:rPr>
            <w:rFonts w:ascii="Times New Roman" w:hAnsi="Times New Roman" w:cs="Times New Roman"/>
          </w:rPr>
          <w:t>a tricycle that was left out</w:t>
        </w:r>
      </w:ins>
      <w:ins w:id="598" w:author="Benton, Deon" w:date="2026-02-27T17:26:00Z" w16du:dateUtc="2026-02-27T23:26:00Z">
        <w:r w:rsidR="005335FD">
          <w:rPr>
            <w:rFonts w:ascii="Times New Roman" w:hAnsi="Times New Roman" w:cs="Times New Roman"/>
          </w:rPr>
          <w:t>,</w:t>
        </w:r>
      </w:ins>
      <w:ins w:id="599" w:author="Benton, Deon" w:date="2026-02-27T17:28:00Z" w16du:dateUtc="2026-02-27T23:28:00Z">
        <w:r w:rsidR="007B18A4">
          <w:rPr>
            <w:rFonts w:ascii="Times New Roman" w:hAnsi="Times New Roman" w:cs="Times New Roman"/>
          </w:rPr>
          <w:t xml:space="preserve"> the vertical distance between the apex of th</w:t>
        </w:r>
      </w:ins>
      <w:ins w:id="600" w:author="Benton, Deon" w:date="2026-02-27T17:29:00Z" w16du:dateUtc="2026-02-27T23:29:00Z">
        <w:r w:rsidR="007B18A4">
          <w:rPr>
            <w:rFonts w:ascii="Times New Roman" w:hAnsi="Times New Roman" w:cs="Times New Roman"/>
          </w:rPr>
          <w:t xml:space="preserve">e </w:t>
        </w:r>
      </w:ins>
      <w:ins w:id="601" w:author="Benton, Deon" w:date="2026-02-27T17:30:00Z" w16du:dateUtc="2026-02-27T23:30:00Z">
        <w:r w:rsidR="007B18A4">
          <w:rPr>
            <w:rFonts w:ascii="Times New Roman" w:hAnsi="Times New Roman" w:cs="Times New Roman"/>
          </w:rPr>
          <w:t>trajectory</w:t>
        </w:r>
      </w:ins>
      <w:ins w:id="602" w:author="Benton, Deon" w:date="2026-02-27T17:29:00Z" w16du:dateUtc="2026-02-27T23:29:00Z">
        <w:r w:rsidR="007B18A4">
          <w:rPr>
            <w:rFonts w:ascii="Times New Roman" w:hAnsi="Times New Roman" w:cs="Times New Roman"/>
          </w:rPr>
          <w:t xml:space="preserve"> and the top of the obstacle is often minimal. </w:t>
        </w:r>
      </w:ins>
      <w:ins w:id="603" w:author="Benton, Deon" w:date="2026-02-11T17:00:00Z" w16du:dateUtc="2026-02-11T23:00:00Z">
        <w:r w:rsidR="00863400">
          <w:rPr>
            <w:rFonts w:ascii="Times New Roman" w:hAnsi="Times New Roman" w:cs="Times New Roman"/>
          </w:rPr>
          <w:t>In terms of how infants represent</w:t>
        </w:r>
      </w:ins>
      <w:ins w:id="604" w:author="Benton, Deon" w:date="2026-02-11T17:01:00Z" w16du:dateUtc="2026-02-11T23:01:00Z">
        <w:r w:rsidR="00863400">
          <w:rPr>
            <w:rFonts w:ascii="Times New Roman" w:hAnsi="Times New Roman" w:cs="Times New Roman"/>
          </w:rPr>
          <w:t xml:space="preserve"> and process </w:t>
        </w:r>
      </w:ins>
      <w:ins w:id="605" w:author="Benton, Deon" w:date="2026-02-12T13:10:00Z" w16du:dateUtc="2026-02-12T19:10:00Z">
        <w:r w:rsidR="005F4438">
          <w:rPr>
            <w:rFonts w:ascii="Times New Roman" w:hAnsi="Times New Roman" w:cs="Times New Roman"/>
          </w:rPr>
          <w:t>these different motion paths</w:t>
        </w:r>
      </w:ins>
      <w:ins w:id="606" w:author="Benton, Deon" w:date="2026-02-11T17:01:00Z" w16du:dateUtc="2026-02-11T23:01:00Z">
        <w:r w:rsidR="00863400">
          <w:rPr>
            <w:rFonts w:ascii="Times New Roman" w:hAnsi="Times New Roman" w:cs="Times New Roman"/>
          </w:rPr>
          <w:t>,</w:t>
        </w:r>
      </w:ins>
      <w:ins w:id="607" w:author="Benton, Deon" w:date="2026-02-11T16:50:00Z" w16du:dateUtc="2026-02-11T22:50:00Z">
        <w:r w:rsidR="00044173">
          <w:rPr>
            <w:rFonts w:ascii="Times New Roman" w:hAnsi="Times New Roman" w:cs="Times New Roman"/>
          </w:rPr>
          <w:t xml:space="preserve"> it is assumed here that infants process such actions</w:t>
        </w:r>
      </w:ins>
      <w:ins w:id="608" w:author="Benton, Deon" w:date="2026-02-11T16:55:00Z" w16du:dateUtc="2026-02-11T22:55:00Z">
        <w:r w:rsidR="00D910E2">
          <w:rPr>
            <w:rFonts w:ascii="Times New Roman" w:hAnsi="Times New Roman" w:cs="Times New Roman"/>
          </w:rPr>
          <w:t xml:space="preserve">—along with the actors involved in </w:t>
        </w:r>
      </w:ins>
      <w:ins w:id="609" w:author="Benton, Deon" w:date="2026-02-11T17:01:00Z" w16du:dateUtc="2026-02-11T23:01:00Z">
        <w:r w:rsidR="00863400">
          <w:rPr>
            <w:rFonts w:ascii="Times New Roman" w:hAnsi="Times New Roman" w:cs="Times New Roman"/>
          </w:rPr>
          <w:t>them</w:t>
        </w:r>
      </w:ins>
      <w:ins w:id="610" w:author="Benton, Deon" w:date="2026-02-11T16:55:00Z" w16du:dateUtc="2026-02-11T22:55:00Z">
        <w:r w:rsidR="00D910E2">
          <w:rPr>
            <w:rFonts w:ascii="Times New Roman" w:hAnsi="Times New Roman" w:cs="Times New Roman"/>
          </w:rPr>
          <w:t>—</w:t>
        </w:r>
      </w:ins>
      <w:ins w:id="611" w:author="Benton, Deon" w:date="2026-02-11T16:50:00Z" w16du:dateUtc="2026-02-11T22:50:00Z">
        <w:r w:rsidR="00044173">
          <w:rPr>
            <w:rFonts w:ascii="Times New Roman" w:hAnsi="Times New Roman" w:cs="Times New Roman"/>
          </w:rPr>
          <w:t>not in terms</w:t>
        </w:r>
      </w:ins>
      <w:ins w:id="612" w:author="Benton, Deon" w:date="2026-02-11T16:53:00Z" w16du:dateUtc="2026-02-11T22:53:00Z">
        <w:r w:rsidR="00D910E2">
          <w:rPr>
            <w:rFonts w:ascii="Times New Roman" w:hAnsi="Times New Roman" w:cs="Times New Roman"/>
          </w:rPr>
          <w:t xml:space="preserve"> </w:t>
        </w:r>
      </w:ins>
      <w:ins w:id="613" w:author="Benton, Deon" w:date="2026-02-11T16:50:00Z" w16du:dateUtc="2026-02-11T22:50:00Z">
        <w:r w:rsidR="00044173">
          <w:rPr>
            <w:rFonts w:ascii="Times New Roman" w:hAnsi="Times New Roman" w:cs="Times New Roman"/>
          </w:rPr>
          <w:t xml:space="preserve">of </w:t>
        </w:r>
      </w:ins>
      <w:ins w:id="614" w:author="Benton, Deon" w:date="2026-02-11T16:53:00Z" w16du:dateUtc="2026-02-11T22:53:00Z">
        <w:r w:rsidR="00D910E2">
          <w:rPr>
            <w:rFonts w:ascii="Times New Roman" w:hAnsi="Times New Roman" w:cs="Times New Roman"/>
          </w:rPr>
          <w:t xml:space="preserve">their </w:t>
        </w:r>
      </w:ins>
      <w:ins w:id="615" w:author="Benton, Deon" w:date="2026-02-11T16:50:00Z" w16du:dateUtc="2026-02-11T22:50:00Z">
        <w:r w:rsidR="00044173">
          <w:rPr>
            <w:rFonts w:ascii="Times New Roman" w:hAnsi="Times New Roman" w:cs="Times New Roman"/>
          </w:rPr>
          <w:t>efficiency</w:t>
        </w:r>
      </w:ins>
      <w:ins w:id="616" w:author="Benton, Deon" w:date="2026-02-11T16:55:00Z" w16du:dateUtc="2026-02-11T22:55:00Z">
        <w:r w:rsidR="00D910E2">
          <w:rPr>
            <w:rFonts w:ascii="Times New Roman" w:hAnsi="Times New Roman" w:cs="Times New Roman"/>
          </w:rPr>
          <w:t>, utility,</w:t>
        </w:r>
      </w:ins>
      <w:ins w:id="617" w:author="Benton, Deon" w:date="2026-02-11T16:50:00Z" w16du:dateUtc="2026-02-11T22:50:00Z">
        <w:r w:rsidR="00044173">
          <w:rPr>
            <w:rFonts w:ascii="Times New Roman" w:hAnsi="Times New Roman" w:cs="Times New Roman"/>
          </w:rPr>
          <w:t xml:space="preserve"> or deeper, conceptual meaning</w:t>
        </w:r>
      </w:ins>
      <w:ins w:id="618" w:author="Benton, Deon" w:date="2026-02-11T16:48:00Z" w16du:dateUtc="2026-02-11T22:48:00Z">
        <w:r w:rsidR="00044173">
          <w:rPr>
            <w:rFonts w:ascii="Times New Roman" w:hAnsi="Times New Roman" w:cs="Times New Roman"/>
          </w:rPr>
          <w:t xml:space="preserve"> </w:t>
        </w:r>
      </w:ins>
      <w:ins w:id="619" w:author="Benton, Deon" w:date="2026-02-11T16:50:00Z" w16du:dateUtc="2026-02-11T22:50:00Z">
        <w:r w:rsidR="00044173">
          <w:rPr>
            <w:rFonts w:ascii="Times New Roman" w:hAnsi="Times New Roman" w:cs="Times New Roman"/>
          </w:rPr>
          <w:t xml:space="preserve">but rather in terms of their </w:t>
        </w:r>
      </w:ins>
      <w:ins w:id="620" w:author="Benton, Deon" w:date="2026-02-11T16:51:00Z" w16du:dateUtc="2026-02-11T22:51:00Z">
        <w:r w:rsidR="00F6074B">
          <w:rPr>
            <w:rFonts w:ascii="Times New Roman" w:hAnsi="Times New Roman" w:cs="Times New Roman"/>
          </w:rPr>
          <w:t xml:space="preserve">semantically neutral </w:t>
        </w:r>
      </w:ins>
      <w:ins w:id="621" w:author="Benton, Deon" w:date="2026-02-11T16:50:00Z" w16du:dateUtc="2026-02-11T22:50:00Z">
        <w:r w:rsidR="00F6074B">
          <w:rPr>
            <w:rFonts w:ascii="Times New Roman" w:hAnsi="Times New Roman" w:cs="Times New Roman"/>
          </w:rPr>
          <w:t xml:space="preserve">kinematics (i.e., </w:t>
        </w:r>
      </w:ins>
      <w:ins w:id="622" w:author="Benton, Deon" w:date="2026-02-11T16:53:00Z" w16du:dateUtc="2026-02-11T22:53:00Z">
        <w:r w:rsidR="00D910E2">
          <w:rPr>
            <w:rFonts w:ascii="Times New Roman" w:hAnsi="Times New Roman" w:cs="Times New Roman"/>
          </w:rPr>
          <w:t>spatiotemporal propert</w:t>
        </w:r>
      </w:ins>
      <w:ins w:id="623" w:author="Benton, Deon" w:date="2026-02-11T16:54:00Z" w16du:dateUtc="2026-02-11T22:54:00Z">
        <w:r w:rsidR="00D910E2">
          <w:rPr>
            <w:rFonts w:ascii="Times New Roman" w:hAnsi="Times New Roman" w:cs="Times New Roman"/>
          </w:rPr>
          <w:t>ies</w:t>
        </w:r>
      </w:ins>
      <w:ins w:id="624" w:author="Benton, Deon" w:date="2026-02-11T16:50:00Z" w16du:dateUtc="2026-02-11T22:50:00Z">
        <w:r w:rsidR="00F6074B">
          <w:rPr>
            <w:rFonts w:ascii="Times New Roman" w:hAnsi="Times New Roman" w:cs="Times New Roman"/>
          </w:rPr>
          <w:t xml:space="preserve">) and visible, </w:t>
        </w:r>
      </w:ins>
      <w:ins w:id="625" w:author="Benton, Deon" w:date="2026-02-11T16:55:00Z" w16du:dateUtc="2026-02-11T22:55:00Z">
        <w:r w:rsidR="006C33A3">
          <w:rPr>
            <w:rFonts w:ascii="Times New Roman" w:hAnsi="Times New Roman" w:cs="Times New Roman"/>
          </w:rPr>
          <w:t xml:space="preserve">low-level </w:t>
        </w:r>
      </w:ins>
      <w:ins w:id="626" w:author="Benton, Deon" w:date="2026-02-11T16:50:00Z" w16du:dateUtc="2026-02-11T22:50:00Z">
        <w:r w:rsidR="00F6074B">
          <w:rPr>
            <w:rFonts w:ascii="Times New Roman" w:hAnsi="Times New Roman" w:cs="Times New Roman"/>
          </w:rPr>
          <w:t>surface features.</w:t>
        </w:r>
      </w:ins>
      <w:ins w:id="627" w:author="Benton, Deon" w:date="2026-02-11T16:56:00Z" w16du:dateUtc="2026-02-11T22:56:00Z">
        <w:r w:rsidR="006C33A3">
          <w:rPr>
            <w:rFonts w:ascii="Times New Roman" w:hAnsi="Times New Roman" w:cs="Times New Roman"/>
          </w:rPr>
          <w:t xml:space="preserve"> </w:t>
        </w:r>
      </w:ins>
      <w:ins w:id="628" w:author="Benton, Deon" w:date="2026-02-27T17:32:00Z" w16du:dateUtc="2026-02-27T23:32:00Z">
        <w:r w:rsidR="000B1F17">
          <w:rPr>
            <w:rFonts w:ascii="Times New Roman" w:hAnsi="Times New Roman" w:cs="Times New Roman"/>
          </w:rPr>
          <w:t>My co</w:t>
        </w:r>
      </w:ins>
      <w:ins w:id="629" w:author="Benton, Deon" w:date="2026-02-27T17:33:00Z" w16du:dateUtc="2026-02-27T23:33:00Z">
        <w:r w:rsidR="000B1F17">
          <w:rPr>
            <w:rFonts w:ascii="Times New Roman" w:hAnsi="Times New Roman" w:cs="Times New Roman"/>
          </w:rPr>
          <w:t>ntention is that this kind of perceptually grounded</w:t>
        </w:r>
      </w:ins>
      <w:ins w:id="630" w:author="Benton, Deon" w:date="2026-02-12T13:15:00Z" w16du:dateUtc="2026-02-12T19:15:00Z">
        <w:r w:rsidR="002E183C" w:rsidRPr="002E183C">
          <w:rPr>
            <w:rFonts w:ascii="Times New Roman" w:hAnsi="Times New Roman" w:cs="Times New Roman"/>
          </w:rPr>
          <w:t xml:space="preserve"> experience can explain infants’ looking responses during the test phase of the experiment described above by Csibra et al. (2003)</w:t>
        </w:r>
        <w:r w:rsidR="002E183C">
          <w:rPr>
            <w:rFonts w:ascii="Times New Roman" w:hAnsi="Times New Roman" w:cs="Times New Roman"/>
          </w:rPr>
          <w:t xml:space="preserve">. </w:t>
        </w:r>
      </w:ins>
      <w:ins w:id="631" w:author="Benton, Deon" w:date="2026-02-11T17:08:00Z" w16du:dateUtc="2026-02-11T23:08:00Z">
        <w:r w:rsidR="004565E7">
          <w:rPr>
            <w:rFonts w:ascii="Times New Roman" w:hAnsi="Times New Roman" w:cs="Times New Roman"/>
          </w:rPr>
          <w:t>If infants learned in the real world that</w:t>
        </w:r>
      </w:ins>
      <w:ins w:id="632" w:author="Benton, Deon" w:date="2026-02-11T17:04:00Z" w16du:dateUtc="2026-02-11T23:04:00Z">
        <w:r w:rsidR="00586774">
          <w:rPr>
            <w:rFonts w:ascii="Times New Roman" w:hAnsi="Times New Roman" w:cs="Times New Roman"/>
          </w:rPr>
          <w:t xml:space="preserve"> </w:t>
        </w:r>
      </w:ins>
      <w:ins w:id="633" w:author="Benton, Deon" w:date="2026-02-11T17:05:00Z" w16du:dateUtc="2026-02-11T23:05:00Z">
        <w:r w:rsidR="00586774">
          <w:rPr>
            <w:rFonts w:ascii="Times New Roman" w:hAnsi="Times New Roman" w:cs="Times New Roman"/>
          </w:rPr>
          <w:t xml:space="preserve">individuals tend only to follow curved motion paths to reach other individuals </w:t>
        </w:r>
      </w:ins>
      <w:ins w:id="634" w:author="Benton, Deon" w:date="2026-02-27T17:35:00Z" w16du:dateUtc="2026-02-27T23:35:00Z">
        <w:r w:rsidR="00573FA5">
          <w:rPr>
            <w:rFonts w:ascii="Times New Roman" w:hAnsi="Times New Roman" w:cs="Times New Roman"/>
          </w:rPr>
          <w:t xml:space="preserve">or other things </w:t>
        </w:r>
      </w:ins>
      <w:ins w:id="635" w:author="Benton, Deon" w:date="2026-02-11T17:05:00Z" w16du:dateUtc="2026-02-11T23:05:00Z">
        <w:r w:rsidR="00586774">
          <w:rPr>
            <w:rFonts w:ascii="Times New Roman" w:hAnsi="Times New Roman" w:cs="Times New Roman"/>
          </w:rPr>
          <w:t xml:space="preserve">when a physical barrier is present, </w:t>
        </w:r>
      </w:ins>
      <w:ins w:id="636" w:author="Benton, Deon" w:date="2026-02-11T17:08:00Z" w16du:dateUtc="2026-02-11T23:08:00Z">
        <w:r w:rsidR="004565E7">
          <w:rPr>
            <w:rFonts w:ascii="Times New Roman" w:hAnsi="Times New Roman" w:cs="Times New Roman"/>
          </w:rPr>
          <w:t>they may have looked longer at</w:t>
        </w:r>
      </w:ins>
      <w:ins w:id="637" w:author="Benton, Deon" w:date="2026-02-12T13:16:00Z" w16du:dateUtc="2026-02-12T19:16:00Z">
        <w:r w:rsidR="003D4119">
          <w:rPr>
            <w:rFonts w:ascii="Times New Roman" w:hAnsi="Times New Roman" w:cs="Times New Roman"/>
          </w:rPr>
          <w:t xml:space="preserve"> the test event in which the first character followed along a curved path to reach the second character</w:t>
        </w:r>
      </w:ins>
      <w:ins w:id="638" w:author="Benton, Deon" w:date="2026-02-12T13:17:00Z" w16du:dateUtc="2026-02-12T19:17:00Z">
        <w:r w:rsidR="003D4119">
          <w:rPr>
            <w:rFonts w:ascii="Times New Roman" w:hAnsi="Times New Roman" w:cs="Times New Roman"/>
          </w:rPr>
          <w:t xml:space="preserve"> in the absence of a barrier than in the presence of one not because they expect actors to maximize subjective utilities </w:t>
        </w:r>
        <w:r w:rsidR="003D4119">
          <w:rPr>
            <w:rFonts w:ascii="Times New Roman" w:hAnsi="Times New Roman" w:cs="Times New Roman"/>
          </w:rPr>
          <w:lastRenderedPageBreak/>
          <w:t xml:space="preserve">but simply because </w:t>
        </w:r>
      </w:ins>
      <w:ins w:id="639" w:author="Benton, Deon" w:date="2026-02-12T13:19:00Z" w16du:dateUtc="2026-02-12T19:19:00Z">
        <w:r w:rsidR="00FF6ED3">
          <w:rPr>
            <w:rFonts w:ascii="Times New Roman" w:hAnsi="Times New Roman" w:cs="Times New Roman"/>
          </w:rPr>
          <w:t>curved motion is associated with barriers</w:t>
        </w:r>
      </w:ins>
      <w:ins w:id="640" w:author="Benton, Deon" w:date="2026-02-27T17:36:00Z" w16du:dateUtc="2026-02-27T23:36:00Z">
        <w:r w:rsidR="00573FA5">
          <w:rPr>
            <w:rFonts w:ascii="Times New Roman" w:hAnsi="Times New Roman" w:cs="Times New Roman"/>
          </w:rPr>
          <w:t xml:space="preserve"> (and their attention was captured by the absence of an otherwise expected barrier)</w:t>
        </w:r>
      </w:ins>
      <w:ins w:id="641" w:author="Benton, Deon" w:date="2026-02-12T13:19:00Z" w16du:dateUtc="2026-02-12T19:19:00Z">
        <w:r w:rsidR="00FF6ED3">
          <w:rPr>
            <w:rFonts w:ascii="Times New Roman" w:hAnsi="Times New Roman" w:cs="Times New Roman"/>
          </w:rPr>
          <w:t>.</w:t>
        </w:r>
      </w:ins>
    </w:p>
    <w:p w14:paraId="4CCE1BAE" w14:textId="77DE4C32" w:rsidR="00F45A64" w:rsidRDefault="006C33A3" w:rsidP="00244267">
      <w:pPr>
        <w:spacing w:line="480" w:lineRule="auto"/>
        <w:ind w:firstLine="720"/>
        <w:contextualSpacing/>
        <w:rPr>
          <w:ins w:id="642" w:author="Benton, Deon" w:date="2026-02-12T13:49:00Z" w16du:dateUtc="2026-02-12T19:49:00Z"/>
          <w:rFonts w:ascii="Times New Roman" w:hAnsi="Times New Roman" w:cs="Times New Roman"/>
        </w:rPr>
      </w:pPr>
      <w:ins w:id="643" w:author="Benton, Deon" w:date="2026-02-11T16:56:00Z" w16du:dateUtc="2026-02-11T22:56:00Z">
        <w:r>
          <w:rPr>
            <w:rFonts w:ascii="Times New Roman" w:hAnsi="Times New Roman" w:cs="Times New Roman"/>
          </w:rPr>
          <w:t xml:space="preserve">The second </w:t>
        </w:r>
      </w:ins>
      <w:ins w:id="644" w:author="Benton, Deon" w:date="2026-02-26T13:38:00Z" w16du:dateUtc="2026-02-26T19:38:00Z">
        <w:r w:rsidR="00F25C80">
          <w:rPr>
            <w:rFonts w:ascii="Times New Roman" w:hAnsi="Times New Roman" w:cs="Times New Roman"/>
          </w:rPr>
          <w:t xml:space="preserve">and related factor </w:t>
        </w:r>
      </w:ins>
      <w:ins w:id="645" w:author="Benton, Deon" w:date="2026-02-11T16:56:00Z" w16du:dateUtc="2026-02-11T22:56:00Z">
        <w:r>
          <w:rPr>
            <w:rFonts w:ascii="Times New Roman" w:hAnsi="Times New Roman" w:cs="Times New Roman"/>
          </w:rPr>
          <w:t>concerns</w:t>
        </w:r>
      </w:ins>
      <w:ins w:id="646" w:author="Benton, Deon" w:date="2026-02-12T13:19:00Z" w16du:dateUtc="2026-02-12T19:19:00Z">
        <w:r w:rsidR="00FF6ED3">
          <w:rPr>
            <w:rFonts w:ascii="Times New Roman" w:hAnsi="Times New Roman" w:cs="Times New Roman"/>
          </w:rPr>
          <w:t xml:space="preserve"> the </w:t>
        </w:r>
      </w:ins>
      <w:ins w:id="647" w:author="Benton, Deon" w:date="2026-02-12T13:20:00Z" w16du:dateUtc="2026-02-12T19:20:00Z">
        <w:r w:rsidR="00FF6ED3">
          <w:rPr>
            <w:rFonts w:ascii="Times New Roman" w:hAnsi="Times New Roman" w:cs="Times New Roman"/>
          </w:rPr>
          <w:t>relation between what infants learn during the habituation phase in</w:t>
        </w:r>
      </w:ins>
      <w:ins w:id="648" w:author="Benton, Deon" w:date="2026-02-11T16:56:00Z" w16du:dateUtc="2026-02-11T22:56:00Z">
        <w:r>
          <w:rPr>
            <w:rFonts w:ascii="Times New Roman" w:hAnsi="Times New Roman" w:cs="Times New Roman"/>
          </w:rPr>
          <w:t xml:space="preserve"> </w:t>
        </w:r>
      </w:ins>
      <w:ins w:id="649" w:author="Benton, Deon" w:date="2026-02-11T16:59:00Z" w16du:dateUtc="2026-02-11T22:59:00Z">
        <w:r w:rsidR="002428A9">
          <w:rPr>
            <w:rFonts w:ascii="Times New Roman" w:hAnsi="Times New Roman" w:cs="Times New Roman"/>
          </w:rPr>
          <w:t xml:space="preserve">action understanding studies </w:t>
        </w:r>
      </w:ins>
      <w:ins w:id="650" w:author="Benton, Deon" w:date="2026-02-12T13:20:00Z" w16du:dateUtc="2026-02-12T19:20:00Z">
        <w:r w:rsidR="00FF6ED3">
          <w:rPr>
            <w:rFonts w:ascii="Times New Roman" w:hAnsi="Times New Roman" w:cs="Times New Roman"/>
          </w:rPr>
          <w:t xml:space="preserve">and their subsequent looking behaviors during the test phase. </w:t>
        </w:r>
      </w:ins>
      <w:ins w:id="651" w:author="Benton, Deon" w:date="2026-02-11T16:56:00Z" w16du:dateUtc="2026-02-11T22:56:00Z">
        <w:r>
          <w:rPr>
            <w:rFonts w:ascii="Times New Roman" w:hAnsi="Times New Roman" w:cs="Times New Roman"/>
          </w:rPr>
          <w:t xml:space="preserve">To illustrate the importance of this factor, consider </w:t>
        </w:r>
      </w:ins>
      <w:r w:rsidR="00524642">
        <w:rPr>
          <w:rFonts w:ascii="Times New Roman" w:hAnsi="Times New Roman" w:cs="Times New Roman"/>
        </w:rPr>
        <w:t>Gergely et al.</w:t>
      </w:r>
      <w:ins w:id="652" w:author="Benton, Deon" w:date="2026-02-11T16:56:00Z" w16du:dateUtc="2026-02-11T22:56:00Z">
        <w:r>
          <w:rPr>
            <w:rFonts w:ascii="Times New Roman" w:hAnsi="Times New Roman" w:cs="Times New Roman"/>
          </w:rPr>
          <w:t>’s</w:t>
        </w:r>
      </w:ins>
      <w:r w:rsidR="00524642">
        <w:rPr>
          <w:rFonts w:ascii="Times New Roman" w:hAnsi="Times New Roman" w:cs="Times New Roman"/>
        </w:rPr>
        <w:t xml:space="preserve"> (1995)</w:t>
      </w:r>
      <w:ins w:id="653" w:author="Benton, Deon" w:date="2026-02-11T16:57:00Z" w16du:dateUtc="2026-02-11T22:57:00Z">
        <w:r>
          <w:rPr>
            <w:rFonts w:ascii="Times New Roman" w:hAnsi="Times New Roman" w:cs="Times New Roman"/>
          </w:rPr>
          <w:t xml:space="preserve"> classic study. </w:t>
        </w:r>
        <w:r w:rsidR="002428A9">
          <w:rPr>
            <w:rFonts w:ascii="Times New Roman" w:hAnsi="Times New Roman" w:cs="Times New Roman"/>
          </w:rPr>
          <w:t>In that study</w:t>
        </w:r>
      </w:ins>
      <w:r w:rsidR="00524642">
        <w:rPr>
          <w:rFonts w:ascii="Times New Roman" w:hAnsi="Times New Roman" w:cs="Times New Roman"/>
        </w:rPr>
        <w:t>, infants may have formed an association between the</w:t>
      </w:r>
      <w:ins w:id="654" w:author="Benton, Deon" w:date="2026-02-12T13:22:00Z" w16du:dateUtc="2026-02-12T19:22:00Z">
        <w:r w:rsidR="00220755">
          <w:rPr>
            <w:rFonts w:ascii="Times New Roman" w:hAnsi="Times New Roman" w:cs="Times New Roman"/>
          </w:rPr>
          <w:t xml:space="preserve"> kinematics of the</w:t>
        </w:r>
      </w:ins>
      <w:r w:rsidR="00524642">
        <w:rPr>
          <w:rFonts w:ascii="Times New Roman" w:hAnsi="Times New Roman" w:cs="Times New Roman"/>
        </w:rPr>
        <w:t xml:space="preserve"> arced motion path and the </w:t>
      </w:r>
      <w:ins w:id="655" w:author="Benton, Deon" w:date="2026-02-11T16:36:00Z" w16du:dateUtc="2026-02-11T22:36:00Z">
        <w:r w:rsidR="00DB4A47">
          <w:rPr>
            <w:rFonts w:ascii="Times New Roman" w:hAnsi="Times New Roman" w:cs="Times New Roman"/>
          </w:rPr>
          <w:t>p</w:t>
        </w:r>
      </w:ins>
      <w:ins w:id="656" w:author="Benton, Deon" w:date="2026-02-11T16:37:00Z" w16du:dateUtc="2026-02-11T22:37:00Z">
        <w:r w:rsidR="00A376CF">
          <w:rPr>
            <w:rFonts w:ascii="Times New Roman" w:hAnsi="Times New Roman" w:cs="Times New Roman"/>
          </w:rPr>
          <w:t>erceptual features</w:t>
        </w:r>
      </w:ins>
      <w:ins w:id="657" w:author="Benton, Deon" w:date="2026-02-11T16:38:00Z" w16du:dateUtc="2026-02-11T22:38:00Z">
        <w:r w:rsidR="00A376CF">
          <w:rPr>
            <w:rFonts w:ascii="Times New Roman" w:hAnsi="Times New Roman" w:cs="Times New Roman"/>
          </w:rPr>
          <w:t xml:space="preserve"> of a</w:t>
        </w:r>
      </w:ins>
      <w:ins w:id="658" w:author="Benton, Deon" w:date="2026-02-11T16:36:00Z" w16du:dateUtc="2026-02-11T22:36:00Z">
        <w:r w:rsidR="00DB4A47">
          <w:rPr>
            <w:rFonts w:ascii="Times New Roman" w:hAnsi="Times New Roman" w:cs="Times New Roman"/>
          </w:rPr>
          <w:t xml:space="preserve"> </w:t>
        </w:r>
      </w:ins>
      <w:r w:rsidR="00524642">
        <w:rPr>
          <w:rFonts w:ascii="Times New Roman" w:hAnsi="Times New Roman" w:cs="Times New Roman"/>
        </w:rPr>
        <w:t>barrier based on repeated pairings of the two over the course of the habituation phase.</w:t>
      </w:r>
      <w:ins w:id="659" w:author="Benton, Deon" w:date="2026-02-12T13:31:00Z" w16du:dateUtc="2026-02-12T19:31:00Z">
        <w:r w:rsidR="009507E8">
          <w:rPr>
            <w:rFonts w:ascii="Times New Roman" w:hAnsi="Times New Roman" w:cs="Times New Roman"/>
          </w:rPr>
          <w:t xml:space="preserve"> If this association is sufficiently strong</w:t>
        </w:r>
      </w:ins>
      <w:ins w:id="660" w:author="Benton, Deon" w:date="2026-02-12T13:32:00Z" w16du:dateUtc="2026-02-12T19:32:00Z">
        <w:r w:rsidR="00965B05">
          <w:rPr>
            <w:rFonts w:ascii="Times New Roman" w:hAnsi="Times New Roman" w:cs="Times New Roman"/>
          </w:rPr>
          <w:t>, the</w:t>
        </w:r>
      </w:ins>
      <w:ins w:id="661" w:author="Benton, Deon" w:date="2026-02-12T13:33:00Z" w16du:dateUtc="2026-02-12T19:33:00Z">
        <w:r w:rsidR="00965B05">
          <w:rPr>
            <w:rFonts w:ascii="Times New Roman" w:hAnsi="Times New Roman" w:cs="Times New Roman"/>
          </w:rPr>
          <w:t>n</w:t>
        </w:r>
      </w:ins>
      <w:ins w:id="662" w:author="Benton, Deon" w:date="2026-02-12T13:32:00Z" w16du:dateUtc="2026-02-12T19:32:00Z">
        <w:r w:rsidR="00965B05">
          <w:rPr>
            <w:rFonts w:ascii="Times New Roman" w:hAnsi="Times New Roman" w:cs="Times New Roman"/>
          </w:rPr>
          <w:t xml:space="preserve"> presence of one </w:t>
        </w:r>
      </w:ins>
      <w:ins w:id="663" w:author="Benton, Deon" w:date="2026-02-12T13:33:00Z" w16du:dateUtc="2026-02-12T19:33:00Z">
        <w:r w:rsidR="00965B05">
          <w:rPr>
            <w:rFonts w:ascii="Times New Roman" w:hAnsi="Times New Roman" w:cs="Times New Roman"/>
          </w:rPr>
          <w:t>component of the association (e.g., the kinematics of curved motion) should lead to</w:t>
        </w:r>
      </w:ins>
      <w:ins w:id="664" w:author="Benton, Deon" w:date="2026-02-12T13:37:00Z" w16du:dateUtc="2026-02-12T19:37:00Z">
        <w:r w:rsidR="00D6098E">
          <w:rPr>
            <w:rFonts w:ascii="Times New Roman" w:hAnsi="Times New Roman" w:cs="Times New Roman"/>
          </w:rPr>
          <w:t xml:space="preserve"> an</w:t>
        </w:r>
      </w:ins>
      <w:ins w:id="665" w:author="Benton, Deon" w:date="2026-02-12T13:33:00Z" w16du:dateUtc="2026-02-12T19:33:00Z">
        <w:r w:rsidR="00965B05">
          <w:rPr>
            <w:rFonts w:ascii="Times New Roman" w:hAnsi="Times New Roman" w:cs="Times New Roman"/>
          </w:rPr>
          <w:t xml:space="preserve"> expectation of the other component (namely, a barrier).</w:t>
        </w:r>
      </w:ins>
      <w:ins w:id="666" w:author="Benton, Deon" w:date="2026-02-12T13:34:00Z" w16du:dateUtc="2026-02-12T19:34:00Z">
        <w:r w:rsidR="00965B05">
          <w:rPr>
            <w:rFonts w:ascii="Times New Roman" w:hAnsi="Times New Roman" w:cs="Times New Roman"/>
          </w:rPr>
          <w:t xml:space="preserve"> A test event that subsequently meets this </w:t>
        </w:r>
      </w:ins>
      <w:ins w:id="667" w:author="Benton, Deon" w:date="2026-02-12T13:36:00Z" w16du:dateUtc="2026-02-12T19:36:00Z">
        <w:r w:rsidR="006C2D16">
          <w:rPr>
            <w:rFonts w:ascii="Times New Roman" w:hAnsi="Times New Roman" w:cs="Times New Roman"/>
          </w:rPr>
          <w:t>expectation or</w:t>
        </w:r>
      </w:ins>
      <w:ins w:id="668" w:author="Benton, Deon" w:date="2026-02-12T13:35:00Z" w16du:dateUtc="2026-02-12T19:35:00Z">
        <w:r w:rsidR="006C2D16">
          <w:rPr>
            <w:rFonts w:ascii="Times New Roman" w:hAnsi="Times New Roman" w:cs="Times New Roman"/>
          </w:rPr>
          <w:t xml:space="preserve"> aligns with prior </w:t>
        </w:r>
      </w:ins>
      <w:ins w:id="669" w:author="Benton, Deon" w:date="2026-02-12T13:36:00Z" w16du:dateUtc="2026-02-12T19:36:00Z">
        <w:r w:rsidR="006C2D16">
          <w:rPr>
            <w:rFonts w:ascii="Times New Roman" w:hAnsi="Times New Roman" w:cs="Times New Roman"/>
          </w:rPr>
          <w:t xml:space="preserve">real-world </w:t>
        </w:r>
      </w:ins>
      <w:ins w:id="670" w:author="Benton, Deon" w:date="2026-02-12T13:35:00Z" w16du:dateUtc="2026-02-12T19:35:00Z">
        <w:r w:rsidR="006C2D16">
          <w:rPr>
            <w:rFonts w:ascii="Times New Roman" w:hAnsi="Times New Roman" w:cs="Times New Roman"/>
          </w:rPr>
          <w:t xml:space="preserve">experience (e.g., the new action event in Gergely et al. [1995]) </w:t>
        </w:r>
      </w:ins>
      <w:ins w:id="671" w:author="Benton, Deon" w:date="2026-02-12T13:34:00Z" w16du:dateUtc="2026-02-12T19:34:00Z">
        <w:r w:rsidR="00965B05">
          <w:rPr>
            <w:rFonts w:ascii="Times New Roman" w:hAnsi="Times New Roman" w:cs="Times New Roman"/>
          </w:rPr>
          <w:t xml:space="preserve">should evoke much less looking than one </w:t>
        </w:r>
      </w:ins>
      <w:ins w:id="672" w:author="Benton, Deon" w:date="2026-02-12T13:35:00Z" w16du:dateUtc="2026-02-12T19:35:00Z">
        <w:r w:rsidR="006C2D16">
          <w:rPr>
            <w:rFonts w:ascii="Times New Roman" w:hAnsi="Times New Roman" w:cs="Times New Roman"/>
          </w:rPr>
          <w:t>that violates this expectation</w:t>
        </w:r>
      </w:ins>
      <w:ins w:id="673" w:author="Benton, Deon" w:date="2026-02-12T13:36:00Z" w16du:dateUtc="2026-02-12T19:36:00Z">
        <w:r w:rsidR="006C2D16">
          <w:rPr>
            <w:rFonts w:ascii="Times New Roman" w:hAnsi="Times New Roman" w:cs="Times New Roman"/>
          </w:rPr>
          <w:t xml:space="preserve"> </w:t>
        </w:r>
      </w:ins>
      <w:ins w:id="674" w:author="Benton, Deon" w:date="2026-02-12T13:35:00Z" w16du:dateUtc="2026-02-12T19:35:00Z">
        <w:r w:rsidR="006C2D16">
          <w:rPr>
            <w:rFonts w:ascii="Times New Roman" w:hAnsi="Times New Roman" w:cs="Times New Roman"/>
          </w:rPr>
          <w:t xml:space="preserve">(e.g., the old action event in Gergely et al. </w:t>
        </w:r>
      </w:ins>
      <w:ins w:id="675" w:author="Benton, Deon" w:date="2026-02-12T13:36:00Z" w16du:dateUtc="2026-02-12T19:36:00Z">
        <w:r w:rsidR="006C2D16">
          <w:rPr>
            <w:rFonts w:ascii="Times New Roman" w:hAnsi="Times New Roman" w:cs="Times New Roman"/>
          </w:rPr>
          <w:t>[1995]).</w:t>
        </w:r>
      </w:ins>
      <w:ins w:id="676" w:author="Benton, Deon" w:date="2026-02-12T13:38:00Z" w16du:dateUtc="2026-02-12T19:38:00Z">
        <w:r w:rsidR="00D6098E">
          <w:rPr>
            <w:rFonts w:ascii="Times New Roman" w:hAnsi="Times New Roman" w:cs="Times New Roman"/>
          </w:rPr>
          <w:t xml:space="preserve"> Given that infants in the </w:t>
        </w:r>
      </w:ins>
      <w:ins w:id="677" w:author="Benton, Deon" w:date="2026-02-12T13:39:00Z" w16du:dateUtc="2026-02-12T19:39:00Z">
        <w:r w:rsidR="00D6098E">
          <w:rPr>
            <w:rFonts w:ascii="Times New Roman" w:hAnsi="Times New Roman" w:cs="Times New Roman"/>
          </w:rPr>
          <w:t xml:space="preserve">Control condition </w:t>
        </w:r>
      </w:ins>
      <w:ins w:id="678" w:author="Benton, Deon" w:date="2026-02-12T13:43:00Z" w16du:dateUtc="2026-02-12T19:43:00Z">
        <w:r w:rsidR="00EB7174">
          <w:rPr>
            <w:rFonts w:ascii="Times New Roman" w:hAnsi="Times New Roman" w:cs="Times New Roman"/>
          </w:rPr>
          <w:t>were</w:t>
        </w:r>
      </w:ins>
      <w:ins w:id="679" w:author="Benton, Deon" w:date="2026-02-12T13:39:00Z" w16du:dateUtc="2026-02-12T19:39:00Z">
        <w:r w:rsidR="00B12EBA">
          <w:rPr>
            <w:rFonts w:ascii="Times New Roman" w:hAnsi="Times New Roman" w:cs="Times New Roman"/>
          </w:rPr>
          <w:t xml:space="preserve"> </w:t>
        </w:r>
      </w:ins>
      <w:ins w:id="680" w:author="Benton, Deon" w:date="2026-02-12T13:41:00Z" w16du:dateUtc="2026-02-12T19:41:00Z">
        <w:r w:rsidR="00B12EBA">
          <w:rPr>
            <w:rFonts w:ascii="Times New Roman" w:hAnsi="Times New Roman" w:cs="Times New Roman"/>
          </w:rPr>
          <w:t>also being</w:t>
        </w:r>
      </w:ins>
      <w:ins w:id="681" w:author="Benton, Deon" w:date="2026-02-12T13:39:00Z" w16du:dateUtc="2026-02-12T19:39:00Z">
        <w:r w:rsidR="00B12EBA">
          <w:rPr>
            <w:rFonts w:ascii="Times New Roman" w:hAnsi="Times New Roman" w:cs="Times New Roman"/>
          </w:rPr>
          <w:t xml:space="preserve"> habituated to an event that included curved motion and a barrier, </w:t>
        </w:r>
      </w:ins>
      <w:ins w:id="682" w:author="Benton, Deon" w:date="2026-02-12T14:27:00Z" w16du:dateUtc="2026-02-12T20:27:00Z">
        <w:r w:rsidR="00DF3E6A">
          <w:rPr>
            <w:rFonts w:ascii="Times New Roman" w:hAnsi="Times New Roman" w:cs="Times New Roman"/>
          </w:rPr>
          <w:t>one might expect</w:t>
        </w:r>
      </w:ins>
      <w:ins w:id="683" w:author="Benton, Deon" w:date="2026-02-12T13:43:00Z" w16du:dateUtc="2026-02-12T19:43:00Z">
        <w:r w:rsidR="00D90A05">
          <w:rPr>
            <w:rFonts w:ascii="Times New Roman" w:hAnsi="Times New Roman" w:cs="Times New Roman"/>
          </w:rPr>
          <w:t xml:space="preserve"> </w:t>
        </w:r>
      </w:ins>
      <w:ins w:id="684" w:author="Benton, Deon" w:date="2026-02-12T14:27:00Z" w16du:dateUtc="2026-02-12T20:27:00Z">
        <w:r w:rsidR="00DF3E6A">
          <w:rPr>
            <w:rFonts w:ascii="Times New Roman" w:hAnsi="Times New Roman" w:cs="Times New Roman"/>
          </w:rPr>
          <w:t xml:space="preserve">infants in this condition also to look longer </w:t>
        </w:r>
      </w:ins>
      <w:ins w:id="685" w:author="Benton, Deon" w:date="2026-02-12T13:42:00Z" w16du:dateUtc="2026-02-12T19:42:00Z">
        <w:r w:rsidR="00EB7174">
          <w:rPr>
            <w:rFonts w:ascii="Times New Roman" w:hAnsi="Times New Roman" w:cs="Times New Roman"/>
          </w:rPr>
          <w:t>at the old action test event than at the new one.</w:t>
        </w:r>
      </w:ins>
      <w:ins w:id="686" w:author="Benton, Deon" w:date="2026-02-12T13:44:00Z" w16du:dateUtc="2026-02-12T19:44:00Z">
        <w:r w:rsidR="00D90A05">
          <w:rPr>
            <w:rFonts w:ascii="Times New Roman" w:hAnsi="Times New Roman" w:cs="Times New Roman"/>
          </w:rPr>
          <w:t xml:space="preserve"> </w:t>
        </w:r>
      </w:ins>
      <w:ins w:id="687" w:author="Benton, Deon" w:date="2026-02-12T14:27:00Z" w16du:dateUtc="2026-02-12T20:27:00Z">
        <w:r w:rsidR="00DF3E6A">
          <w:rPr>
            <w:rFonts w:ascii="Times New Roman" w:hAnsi="Times New Roman" w:cs="Times New Roman"/>
          </w:rPr>
          <w:t xml:space="preserve">However, </w:t>
        </w:r>
      </w:ins>
      <w:ins w:id="688" w:author="Benton, Deon" w:date="2026-02-12T14:28:00Z" w16du:dateUtc="2026-02-12T20:28:00Z">
        <w:r w:rsidR="0003467C">
          <w:rPr>
            <w:rFonts w:ascii="Times New Roman" w:hAnsi="Times New Roman" w:cs="Times New Roman"/>
          </w:rPr>
          <w:t>s</w:t>
        </w:r>
      </w:ins>
      <w:ins w:id="689" w:author="Benton, Deon" w:date="2026-02-12T13:44:00Z" w16du:dateUtc="2026-02-12T19:44:00Z">
        <w:r w:rsidR="00D90A05">
          <w:rPr>
            <w:rFonts w:ascii="Times New Roman" w:hAnsi="Times New Roman" w:cs="Times New Roman"/>
          </w:rPr>
          <w:t xml:space="preserve">uch a prediction would </w:t>
        </w:r>
      </w:ins>
      <w:ins w:id="690" w:author="Benton, Deon" w:date="2026-02-12T14:28:00Z" w16du:dateUtc="2026-02-12T20:28:00Z">
        <w:r w:rsidR="0003467C">
          <w:rPr>
            <w:rFonts w:ascii="Times New Roman" w:hAnsi="Times New Roman" w:cs="Times New Roman"/>
          </w:rPr>
          <w:t>conflict with the</w:t>
        </w:r>
      </w:ins>
      <w:ins w:id="691" w:author="Benton, Deon" w:date="2026-02-12T13:44:00Z" w16du:dateUtc="2026-02-12T19:44:00Z">
        <w:r w:rsidR="00D90A05">
          <w:rPr>
            <w:rFonts w:ascii="Times New Roman" w:hAnsi="Times New Roman" w:cs="Times New Roman"/>
          </w:rPr>
          <w:t xml:space="preserve"> observed data. </w:t>
        </w:r>
      </w:ins>
      <w:ins w:id="692" w:author="Benton, Deon" w:date="2026-02-12T14:28:00Z" w16du:dateUtc="2026-02-12T20:28:00Z">
        <w:r w:rsidR="0003467C">
          <w:rPr>
            <w:rFonts w:ascii="Times New Roman" w:hAnsi="Times New Roman" w:cs="Times New Roman"/>
          </w:rPr>
          <w:t>It will be recalled that</w:t>
        </w:r>
      </w:ins>
      <w:ins w:id="693" w:author="Benton, Deon" w:date="2026-02-12T13:44:00Z" w16du:dateUtc="2026-02-12T19:44:00Z">
        <w:r w:rsidR="00D90A05">
          <w:rPr>
            <w:rFonts w:ascii="Times New Roman" w:hAnsi="Times New Roman" w:cs="Times New Roman"/>
          </w:rPr>
          <w:t xml:space="preserve"> infants in </w:t>
        </w:r>
      </w:ins>
      <w:ins w:id="694" w:author="Benton, Deon" w:date="2026-02-12T14:28:00Z" w16du:dateUtc="2026-02-12T20:28:00Z">
        <w:r w:rsidR="0003467C">
          <w:rPr>
            <w:rFonts w:ascii="Times New Roman" w:hAnsi="Times New Roman" w:cs="Times New Roman"/>
          </w:rPr>
          <w:t>the Control condition</w:t>
        </w:r>
      </w:ins>
      <w:ins w:id="695" w:author="Benton, Deon" w:date="2026-02-12T13:44:00Z" w16du:dateUtc="2026-02-12T19:44:00Z">
        <w:r w:rsidR="00D90A05">
          <w:rPr>
            <w:rFonts w:ascii="Times New Roman" w:hAnsi="Times New Roman" w:cs="Times New Roman"/>
          </w:rPr>
          <w:t xml:space="preserve"> looked equally long at both test events. </w:t>
        </w:r>
      </w:ins>
    </w:p>
    <w:p w14:paraId="7AC9BDD3" w14:textId="48551584" w:rsidR="00F10AA5" w:rsidRDefault="00244267" w:rsidP="00244267">
      <w:pPr>
        <w:spacing w:line="480" w:lineRule="auto"/>
        <w:ind w:firstLine="720"/>
        <w:contextualSpacing/>
        <w:rPr>
          <w:ins w:id="696" w:author="Benton, Deon" w:date="2026-02-12T13:58:00Z" w16du:dateUtc="2026-02-12T19:58:00Z"/>
          <w:rFonts w:ascii="Times New Roman" w:hAnsi="Times New Roman" w:cs="Times New Roman"/>
        </w:rPr>
      </w:pPr>
      <w:ins w:id="697" w:author="Benton, Deon" w:date="2026-02-12T13:45:00Z" w16du:dateUtc="2026-02-12T19:45:00Z">
        <w:r>
          <w:rPr>
            <w:rFonts w:ascii="Times New Roman" w:hAnsi="Times New Roman" w:cs="Times New Roman"/>
          </w:rPr>
          <w:t xml:space="preserve">Although it is true that infants </w:t>
        </w:r>
      </w:ins>
      <w:ins w:id="698" w:author="Benton, Deon" w:date="2026-02-12T13:48:00Z" w16du:dateUtc="2026-02-12T19:48:00Z">
        <w:r w:rsidR="00F45A64">
          <w:rPr>
            <w:rFonts w:ascii="Times New Roman" w:hAnsi="Times New Roman" w:cs="Times New Roman"/>
          </w:rPr>
          <w:t>in both conditions saw curved motion and a barrier during habituation</w:t>
        </w:r>
      </w:ins>
      <w:ins w:id="699" w:author="Benton, Deon" w:date="2026-02-12T13:45:00Z" w16du:dateUtc="2026-02-12T19:45:00Z">
        <w:r>
          <w:rPr>
            <w:rFonts w:ascii="Times New Roman" w:hAnsi="Times New Roman" w:cs="Times New Roman"/>
          </w:rPr>
          <w:t>, a key difference between</w:t>
        </w:r>
      </w:ins>
      <w:ins w:id="700" w:author="Benton, Deon" w:date="2026-02-12T13:48:00Z" w16du:dateUtc="2026-02-12T19:48:00Z">
        <w:r w:rsidR="00F45A64">
          <w:rPr>
            <w:rFonts w:ascii="Times New Roman" w:hAnsi="Times New Roman" w:cs="Times New Roman"/>
          </w:rPr>
          <w:t xml:space="preserve"> the habituation experiences of infants in</w:t>
        </w:r>
      </w:ins>
      <w:ins w:id="701" w:author="Benton, Deon" w:date="2026-02-12T13:45:00Z" w16du:dateUtc="2026-02-12T19:45:00Z">
        <w:r>
          <w:rPr>
            <w:rFonts w:ascii="Times New Roman" w:hAnsi="Times New Roman" w:cs="Times New Roman"/>
          </w:rPr>
          <w:t xml:space="preserve"> both conditions is that the curved motion occurred over a barrier in the Experimental c</w:t>
        </w:r>
      </w:ins>
      <w:ins w:id="702" w:author="Benton, Deon" w:date="2026-02-12T13:46:00Z" w16du:dateUtc="2026-02-12T19:46:00Z">
        <w:r>
          <w:rPr>
            <w:rFonts w:ascii="Times New Roman" w:hAnsi="Times New Roman" w:cs="Times New Roman"/>
          </w:rPr>
          <w:t>ondition</w:t>
        </w:r>
      </w:ins>
      <w:ins w:id="703" w:author="Benton, Deon" w:date="2026-02-26T13:39:00Z" w16du:dateUtc="2026-02-26T19:39:00Z">
        <w:r w:rsidR="00E63FA9">
          <w:rPr>
            <w:rFonts w:ascii="Times New Roman" w:hAnsi="Times New Roman" w:cs="Times New Roman"/>
          </w:rPr>
          <w:t>; this motion</w:t>
        </w:r>
      </w:ins>
      <w:ins w:id="704" w:author="Benton, Deon" w:date="2026-02-12T13:49:00Z" w16du:dateUtc="2026-02-12T19:49:00Z">
        <w:r w:rsidR="00F45A64">
          <w:rPr>
            <w:rFonts w:ascii="Times New Roman" w:hAnsi="Times New Roman" w:cs="Times New Roman"/>
          </w:rPr>
          <w:t xml:space="preserve"> occurred some distance to the side of the barrier</w:t>
        </w:r>
      </w:ins>
      <w:ins w:id="705" w:author="Benton, Deon" w:date="2026-02-12T13:46:00Z" w16du:dateUtc="2026-02-12T19:46:00Z">
        <w:r>
          <w:rPr>
            <w:rFonts w:ascii="Times New Roman" w:hAnsi="Times New Roman" w:cs="Times New Roman"/>
          </w:rPr>
          <w:t xml:space="preserve"> in the Control condition. A corollary of this is that</w:t>
        </w:r>
      </w:ins>
      <w:del w:id="706" w:author="Benton, Deon" w:date="2026-02-12T13:46:00Z" w16du:dateUtc="2026-02-12T19:46:00Z">
        <w:r w:rsidR="00524642" w:rsidDel="00244267">
          <w:rPr>
            <w:rFonts w:ascii="Times New Roman" w:hAnsi="Times New Roman" w:cs="Times New Roman"/>
          </w:rPr>
          <w:delText xml:space="preserve"> </w:delText>
        </w:r>
      </w:del>
      <w:ins w:id="707" w:author="Benton, Deon" w:date="2026-02-12T13:46:00Z" w16du:dateUtc="2026-02-12T19:46:00Z">
        <w:r>
          <w:rPr>
            <w:rFonts w:ascii="Times New Roman" w:hAnsi="Times New Roman" w:cs="Times New Roman"/>
          </w:rPr>
          <w:t xml:space="preserve"> </w:t>
        </w:r>
      </w:ins>
      <w:ins w:id="708" w:author="Benton, Deon" w:date="2026-02-12T13:47:00Z" w16du:dateUtc="2026-02-12T19:47:00Z">
        <w:r w:rsidR="00F45A64">
          <w:rPr>
            <w:rFonts w:ascii="Times New Roman" w:hAnsi="Times New Roman" w:cs="Times New Roman"/>
          </w:rPr>
          <w:t>the strength of the link</w:t>
        </w:r>
        <w:r>
          <w:rPr>
            <w:rFonts w:ascii="Times New Roman" w:hAnsi="Times New Roman" w:cs="Times New Roman"/>
          </w:rPr>
          <w:t xml:space="preserve"> (i.e., association) between curved motion and the barrier</w:t>
        </w:r>
        <w:r w:rsidR="00F45A64">
          <w:rPr>
            <w:rFonts w:ascii="Times New Roman" w:hAnsi="Times New Roman" w:cs="Times New Roman"/>
          </w:rPr>
          <w:t xml:space="preserve"> may be</w:t>
        </w:r>
      </w:ins>
      <w:ins w:id="709" w:author="Benton, Deon" w:date="2026-02-12T13:48:00Z" w16du:dateUtc="2026-02-12T19:48:00Z">
        <w:r w:rsidR="00F45A64">
          <w:rPr>
            <w:rFonts w:ascii="Times New Roman" w:hAnsi="Times New Roman" w:cs="Times New Roman"/>
          </w:rPr>
          <w:t xml:space="preserve"> stronger when the curved motion</w:t>
        </w:r>
      </w:ins>
      <w:ins w:id="710" w:author="Benton, Deon" w:date="2026-02-26T13:40:00Z" w16du:dateUtc="2026-02-26T19:40:00Z">
        <w:r w:rsidR="00914D5A">
          <w:rPr>
            <w:rFonts w:ascii="Times New Roman" w:hAnsi="Times New Roman" w:cs="Times New Roman"/>
          </w:rPr>
          <w:t xml:space="preserve"> repeatedly</w:t>
        </w:r>
      </w:ins>
      <w:r w:rsidR="00524642" w:rsidRPr="007D7F06">
        <w:rPr>
          <w:rFonts w:ascii="Times New Roman" w:hAnsi="Times New Roman" w:cs="Times New Roman"/>
        </w:rPr>
        <w:t xml:space="preserve"> occurs over rather than beside the barrier. </w:t>
      </w:r>
      <w:ins w:id="711" w:author="Benton, Deon" w:date="2026-02-12T13:50:00Z" w16du:dateUtc="2026-02-12T19:50:00Z">
        <w:r w:rsidR="00F45A64">
          <w:rPr>
            <w:rFonts w:ascii="Times New Roman" w:hAnsi="Times New Roman" w:cs="Times New Roman"/>
          </w:rPr>
          <w:t xml:space="preserve">The </w:t>
        </w:r>
        <w:r w:rsidR="00F45A64">
          <w:rPr>
            <w:rFonts w:ascii="Times New Roman" w:hAnsi="Times New Roman" w:cs="Times New Roman"/>
          </w:rPr>
          <w:lastRenderedPageBreak/>
          <w:t>reason for this is that</w:t>
        </w:r>
      </w:ins>
      <w:r w:rsidR="00524642">
        <w:rPr>
          <w:rFonts w:ascii="Times New Roman" w:hAnsi="Times New Roman" w:cs="Times New Roman"/>
        </w:rPr>
        <w:t xml:space="preserve"> w</w:t>
      </w:r>
      <w:r w:rsidR="00524642" w:rsidRPr="00E85228">
        <w:rPr>
          <w:rFonts w:ascii="Times New Roman" w:hAnsi="Times New Roman" w:cs="Times New Roman"/>
        </w:rPr>
        <w:t xml:space="preserve">hen the jumping action occurs </w:t>
      </w:r>
      <w:r w:rsidR="00524642" w:rsidRPr="00F10AA5">
        <w:rPr>
          <w:rFonts w:ascii="Times New Roman" w:hAnsi="Times New Roman" w:cs="Times New Roman"/>
        </w:rPr>
        <w:t>over</w:t>
      </w:r>
      <w:r w:rsidR="00524642" w:rsidRPr="00E85228">
        <w:rPr>
          <w:rFonts w:ascii="Times New Roman" w:hAnsi="Times New Roman" w:cs="Times New Roman"/>
        </w:rPr>
        <w:t xml:space="preserve"> the barrier, the curved motion and the barrier occupy the same region of the screen</w:t>
      </w:r>
      <w:ins w:id="712" w:author="Benton, Deon" w:date="2026-02-12T13:50:00Z" w16du:dateUtc="2026-02-12T19:50:00Z">
        <w:r w:rsidR="00A23E8A">
          <w:rPr>
            <w:rFonts w:ascii="Times New Roman" w:hAnsi="Times New Roman" w:cs="Times New Roman"/>
          </w:rPr>
          <w:t>. The fact that both features are located at the same place in space is important because it means that</w:t>
        </w:r>
      </w:ins>
      <w:del w:id="713" w:author="Benton, Deon" w:date="2026-02-12T13:50:00Z" w16du:dateUtc="2026-02-12T19:50:00Z">
        <w:r w:rsidR="00037ED7" w:rsidDel="00A23E8A">
          <w:rPr>
            <w:rFonts w:ascii="Times New Roman" w:hAnsi="Times New Roman" w:cs="Times New Roman"/>
          </w:rPr>
          <w:delText xml:space="preserve"> </w:delText>
        </w:r>
      </w:del>
      <w:ins w:id="714" w:author="Benton, Deon" w:date="2026-02-12T13:51:00Z" w16du:dateUtc="2026-02-12T19:51:00Z">
        <w:r w:rsidR="00A23E8A">
          <w:rPr>
            <w:rFonts w:ascii="Times New Roman" w:hAnsi="Times New Roman" w:cs="Times New Roman"/>
          </w:rPr>
          <w:t xml:space="preserve"> both can be </w:t>
        </w:r>
      </w:ins>
      <w:r w:rsidR="00037ED7">
        <w:rPr>
          <w:rFonts w:ascii="Times New Roman" w:hAnsi="Times New Roman" w:cs="Times New Roman"/>
        </w:rPr>
        <w:t xml:space="preserve">simultaneously </w:t>
      </w:r>
      <w:r w:rsidR="00282527">
        <w:rPr>
          <w:rFonts w:ascii="Times New Roman" w:hAnsi="Times New Roman" w:cs="Times New Roman"/>
        </w:rPr>
        <w:t>fixated</w:t>
      </w:r>
      <w:r w:rsidR="00524642">
        <w:rPr>
          <w:rFonts w:ascii="Times New Roman" w:hAnsi="Times New Roman" w:cs="Times New Roman"/>
        </w:rPr>
        <w:t xml:space="preserve">. </w:t>
      </w:r>
      <w:ins w:id="715" w:author="Benton, Deon" w:date="2026-04-08T10:55:00Z" w16du:dateUtc="2026-04-08T15:55:00Z">
        <w:r w:rsidR="00192340">
          <w:rPr>
            <w:rFonts w:ascii="Times New Roman" w:hAnsi="Times New Roman" w:cs="Times New Roman"/>
          </w:rPr>
          <w:t>The fact that both aspects of the scene are spatially continuous with one another</w:t>
        </w:r>
      </w:ins>
      <w:ins w:id="716" w:author="Benton, Deon" w:date="2026-04-08T10:56:00Z" w16du:dateUtc="2026-04-08T15:56:00Z">
        <w:r w:rsidR="00A50C75">
          <w:rPr>
            <w:rFonts w:ascii="Times New Roman" w:hAnsi="Times New Roman" w:cs="Times New Roman"/>
          </w:rPr>
          <w:t xml:space="preserve"> is important because it may mean that infant find that it is easier to associate one with the other.</w:t>
        </w:r>
      </w:ins>
      <w:r w:rsidR="00524642" w:rsidRPr="00E85228">
        <w:rPr>
          <w:rFonts w:ascii="Times New Roman" w:hAnsi="Times New Roman" w:cs="Times New Roman"/>
        </w:rPr>
        <w:t xml:space="preserve"> In contrast, when </w:t>
      </w:r>
      <w:r w:rsidR="00524642">
        <w:rPr>
          <w:rFonts w:ascii="Times New Roman" w:hAnsi="Times New Roman" w:cs="Times New Roman"/>
        </w:rPr>
        <w:t>the curved motion</w:t>
      </w:r>
      <w:r w:rsidR="00524642" w:rsidRPr="00E85228">
        <w:rPr>
          <w:rFonts w:ascii="Times New Roman" w:hAnsi="Times New Roman" w:cs="Times New Roman"/>
        </w:rPr>
        <w:t xml:space="preserve"> occurs </w:t>
      </w:r>
      <w:r w:rsidR="00524642" w:rsidRPr="006D48F4">
        <w:rPr>
          <w:rFonts w:ascii="Times New Roman" w:hAnsi="Times New Roman" w:cs="Times New Roman"/>
          <w:i/>
          <w:iCs/>
        </w:rPr>
        <w:t>beside</w:t>
      </w:r>
      <w:r w:rsidR="00524642" w:rsidRPr="00E85228">
        <w:rPr>
          <w:rFonts w:ascii="Times New Roman" w:hAnsi="Times New Roman" w:cs="Times New Roman"/>
        </w:rPr>
        <w:t xml:space="preserve"> the barrier</w:t>
      </w:r>
      <w:ins w:id="717" w:author="Benton, Deon" w:date="2026-03-16T17:29:00Z" w16du:dateUtc="2026-03-16T22:29:00Z">
        <w:r w:rsidR="00071370">
          <w:rPr>
            <w:rFonts w:ascii="Times New Roman" w:hAnsi="Times New Roman" w:cs="Times New Roman"/>
          </w:rPr>
          <w:t xml:space="preserve">, </w:t>
        </w:r>
      </w:ins>
      <w:ins w:id="718" w:author="Benton, Deon" w:date="2026-03-16T17:30:00Z" w16du:dateUtc="2026-03-16T22:30:00Z">
        <w:r w:rsidR="00071370">
          <w:rPr>
            <w:rFonts w:ascii="Times New Roman" w:hAnsi="Times New Roman" w:cs="Times New Roman"/>
          </w:rPr>
          <w:t>it is not</w:t>
        </w:r>
      </w:ins>
      <w:ins w:id="719" w:author="Benton, Deon" w:date="2026-03-16T17:29:00Z" w16du:dateUtc="2026-03-16T22:29:00Z">
        <w:r w:rsidR="00071370">
          <w:rPr>
            <w:rFonts w:ascii="Times New Roman" w:hAnsi="Times New Roman" w:cs="Times New Roman"/>
          </w:rPr>
          <w:t xml:space="preserve"> guaranteed that infants will notice </w:t>
        </w:r>
      </w:ins>
      <w:ins w:id="720" w:author="Benton, Deon" w:date="2026-04-08T10:57:00Z" w16du:dateUtc="2026-04-08T15:57:00Z">
        <w:r w:rsidR="00A50C75">
          <w:rPr>
            <w:rFonts w:ascii="Times New Roman" w:hAnsi="Times New Roman" w:cs="Times New Roman"/>
          </w:rPr>
          <w:t>the barrier</w:t>
        </w:r>
      </w:ins>
      <w:ins w:id="721" w:author="Benton, Deon" w:date="2026-04-08T11:11:00Z" w16du:dateUtc="2026-04-08T16:11:00Z">
        <w:r w:rsidR="00A97B4A">
          <w:rPr>
            <w:rFonts w:ascii="Times New Roman" w:hAnsi="Times New Roman" w:cs="Times New Roman"/>
          </w:rPr>
          <w:t xml:space="preserve"> given its reduced visual salience</w:t>
        </w:r>
      </w:ins>
      <w:ins w:id="722" w:author="Benton, Deon" w:date="2026-03-16T17:29:00Z" w16du:dateUtc="2026-03-16T22:29:00Z">
        <w:r w:rsidR="00071370">
          <w:rPr>
            <w:rFonts w:ascii="Times New Roman" w:hAnsi="Times New Roman" w:cs="Times New Roman"/>
          </w:rPr>
          <w:t xml:space="preserve"> in this configuration</w:t>
        </w:r>
      </w:ins>
      <w:ins w:id="723" w:author="Benton, Deon" w:date="2026-03-16T17:30:00Z" w16du:dateUtc="2026-03-16T22:30:00Z">
        <w:r w:rsidR="00071370">
          <w:rPr>
            <w:rFonts w:ascii="Times New Roman" w:hAnsi="Times New Roman" w:cs="Times New Roman"/>
          </w:rPr>
          <w:t>.</w:t>
        </w:r>
      </w:ins>
      <w:ins w:id="724" w:author="Benton, Deon" w:date="2026-03-16T17:29:00Z" w16du:dateUtc="2026-03-16T22:29:00Z">
        <w:r w:rsidR="00071370">
          <w:rPr>
            <w:rFonts w:ascii="Times New Roman" w:hAnsi="Times New Roman" w:cs="Times New Roman"/>
          </w:rPr>
          <w:t xml:space="preserve"> </w:t>
        </w:r>
      </w:ins>
      <w:ins w:id="725" w:author="Benton, Deon" w:date="2026-04-08T10:58:00Z" w16du:dateUtc="2026-04-08T15:58:00Z">
        <w:r w:rsidR="00547101">
          <w:rPr>
            <w:rFonts w:ascii="Times New Roman" w:hAnsi="Times New Roman" w:cs="Times New Roman"/>
          </w:rPr>
          <w:t>The association that is established between the</w:t>
        </w:r>
      </w:ins>
      <w:ins w:id="726" w:author="Benton, Deon" w:date="2026-04-08T11:12:00Z" w16du:dateUtc="2026-04-08T16:12:00Z">
        <w:r w:rsidR="00A97B4A">
          <w:rPr>
            <w:rFonts w:ascii="Times New Roman" w:hAnsi="Times New Roman" w:cs="Times New Roman"/>
          </w:rPr>
          <w:t xml:space="preserve"> </w:t>
        </w:r>
      </w:ins>
      <w:ins w:id="727" w:author="Benton, Deon" w:date="2026-04-08T10:58:00Z" w16du:dateUtc="2026-04-08T15:58:00Z">
        <w:r w:rsidR="00547101">
          <w:rPr>
            <w:rFonts w:ascii="Times New Roman" w:hAnsi="Times New Roman" w:cs="Times New Roman"/>
          </w:rPr>
          <w:t>barrier and arced motion for infants who do</w:t>
        </w:r>
      </w:ins>
      <w:ins w:id="728" w:author="Benton, Deon" w:date="2026-03-16T17:30:00Z" w16du:dateUtc="2026-03-16T22:30:00Z">
        <w:r w:rsidR="00071370">
          <w:rPr>
            <w:rFonts w:ascii="Times New Roman" w:hAnsi="Times New Roman" w:cs="Times New Roman"/>
          </w:rPr>
          <w:t xml:space="preserve"> notice the barrier</w:t>
        </w:r>
      </w:ins>
      <w:ins w:id="729" w:author="Benton, Deon" w:date="2026-04-08T10:58:00Z" w16du:dateUtc="2026-04-08T15:58:00Z">
        <w:r w:rsidR="00547101">
          <w:rPr>
            <w:rFonts w:ascii="Times New Roman" w:hAnsi="Times New Roman" w:cs="Times New Roman"/>
          </w:rPr>
          <w:t xml:space="preserve"> may be weaker</w:t>
        </w:r>
      </w:ins>
      <w:ins w:id="730" w:author="Benton, Deon" w:date="2026-04-08T10:59:00Z" w16du:dateUtc="2026-04-08T15:59:00Z">
        <w:r w:rsidR="00547101">
          <w:rPr>
            <w:rFonts w:ascii="Times New Roman" w:hAnsi="Times New Roman" w:cs="Times New Roman"/>
          </w:rPr>
          <w:t xml:space="preserve"> simply because</w:t>
        </w:r>
      </w:ins>
      <w:ins w:id="731" w:author="Benton, Deon" w:date="2026-04-08T11:12:00Z" w16du:dateUtc="2026-04-08T16:12:00Z">
        <w:r w:rsidR="00A97B4A">
          <w:rPr>
            <w:rFonts w:ascii="Times New Roman" w:hAnsi="Times New Roman" w:cs="Times New Roman"/>
          </w:rPr>
          <w:t xml:space="preserve"> of its reduced salience and the fact that</w:t>
        </w:r>
      </w:ins>
      <w:ins w:id="732" w:author="Benton, Deon" w:date="2026-03-16T17:30:00Z" w16du:dateUtc="2026-03-16T22:30:00Z">
        <w:r w:rsidR="00071370">
          <w:rPr>
            <w:rFonts w:ascii="Times New Roman" w:hAnsi="Times New Roman" w:cs="Times New Roman"/>
          </w:rPr>
          <w:t xml:space="preserve"> </w:t>
        </w:r>
      </w:ins>
      <w:ins w:id="733" w:author="Benton, Deon" w:date="2026-03-16T17:29:00Z" w16du:dateUtc="2026-03-16T22:29:00Z">
        <w:r w:rsidR="00071370">
          <w:rPr>
            <w:rFonts w:ascii="Times New Roman" w:hAnsi="Times New Roman" w:cs="Times New Roman"/>
          </w:rPr>
          <w:t xml:space="preserve">more </w:t>
        </w:r>
      </w:ins>
      <w:r w:rsidR="00524642" w:rsidRPr="00E85228">
        <w:rPr>
          <w:rFonts w:ascii="Times New Roman" w:hAnsi="Times New Roman" w:cs="Times New Roman"/>
        </w:rPr>
        <w:t xml:space="preserve">effort </w:t>
      </w:r>
      <w:ins w:id="734" w:author="Benton, Deon" w:date="2026-03-16T17:30:00Z" w16du:dateUtc="2026-03-16T22:30:00Z">
        <w:r w:rsidR="00071370">
          <w:rPr>
            <w:rFonts w:ascii="Times New Roman" w:hAnsi="Times New Roman" w:cs="Times New Roman"/>
          </w:rPr>
          <w:t>would necessarily be required</w:t>
        </w:r>
      </w:ins>
      <w:r w:rsidR="00524642" w:rsidRPr="00E85228">
        <w:rPr>
          <w:rFonts w:ascii="Times New Roman" w:hAnsi="Times New Roman" w:cs="Times New Roman"/>
        </w:rPr>
        <w:t xml:space="preserve"> to form </w:t>
      </w:r>
      <w:ins w:id="735" w:author="Benton, Deon" w:date="2026-03-16T17:30:00Z" w16du:dateUtc="2026-03-16T22:30:00Z">
        <w:r w:rsidR="0031793A">
          <w:rPr>
            <w:rFonts w:ascii="Times New Roman" w:hAnsi="Times New Roman" w:cs="Times New Roman"/>
          </w:rPr>
          <w:t>the link between it and curved moti</w:t>
        </w:r>
      </w:ins>
      <w:ins w:id="736" w:author="Benton, Deon" w:date="2026-03-16T17:31:00Z" w16du:dateUtc="2026-03-16T22:31:00Z">
        <w:r w:rsidR="0031793A">
          <w:rPr>
            <w:rFonts w:ascii="Times New Roman" w:hAnsi="Times New Roman" w:cs="Times New Roman"/>
          </w:rPr>
          <w:t xml:space="preserve">on. </w:t>
        </w:r>
      </w:ins>
      <w:ins w:id="737" w:author="Benton, Deon" w:date="2026-04-08T11:00:00Z" w16du:dateUtc="2026-04-08T16:00:00Z">
        <w:r w:rsidR="004270B1">
          <w:rPr>
            <w:rFonts w:ascii="Times New Roman" w:hAnsi="Times New Roman" w:cs="Times New Roman"/>
          </w:rPr>
          <w:t>The reason</w:t>
        </w:r>
      </w:ins>
      <w:ins w:id="738" w:author="Benton, Deon" w:date="2026-04-14T13:21:00Z" w16du:dateUtc="2026-04-14T18:21:00Z">
        <w:r w:rsidR="00BA006E">
          <w:rPr>
            <w:rFonts w:ascii="Times New Roman" w:hAnsi="Times New Roman" w:cs="Times New Roman"/>
          </w:rPr>
          <w:t xml:space="preserve"> that more effort is necesary</w:t>
        </w:r>
      </w:ins>
      <w:ins w:id="739" w:author="Benton, Deon" w:date="2026-04-08T11:00:00Z" w16du:dateUtc="2026-04-08T16:00:00Z">
        <w:r w:rsidR="004270B1">
          <w:rPr>
            <w:rFonts w:ascii="Times New Roman" w:hAnsi="Times New Roman" w:cs="Times New Roman"/>
          </w:rPr>
          <w:t xml:space="preserve"> is simply that it</w:t>
        </w:r>
      </w:ins>
      <w:ins w:id="740" w:author="Benton, Deon" w:date="2026-03-16T17:31:00Z" w16du:dateUtc="2026-03-16T22:31:00Z">
        <w:r w:rsidR="0031793A">
          <w:rPr>
            <w:rFonts w:ascii="Times New Roman" w:hAnsi="Times New Roman" w:cs="Times New Roman"/>
          </w:rPr>
          <w:t xml:space="preserve"> is not possible for</w:t>
        </w:r>
      </w:ins>
      <w:r w:rsidR="00CD32BB">
        <w:rPr>
          <w:rFonts w:ascii="Times New Roman" w:hAnsi="Times New Roman" w:cs="Times New Roman"/>
        </w:rPr>
        <w:t xml:space="preserve"> infants simultaneously</w:t>
      </w:r>
      <w:ins w:id="741" w:author="Benton, Deon" w:date="2026-03-16T17:31:00Z" w16du:dateUtc="2026-03-16T22:31:00Z">
        <w:r w:rsidR="0031793A">
          <w:rPr>
            <w:rFonts w:ascii="Times New Roman" w:hAnsi="Times New Roman" w:cs="Times New Roman"/>
          </w:rPr>
          <w:t xml:space="preserve"> to</w:t>
        </w:r>
      </w:ins>
      <w:r w:rsidR="00CD32BB">
        <w:rPr>
          <w:rFonts w:ascii="Times New Roman" w:hAnsi="Times New Roman" w:cs="Times New Roman"/>
        </w:rPr>
        <w:t xml:space="preserve"> fixate the curved motion and the</w:t>
      </w:r>
      <w:ins w:id="742" w:author="Benton, Deon" w:date="2026-03-16T17:32:00Z" w16du:dateUtc="2026-03-16T22:32:00Z">
        <w:r w:rsidR="0031793A">
          <w:rPr>
            <w:rFonts w:ascii="Times New Roman" w:hAnsi="Times New Roman" w:cs="Times New Roman"/>
          </w:rPr>
          <w:t xml:space="preserve"> </w:t>
        </w:r>
      </w:ins>
      <w:del w:id="743" w:author="Benton, Deon" w:date="2026-04-14T13:22:00Z" w16du:dateUtc="2026-04-14T18:22:00Z">
        <w:r w:rsidR="00CD32BB" w:rsidDel="00BA006E">
          <w:rPr>
            <w:rFonts w:ascii="Times New Roman" w:hAnsi="Times New Roman" w:cs="Times New Roman"/>
          </w:rPr>
          <w:delText xml:space="preserve"> </w:delText>
        </w:r>
      </w:del>
      <w:r w:rsidR="00CD32BB">
        <w:rPr>
          <w:rFonts w:ascii="Times New Roman" w:hAnsi="Times New Roman" w:cs="Times New Roman"/>
        </w:rPr>
        <w:t>barrier</w:t>
      </w:r>
      <w:r w:rsidR="00524642" w:rsidRPr="00E85228">
        <w:rPr>
          <w:rFonts w:ascii="Times New Roman" w:hAnsi="Times New Roman" w:cs="Times New Roman"/>
        </w:rPr>
        <w:t>.</w:t>
      </w:r>
      <w:ins w:id="744" w:author="Benton, Deon" w:date="2026-04-08T11:01:00Z" w16du:dateUtc="2026-04-08T16:01:00Z">
        <w:r w:rsidR="004270B1">
          <w:rPr>
            <w:rFonts w:ascii="Times New Roman" w:hAnsi="Times New Roman" w:cs="Times New Roman"/>
          </w:rPr>
          <w:t xml:space="preserve"> In other words,</w:t>
        </w:r>
      </w:ins>
      <w:r w:rsidR="00524642">
        <w:rPr>
          <w:rFonts w:ascii="Times New Roman" w:hAnsi="Times New Roman" w:cs="Times New Roman"/>
        </w:rPr>
        <w:t xml:space="preserve"> </w:t>
      </w:r>
      <w:ins w:id="745" w:author="Benton, Deon" w:date="2026-04-08T11:01:00Z" w16du:dateUtc="2026-04-08T16:01:00Z">
        <w:r w:rsidR="004270B1">
          <w:rPr>
            <w:rFonts w:ascii="Times New Roman" w:hAnsi="Times New Roman" w:cs="Times New Roman"/>
          </w:rPr>
          <w:t>establishing</w:t>
        </w:r>
      </w:ins>
      <w:ins w:id="746" w:author="Benton, Deon" w:date="2026-02-12T13:53:00Z" w16du:dateUtc="2026-02-12T19:53:00Z">
        <w:r w:rsidR="00C1546E">
          <w:rPr>
            <w:rFonts w:ascii="Times New Roman" w:hAnsi="Times New Roman" w:cs="Times New Roman"/>
          </w:rPr>
          <w:t xml:space="preserve"> an association</w:t>
        </w:r>
      </w:ins>
      <w:ins w:id="747" w:author="Benton, Deon" w:date="2026-02-12T13:54:00Z" w16du:dateUtc="2026-02-12T19:54:00Z">
        <w:r w:rsidR="00C1546E">
          <w:rPr>
            <w:rFonts w:ascii="Times New Roman" w:hAnsi="Times New Roman" w:cs="Times New Roman"/>
          </w:rPr>
          <w:t xml:space="preserve"> </w:t>
        </w:r>
      </w:ins>
      <w:r w:rsidR="00CD32BB">
        <w:rPr>
          <w:rFonts w:ascii="Times New Roman" w:hAnsi="Times New Roman" w:cs="Times New Roman"/>
        </w:rPr>
        <w:t>between the barrier and the curved motion</w:t>
      </w:r>
      <w:ins w:id="748" w:author="Benton, Deon" w:date="2026-02-12T13:53:00Z" w16du:dateUtc="2026-02-12T19:53:00Z">
        <w:r w:rsidR="00C1546E">
          <w:rPr>
            <w:rFonts w:ascii="Times New Roman" w:hAnsi="Times New Roman" w:cs="Times New Roman"/>
          </w:rPr>
          <w:t xml:space="preserve"> when </w:t>
        </w:r>
      </w:ins>
      <w:ins w:id="749" w:author="Benton, Deon" w:date="2026-04-08T11:01:00Z" w16du:dateUtc="2026-04-08T16:01:00Z">
        <w:r w:rsidR="004270B1">
          <w:rPr>
            <w:rFonts w:ascii="Times New Roman" w:hAnsi="Times New Roman" w:cs="Times New Roman"/>
          </w:rPr>
          <w:t>one is located some distance from the other</w:t>
        </w:r>
      </w:ins>
      <w:del w:id="750" w:author="Benton, Deon" w:date="2026-04-08T11:01:00Z" w16du:dateUtc="2026-04-08T16:01:00Z">
        <w:r w:rsidR="00CD32BB" w:rsidDel="004270B1">
          <w:rPr>
            <w:rFonts w:ascii="Times New Roman" w:hAnsi="Times New Roman" w:cs="Times New Roman"/>
          </w:rPr>
          <w:delText xml:space="preserve"> </w:delText>
        </w:r>
      </w:del>
      <w:ins w:id="751" w:author="Benton, Deon" w:date="2026-04-08T11:01:00Z" w16du:dateUtc="2026-04-08T16:01:00Z">
        <w:r w:rsidR="004270B1">
          <w:rPr>
            <w:rFonts w:ascii="Times New Roman" w:hAnsi="Times New Roman" w:cs="Times New Roman"/>
          </w:rPr>
          <w:t xml:space="preserve"> </w:t>
        </w:r>
      </w:ins>
      <w:ins w:id="752" w:author="Benton, Deon" w:date="2026-02-12T13:55:00Z" w16du:dateUtc="2026-02-12T19:55:00Z">
        <w:r w:rsidR="00487841">
          <w:rPr>
            <w:rFonts w:ascii="Times New Roman" w:hAnsi="Times New Roman" w:cs="Times New Roman"/>
          </w:rPr>
          <w:t xml:space="preserve">would </w:t>
        </w:r>
      </w:ins>
      <w:ins w:id="753" w:author="Benton, Deon" w:date="2026-04-08T11:02:00Z" w16du:dateUtc="2026-04-08T16:02:00Z">
        <w:r w:rsidR="00EC4AC0">
          <w:rPr>
            <w:rFonts w:ascii="Times New Roman" w:hAnsi="Times New Roman" w:cs="Times New Roman"/>
          </w:rPr>
          <w:t>require infants</w:t>
        </w:r>
      </w:ins>
      <w:r w:rsidR="00105D7B">
        <w:rPr>
          <w:rFonts w:ascii="Times New Roman" w:hAnsi="Times New Roman" w:cs="Times New Roman"/>
        </w:rPr>
        <w:t xml:space="preserve"> repeatedly </w:t>
      </w:r>
      <w:ins w:id="754" w:author="Benton, Deon" w:date="2026-04-08T11:02:00Z" w16du:dateUtc="2026-04-08T16:02:00Z">
        <w:r w:rsidR="00EC4AC0">
          <w:rPr>
            <w:rFonts w:ascii="Times New Roman" w:hAnsi="Times New Roman" w:cs="Times New Roman"/>
          </w:rPr>
          <w:t xml:space="preserve">to shift </w:t>
        </w:r>
      </w:ins>
      <w:r w:rsidR="00105D7B">
        <w:rPr>
          <w:rFonts w:ascii="Times New Roman" w:hAnsi="Times New Roman" w:cs="Times New Roman"/>
        </w:rPr>
        <w:t xml:space="preserve">their attention from the </w:t>
      </w:r>
      <w:ins w:id="755" w:author="Benton, Deon" w:date="2026-02-12T13:55:00Z" w16du:dateUtc="2026-02-12T19:55:00Z">
        <w:r w:rsidR="004F3228">
          <w:rPr>
            <w:rFonts w:ascii="Times New Roman" w:hAnsi="Times New Roman" w:cs="Times New Roman"/>
          </w:rPr>
          <w:t>curved motion</w:t>
        </w:r>
      </w:ins>
      <w:r w:rsidR="00105D7B">
        <w:rPr>
          <w:rFonts w:ascii="Times New Roman" w:hAnsi="Times New Roman" w:cs="Times New Roman"/>
        </w:rPr>
        <w:t xml:space="preserve"> at the center of the screen to the barrier positioned off to the side. </w:t>
      </w:r>
      <w:ins w:id="756" w:author="Benton, Deon" w:date="2026-04-08T11:04:00Z" w16du:dateUtc="2026-04-08T16:04:00Z">
        <w:r w:rsidR="0088394A">
          <w:rPr>
            <w:rFonts w:ascii="Times New Roman" w:hAnsi="Times New Roman" w:cs="Times New Roman"/>
          </w:rPr>
          <w:t xml:space="preserve">A corollary of all of this is </w:t>
        </w:r>
      </w:ins>
      <w:ins w:id="757" w:author="Benton, Deon" w:date="2026-04-08T11:05:00Z" w16du:dateUtc="2026-04-08T16:05:00Z">
        <w:r w:rsidR="0088394A">
          <w:rPr>
            <w:rFonts w:ascii="Times New Roman" w:hAnsi="Times New Roman" w:cs="Times New Roman"/>
          </w:rPr>
          <w:t>that</w:t>
        </w:r>
      </w:ins>
      <w:ins w:id="758" w:author="Benton, Deon" w:date="2026-04-08T11:03:00Z" w16du:dateUtc="2026-04-08T16:03:00Z">
        <w:r w:rsidR="00EC4AC0">
          <w:rPr>
            <w:rFonts w:ascii="Times New Roman" w:hAnsi="Times New Roman" w:cs="Times New Roman"/>
          </w:rPr>
          <w:t xml:space="preserve"> there may not be sufficient time for infants in the Control condition to form as robust an association between the barrier and curved motion as those in the Experimental condition. </w:t>
        </w:r>
      </w:ins>
    </w:p>
    <w:p w14:paraId="5717D38F" w14:textId="62F09688" w:rsidR="0096761D" w:rsidRDefault="00BE48FB" w:rsidP="0096761D">
      <w:pPr>
        <w:spacing w:line="480" w:lineRule="auto"/>
        <w:ind w:firstLine="720"/>
        <w:contextualSpacing/>
        <w:rPr>
          <w:ins w:id="759" w:author="Benton, Deon" w:date="2026-03-10T19:33:00Z" w16du:dateUtc="2026-03-11T00:33:00Z"/>
          <w:rFonts w:ascii="Times New Roman" w:hAnsi="Times New Roman" w:cs="Times New Roman"/>
        </w:rPr>
      </w:pPr>
      <w:ins w:id="760" w:author="Benton, Deon" w:date="2026-02-12T14:32:00Z" w16du:dateUtc="2026-02-12T20:32:00Z">
        <w:r>
          <w:rPr>
            <w:rFonts w:ascii="Times New Roman" w:hAnsi="Times New Roman" w:cs="Times New Roman"/>
          </w:rPr>
          <w:t>These two factors—</w:t>
        </w:r>
      </w:ins>
      <w:ins w:id="761" w:author="Benton, Deon" w:date="2026-02-12T14:37:00Z" w16du:dateUtc="2026-02-12T20:37:00Z">
        <w:r w:rsidR="00570519">
          <w:rPr>
            <w:rFonts w:ascii="Times New Roman" w:hAnsi="Times New Roman" w:cs="Times New Roman"/>
          </w:rPr>
          <w:t xml:space="preserve">that is, </w:t>
        </w:r>
      </w:ins>
      <w:ins w:id="762" w:author="Benton, Deon" w:date="2026-02-12T14:32:00Z" w16du:dateUtc="2026-02-12T20:32:00Z">
        <w:r>
          <w:rPr>
            <w:rFonts w:ascii="Times New Roman" w:hAnsi="Times New Roman" w:cs="Times New Roman"/>
          </w:rPr>
          <w:t>online associative learning</w:t>
        </w:r>
      </w:ins>
      <w:ins w:id="763" w:author="Benton, Deon" w:date="2026-03-17T13:13:00Z" w16du:dateUtc="2026-03-17T18:13:00Z">
        <w:r w:rsidR="00745C47">
          <w:rPr>
            <w:rFonts w:ascii="Times New Roman" w:hAnsi="Times New Roman" w:cs="Times New Roman"/>
          </w:rPr>
          <w:t xml:space="preserve"> and prior third-person, observational action experience</w:t>
        </w:r>
      </w:ins>
      <w:ins w:id="764" w:author="Benton, Deon" w:date="2026-02-12T14:33:00Z" w16du:dateUtc="2026-02-12T20:33:00Z">
        <w:r w:rsidR="000A276E">
          <w:rPr>
            <w:rFonts w:ascii="Times New Roman" w:hAnsi="Times New Roman" w:cs="Times New Roman"/>
          </w:rPr>
          <w:t>—can explain why</w:t>
        </w:r>
      </w:ins>
      <w:ins w:id="765" w:author="Benton, Deon" w:date="2026-02-12T14:34:00Z" w16du:dateUtc="2026-02-12T20:34:00Z">
        <w:r w:rsidR="000A276E">
          <w:rPr>
            <w:rFonts w:ascii="Times New Roman" w:hAnsi="Times New Roman" w:cs="Times New Roman"/>
          </w:rPr>
          <w:t xml:space="preserve"> infants in the Experimental condition displayed a different pattern of looking than </w:t>
        </w:r>
      </w:ins>
      <w:ins w:id="766" w:author="Benton, Deon" w:date="2026-04-08T11:06:00Z" w16du:dateUtc="2026-04-08T16:06:00Z">
        <w:r w:rsidR="0046026A">
          <w:rPr>
            <w:rFonts w:ascii="Times New Roman" w:hAnsi="Times New Roman" w:cs="Times New Roman"/>
          </w:rPr>
          <w:t>those in the</w:t>
        </w:r>
      </w:ins>
      <w:ins w:id="767" w:author="Benton, Deon" w:date="2026-02-12T14:34:00Z" w16du:dateUtc="2026-02-12T20:34:00Z">
        <w:r w:rsidR="000A276E">
          <w:rPr>
            <w:rFonts w:ascii="Times New Roman" w:hAnsi="Times New Roman" w:cs="Times New Roman"/>
          </w:rPr>
          <w:t xml:space="preserve"> Control condition</w:t>
        </w:r>
      </w:ins>
      <w:ins w:id="768" w:author="Benton, Deon" w:date="2026-02-12T14:33:00Z" w16du:dateUtc="2026-02-12T20:33:00Z">
        <w:r w:rsidR="000A276E">
          <w:rPr>
            <w:rFonts w:ascii="Times New Roman" w:hAnsi="Times New Roman" w:cs="Times New Roman"/>
          </w:rPr>
          <w:t xml:space="preserve">, </w:t>
        </w:r>
      </w:ins>
      <w:ins w:id="769" w:author="Benton, Deon" w:date="2026-03-07T18:57:00Z" w16du:dateUtc="2026-03-08T00:57:00Z">
        <w:r w:rsidR="009B0551">
          <w:rPr>
            <w:rFonts w:ascii="Times New Roman" w:hAnsi="Times New Roman" w:cs="Times New Roman"/>
          </w:rPr>
          <w:t>even though</w:t>
        </w:r>
      </w:ins>
      <w:ins w:id="770" w:author="Benton, Deon" w:date="2026-02-12T14:33:00Z" w16du:dateUtc="2026-02-12T20:33:00Z">
        <w:r w:rsidR="000A276E">
          <w:rPr>
            <w:rFonts w:ascii="Times New Roman" w:hAnsi="Times New Roman" w:cs="Times New Roman"/>
          </w:rPr>
          <w:t xml:space="preserve"> both </w:t>
        </w:r>
      </w:ins>
      <w:ins w:id="771" w:author="Benton, Deon" w:date="2026-02-12T14:46:00Z" w16du:dateUtc="2026-02-12T20:46:00Z">
        <w:r w:rsidR="0017525B">
          <w:rPr>
            <w:rFonts w:ascii="Times New Roman" w:hAnsi="Times New Roman" w:cs="Times New Roman"/>
          </w:rPr>
          <w:t xml:space="preserve">groups </w:t>
        </w:r>
      </w:ins>
      <w:ins w:id="772" w:author="Benton, Deon" w:date="2026-02-12T14:33:00Z" w16du:dateUtc="2026-02-12T20:33:00Z">
        <w:r w:rsidR="000A276E">
          <w:rPr>
            <w:rFonts w:ascii="Times New Roman" w:hAnsi="Times New Roman" w:cs="Times New Roman"/>
          </w:rPr>
          <w:t xml:space="preserve">saw </w:t>
        </w:r>
      </w:ins>
      <w:ins w:id="773" w:author="Benton, Deon" w:date="2026-02-12T14:34:00Z" w16du:dateUtc="2026-02-12T20:34:00Z">
        <w:r w:rsidR="000A276E">
          <w:rPr>
            <w:rFonts w:ascii="Times New Roman" w:hAnsi="Times New Roman" w:cs="Times New Roman"/>
          </w:rPr>
          <w:t xml:space="preserve">a barrier and curved motion during habituation. </w:t>
        </w:r>
      </w:ins>
      <w:ins w:id="774" w:author="Benton, Deon" w:date="2026-02-12T14:48:00Z" w16du:dateUtc="2026-02-12T20:48:00Z">
        <w:r w:rsidR="00AD265E">
          <w:rPr>
            <w:rFonts w:ascii="Times New Roman" w:hAnsi="Times New Roman" w:cs="Times New Roman"/>
          </w:rPr>
          <w:t xml:space="preserve">For example, </w:t>
        </w:r>
      </w:ins>
      <w:ins w:id="775" w:author="Benton, Deon" w:date="2026-02-12T14:51:00Z" w16du:dateUtc="2026-02-12T20:51:00Z">
        <w:r w:rsidR="001F61B4">
          <w:rPr>
            <w:rFonts w:ascii="Times New Roman" w:hAnsi="Times New Roman" w:cs="Times New Roman"/>
          </w:rPr>
          <w:t xml:space="preserve">infants </w:t>
        </w:r>
      </w:ins>
      <w:ins w:id="776" w:author="Benton, Deon" w:date="2026-04-08T11:07:00Z" w16du:dateUtc="2026-04-08T16:07:00Z">
        <w:r w:rsidR="0046026A">
          <w:rPr>
            <w:rFonts w:ascii="Times New Roman" w:hAnsi="Times New Roman" w:cs="Times New Roman"/>
          </w:rPr>
          <w:t>in a standard</w:t>
        </w:r>
      </w:ins>
      <w:ins w:id="777" w:author="Benton, Deon" w:date="2026-02-12T14:48:00Z" w16du:dateUtc="2026-02-12T20:48:00Z">
        <w:r w:rsidR="00AD265E">
          <w:rPr>
            <w:rFonts w:ascii="Times New Roman" w:hAnsi="Times New Roman" w:cs="Times New Roman"/>
          </w:rPr>
          <w:t xml:space="preserve"> Experimental condition </w:t>
        </w:r>
      </w:ins>
      <w:ins w:id="778" w:author="Benton, Deon" w:date="2026-04-08T11:07:00Z" w16du:dateUtc="2026-04-08T16:07:00Z">
        <w:r w:rsidR="0046026A">
          <w:rPr>
            <w:rFonts w:ascii="Times New Roman" w:hAnsi="Times New Roman" w:cs="Times New Roman"/>
          </w:rPr>
          <w:t>may</w:t>
        </w:r>
      </w:ins>
      <w:ins w:id="779" w:author="Benton, Deon" w:date="2026-02-12T14:51:00Z" w16du:dateUtc="2026-02-12T20:51:00Z">
        <w:r w:rsidR="001F61B4">
          <w:rPr>
            <w:rFonts w:ascii="Times New Roman" w:hAnsi="Times New Roman" w:cs="Times New Roman"/>
          </w:rPr>
          <w:t xml:space="preserve"> </w:t>
        </w:r>
      </w:ins>
      <w:ins w:id="780" w:author="Benton, Deon" w:date="2026-04-08T11:08:00Z" w16du:dateUtc="2026-04-08T16:08:00Z">
        <w:r w:rsidR="0046026A">
          <w:rPr>
            <w:rFonts w:ascii="Times New Roman" w:hAnsi="Times New Roman" w:cs="Times New Roman"/>
          </w:rPr>
          <w:t xml:space="preserve">be able to form a </w:t>
        </w:r>
      </w:ins>
      <w:ins w:id="781" w:author="Benton, Deon" w:date="2026-02-12T14:51:00Z" w16du:dateUtc="2026-02-12T20:51:00Z">
        <w:r w:rsidR="001F61B4">
          <w:rPr>
            <w:rFonts w:ascii="Times New Roman" w:hAnsi="Times New Roman" w:cs="Times New Roman"/>
          </w:rPr>
          <w:t>robust association between the curved</w:t>
        </w:r>
      </w:ins>
      <w:ins w:id="782" w:author="Benton, Deon" w:date="2026-02-12T14:52:00Z" w16du:dateUtc="2026-02-12T20:52:00Z">
        <w:r w:rsidR="001F61B4">
          <w:rPr>
            <w:rFonts w:ascii="Times New Roman" w:hAnsi="Times New Roman" w:cs="Times New Roman"/>
          </w:rPr>
          <w:t xml:space="preserve"> motion and barrier during habituation </w:t>
        </w:r>
        <w:r w:rsidR="00F61DB4">
          <w:rPr>
            <w:rFonts w:ascii="Times New Roman" w:hAnsi="Times New Roman" w:cs="Times New Roman"/>
          </w:rPr>
          <w:t xml:space="preserve">because </w:t>
        </w:r>
      </w:ins>
      <w:ins w:id="783" w:author="Benton, Deon" w:date="2026-02-12T14:53:00Z" w16du:dateUtc="2026-02-12T20:53:00Z">
        <w:r w:rsidR="00F61DB4">
          <w:rPr>
            <w:rFonts w:ascii="Times New Roman" w:hAnsi="Times New Roman" w:cs="Times New Roman"/>
          </w:rPr>
          <w:t xml:space="preserve">the </w:t>
        </w:r>
      </w:ins>
      <w:ins w:id="784" w:author="Benton, Deon" w:date="2026-02-12T14:52:00Z" w16du:dateUtc="2026-02-12T20:52:00Z">
        <w:r w:rsidR="00F61DB4">
          <w:rPr>
            <w:rFonts w:ascii="Times New Roman" w:hAnsi="Times New Roman" w:cs="Times New Roman"/>
          </w:rPr>
          <w:t xml:space="preserve">barrier </w:t>
        </w:r>
      </w:ins>
      <w:ins w:id="785" w:author="Benton, Deon" w:date="2026-02-12T14:53:00Z" w16du:dateUtc="2026-02-12T20:53:00Z">
        <w:r w:rsidR="00F61DB4">
          <w:rPr>
            <w:rFonts w:ascii="Times New Roman" w:hAnsi="Times New Roman" w:cs="Times New Roman"/>
          </w:rPr>
          <w:t xml:space="preserve">and </w:t>
        </w:r>
      </w:ins>
      <w:ins w:id="786" w:author="Benton, Deon" w:date="2026-04-08T11:08:00Z" w16du:dateUtc="2026-04-08T16:08:00Z">
        <w:r w:rsidR="0046026A">
          <w:rPr>
            <w:rFonts w:ascii="Times New Roman" w:hAnsi="Times New Roman" w:cs="Times New Roman"/>
          </w:rPr>
          <w:t>arce</w:t>
        </w:r>
      </w:ins>
      <w:ins w:id="787" w:author="Benton, Deon" w:date="2026-02-12T14:49:00Z" w16du:dateUtc="2026-02-12T20:49:00Z">
        <w:r w:rsidR="001F61B4">
          <w:rPr>
            <w:rFonts w:ascii="Times New Roman" w:hAnsi="Times New Roman" w:cs="Times New Roman"/>
          </w:rPr>
          <w:t>d motion were located in the same region of the vis</w:t>
        </w:r>
      </w:ins>
      <w:ins w:id="788" w:author="Benton, Deon" w:date="2026-02-12T14:50:00Z" w16du:dateUtc="2026-02-12T20:50:00Z">
        <w:r w:rsidR="001F61B4">
          <w:rPr>
            <w:rFonts w:ascii="Times New Roman" w:hAnsi="Times New Roman" w:cs="Times New Roman"/>
          </w:rPr>
          <w:t>ual field</w:t>
        </w:r>
      </w:ins>
      <w:ins w:id="789" w:author="Benton, Deon" w:date="2026-02-12T14:53:00Z" w16du:dateUtc="2026-02-12T20:53:00Z">
        <w:r w:rsidR="00F61DB4">
          <w:rPr>
            <w:rFonts w:ascii="Times New Roman" w:hAnsi="Times New Roman" w:cs="Times New Roman"/>
          </w:rPr>
          <w:t>.</w:t>
        </w:r>
      </w:ins>
      <w:ins w:id="790" w:author="Benton, Deon" w:date="2026-02-12T14:50:00Z" w16du:dateUtc="2026-02-12T20:50:00Z">
        <w:r w:rsidR="001F61B4">
          <w:rPr>
            <w:rFonts w:ascii="Times New Roman" w:hAnsi="Times New Roman" w:cs="Times New Roman"/>
          </w:rPr>
          <w:t xml:space="preserve"> </w:t>
        </w:r>
      </w:ins>
      <w:ins w:id="791" w:author="Benton, Deon" w:date="2026-02-12T14:54:00Z" w16du:dateUtc="2026-02-12T20:54:00Z">
        <w:r w:rsidR="00F61DB4">
          <w:rPr>
            <w:rFonts w:ascii="Times New Roman" w:hAnsi="Times New Roman" w:cs="Times New Roman"/>
          </w:rPr>
          <w:t xml:space="preserve">The ramification of this for infants’ looking behaviors during test </w:t>
        </w:r>
        <w:r w:rsidR="004D009C">
          <w:rPr>
            <w:rFonts w:ascii="Times New Roman" w:hAnsi="Times New Roman" w:cs="Times New Roman"/>
          </w:rPr>
          <w:t xml:space="preserve">is that </w:t>
        </w:r>
      </w:ins>
      <w:ins w:id="792" w:author="Benton, Deon" w:date="2026-02-12T14:43:00Z" w16du:dateUtc="2026-02-12T20:43:00Z">
        <w:r w:rsidR="000E700A" w:rsidRPr="000E700A">
          <w:rPr>
            <w:rFonts w:ascii="Times New Roman" w:hAnsi="Times New Roman" w:cs="Times New Roman"/>
          </w:rPr>
          <w:t xml:space="preserve">when </w:t>
        </w:r>
        <w:r w:rsidR="000E700A" w:rsidRPr="000E700A">
          <w:rPr>
            <w:rFonts w:ascii="Times New Roman" w:hAnsi="Times New Roman" w:cs="Times New Roman"/>
          </w:rPr>
          <w:lastRenderedPageBreak/>
          <w:t xml:space="preserve">infants were shown the old action event in the absence of the barrier, the presence of curved motion without the </w:t>
        </w:r>
        <w:r w:rsidR="000E700A" w:rsidRPr="0045639D">
          <w:rPr>
            <w:rFonts w:ascii="Times New Roman" w:hAnsi="Times New Roman" w:cs="Times New Roman"/>
            <w:i/>
            <w:iCs/>
          </w:rPr>
          <w:t xml:space="preserve">expected </w:t>
        </w:r>
        <w:r w:rsidR="000E700A" w:rsidRPr="000E700A">
          <w:rPr>
            <w:rFonts w:ascii="Times New Roman" w:hAnsi="Times New Roman" w:cs="Times New Roman"/>
          </w:rPr>
          <w:t xml:space="preserve">accompanying obstacle </w:t>
        </w:r>
      </w:ins>
      <w:ins w:id="793" w:author="Benton, Deon" w:date="2026-04-08T11:10:00Z" w16du:dateUtc="2026-04-08T16:10:00Z">
        <w:r w:rsidR="0045639D">
          <w:rPr>
            <w:rFonts w:ascii="Times New Roman" w:hAnsi="Times New Roman" w:cs="Times New Roman"/>
          </w:rPr>
          <w:t xml:space="preserve">may have </w:t>
        </w:r>
      </w:ins>
      <w:ins w:id="794" w:author="Benton, Deon" w:date="2026-02-12T14:43:00Z" w16du:dateUtc="2026-02-12T20:43:00Z">
        <w:r w:rsidR="000E700A" w:rsidRPr="000E700A">
          <w:rPr>
            <w:rFonts w:ascii="Times New Roman" w:hAnsi="Times New Roman" w:cs="Times New Roman"/>
          </w:rPr>
          <w:t>conflicted both with this recently formed association a</w:t>
        </w:r>
      </w:ins>
      <w:ins w:id="795" w:author="Benton, Deon" w:date="2026-02-12T14:55:00Z" w16du:dateUtc="2026-02-12T20:55:00Z">
        <w:r w:rsidR="004D009C">
          <w:rPr>
            <w:rFonts w:ascii="Times New Roman" w:hAnsi="Times New Roman" w:cs="Times New Roman"/>
          </w:rPr>
          <w:t>s well as</w:t>
        </w:r>
      </w:ins>
      <w:ins w:id="796" w:author="Benton, Deon" w:date="2026-02-12T14:43:00Z" w16du:dateUtc="2026-02-12T20:43:00Z">
        <w:r w:rsidR="000E700A" w:rsidRPr="000E700A">
          <w:rPr>
            <w:rFonts w:ascii="Times New Roman" w:hAnsi="Times New Roman" w:cs="Times New Roman"/>
          </w:rPr>
          <w:t xml:space="preserve"> with infants’ broader real-world experience</w:t>
        </w:r>
      </w:ins>
      <w:ins w:id="797" w:author="Benton, Deon" w:date="2026-02-12T14:55:00Z" w16du:dateUtc="2026-02-12T20:55:00Z">
        <w:r w:rsidR="004D009C">
          <w:rPr>
            <w:rFonts w:ascii="Times New Roman" w:hAnsi="Times New Roman" w:cs="Times New Roman"/>
          </w:rPr>
          <w:t xml:space="preserve">. </w:t>
        </w:r>
      </w:ins>
      <w:ins w:id="798" w:author="Benton, Deon" w:date="2026-04-08T11:10:00Z" w16du:dateUtc="2026-04-08T16:10:00Z">
        <w:r w:rsidR="0045639D">
          <w:rPr>
            <w:rFonts w:ascii="Times New Roman" w:hAnsi="Times New Roman" w:cs="Times New Roman"/>
          </w:rPr>
          <w:t>This fact could have caused</w:t>
        </w:r>
      </w:ins>
      <w:ins w:id="799" w:author="Benton, Deon" w:date="2026-02-12T14:55:00Z" w16du:dateUtc="2026-02-12T20:55:00Z">
        <w:r w:rsidR="004D009C">
          <w:rPr>
            <w:rFonts w:ascii="Times New Roman" w:hAnsi="Times New Roman" w:cs="Times New Roman"/>
          </w:rPr>
          <w:t xml:space="preserve"> infants in the Experimental condition </w:t>
        </w:r>
      </w:ins>
      <w:ins w:id="800" w:author="Benton, Deon" w:date="2026-04-08T11:10:00Z" w16du:dateUtc="2026-04-08T16:10:00Z">
        <w:r w:rsidR="0045639D">
          <w:rPr>
            <w:rFonts w:ascii="Times New Roman" w:hAnsi="Times New Roman" w:cs="Times New Roman"/>
          </w:rPr>
          <w:t xml:space="preserve">to </w:t>
        </w:r>
      </w:ins>
      <w:ins w:id="801" w:author="Benton, Deon" w:date="2026-02-12T14:55:00Z" w16du:dateUtc="2026-02-12T20:55:00Z">
        <w:r w:rsidR="004D009C">
          <w:rPr>
            <w:rFonts w:ascii="Times New Roman" w:hAnsi="Times New Roman" w:cs="Times New Roman"/>
          </w:rPr>
          <w:t>look longer at the old ac</w:t>
        </w:r>
      </w:ins>
      <w:ins w:id="802" w:author="Benton, Deon" w:date="2026-02-12T14:56:00Z" w16du:dateUtc="2026-02-12T20:56:00Z">
        <w:r w:rsidR="004D009C">
          <w:rPr>
            <w:rFonts w:ascii="Times New Roman" w:hAnsi="Times New Roman" w:cs="Times New Roman"/>
          </w:rPr>
          <w:t>tion than at the new action test event. In contrast, because</w:t>
        </w:r>
      </w:ins>
      <w:ins w:id="803" w:author="Benton, Deon" w:date="2026-02-12T14:58:00Z" w16du:dateUtc="2026-02-12T20:58:00Z">
        <w:r w:rsidR="003E4BC8">
          <w:rPr>
            <w:rFonts w:ascii="Times New Roman" w:hAnsi="Times New Roman" w:cs="Times New Roman"/>
          </w:rPr>
          <w:t xml:space="preserve"> </w:t>
        </w:r>
      </w:ins>
      <w:ins w:id="804" w:author="Benton, Deon" w:date="2026-02-12T14:56:00Z" w16du:dateUtc="2026-02-12T20:56:00Z">
        <w:r w:rsidR="004D009C">
          <w:rPr>
            <w:rFonts w:ascii="Times New Roman" w:hAnsi="Times New Roman" w:cs="Times New Roman"/>
          </w:rPr>
          <w:t xml:space="preserve">the </w:t>
        </w:r>
      </w:ins>
      <w:ins w:id="805" w:author="Benton, Deon" w:date="2026-04-08T11:10:00Z" w16du:dateUtc="2026-04-08T16:10:00Z">
        <w:r w:rsidR="0045639D">
          <w:rPr>
            <w:rFonts w:ascii="Times New Roman" w:hAnsi="Times New Roman" w:cs="Times New Roman"/>
          </w:rPr>
          <w:t>arced motion</w:t>
        </w:r>
      </w:ins>
      <w:ins w:id="806" w:author="Benton, Deon" w:date="2026-02-12T14:56:00Z" w16du:dateUtc="2026-02-12T20:56:00Z">
        <w:r w:rsidR="004D009C">
          <w:rPr>
            <w:rFonts w:ascii="Times New Roman" w:hAnsi="Times New Roman" w:cs="Times New Roman"/>
          </w:rPr>
          <w:t xml:space="preserve"> and barrier occupied different regions of the screen</w:t>
        </w:r>
      </w:ins>
      <w:ins w:id="807" w:author="Benton, Deon" w:date="2026-02-12T14:57:00Z" w16du:dateUtc="2026-02-12T20:57:00Z">
        <w:r w:rsidR="003E4BC8">
          <w:rPr>
            <w:rFonts w:ascii="Times New Roman" w:hAnsi="Times New Roman" w:cs="Times New Roman"/>
          </w:rPr>
          <w:t xml:space="preserve"> during habituation for infants in the Control condition</w:t>
        </w:r>
      </w:ins>
      <w:ins w:id="808" w:author="Benton, Deon" w:date="2026-02-12T14:56:00Z" w16du:dateUtc="2026-02-12T20:56:00Z">
        <w:r w:rsidR="004D009C">
          <w:rPr>
            <w:rFonts w:ascii="Times New Roman" w:hAnsi="Times New Roman" w:cs="Times New Roman"/>
          </w:rPr>
          <w:t xml:space="preserve">, </w:t>
        </w:r>
      </w:ins>
      <w:ins w:id="809" w:author="Benton, Deon" w:date="2026-02-12T14:57:00Z" w16du:dateUtc="2026-02-12T20:57:00Z">
        <w:r w:rsidR="003E4BC8">
          <w:rPr>
            <w:rFonts w:ascii="Times New Roman" w:hAnsi="Times New Roman" w:cs="Times New Roman"/>
          </w:rPr>
          <w:t xml:space="preserve">the </w:t>
        </w:r>
      </w:ins>
      <w:ins w:id="810" w:author="Benton, Deon" w:date="2026-04-08T11:11:00Z" w16du:dateUtc="2026-04-08T16:11:00Z">
        <w:r w:rsidR="00EB7C61">
          <w:rPr>
            <w:rFonts w:ascii="Times New Roman" w:hAnsi="Times New Roman" w:cs="Times New Roman"/>
          </w:rPr>
          <w:t>association formed</w:t>
        </w:r>
      </w:ins>
      <w:ins w:id="811" w:author="Benton, Deon" w:date="2026-02-12T15:00:00Z" w16du:dateUtc="2026-02-12T21:00:00Z">
        <w:r w:rsidR="00DD1664">
          <w:rPr>
            <w:rFonts w:ascii="Times New Roman" w:hAnsi="Times New Roman" w:cs="Times New Roman"/>
          </w:rPr>
          <w:t xml:space="preserve"> between the barrier and curved motion </w:t>
        </w:r>
      </w:ins>
      <w:ins w:id="812" w:author="Benton, Deon" w:date="2026-04-08T11:11:00Z" w16du:dateUtc="2026-04-08T16:11:00Z">
        <w:r w:rsidR="00EB7C61">
          <w:rPr>
            <w:rFonts w:ascii="Times New Roman" w:hAnsi="Times New Roman" w:cs="Times New Roman"/>
          </w:rPr>
          <w:t xml:space="preserve">may have been </w:t>
        </w:r>
      </w:ins>
      <w:ins w:id="813" w:author="Benton, Deon" w:date="2026-02-12T15:00:00Z" w16du:dateUtc="2026-02-12T21:00:00Z">
        <w:r w:rsidR="00DD1664">
          <w:rPr>
            <w:rFonts w:ascii="Times New Roman" w:hAnsi="Times New Roman" w:cs="Times New Roman"/>
          </w:rPr>
          <w:t>weaker.</w:t>
        </w:r>
      </w:ins>
      <w:ins w:id="814" w:author="Benton, Deon" w:date="2026-02-12T14:59:00Z" w16du:dateUtc="2026-02-12T20:59:00Z">
        <w:r w:rsidR="003E4BC8">
          <w:rPr>
            <w:rFonts w:ascii="Times New Roman" w:hAnsi="Times New Roman" w:cs="Times New Roman"/>
          </w:rPr>
          <w:t xml:space="preserve"> </w:t>
        </w:r>
      </w:ins>
      <w:ins w:id="815" w:author="Benton, Deon" w:date="2026-02-12T15:02:00Z" w16du:dateUtc="2026-02-12T21:02:00Z">
        <w:r w:rsidR="00870D84">
          <w:rPr>
            <w:rFonts w:ascii="Times New Roman" w:hAnsi="Times New Roman" w:cs="Times New Roman"/>
          </w:rPr>
          <w:t xml:space="preserve">A consequence of this is that infants may have looked equally long at both test events because neither </w:t>
        </w:r>
      </w:ins>
      <w:ins w:id="816" w:author="Benton, Deon" w:date="2026-02-12T15:03:00Z" w16du:dateUtc="2026-02-12T21:03:00Z">
        <w:r w:rsidR="00870D84">
          <w:rPr>
            <w:rFonts w:ascii="Times New Roman" w:hAnsi="Times New Roman" w:cs="Times New Roman"/>
          </w:rPr>
          <w:t>robustly violated</w:t>
        </w:r>
        <w:r w:rsidR="00807A6B">
          <w:rPr>
            <w:rFonts w:ascii="Times New Roman" w:hAnsi="Times New Roman" w:cs="Times New Roman"/>
          </w:rPr>
          <w:t xml:space="preserve"> the</w:t>
        </w:r>
        <w:r w:rsidR="00870D84">
          <w:rPr>
            <w:rFonts w:ascii="Times New Roman" w:hAnsi="Times New Roman" w:cs="Times New Roman"/>
          </w:rPr>
          <w:t xml:space="preserve"> expectations </w:t>
        </w:r>
        <w:r w:rsidR="00807A6B">
          <w:rPr>
            <w:rFonts w:ascii="Times New Roman" w:hAnsi="Times New Roman" w:cs="Times New Roman"/>
          </w:rPr>
          <w:t xml:space="preserve">that infants </w:t>
        </w:r>
        <w:r w:rsidR="00870D84">
          <w:rPr>
            <w:rFonts w:ascii="Times New Roman" w:hAnsi="Times New Roman" w:cs="Times New Roman"/>
          </w:rPr>
          <w:t>formed in the real-world or in the lab during habituation.</w:t>
        </w:r>
      </w:ins>
      <w:ins w:id="817" w:author="Benton, Deon" w:date="2026-02-12T15:06:00Z" w16du:dateUtc="2026-02-12T21:06:00Z">
        <w:r w:rsidR="008E3767">
          <w:rPr>
            <w:rFonts w:ascii="Times New Roman" w:hAnsi="Times New Roman" w:cs="Times New Roman"/>
          </w:rPr>
          <w:t xml:space="preserve"> </w:t>
        </w:r>
      </w:ins>
      <w:ins w:id="818" w:author="Benton, Deon" w:date="2026-02-12T15:27:00Z" w16du:dateUtc="2026-02-12T21:27:00Z">
        <w:r w:rsidR="006F60CB" w:rsidRPr="006F60CB">
          <w:rPr>
            <w:rFonts w:ascii="Times New Roman" w:hAnsi="Times New Roman" w:cs="Times New Roman"/>
          </w:rPr>
          <w:t xml:space="preserve">I contend that this simple idea—that infants’ looking behaviors in action understanding studies reflect sensitivity to the same real-world and in-lab correlations between action kinematics and the surface features of elements within a visual scene—can account for </w:t>
        </w:r>
        <w:r w:rsidR="00A72F19">
          <w:rPr>
            <w:rFonts w:ascii="Times New Roman" w:hAnsi="Times New Roman" w:cs="Times New Roman"/>
          </w:rPr>
          <w:t>key</w:t>
        </w:r>
        <w:r w:rsidR="006F60CB" w:rsidRPr="006F60CB">
          <w:rPr>
            <w:rFonts w:ascii="Times New Roman" w:hAnsi="Times New Roman" w:cs="Times New Roman"/>
          </w:rPr>
          <w:t xml:space="preserve"> results in this literature without invoking domain-specific </w:t>
        </w:r>
        <w:r w:rsidR="00152F19">
          <w:rPr>
            <w:rFonts w:ascii="Times New Roman" w:hAnsi="Times New Roman" w:cs="Times New Roman"/>
          </w:rPr>
          <w:t xml:space="preserve">mechanisms or rich </w:t>
        </w:r>
      </w:ins>
      <w:ins w:id="819" w:author="Benton, Deon" w:date="2026-02-12T15:28:00Z" w16du:dateUtc="2026-02-12T21:28:00Z">
        <w:r w:rsidR="00152F19">
          <w:rPr>
            <w:rFonts w:ascii="Times New Roman" w:hAnsi="Times New Roman" w:cs="Times New Roman"/>
          </w:rPr>
          <w:t xml:space="preserve">notions of agents, objects, action efficiency, or subjective utility. </w:t>
        </w:r>
      </w:ins>
      <w:ins w:id="820" w:author="Benton, Deon" w:date="2026-02-12T15:29:00Z" w16du:dateUtc="2026-02-12T21:29:00Z">
        <w:r w:rsidR="007B6A4E">
          <w:rPr>
            <w:rFonts w:ascii="Times New Roman" w:hAnsi="Times New Roman" w:cs="Times New Roman"/>
          </w:rPr>
          <w:t>To make this case, I will show that ALIAS—a connectionis</w:t>
        </w:r>
      </w:ins>
      <w:ins w:id="821" w:author="Benton, Deon" w:date="2026-02-12T15:30:00Z" w16du:dateUtc="2026-02-12T21:30:00Z">
        <w:r w:rsidR="007B6A4E">
          <w:rPr>
            <w:rFonts w:ascii="Times New Roman" w:hAnsi="Times New Roman" w:cs="Times New Roman"/>
          </w:rPr>
          <w:t>t model that implements this account—can r</w:t>
        </w:r>
      </w:ins>
      <w:ins w:id="822" w:author="Benton, Deon" w:date="2026-04-08T11:13:00Z" w16du:dateUtc="2026-04-08T16:13:00Z">
        <w:r w:rsidR="00A65073">
          <w:rPr>
            <w:rFonts w:ascii="Times New Roman" w:hAnsi="Times New Roman" w:cs="Times New Roman"/>
          </w:rPr>
          <w:t>eproduce several key findings in the literature on this topic.</w:t>
        </w:r>
      </w:ins>
      <w:ins w:id="823" w:author="Benton, Deon" w:date="2026-02-12T15:30:00Z" w16du:dateUtc="2026-02-12T21:30:00Z">
        <w:r w:rsidR="007B6A4E">
          <w:rPr>
            <w:rFonts w:ascii="Times New Roman" w:hAnsi="Times New Roman" w:cs="Times New Roman"/>
          </w:rPr>
          <w:t xml:space="preserve"> </w:t>
        </w:r>
      </w:ins>
    </w:p>
    <w:p w14:paraId="5183A749" w14:textId="36AC7DDC" w:rsidR="00B6552F" w:rsidRDefault="00566B69" w:rsidP="0096761D">
      <w:pPr>
        <w:spacing w:line="480" w:lineRule="auto"/>
        <w:ind w:firstLine="720"/>
        <w:contextualSpacing/>
        <w:rPr>
          <w:ins w:id="824" w:author="Benton, Deon" w:date="2026-03-17T13:15:00Z" w16du:dateUtc="2026-03-17T18:15:00Z"/>
          <w:rFonts w:ascii="Times New Roman" w:hAnsi="Times New Roman" w:cs="Times New Roman"/>
        </w:rPr>
      </w:pPr>
      <w:ins w:id="825" w:author="Benton, Deon" w:date="2026-03-17T13:08:00Z" w16du:dateUtc="2026-03-17T18:08:00Z">
        <w:r>
          <w:rPr>
            <w:rFonts w:ascii="Times New Roman" w:hAnsi="Times New Roman" w:cs="Times New Roman"/>
          </w:rPr>
          <w:t xml:space="preserve">Given the current accounts emphasis on experience as an important factor that governs infants’ performance in action understanding studies, </w:t>
        </w:r>
      </w:ins>
      <w:ins w:id="826" w:author="Benton, Deon" w:date="2026-03-17T13:09:00Z" w16du:dateUtc="2026-03-17T18:09:00Z">
        <w:r>
          <w:rPr>
            <w:rFonts w:ascii="Times New Roman" w:hAnsi="Times New Roman" w:cs="Times New Roman"/>
          </w:rPr>
          <w:t>a question that one may have is how</w:t>
        </w:r>
      </w:ins>
      <w:ins w:id="827" w:author="Benton, Deon" w:date="2026-03-17T13:00:00Z" w16du:dateUtc="2026-03-17T18:00:00Z">
        <w:r w:rsidR="00901013">
          <w:rPr>
            <w:rFonts w:ascii="Times New Roman" w:hAnsi="Times New Roman" w:cs="Times New Roman"/>
          </w:rPr>
          <w:t xml:space="preserve"> it </w:t>
        </w:r>
      </w:ins>
      <w:ins w:id="828" w:author="Benton, Deon" w:date="2026-03-17T13:07:00Z" w16du:dateUtc="2026-03-17T18:07:00Z">
        <w:r w:rsidR="00596951">
          <w:rPr>
            <w:rFonts w:ascii="Times New Roman" w:hAnsi="Times New Roman" w:cs="Times New Roman"/>
          </w:rPr>
          <w:t>explains the</w:t>
        </w:r>
      </w:ins>
      <w:ins w:id="829" w:author="Benton, Deon" w:date="2026-03-16T16:59:00Z" w16du:dateUtc="2026-03-16T21:59:00Z">
        <w:r w:rsidR="008B49B8">
          <w:rPr>
            <w:rFonts w:ascii="Times New Roman" w:hAnsi="Times New Roman" w:cs="Times New Roman"/>
          </w:rPr>
          <w:t xml:space="preserve"> finding that</w:t>
        </w:r>
      </w:ins>
      <w:ins w:id="830" w:author="Benton, Deon" w:date="2026-03-17T15:20:00Z" w16du:dateUtc="2026-03-17T20:20:00Z">
        <w:r w:rsidR="00C47526">
          <w:rPr>
            <w:rFonts w:ascii="Times New Roman" w:hAnsi="Times New Roman" w:cs="Times New Roman"/>
          </w:rPr>
          <w:t xml:space="preserve"> pre-reaching</w:t>
        </w:r>
      </w:ins>
      <w:ins w:id="831" w:author="Benton, Deon" w:date="2026-03-16T17:18:00Z" w16du:dateUtc="2026-03-16T22:18:00Z">
        <w:r w:rsidR="0013438E">
          <w:rPr>
            <w:rFonts w:ascii="Times New Roman" w:hAnsi="Times New Roman" w:cs="Times New Roman"/>
          </w:rPr>
          <w:t xml:space="preserve"> 3-month-olds’</w:t>
        </w:r>
      </w:ins>
      <w:ins w:id="832" w:author="Benton, Deon" w:date="2026-03-17T15:20:00Z" w16du:dateUtc="2026-03-17T20:20:00Z">
        <w:r w:rsidR="00C47526">
          <w:rPr>
            <w:rFonts w:ascii="Times New Roman" w:hAnsi="Times New Roman" w:cs="Times New Roman"/>
          </w:rPr>
          <w:t xml:space="preserve"> </w:t>
        </w:r>
      </w:ins>
      <w:ins w:id="833" w:author="Benton, Deon" w:date="2026-03-17T13:09:00Z" w16du:dateUtc="2026-03-17T18:09:00Z">
        <w:r>
          <w:rPr>
            <w:rFonts w:ascii="Times New Roman" w:hAnsi="Times New Roman" w:cs="Times New Roman"/>
          </w:rPr>
          <w:t>show similar looking patterns as older infants in</w:t>
        </w:r>
      </w:ins>
      <w:ins w:id="834" w:author="Benton, Deon" w:date="2026-03-17T13:00:00Z" w16du:dateUtc="2026-03-17T18:00:00Z">
        <w:r w:rsidR="00901013">
          <w:rPr>
            <w:rFonts w:ascii="Times New Roman" w:hAnsi="Times New Roman" w:cs="Times New Roman"/>
          </w:rPr>
          <w:t xml:space="preserve"> </w:t>
        </w:r>
      </w:ins>
      <w:ins w:id="835" w:author="Benton, Deon" w:date="2026-03-17T13:10:00Z" w16du:dateUtc="2026-03-17T18:10:00Z">
        <w:r>
          <w:rPr>
            <w:rFonts w:ascii="Times New Roman" w:hAnsi="Times New Roman" w:cs="Times New Roman"/>
          </w:rPr>
          <w:t>studies in which</w:t>
        </w:r>
      </w:ins>
      <w:ins w:id="836" w:author="Benton, Deon" w:date="2026-03-16T16:59:00Z" w16du:dateUtc="2026-03-16T21:59:00Z">
        <w:r w:rsidR="008B49B8" w:rsidRPr="009E7771">
          <w:rPr>
            <w:rFonts w:ascii="Times New Roman" w:hAnsi="Times New Roman" w:cs="Times New Roman"/>
          </w:rPr>
          <w:t xml:space="preserve"> </w:t>
        </w:r>
      </w:ins>
      <w:ins w:id="837" w:author="Benton, Deon" w:date="2026-03-16T17:02:00Z" w16du:dateUtc="2026-03-16T22:02:00Z">
        <w:r w:rsidR="009E5538">
          <w:rPr>
            <w:rFonts w:ascii="Times New Roman" w:hAnsi="Times New Roman" w:cs="Times New Roman"/>
          </w:rPr>
          <w:t xml:space="preserve">either they are </w:t>
        </w:r>
      </w:ins>
      <w:ins w:id="838" w:author="Benton, Deon" w:date="2026-03-16T17:18:00Z" w16du:dateUtc="2026-03-16T22:18:00Z">
        <w:r w:rsidR="0013438E">
          <w:rPr>
            <w:rFonts w:ascii="Times New Roman" w:hAnsi="Times New Roman" w:cs="Times New Roman"/>
          </w:rPr>
          <w:t>given</w:t>
        </w:r>
      </w:ins>
      <w:ins w:id="839" w:author="Benton, Deon" w:date="2026-03-16T16:59:00Z" w16du:dateUtc="2026-03-16T21:59:00Z">
        <w:r w:rsidR="008B49B8" w:rsidRPr="009E7771">
          <w:rPr>
            <w:rFonts w:ascii="Times New Roman" w:hAnsi="Times New Roman" w:cs="Times New Roman"/>
          </w:rPr>
          <w:t xml:space="preserve"> first-person action experience </w:t>
        </w:r>
      </w:ins>
      <w:ins w:id="840" w:author="Benton, Deon" w:date="2026-03-16T17:07:00Z" w16du:dateUtc="2026-03-16T22:07:00Z">
        <w:r w:rsidR="00345274">
          <w:rPr>
            <w:rFonts w:ascii="Times New Roman" w:hAnsi="Times New Roman" w:cs="Times New Roman"/>
          </w:rPr>
          <w:t xml:space="preserve">(Skerry et al., 2013) </w:t>
        </w:r>
      </w:ins>
      <w:ins w:id="841" w:author="Benton, Deon" w:date="2026-03-16T17:06:00Z" w16du:dateUtc="2026-03-16T22:06:00Z">
        <w:r w:rsidR="00345274">
          <w:rPr>
            <w:rFonts w:ascii="Times New Roman" w:hAnsi="Times New Roman" w:cs="Times New Roman"/>
          </w:rPr>
          <w:t xml:space="preserve">or the actions </w:t>
        </w:r>
      </w:ins>
      <w:ins w:id="842" w:author="Benton, Deon" w:date="2026-04-08T11:14:00Z" w16du:dateUtc="2026-04-08T16:14:00Z">
        <w:r w:rsidR="005843FA">
          <w:rPr>
            <w:rFonts w:ascii="Times New Roman" w:hAnsi="Times New Roman" w:cs="Times New Roman"/>
          </w:rPr>
          <w:t xml:space="preserve">are causal and </w:t>
        </w:r>
      </w:ins>
      <w:ins w:id="843" w:author="Benton, Deon" w:date="2026-04-08T11:15:00Z" w16du:dateUtc="2026-04-08T16:15:00Z">
        <w:r w:rsidR="005843FA">
          <w:rPr>
            <w:rFonts w:ascii="Times New Roman" w:hAnsi="Times New Roman" w:cs="Times New Roman"/>
          </w:rPr>
          <w:t>thus produce effects</w:t>
        </w:r>
      </w:ins>
      <w:ins w:id="844" w:author="Benton, Deon" w:date="2026-03-16T17:07:00Z" w16du:dateUtc="2026-03-16T22:07:00Z">
        <w:r w:rsidR="00345274">
          <w:rPr>
            <w:rFonts w:ascii="Times New Roman" w:hAnsi="Times New Roman" w:cs="Times New Roman"/>
          </w:rPr>
          <w:t xml:space="preserve"> (e.g., Liu &amp; Spelke, 2019)</w:t>
        </w:r>
      </w:ins>
      <w:ins w:id="845" w:author="Benton, Deon" w:date="2026-03-16T17:06:00Z" w16du:dateUtc="2026-03-16T22:06:00Z">
        <w:r w:rsidR="00345274">
          <w:rPr>
            <w:rFonts w:ascii="Times New Roman" w:hAnsi="Times New Roman" w:cs="Times New Roman"/>
          </w:rPr>
          <w:t>.</w:t>
        </w:r>
      </w:ins>
      <w:ins w:id="846" w:author="Benton, Deon" w:date="2026-03-16T17:01:00Z" w16du:dateUtc="2026-03-16T22:01:00Z">
        <w:r w:rsidR="008B49B8">
          <w:rPr>
            <w:rFonts w:ascii="Times New Roman" w:hAnsi="Times New Roman" w:cs="Times New Roman"/>
          </w:rPr>
          <w:t xml:space="preserve"> </w:t>
        </w:r>
      </w:ins>
      <w:ins w:id="847" w:author="Benton, Deon" w:date="2026-03-16T17:03:00Z" w16du:dateUtc="2026-03-16T22:03:00Z">
        <w:r w:rsidR="009E5538">
          <w:rPr>
            <w:rFonts w:ascii="Times New Roman" w:hAnsi="Times New Roman" w:cs="Times New Roman"/>
          </w:rPr>
          <w:t xml:space="preserve">In the study by Skerry et al. (2013), for example, 3-month-olds were fitted with mittens </w:t>
        </w:r>
      </w:ins>
      <w:ins w:id="848" w:author="Benton, Deon" w:date="2026-03-16T17:07:00Z" w16du:dateUtc="2026-03-16T22:07:00Z">
        <w:r w:rsidR="00345274">
          <w:rPr>
            <w:rFonts w:ascii="Times New Roman" w:hAnsi="Times New Roman" w:cs="Times New Roman"/>
          </w:rPr>
          <w:t xml:space="preserve">that either </w:t>
        </w:r>
      </w:ins>
      <w:ins w:id="849" w:author="Benton, Deon" w:date="2026-03-16T17:08:00Z" w16du:dateUtc="2026-03-16T22:08:00Z">
        <w:r w:rsidR="007C5EFB">
          <w:rPr>
            <w:rFonts w:ascii="Times New Roman" w:hAnsi="Times New Roman" w:cs="Times New Roman"/>
          </w:rPr>
          <w:t>contained Velcro on the palm-sides</w:t>
        </w:r>
      </w:ins>
      <w:ins w:id="850" w:author="Benton, Deon" w:date="2026-03-16T17:09:00Z" w16du:dateUtc="2026-03-16T22:09:00Z">
        <w:r w:rsidR="007C5EFB">
          <w:rPr>
            <w:rFonts w:ascii="Times New Roman" w:hAnsi="Times New Roman" w:cs="Times New Roman"/>
          </w:rPr>
          <w:t xml:space="preserve"> </w:t>
        </w:r>
      </w:ins>
      <w:ins w:id="851" w:author="Benton, Deon" w:date="2026-03-16T17:08:00Z" w16du:dateUtc="2026-03-16T22:08:00Z">
        <w:r w:rsidR="007C5EFB">
          <w:rPr>
            <w:rFonts w:ascii="Times New Roman" w:hAnsi="Times New Roman" w:cs="Times New Roman"/>
          </w:rPr>
          <w:t xml:space="preserve">or </w:t>
        </w:r>
      </w:ins>
      <w:ins w:id="852" w:author="Benton, Deon" w:date="2026-04-08T11:19:00Z" w16du:dateUtc="2026-04-08T16:19:00Z">
        <w:r w:rsidR="00A3511B">
          <w:rPr>
            <w:rFonts w:ascii="Times New Roman" w:hAnsi="Times New Roman" w:cs="Times New Roman"/>
          </w:rPr>
          <w:t xml:space="preserve">with Velcro-less </w:t>
        </w:r>
      </w:ins>
      <w:ins w:id="853" w:author="Benton, Deon" w:date="2026-04-08T11:20:00Z" w16du:dateUtc="2026-04-08T16:20:00Z">
        <w:r w:rsidR="00A3511B">
          <w:rPr>
            <w:rFonts w:ascii="Times New Roman" w:hAnsi="Times New Roman" w:cs="Times New Roman"/>
          </w:rPr>
          <w:t>mittens</w:t>
        </w:r>
      </w:ins>
      <w:ins w:id="854" w:author="Benton, Deon" w:date="2026-03-17T13:19:00Z" w16du:dateUtc="2026-03-17T18:19:00Z">
        <w:r w:rsidR="00262BC9">
          <w:rPr>
            <w:rFonts w:ascii="Times New Roman" w:hAnsi="Times New Roman" w:cs="Times New Roman"/>
          </w:rPr>
          <w:t xml:space="preserve">. </w:t>
        </w:r>
      </w:ins>
      <w:ins w:id="855" w:author="Benton, Deon" w:date="2026-03-16T17:16:00Z" w16du:dateUtc="2026-03-16T22:16:00Z">
        <w:r w:rsidR="0013438E">
          <w:rPr>
            <w:rFonts w:ascii="Times New Roman" w:hAnsi="Times New Roman" w:cs="Times New Roman"/>
          </w:rPr>
          <w:t>Infants in both groups</w:t>
        </w:r>
      </w:ins>
      <w:ins w:id="856" w:author="Benton, Deon" w:date="2026-03-16T17:08:00Z" w16du:dateUtc="2026-03-16T22:08:00Z">
        <w:r w:rsidR="007C5EFB">
          <w:rPr>
            <w:rFonts w:ascii="Times New Roman" w:hAnsi="Times New Roman" w:cs="Times New Roman"/>
          </w:rPr>
          <w:t xml:space="preserve"> were then allowed to </w:t>
        </w:r>
      </w:ins>
      <w:ins w:id="857" w:author="Benton, Deon" w:date="2026-04-08T11:20:00Z" w16du:dateUtc="2026-04-08T16:20:00Z">
        <w:r w:rsidR="00A3511B">
          <w:rPr>
            <w:rFonts w:ascii="Times New Roman" w:hAnsi="Times New Roman" w:cs="Times New Roman"/>
          </w:rPr>
          <w:t xml:space="preserve">attempt to </w:t>
        </w:r>
      </w:ins>
      <w:ins w:id="858" w:author="Benton, Deon" w:date="2026-03-16T17:08:00Z" w16du:dateUtc="2026-03-16T22:08:00Z">
        <w:r w:rsidR="007C5EFB">
          <w:rPr>
            <w:rFonts w:ascii="Times New Roman" w:hAnsi="Times New Roman" w:cs="Times New Roman"/>
          </w:rPr>
          <w:t xml:space="preserve">retrieve a Velcro-covered </w:t>
        </w:r>
      </w:ins>
      <w:ins w:id="859" w:author="Benton, Deon" w:date="2026-03-16T17:12:00Z" w16du:dateUtc="2026-03-16T22:12:00Z">
        <w:r w:rsidR="00022801">
          <w:rPr>
            <w:rFonts w:ascii="Times New Roman" w:hAnsi="Times New Roman" w:cs="Times New Roman"/>
          </w:rPr>
          <w:t>ball</w:t>
        </w:r>
      </w:ins>
      <w:ins w:id="860" w:author="Benton, Deon" w:date="2026-03-16T17:13:00Z" w16du:dateUtc="2026-03-16T22:13:00Z">
        <w:r w:rsidR="00022801">
          <w:rPr>
            <w:rFonts w:ascii="Times New Roman" w:hAnsi="Times New Roman" w:cs="Times New Roman"/>
          </w:rPr>
          <w:t xml:space="preserve">. It should be clear from this description that successful </w:t>
        </w:r>
        <w:r w:rsidR="00022801">
          <w:rPr>
            <w:rFonts w:ascii="Times New Roman" w:hAnsi="Times New Roman" w:cs="Times New Roman"/>
          </w:rPr>
          <w:lastRenderedPageBreak/>
          <w:t>retrievals</w:t>
        </w:r>
      </w:ins>
      <w:ins w:id="861" w:author="Benton, Deon" w:date="2026-03-16T17:14:00Z" w16du:dateUtc="2026-03-16T22:14:00Z">
        <w:r w:rsidR="00022801">
          <w:rPr>
            <w:rFonts w:ascii="Times New Roman" w:hAnsi="Times New Roman" w:cs="Times New Roman"/>
          </w:rPr>
          <w:t>—in which the ball</w:t>
        </w:r>
      </w:ins>
      <w:ins w:id="862" w:author="Benton, Deon" w:date="2026-03-16T17:13:00Z" w16du:dateUtc="2026-03-16T22:13:00Z">
        <w:r w:rsidR="00022801">
          <w:rPr>
            <w:rFonts w:ascii="Times New Roman" w:hAnsi="Times New Roman" w:cs="Times New Roman"/>
          </w:rPr>
          <w:t xml:space="preserve"> </w:t>
        </w:r>
      </w:ins>
      <w:ins w:id="863" w:author="Benton, Deon" w:date="2026-03-16T17:14:00Z" w16du:dateUtc="2026-03-16T22:14:00Z">
        <w:r w:rsidR="00FE787D">
          <w:rPr>
            <w:rFonts w:ascii="Times New Roman" w:hAnsi="Times New Roman" w:cs="Times New Roman"/>
          </w:rPr>
          <w:t>became attached to the mittens—</w:t>
        </w:r>
      </w:ins>
      <w:ins w:id="864" w:author="Benton, Deon" w:date="2026-03-16T17:13:00Z" w16du:dateUtc="2026-03-16T22:13:00Z">
        <w:r w:rsidR="00022801">
          <w:rPr>
            <w:rFonts w:ascii="Times New Roman" w:hAnsi="Times New Roman" w:cs="Times New Roman"/>
          </w:rPr>
          <w:t>were only possible in the Sticky mittens condition</w:t>
        </w:r>
      </w:ins>
      <w:ins w:id="865" w:author="Benton, Deon" w:date="2026-03-16T17:14:00Z" w16du:dateUtc="2026-03-16T22:14:00Z">
        <w:r w:rsidR="00FE787D">
          <w:rPr>
            <w:rFonts w:ascii="Times New Roman" w:hAnsi="Times New Roman" w:cs="Times New Roman"/>
          </w:rPr>
          <w:t xml:space="preserve">. </w:t>
        </w:r>
      </w:ins>
      <w:ins w:id="866" w:author="Benton, Deon" w:date="2026-03-16T17:10:00Z" w16du:dateUtc="2026-03-16T22:10:00Z">
        <w:r w:rsidR="00DE1779">
          <w:rPr>
            <w:rFonts w:ascii="Times New Roman" w:hAnsi="Times New Roman" w:cs="Times New Roman"/>
          </w:rPr>
          <w:t>All infants were then habituated to a Gergely et al.</w:t>
        </w:r>
      </w:ins>
      <w:ins w:id="867" w:author="Benton, Deon" w:date="2026-03-16T17:11:00Z" w16du:dateUtc="2026-03-16T22:11:00Z">
        <w:r w:rsidR="008C4E3A">
          <w:rPr>
            <w:rFonts w:ascii="Times New Roman" w:hAnsi="Times New Roman" w:cs="Times New Roman"/>
          </w:rPr>
          <w:t>-</w:t>
        </w:r>
      </w:ins>
      <w:ins w:id="868" w:author="Benton, Deon" w:date="2026-03-16T17:10:00Z" w16du:dateUtc="2026-03-16T22:10:00Z">
        <w:r w:rsidR="00DE1779">
          <w:rPr>
            <w:rFonts w:ascii="Times New Roman" w:hAnsi="Times New Roman" w:cs="Times New Roman"/>
          </w:rPr>
          <w:t>like event in which an a</w:t>
        </w:r>
      </w:ins>
      <w:ins w:id="869" w:author="Benton, Deon" w:date="2026-03-17T15:21:00Z" w16du:dateUtc="2026-03-17T20:21:00Z">
        <w:r w:rsidR="00C47526">
          <w:rPr>
            <w:rFonts w:ascii="Times New Roman" w:hAnsi="Times New Roman" w:cs="Times New Roman"/>
          </w:rPr>
          <w:t>ctor</w:t>
        </w:r>
      </w:ins>
      <w:ins w:id="870" w:author="Benton, Deon" w:date="2026-03-16T17:10:00Z" w16du:dateUtc="2026-03-16T22:10:00Z">
        <w:r w:rsidR="00DE1779">
          <w:rPr>
            <w:rFonts w:ascii="Times New Roman" w:hAnsi="Times New Roman" w:cs="Times New Roman"/>
          </w:rPr>
          <w:t xml:space="preserve"> reached over</w:t>
        </w:r>
      </w:ins>
      <w:ins w:id="871" w:author="Benton, Deon" w:date="2026-03-16T17:11:00Z" w16du:dateUtc="2026-03-16T22:11:00Z">
        <w:r w:rsidR="00DE1779">
          <w:rPr>
            <w:rFonts w:ascii="Times New Roman" w:hAnsi="Times New Roman" w:cs="Times New Roman"/>
          </w:rPr>
          <w:t xml:space="preserve"> (Experimental condition) or besides (Control condition)</w:t>
        </w:r>
      </w:ins>
      <w:ins w:id="872" w:author="Benton, Deon" w:date="2026-03-16T17:10:00Z" w16du:dateUtc="2026-03-16T22:10:00Z">
        <w:r w:rsidR="00DE1779">
          <w:rPr>
            <w:rFonts w:ascii="Times New Roman" w:hAnsi="Times New Roman" w:cs="Times New Roman"/>
          </w:rPr>
          <w:t xml:space="preserve"> a barrier to retrieve </w:t>
        </w:r>
      </w:ins>
      <w:ins w:id="873" w:author="Benton, Deon" w:date="2026-03-16T17:11:00Z" w16du:dateUtc="2026-03-16T22:11:00Z">
        <w:r w:rsidR="00DE1779">
          <w:rPr>
            <w:rFonts w:ascii="Times New Roman" w:hAnsi="Times New Roman" w:cs="Times New Roman"/>
          </w:rPr>
          <w:t>the same ball</w:t>
        </w:r>
      </w:ins>
      <w:ins w:id="874" w:author="Benton, Deon" w:date="2026-03-16T17:21:00Z" w16du:dateUtc="2026-03-16T22:21:00Z">
        <w:r w:rsidR="00EB6B88">
          <w:rPr>
            <w:rFonts w:ascii="Times New Roman" w:hAnsi="Times New Roman" w:cs="Times New Roman"/>
          </w:rPr>
          <w:t xml:space="preserve"> and then tested on barrierless events in which the actress either followed a straight path </w:t>
        </w:r>
      </w:ins>
      <w:ins w:id="875" w:author="Benton, Deon" w:date="2026-03-16T17:25:00Z" w16du:dateUtc="2026-03-16T22:25:00Z">
        <w:r w:rsidR="002F3DF8">
          <w:rPr>
            <w:rFonts w:ascii="Times New Roman" w:hAnsi="Times New Roman" w:cs="Times New Roman"/>
          </w:rPr>
          <w:t xml:space="preserve">(efficient action event) </w:t>
        </w:r>
      </w:ins>
      <w:ins w:id="876" w:author="Benton, Deon" w:date="2026-03-16T17:21:00Z" w16du:dateUtc="2026-03-16T22:21:00Z">
        <w:r w:rsidR="00EB6B88">
          <w:rPr>
            <w:rFonts w:ascii="Times New Roman" w:hAnsi="Times New Roman" w:cs="Times New Roman"/>
          </w:rPr>
          <w:t>or the same curved path</w:t>
        </w:r>
      </w:ins>
      <w:ins w:id="877" w:author="Benton, Deon" w:date="2026-03-16T17:25:00Z" w16du:dateUtc="2026-03-16T22:25:00Z">
        <w:r w:rsidR="002F3DF8">
          <w:rPr>
            <w:rFonts w:ascii="Times New Roman" w:hAnsi="Times New Roman" w:cs="Times New Roman"/>
          </w:rPr>
          <w:t xml:space="preserve"> (inefficient action)</w:t>
        </w:r>
      </w:ins>
      <w:ins w:id="878" w:author="Benton, Deon" w:date="2026-03-16T17:21:00Z" w16du:dateUtc="2026-03-16T22:21:00Z">
        <w:r w:rsidR="00EB6B88">
          <w:rPr>
            <w:rFonts w:ascii="Times New Roman" w:hAnsi="Times New Roman" w:cs="Times New Roman"/>
          </w:rPr>
          <w:t xml:space="preserve"> to reach the object.</w:t>
        </w:r>
      </w:ins>
      <w:ins w:id="879" w:author="Benton, Deon" w:date="2026-03-16T17:24:00Z" w16du:dateUtc="2026-03-16T22:24:00Z">
        <w:r w:rsidR="002F3DF8">
          <w:rPr>
            <w:rFonts w:ascii="Times New Roman" w:hAnsi="Times New Roman" w:cs="Times New Roman"/>
          </w:rPr>
          <w:t xml:space="preserve"> </w:t>
        </w:r>
      </w:ins>
      <w:r w:rsidR="00262BC9">
        <w:rPr>
          <w:rFonts w:ascii="Times New Roman" w:hAnsi="Times New Roman" w:cs="Times New Roman"/>
        </w:rPr>
        <w:t>The results indicated that</w:t>
      </w:r>
      <w:r w:rsidR="002F3DF8">
        <w:rPr>
          <w:rFonts w:ascii="Times New Roman" w:hAnsi="Times New Roman" w:cs="Times New Roman"/>
        </w:rPr>
        <w:t xml:space="preserve"> only </w:t>
      </w:r>
      <w:r w:rsidR="00262BC9">
        <w:rPr>
          <w:rFonts w:ascii="Times New Roman" w:hAnsi="Times New Roman" w:cs="Times New Roman"/>
        </w:rPr>
        <w:t xml:space="preserve">the sticky-mittens </w:t>
      </w:r>
      <w:r w:rsidR="002F3DF8">
        <w:rPr>
          <w:rFonts w:ascii="Times New Roman" w:hAnsi="Times New Roman" w:cs="Times New Roman"/>
        </w:rPr>
        <w:t xml:space="preserve">infants in </w:t>
      </w:r>
      <w:r w:rsidR="00262BC9">
        <w:rPr>
          <w:rFonts w:ascii="Times New Roman" w:hAnsi="Times New Roman" w:cs="Times New Roman"/>
        </w:rPr>
        <w:t>the</w:t>
      </w:r>
      <w:r w:rsidR="002F3DF8">
        <w:rPr>
          <w:rFonts w:ascii="Times New Roman" w:hAnsi="Times New Roman" w:cs="Times New Roman"/>
        </w:rPr>
        <w:t xml:space="preserve"> Experimental condition looked longer at the inefficient test event than at the </w:t>
      </w:r>
      <w:r w:rsidR="008223E1">
        <w:rPr>
          <w:rFonts w:ascii="Times New Roman" w:hAnsi="Times New Roman" w:cs="Times New Roman"/>
        </w:rPr>
        <w:t>efficient one.</w:t>
      </w:r>
      <w:r w:rsidR="002F3DF8">
        <w:rPr>
          <w:rFonts w:ascii="Times New Roman" w:hAnsi="Times New Roman" w:cs="Times New Roman"/>
        </w:rPr>
        <w:t xml:space="preserve"> </w:t>
      </w:r>
      <w:r w:rsidR="00AC2BE6">
        <w:rPr>
          <w:rFonts w:ascii="Times New Roman" w:hAnsi="Times New Roman" w:cs="Times New Roman"/>
        </w:rPr>
        <w:t>This finding demonstrates</w:t>
      </w:r>
      <w:ins w:id="880" w:author="Benton, Deon" w:date="2026-04-08T14:07:00Z" w16du:dateUtc="2026-04-08T19:07:00Z">
        <w:r w:rsidR="003D5E26">
          <w:rPr>
            <w:rFonts w:ascii="Times New Roman" w:hAnsi="Times New Roman" w:cs="Times New Roman"/>
          </w:rPr>
          <w:t>, and Skerry et al. (</w:t>
        </w:r>
      </w:ins>
      <w:ins w:id="881" w:author="Benton, Deon" w:date="2026-04-08T14:08:00Z" w16du:dateUtc="2026-04-08T19:08:00Z">
        <w:r w:rsidR="003D5E26">
          <w:rPr>
            <w:rFonts w:ascii="Times New Roman" w:hAnsi="Times New Roman" w:cs="Times New Roman"/>
          </w:rPr>
          <w:t>2012) argue,</w:t>
        </w:r>
      </w:ins>
      <w:r w:rsidR="00AC2BE6">
        <w:rPr>
          <w:rFonts w:ascii="Times New Roman" w:hAnsi="Times New Roman" w:cs="Times New Roman"/>
        </w:rPr>
        <w:t xml:space="preserve"> that extensive </w:t>
      </w:r>
      <w:ins w:id="882" w:author="Benton, Deon" w:date="2026-04-08T14:05:00Z" w16du:dateUtc="2026-04-08T19:05:00Z">
        <w:r w:rsidR="005158B9">
          <w:rPr>
            <w:rFonts w:ascii="Times New Roman" w:hAnsi="Times New Roman" w:cs="Times New Roman"/>
          </w:rPr>
          <w:t>direct-action</w:t>
        </w:r>
      </w:ins>
      <w:r w:rsidR="00AC2BE6">
        <w:rPr>
          <w:rFonts w:ascii="Times New Roman" w:hAnsi="Times New Roman" w:cs="Times New Roman"/>
        </w:rPr>
        <w:t xml:space="preserve"> experience is not necessary for infants to </w:t>
      </w:r>
      <w:ins w:id="883" w:author="Benton, Deon" w:date="2026-04-08T14:08:00Z" w16du:dateUtc="2026-04-08T19:08:00Z">
        <w:r w:rsidR="003D5E26">
          <w:rPr>
            <w:rFonts w:ascii="Times New Roman" w:hAnsi="Times New Roman" w:cs="Times New Roman"/>
          </w:rPr>
          <w:t xml:space="preserve">learn what a goal is or what makes an action efficient. </w:t>
        </w:r>
      </w:ins>
      <w:ins w:id="884" w:author="Benton, Deon" w:date="2026-04-08T14:09:00Z" w16du:dateUtc="2026-04-08T19:09:00Z">
        <w:r w:rsidR="003D5E26">
          <w:rPr>
            <w:rFonts w:ascii="Times New Roman" w:hAnsi="Times New Roman" w:cs="Times New Roman"/>
          </w:rPr>
          <w:t>Instead, these authors contend that</w:t>
        </w:r>
      </w:ins>
      <w:ins w:id="885" w:author="Benton, Deon" w:date="2026-04-08T14:10:00Z" w16du:dateUtc="2026-04-08T19:10:00Z">
        <w:r w:rsidR="00B4104B">
          <w:rPr>
            <w:rFonts w:ascii="Times New Roman" w:hAnsi="Times New Roman" w:cs="Times New Roman"/>
          </w:rPr>
          <w:t xml:space="preserve"> </w:t>
        </w:r>
      </w:ins>
      <w:ins w:id="886" w:author="Benton, Deon" w:date="2026-04-08T14:12:00Z" w16du:dateUtc="2026-04-08T19:12:00Z">
        <w:r w:rsidR="00B4104B">
          <w:rPr>
            <w:rFonts w:ascii="Times New Roman" w:hAnsi="Times New Roman" w:cs="Times New Roman"/>
          </w:rPr>
          <w:t>the</w:t>
        </w:r>
      </w:ins>
      <w:ins w:id="887" w:author="Benton, Deon" w:date="2026-04-08T14:11:00Z" w16du:dateUtc="2026-04-08T19:11:00Z">
        <w:r w:rsidR="00B4104B">
          <w:rPr>
            <w:rFonts w:ascii="Times New Roman" w:hAnsi="Times New Roman" w:cs="Times New Roman"/>
          </w:rPr>
          <w:t xml:space="preserve"> function of </w:t>
        </w:r>
      </w:ins>
      <w:ins w:id="888" w:author="Benton, Deon" w:date="2026-04-08T14:06:00Z" w16du:dateUtc="2026-04-08T19:06:00Z">
        <w:r w:rsidR="005158B9">
          <w:rPr>
            <w:rFonts w:ascii="Times New Roman" w:hAnsi="Times New Roman" w:cs="Times New Roman"/>
          </w:rPr>
          <w:t>direct-action experience</w:t>
        </w:r>
      </w:ins>
      <w:ins w:id="889" w:author="Benton, Deon" w:date="2026-04-08T14:09:00Z" w16du:dateUtc="2026-04-08T19:09:00Z">
        <w:r w:rsidR="003D5E26">
          <w:rPr>
            <w:rFonts w:ascii="Times New Roman" w:hAnsi="Times New Roman" w:cs="Times New Roman"/>
          </w:rPr>
          <w:t xml:space="preserve"> via sticky mittens</w:t>
        </w:r>
      </w:ins>
      <w:ins w:id="890" w:author="Benton, Deon" w:date="2026-04-08T14:06:00Z" w16du:dateUtc="2026-04-08T19:06:00Z">
        <w:r w:rsidR="005158B9">
          <w:rPr>
            <w:rFonts w:ascii="Times New Roman" w:hAnsi="Times New Roman" w:cs="Times New Roman"/>
          </w:rPr>
          <w:t xml:space="preserve"> </w:t>
        </w:r>
      </w:ins>
      <w:ins w:id="891" w:author="Benton, Deon" w:date="2026-04-08T14:10:00Z" w16du:dateUtc="2026-04-08T19:10:00Z">
        <w:r w:rsidR="00B4104B">
          <w:rPr>
            <w:rFonts w:ascii="Times New Roman" w:hAnsi="Times New Roman" w:cs="Times New Roman"/>
          </w:rPr>
          <w:t>is to enable</w:t>
        </w:r>
      </w:ins>
      <w:ins w:id="892" w:author="Benton, Deon" w:date="2026-04-08T14:06:00Z" w16du:dateUtc="2026-04-08T19:06:00Z">
        <w:r w:rsidR="005158B9">
          <w:rPr>
            <w:rFonts w:ascii="Times New Roman" w:hAnsi="Times New Roman" w:cs="Times New Roman"/>
          </w:rPr>
          <w:t xml:space="preserve"> infants to identify an agent’s goal and to determine which its actions are efficient</w:t>
        </w:r>
      </w:ins>
      <w:ins w:id="893" w:author="Benton, Deon" w:date="2026-04-08T14:11:00Z" w16du:dateUtc="2026-04-08T19:11:00Z">
        <w:r w:rsidR="00B4104B">
          <w:rPr>
            <w:rFonts w:ascii="Times New Roman" w:hAnsi="Times New Roman" w:cs="Times New Roman"/>
          </w:rPr>
          <w:t xml:space="preserve">. Notice that on this account </w:t>
        </w:r>
      </w:ins>
      <w:ins w:id="894" w:author="Benton, Deon" w:date="2026-04-08T14:12:00Z" w16du:dateUtc="2026-04-08T19:12:00Z">
        <w:r w:rsidR="00495A2C">
          <w:rPr>
            <w:rFonts w:ascii="Times New Roman" w:hAnsi="Times New Roman" w:cs="Times New Roman"/>
          </w:rPr>
          <w:t>infants are assumed to</w:t>
        </w:r>
      </w:ins>
      <w:ins w:id="895" w:author="Benton, Deon" w:date="2026-04-08T14:07:00Z" w16du:dateUtc="2026-04-08T19:07:00Z">
        <w:r w:rsidR="003D5E26">
          <w:rPr>
            <w:rFonts w:ascii="Times New Roman" w:hAnsi="Times New Roman" w:cs="Times New Roman"/>
          </w:rPr>
          <w:t xml:space="preserve"> possess notions of goals and action efficiency. </w:t>
        </w:r>
      </w:ins>
    </w:p>
    <w:p w14:paraId="2E1A8B49" w14:textId="6875418E" w:rsidR="006F58C2" w:rsidRDefault="00566B69" w:rsidP="009C59B7">
      <w:pPr>
        <w:spacing w:line="480" w:lineRule="auto"/>
        <w:ind w:firstLine="720"/>
        <w:contextualSpacing/>
        <w:rPr>
          <w:ins w:id="896" w:author="Benton, Deon" w:date="2026-03-16T17:19:00Z" w16du:dateUtc="2026-03-16T22:19:00Z"/>
          <w:rFonts w:ascii="Times New Roman" w:hAnsi="Times New Roman" w:cs="Times New Roman"/>
        </w:rPr>
      </w:pPr>
      <w:ins w:id="897" w:author="Benton, Deon" w:date="2026-03-17T13:10:00Z" w16du:dateUtc="2026-03-17T18:10:00Z">
        <w:r>
          <w:rPr>
            <w:rFonts w:ascii="Times New Roman" w:hAnsi="Times New Roman" w:cs="Times New Roman"/>
          </w:rPr>
          <w:t xml:space="preserve">Now consider the study by Liu </w:t>
        </w:r>
      </w:ins>
      <w:ins w:id="898" w:author="Benton, Deon" w:date="2026-03-18T10:09:00Z" w16du:dateUtc="2026-03-18T15:09:00Z">
        <w:r w:rsidR="00230718">
          <w:rPr>
            <w:rFonts w:ascii="Times New Roman" w:hAnsi="Times New Roman" w:cs="Times New Roman"/>
          </w:rPr>
          <w:t>et al.</w:t>
        </w:r>
      </w:ins>
      <w:ins w:id="899" w:author="Benton, Deon" w:date="2026-03-17T13:10:00Z" w16du:dateUtc="2026-03-17T18:10:00Z">
        <w:r>
          <w:rPr>
            <w:rFonts w:ascii="Times New Roman" w:hAnsi="Times New Roman" w:cs="Times New Roman"/>
          </w:rPr>
          <w:t xml:space="preserve"> (2019).</w:t>
        </w:r>
      </w:ins>
      <w:ins w:id="900" w:author="Benton, Deon" w:date="2026-03-17T13:12:00Z" w16du:dateUtc="2026-03-17T18:12:00Z">
        <w:r w:rsidR="00745C47">
          <w:rPr>
            <w:rFonts w:ascii="Times New Roman" w:hAnsi="Times New Roman" w:cs="Times New Roman"/>
          </w:rPr>
          <w:t xml:space="preserve"> In this </w:t>
        </w:r>
      </w:ins>
      <w:ins w:id="901" w:author="Benton, Deon" w:date="2026-03-17T13:13:00Z" w16du:dateUtc="2026-03-17T18:13:00Z">
        <w:r w:rsidR="00745C47">
          <w:rPr>
            <w:rFonts w:ascii="Times New Roman" w:hAnsi="Times New Roman" w:cs="Times New Roman"/>
          </w:rPr>
          <w:t xml:space="preserve">study, </w:t>
        </w:r>
      </w:ins>
      <w:ins w:id="902" w:author="Benton, Deon" w:date="2026-03-17T15:20:00Z" w16du:dateUtc="2026-03-17T20:20:00Z">
        <w:r w:rsidR="00C47526">
          <w:rPr>
            <w:rFonts w:ascii="Times New Roman" w:hAnsi="Times New Roman" w:cs="Times New Roman"/>
          </w:rPr>
          <w:t xml:space="preserve">3-month-olds were </w:t>
        </w:r>
      </w:ins>
      <w:ins w:id="903" w:author="Benton, Deon" w:date="2026-03-17T15:21:00Z" w16du:dateUtc="2026-03-17T20:21:00Z">
        <w:r w:rsidR="00C47526">
          <w:rPr>
            <w:rFonts w:ascii="Times New Roman" w:hAnsi="Times New Roman" w:cs="Times New Roman"/>
          </w:rPr>
          <w:t xml:space="preserve">habituated to an event in which an actor </w:t>
        </w:r>
      </w:ins>
      <w:ins w:id="904" w:author="Benton, Deon" w:date="2026-04-08T14:13:00Z" w16du:dateUtc="2026-04-08T19:13:00Z">
        <w:r w:rsidR="00E17857">
          <w:rPr>
            <w:rFonts w:ascii="Times New Roman" w:hAnsi="Times New Roman" w:cs="Times New Roman"/>
          </w:rPr>
          <w:t>reached either</w:t>
        </w:r>
      </w:ins>
      <w:ins w:id="905" w:author="Benton, Deon" w:date="2026-03-17T15:21:00Z" w16du:dateUtc="2026-03-17T20:21:00Z">
        <w:r w:rsidR="00C47526">
          <w:rPr>
            <w:rFonts w:ascii="Times New Roman" w:hAnsi="Times New Roman" w:cs="Times New Roman"/>
          </w:rPr>
          <w:t xml:space="preserve"> over a barrier </w:t>
        </w:r>
      </w:ins>
      <w:ins w:id="906" w:author="Benton, Deon" w:date="2026-03-17T15:24:00Z" w16du:dateUtc="2026-03-17T20:24:00Z">
        <w:r w:rsidR="005D1CB3">
          <w:rPr>
            <w:rFonts w:ascii="Times New Roman" w:hAnsi="Times New Roman" w:cs="Times New Roman"/>
          </w:rPr>
          <w:t>to grab and lift a ball</w:t>
        </w:r>
      </w:ins>
      <w:ins w:id="907" w:author="Benton, Deon" w:date="2026-03-17T15:26:00Z" w16du:dateUtc="2026-03-17T20:26:00Z">
        <w:r w:rsidR="005D1CB3">
          <w:rPr>
            <w:rFonts w:ascii="Times New Roman" w:hAnsi="Times New Roman" w:cs="Times New Roman"/>
          </w:rPr>
          <w:t xml:space="preserve"> or over </w:t>
        </w:r>
      </w:ins>
      <w:ins w:id="908" w:author="Benton, Deon" w:date="2026-04-08T14:13:00Z" w16du:dateUtc="2026-04-08T19:13:00Z">
        <w:r w:rsidR="00E17857">
          <w:rPr>
            <w:rFonts w:ascii="Times New Roman" w:hAnsi="Times New Roman" w:cs="Times New Roman"/>
          </w:rPr>
          <w:t>(</w:t>
        </w:r>
      </w:ins>
      <w:ins w:id="909" w:author="Benton, Deon" w:date="2026-03-17T15:28:00Z" w16du:dateUtc="2026-03-17T20:28:00Z">
        <w:r w:rsidR="002B4D83">
          <w:rPr>
            <w:rFonts w:ascii="Times New Roman" w:hAnsi="Times New Roman" w:cs="Times New Roman"/>
          </w:rPr>
          <w:t>or beside</w:t>
        </w:r>
      </w:ins>
      <w:ins w:id="910" w:author="Benton, Deon" w:date="2026-04-08T14:13:00Z" w16du:dateUtc="2026-04-08T19:13:00Z">
        <w:r w:rsidR="00E17857">
          <w:rPr>
            <w:rFonts w:ascii="Times New Roman" w:hAnsi="Times New Roman" w:cs="Times New Roman"/>
          </w:rPr>
          <w:t>)</w:t>
        </w:r>
      </w:ins>
      <w:ins w:id="911" w:author="Benton, Deon" w:date="2026-03-17T15:28:00Z" w16du:dateUtc="2026-03-17T20:28:00Z">
        <w:r w:rsidR="002B4D83">
          <w:rPr>
            <w:rFonts w:ascii="Times New Roman" w:hAnsi="Times New Roman" w:cs="Times New Roman"/>
          </w:rPr>
          <w:t xml:space="preserve"> </w:t>
        </w:r>
      </w:ins>
      <w:ins w:id="912" w:author="Benton, Deon" w:date="2026-03-17T15:26:00Z" w16du:dateUtc="2026-03-17T20:26:00Z">
        <w:r w:rsidR="005D1CB3">
          <w:rPr>
            <w:rFonts w:ascii="Times New Roman" w:hAnsi="Times New Roman" w:cs="Times New Roman"/>
          </w:rPr>
          <w:t xml:space="preserve">the barrier </w:t>
        </w:r>
        <w:r w:rsidR="00A753E6">
          <w:rPr>
            <w:rFonts w:ascii="Times New Roman" w:hAnsi="Times New Roman" w:cs="Times New Roman"/>
          </w:rPr>
          <w:t>to touch the ball. In the latter case, the ball</w:t>
        </w:r>
      </w:ins>
      <w:ins w:id="913" w:author="Benton, Deon" w:date="2026-03-17T15:28:00Z" w16du:dateUtc="2026-03-17T20:28:00Z">
        <w:r w:rsidR="00A753E6">
          <w:rPr>
            <w:rFonts w:ascii="Times New Roman" w:hAnsi="Times New Roman" w:cs="Times New Roman"/>
          </w:rPr>
          <w:t xml:space="preserve"> could</w:t>
        </w:r>
      </w:ins>
      <w:ins w:id="914" w:author="Benton, Deon" w:date="2026-03-17T15:26:00Z" w16du:dateUtc="2026-03-17T20:26:00Z">
        <w:r w:rsidR="00A753E6">
          <w:rPr>
            <w:rFonts w:ascii="Times New Roman" w:hAnsi="Times New Roman" w:cs="Times New Roman"/>
          </w:rPr>
          <w:t xml:space="preserve"> </w:t>
        </w:r>
      </w:ins>
      <w:ins w:id="915" w:author="Benton, Deon" w:date="2026-03-17T15:28:00Z" w16du:dateUtc="2026-03-17T20:28:00Z">
        <w:r w:rsidR="00A753E6">
          <w:rPr>
            <w:rFonts w:ascii="Times New Roman" w:hAnsi="Times New Roman" w:cs="Times New Roman"/>
          </w:rPr>
          <w:t>light up and play a soft</w:t>
        </w:r>
      </w:ins>
      <w:ins w:id="916" w:author="Benton, Deon" w:date="2026-03-17T15:26:00Z" w16du:dateUtc="2026-03-17T20:26:00Z">
        <w:r w:rsidR="00A753E6">
          <w:rPr>
            <w:rFonts w:ascii="Times New Roman" w:hAnsi="Times New Roman" w:cs="Times New Roman"/>
          </w:rPr>
          <w:t xml:space="preserve"> sound when the hand contacted it</w:t>
        </w:r>
      </w:ins>
      <w:ins w:id="917" w:author="Benton, Deon" w:date="2026-03-17T15:28:00Z" w16du:dateUtc="2026-03-17T20:28:00Z">
        <w:r w:rsidR="002B4D83">
          <w:rPr>
            <w:rFonts w:ascii="Times New Roman" w:hAnsi="Times New Roman" w:cs="Times New Roman"/>
          </w:rPr>
          <w:t xml:space="preserve"> (causal state change)</w:t>
        </w:r>
        <w:r w:rsidR="00A753E6">
          <w:rPr>
            <w:rFonts w:ascii="Times New Roman" w:hAnsi="Times New Roman" w:cs="Times New Roman"/>
          </w:rPr>
          <w:t xml:space="preserve"> or </w:t>
        </w:r>
      </w:ins>
      <w:ins w:id="918" w:author="Benton, Deon" w:date="2026-03-17T16:49:00Z" w16du:dateUtc="2026-03-17T21:49:00Z">
        <w:r w:rsidR="00F3370F">
          <w:rPr>
            <w:rFonts w:ascii="Times New Roman" w:hAnsi="Times New Roman" w:cs="Times New Roman"/>
          </w:rPr>
          <w:t xml:space="preserve">after a delay and </w:t>
        </w:r>
      </w:ins>
      <w:ins w:id="919" w:author="Benton, Deon" w:date="2026-03-17T15:28:00Z" w16du:dateUtc="2026-03-17T20:28:00Z">
        <w:r w:rsidR="00A753E6">
          <w:rPr>
            <w:rFonts w:ascii="Times New Roman" w:hAnsi="Times New Roman" w:cs="Times New Roman"/>
          </w:rPr>
          <w:t xml:space="preserve">when the hand was </w:t>
        </w:r>
      </w:ins>
      <w:ins w:id="920" w:author="Benton, Deon" w:date="2026-03-17T16:49:00Z" w16du:dateUtc="2026-03-17T21:49:00Z">
        <w:r w:rsidR="00F3370F">
          <w:rPr>
            <w:rFonts w:ascii="Times New Roman" w:hAnsi="Times New Roman" w:cs="Times New Roman"/>
          </w:rPr>
          <w:t xml:space="preserve">not physically </w:t>
        </w:r>
      </w:ins>
      <w:ins w:id="921" w:author="Benton, Deon" w:date="2026-04-08T14:14:00Z" w16du:dateUtc="2026-04-08T19:14:00Z">
        <w:r w:rsidR="00E17857">
          <w:rPr>
            <w:rFonts w:ascii="Times New Roman" w:hAnsi="Times New Roman" w:cs="Times New Roman"/>
          </w:rPr>
          <w:t xml:space="preserve">in contact with it </w:t>
        </w:r>
      </w:ins>
      <w:ins w:id="922" w:author="Benton, Deon" w:date="2026-03-17T15:28:00Z" w16du:dateUtc="2026-03-17T20:28:00Z">
        <w:r w:rsidR="002B4D83">
          <w:rPr>
            <w:rFonts w:ascii="Times New Roman" w:hAnsi="Times New Roman" w:cs="Times New Roman"/>
          </w:rPr>
          <w:t>(non-causal state change</w:t>
        </w:r>
      </w:ins>
      <w:ins w:id="923" w:author="Benton, Deon" w:date="2026-04-08T14:14:00Z" w16du:dateUtc="2026-04-08T19:14:00Z">
        <w:r w:rsidR="00E17857">
          <w:rPr>
            <w:rFonts w:ascii="Times New Roman" w:hAnsi="Times New Roman" w:cs="Times New Roman"/>
          </w:rPr>
          <w:t>)</w:t>
        </w:r>
      </w:ins>
      <w:ins w:id="924" w:author="Benton, Deon" w:date="2026-03-17T15:26:00Z" w16du:dateUtc="2026-03-17T20:26:00Z">
        <w:r w:rsidR="00A753E6">
          <w:rPr>
            <w:rFonts w:ascii="Times New Roman" w:hAnsi="Times New Roman" w:cs="Times New Roman"/>
          </w:rPr>
          <w:t>.</w:t>
        </w:r>
      </w:ins>
      <w:ins w:id="925" w:author="Benton, Deon" w:date="2026-03-17T15:27:00Z" w16du:dateUtc="2026-03-17T20:27:00Z">
        <w:r w:rsidR="00A753E6">
          <w:rPr>
            <w:rFonts w:ascii="Times New Roman" w:hAnsi="Times New Roman" w:cs="Times New Roman"/>
          </w:rPr>
          <w:t xml:space="preserve"> </w:t>
        </w:r>
      </w:ins>
      <w:ins w:id="926" w:author="Benton, Deon" w:date="2026-03-17T15:29:00Z" w16du:dateUtc="2026-03-17T20:29:00Z">
        <w:r w:rsidR="002B4D83">
          <w:rPr>
            <w:rFonts w:ascii="Times New Roman" w:hAnsi="Times New Roman" w:cs="Times New Roman"/>
          </w:rPr>
          <w:t>Infants were then shown</w:t>
        </w:r>
      </w:ins>
      <w:ins w:id="927" w:author="Benton, Deon" w:date="2026-03-17T15:30:00Z" w16du:dateUtc="2026-03-17T20:30:00Z">
        <w:r w:rsidR="002B4D83">
          <w:rPr>
            <w:rFonts w:ascii="Times New Roman" w:hAnsi="Times New Roman" w:cs="Times New Roman"/>
          </w:rPr>
          <w:t xml:space="preserve"> barrierless</w:t>
        </w:r>
      </w:ins>
      <w:ins w:id="928" w:author="Benton, Deon" w:date="2026-03-17T15:29:00Z" w16du:dateUtc="2026-03-17T20:29:00Z">
        <w:r w:rsidR="002B4D83">
          <w:rPr>
            <w:rFonts w:ascii="Times New Roman" w:hAnsi="Times New Roman" w:cs="Times New Roman"/>
          </w:rPr>
          <w:t xml:space="preserve"> efficient (straight path)</w:t>
        </w:r>
      </w:ins>
      <w:ins w:id="929" w:author="Benton, Deon" w:date="2026-03-17T15:30:00Z" w16du:dateUtc="2026-03-17T20:30:00Z">
        <w:r w:rsidR="002B4D83">
          <w:rPr>
            <w:rFonts w:ascii="Times New Roman" w:hAnsi="Times New Roman" w:cs="Times New Roman"/>
          </w:rPr>
          <w:t xml:space="preserve"> and inefficient (curved path) events at test</w:t>
        </w:r>
      </w:ins>
      <w:ins w:id="930" w:author="Benton, Deon" w:date="2026-03-17T15:29:00Z" w16du:dateUtc="2026-03-17T20:29:00Z">
        <w:r w:rsidR="002B4D83">
          <w:rPr>
            <w:rFonts w:ascii="Times New Roman" w:hAnsi="Times New Roman" w:cs="Times New Roman"/>
          </w:rPr>
          <w:t xml:space="preserve">. Liu </w:t>
        </w:r>
      </w:ins>
      <w:ins w:id="931" w:author="Benton, Deon" w:date="2026-03-18T10:32:00Z" w16du:dateUtc="2026-03-18T15:32:00Z">
        <w:r w:rsidR="00934A10">
          <w:rPr>
            <w:rFonts w:ascii="Times New Roman" w:hAnsi="Times New Roman" w:cs="Times New Roman"/>
          </w:rPr>
          <w:t>et al. (2019)</w:t>
        </w:r>
      </w:ins>
      <w:ins w:id="932" w:author="Benton, Deon" w:date="2026-03-17T15:29:00Z" w16du:dateUtc="2026-03-17T20:29:00Z">
        <w:r w:rsidR="002B4D83">
          <w:rPr>
            <w:rFonts w:ascii="Times New Roman" w:hAnsi="Times New Roman" w:cs="Times New Roman"/>
          </w:rPr>
          <w:t xml:space="preserve"> found that </w:t>
        </w:r>
      </w:ins>
      <w:ins w:id="933" w:author="Benton, Deon" w:date="2026-03-18T10:34:00Z" w16du:dateUtc="2026-03-18T15:34:00Z">
        <w:r w:rsidR="00934A10">
          <w:rPr>
            <w:rFonts w:ascii="Times New Roman" w:hAnsi="Times New Roman" w:cs="Times New Roman"/>
          </w:rPr>
          <w:t>infants looked proportionally longer at the inefficient test event than at the efficient one</w:t>
        </w:r>
      </w:ins>
      <w:ins w:id="934" w:author="Benton, Deon" w:date="2026-03-18T10:39:00Z" w16du:dateUtc="2026-03-18T15:39:00Z">
        <w:r w:rsidR="00D60C75">
          <w:rPr>
            <w:rFonts w:ascii="Times New Roman" w:hAnsi="Times New Roman" w:cs="Times New Roman"/>
          </w:rPr>
          <w:t xml:space="preserve"> </w:t>
        </w:r>
      </w:ins>
      <w:ins w:id="935" w:author="Benton, Deon" w:date="2026-03-18T10:45:00Z" w16du:dateUtc="2026-03-18T15:45:00Z">
        <w:r w:rsidR="00082561">
          <w:rPr>
            <w:rFonts w:ascii="Times New Roman" w:hAnsi="Times New Roman" w:cs="Times New Roman"/>
          </w:rPr>
          <w:t xml:space="preserve">following habituation </w:t>
        </w:r>
      </w:ins>
      <w:ins w:id="936" w:author="Benton, Deon" w:date="2026-03-18T11:30:00Z" w16du:dateUtc="2026-03-18T16:30:00Z">
        <w:r w:rsidR="001572EE">
          <w:rPr>
            <w:rFonts w:ascii="Times New Roman" w:hAnsi="Times New Roman" w:cs="Times New Roman"/>
          </w:rPr>
          <w:t>to an event</w:t>
        </w:r>
      </w:ins>
      <w:ins w:id="937" w:author="Benton, Deon" w:date="2026-03-17T15:31:00Z" w16du:dateUtc="2026-03-17T20:31:00Z">
        <w:r w:rsidR="006866F8">
          <w:rPr>
            <w:rFonts w:ascii="Times New Roman" w:hAnsi="Times New Roman" w:cs="Times New Roman"/>
          </w:rPr>
          <w:t xml:space="preserve"> in which the hand</w:t>
        </w:r>
      </w:ins>
      <w:ins w:id="938" w:author="Benton, Deon" w:date="2026-03-18T11:30:00Z" w16du:dateUtc="2026-03-18T16:30:00Z">
        <w:r w:rsidR="001572EE">
          <w:rPr>
            <w:rFonts w:ascii="Times New Roman" w:hAnsi="Times New Roman" w:cs="Times New Roman"/>
          </w:rPr>
          <w:t>, upon reaching ove</w:t>
        </w:r>
      </w:ins>
      <w:ins w:id="939" w:author="Benton, Deon" w:date="2026-03-18T11:31:00Z" w16du:dateUtc="2026-03-18T16:31:00Z">
        <w:r w:rsidR="001572EE">
          <w:rPr>
            <w:rFonts w:ascii="Times New Roman" w:hAnsi="Times New Roman" w:cs="Times New Roman"/>
          </w:rPr>
          <w:t>r the barrier,</w:t>
        </w:r>
      </w:ins>
      <w:ins w:id="940" w:author="Benton, Deon" w:date="2026-03-17T15:31:00Z" w16du:dateUtc="2026-03-17T20:31:00Z">
        <w:r w:rsidR="006866F8">
          <w:rPr>
            <w:rFonts w:ascii="Times New Roman" w:hAnsi="Times New Roman" w:cs="Times New Roman"/>
          </w:rPr>
          <w:t xml:space="preserve"> caused the ball to change state </w:t>
        </w:r>
      </w:ins>
      <w:ins w:id="941" w:author="Benton, Deon" w:date="2026-03-18T11:31:00Z" w16du:dateUtc="2026-03-18T16:31:00Z">
        <w:r w:rsidR="001572EE">
          <w:rPr>
            <w:rFonts w:ascii="Times New Roman" w:hAnsi="Times New Roman" w:cs="Times New Roman"/>
          </w:rPr>
          <w:t xml:space="preserve">by touching it; infants </w:t>
        </w:r>
      </w:ins>
      <w:ins w:id="942" w:author="Benton, Deon" w:date="2026-03-18T15:56:00Z" w16du:dateUtc="2026-03-18T20:56:00Z">
        <w:r w:rsidR="00600E8D">
          <w:rPr>
            <w:rFonts w:ascii="Times New Roman" w:hAnsi="Times New Roman" w:cs="Times New Roman"/>
          </w:rPr>
          <w:t>look for a proportionally equivalent amount of time</w:t>
        </w:r>
      </w:ins>
      <w:ins w:id="943" w:author="Benton, Deon" w:date="2026-03-18T11:31:00Z" w16du:dateUtc="2026-03-18T16:31:00Z">
        <w:r w:rsidR="001572EE">
          <w:rPr>
            <w:rFonts w:ascii="Times New Roman" w:hAnsi="Times New Roman" w:cs="Times New Roman"/>
          </w:rPr>
          <w:t xml:space="preserve"> at both events when the object </w:t>
        </w:r>
      </w:ins>
      <w:ins w:id="944" w:author="Benton, Deon" w:date="2026-03-18T11:32:00Z" w16du:dateUtc="2026-03-18T16:32:00Z">
        <w:r w:rsidR="00473E0E">
          <w:rPr>
            <w:rFonts w:ascii="Times New Roman" w:hAnsi="Times New Roman" w:cs="Times New Roman"/>
          </w:rPr>
          <w:t>either never changed states</w:t>
        </w:r>
      </w:ins>
      <w:ins w:id="945" w:author="Benton, Deon" w:date="2026-03-18T15:56:00Z" w16du:dateUtc="2026-03-18T20:56:00Z">
        <w:r w:rsidR="00600E8D">
          <w:rPr>
            <w:rFonts w:ascii="Times New Roman" w:hAnsi="Times New Roman" w:cs="Times New Roman"/>
          </w:rPr>
          <w:t xml:space="preserve"> when picked up</w:t>
        </w:r>
      </w:ins>
      <w:ins w:id="946" w:author="Benton, Deon" w:date="2026-03-18T15:57:00Z" w16du:dateUtc="2026-03-18T20:57:00Z">
        <w:r w:rsidR="00600E8D">
          <w:rPr>
            <w:rFonts w:ascii="Times New Roman" w:hAnsi="Times New Roman" w:cs="Times New Roman"/>
          </w:rPr>
          <w:t xml:space="preserve">, </w:t>
        </w:r>
      </w:ins>
      <w:ins w:id="947" w:author="Benton, Deon" w:date="2026-03-18T11:32:00Z" w16du:dateUtc="2026-03-18T16:32:00Z">
        <w:r w:rsidR="00473E0E">
          <w:rPr>
            <w:rFonts w:ascii="Times New Roman" w:hAnsi="Times New Roman" w:cs="Times New Roman"/>
          </w:rPr>
          <w:t xml:space="preserve">did so </w:t>
        </w:r>
      </w:ins>
      <w:ins w:id="948" w:author="Benton, Deon" w:date="2026-03-18T11:31:00Z" w16du:dateUtc="2026-03-18T16:31:00Z">
        <w:r w:rsidR="001572EE">
          <w:rPr>
            <w:rFonts w:ascii="Times New Roman" w:hAnsi="Times New Roman" w:cs="Times New Roman"/>
          </w:rPr>
          <w:t>after a de</w:t>
        </w:r>
      </w:ins>
      <w:ins w:id="949" w:author="Benton, Deon" w:date="2026-03-18T11:32:00Z" w16du:dateUtc="2026-03-18T16:32:00Z">
        <w:r w:rsidR="001572EE">
          <w:rPr>
            <w:rFonts w:ascii="Times New Roman" w:hAnsi="Times New Roman" w:cs="Times New Roman"/>
          </w:rPr>
          <w:t>lay</w:t>
        </w:r>
      </w:ins>
      <w:ins w:id="950" w:author="Benton, Deon" w:date="2026-03-18T15:56:00Z" w16du:dateUtc="2026-03-18T20:56:00Z">
        <w:r w:rsidR="00600E8D">
          <w:rPr>
            <w:rFonts w:ascii="Times New Roman" w:hAnsi="Times New Roman" w:cs="Times New Roman"/>
          </w:rPr>
          <w:t xml:space="preserve"> in the</w:t>
        </w:r>
      </w:ins>
      <w:ins w:id="951" w:author="Benton, Deon" w:date="2026-03-18T15:57:00Z" w16du:dateUtc="2026-03-18T20:57:00Z">
        <w:r w:rsidR="00600E8D">
          <w:rPr>
            <w:rFonts w:ascii="Times New Roman" w:hAnsi="Times New Roman" w:cs="Times New Roman"/>
          </w:rPr>
          <w:t xml:space="preserve"> absence of a touch by the hand, or the </w:t>
        </w:r>
      </w:ins>
      <w:ins w:id="952" w:author="Benton, Deon" w:date="2026-03-18T11:32:00Z" w16du:dateUtc="2026-03-18T16:32:00Z">
        <w:r w:rsidR="001572EE">
          <w:rPr>
            <w:rFonts w:ascii="Times New Roman" w:hAnsi="Times New Roman" w:cs="Times New Roman"/>
          </w:rPr>
          <w:t>hand reached besides the barrier</w:t>
        </w:r>
      </w:ins>
      <w:ins w:id="953" w:author="Benton, Deon" w:date="2026-03-18T15:57:00Z" w16du:dateUtc="2026-03-18T20:57:00Z">
        <w:r w:rsidR="00600E8D">
          <w:rPr>
            <w:rFonts w:ascii="Times New Roman" w:hAnsi="Times New Roman" w:cs="Times New Roman"/>
          </w:rPr>
          <w:t xml:space="preserve"> to cause the object to </w:t>
        </w:r>
        <w:r w:rsidR="00600E8D">
          <w:rPr>
            <w:rFonts w:ascii="Times New Roman" w:hAnsi="Times New Roman" w:cs="Times New Roman"/>
          </w:rPr>
          <w:lastRenderedPageBreak/>
          <w:t>change state</w:t>
        </w:r>
      </w:ins>
      <w:ins w:id="954" w:author="Benton, Deon" w:date="2026-03-18T15:58:00Z" w16du:dateUtc="2026-03-18T20:58:00Z">
        <w:r w:rsidR="00600E8D">
          <w:rPr>
            <w:rFonts w:ascii="Times New Roman" w:hAnsi="Times New Roman" w:cs="Times New Roman"/>
          </w:rPr>
          <w:t xml:space="preserve">. </w:t>
        </w:r>
      </w:ins>
      <w:ins w:id="955" w:author="Benton, Deon" w:date="2026-03-18T11:47:00Z" w16du:dateUtc="2026-03-18T16:47:00Z">
        <w:r w:rsidR="00746FB7">
          <w:rPr>
            <w:rFonts w:ascii="Times New Roman" w:hAnsi="Times New Roman" w:cs="Times New Roman"/>
          </w:rPr>
          <w:t>Interesting</w:t>
        </w:r>
      </w:ins>
      <w:ins w:id="956" w:author="Benton, Deon" w:date="2026-03-18T16:01:00Z" w16du:dateUtc="2026-03-18T21:01:00Z">
        <w:r w:rsidR="00D87A4B">
          <w:rPr>
            <w:rFonts w:ascii="Times New Roman" w:hAnsi="Times New Roman" w:cs="Times New Roman"/>
          </w:rPr>
          <w:t>ly</w:t>
        </w:r>
      </w:ins>
      <w:ins w:id="957" w:author="Benton, Deon" w:date="2026-03-18T11:47:00Z" w16du:dateUtc="2026-03-18T16:47:00Z">
        <w:r w:rsidR="00746FB7">
          <w:rPr>
            <w:rFonts w:ascii="Times New Roman" w:hAnsi="Times New Roman" w:cs="Times New Roman"/>
          </w:rPr>
          <w:t xml:space="preserve">, although infants </w:t>
        </w:r>
      </w:ins>
      <w:ins w:id="958" w:author="Benton, Deon" w:date="2026-03-18T11:49:00Z" w16du:dateUtc="2026-03-18T16:49:00Z">
        <w:r w:rsidR="00576E17">
          <w:rPr>
            <w:rFonts w:ascii="Times New Roman" w:hAnsi="Times New Roman" w:cs="Times New Roman"/>
          </w:rPr>
          <w:t>did look proportionally longer</w:t>
        </w:r>
      </w:ins>
      <w:ins w:id="959" w:author="Benton, Deon" w:date="2026-03-18T15:58:00Z" w16du:dateUtc="2026-03-18T20:58:00Z">
        <w:r w:rsidR="005A7984">
          <w:rPr>
            <w:rFonts w:ascii="Times New Roman" w:hAnsi="Times New Roman" w:cs="Times New Roman"/>
          </w:rPr>
          <w:t xml:space="preserve"> at the inefficient test event than at the efficient</w:t>
        </w:r>
      </w:ins>
      <w:ins w:id="960" w:author="Benton, Deon" w:date="2026-03-18T16:15:00Z" w16du:dateUtc="2026-03-18T21:15:00Z">
        <w:r w:rsidR="009C59B7">
          <w:rPr>
            <w:rFonts w:ascii="Times New Roman" w:hAnsi="Times New Roman" w:cs="Times New Roman"/>
          </w:rPr>
          <w:t xml:space="preserve"> event</w:t>
        </w:r>
      </w:ins>
      <w:ins w:id="961" w:author="Benton, Deon" w:date="2026-03-18T15:58:00Z" w16du:dateUtc="2026-03-18T20:58:00Z">
        <w:r w:rsidR="005A7984">
          <w:rPr>
            <w:rFonts w:ascii="Times New Roman" w:hAnsi="Times New Roman" w:cs="Times New Roman"/>
          </w:rPr>
          <w:t xml:space="preserve"> when the object changed states and the hand was physically constrained by the barrier, </w:t>
        </w:r>
      </w:ins>
      <w:ins w:id="962" w:author="Benton, Deon" w:date="2026-03-18T16:00:00Z" w16du:dateUtc="2026-03-18T21:00:00Z">
        <w:r w:rsidR="00D87A4B">
          <w:rPr>
            <w:rFonts w:ascii="Times New Roman" w:hAnsi="Times New Roman" w:cs="Times New Roman"/>
          </w:rPr>
          <w:t xml:space="preserve">inspection of the raw looking-time data in the Supplementary Materials </w:t>
        </w:r>
      </w:ins>
      <w:ins w:id="963" w:author="Benton, Deon" w:date="2026-03-18T16:15:00Z" w16du:dateUtc="2026-03-18T21:15:00Z">
        <w:r w:rsidR="009C59B7">
          <w:rPr>
            <w:rFonts w:ascii="Times New Roman" w:hAnsi="Times New Roman" w:cs="Times New Roman"/>
          </w:rPr>
          <w:t>tells a different story: The same infants</w:t>
        </w:r>
      </w:ins>
      <w:ins w:id="964" w:author="Benton, Deon" w:date="2026-03-18T16:16:00Z" w16du:dateUtc="2026-03-18T21:16:00Z">
        <w:r w:rsidR="009C59B7">
          <w:rPr>
            <w:rFonts w:ascii="Times New Roman" w:hAnsi="Times New Roman" w:cs="Times New Roman"/>
          </w:rPr>
          <w:t xml:space="preserve">, at least numerically, looked longer at the </w:t>
        </w:r>
        <w:r w:rsidR="009C59B7">
          <w:rPr>
            <w:rFonts w:ascii="Times New Roman" w:hAnsi="Times New Roman" w:cs="Times New Roman"/>
            <w:i/>
            <w:iCs/>
          </w:rPr>
          <w:t xml:space="preserve">efficient </w:t>
        </w:r>
        <w:r w:rsidR="009C59B7">
          <w:rPr>
            <w:rFonts w:ascii="Times New Roman" w:hAnsi="Times New Roman" w:cs="Times New Roman"/>
          </w:rPr>
          <w:t xml:space="preserve">test event than at the inefficient one. </w:t>
        </w:r>
      </w:ins>
      <w:ins w:id="965" w:author="Benton, Deon" w:date="2026-03-18T16:19:00Z" w16du:dateUtc="2026-03-18T21:19:00Z">
        <w:r w:rsidR="00266050">
          <w:rPr>
            <w:rFonts w:ascii="Times New Roman" w:hAnsi="Times New Roman" w:cs="Times New Roman"/>
          </w:rPr>
          <w:t>These conflicting results suggest that the finding</w:t>
        </w:r>
      </w:ins>
      <w:ins w:id="966" w:author="Benton, Deon" w:date="2026-04-08T14:14:00Z" w16du:dateUtc="2026-04-08T19:14:00Z">
        <w:r w:rsidR="006340A7">
          <w:rPr>
            <w:rFonts w:ascii="Times New Roman" w:hAnsi="Times New Roman" w:cs="Times New Roman"/>
          </w:rPr>
          <w:t>s</w:t>
        </w:r>
      </w:ins>
      <w:ins w:id="967" w:author="Benton, Deon" w:date="2026-03-18T16:19:00Z" w16du:dateUtc="2026-03-18T21:19:00Z">
        <w:r w:rsidR="00266050">
          <w:rPr>
            <w:rFonts w:ascii="Times New Roman" w:hAnsi="Times New Roman" w:cs="Times New Roman"/>
          </w:rPr>
          <w:t xml:space="preserve"> reported in the main paper</w:t>
        </w:r>
      </w:ins>
      <w:ins w:id="968" w:author="Benton, Deon" w:date="2026-03-18T16:03:00Z" w16du:dateUtc="2026-03-18T21:03:00Z">
        <w:r w:rsidR="0080004F">
          <w:rPr>
            <w:rFonts w:ascii="Times New Roman" w:hAnsi="Times New Roman" w:cs="Times New Roman"/>
          </w:rPr>
          <w:t xml:space="preserve"> may be more a reflection of how looking time was operationally defined than</w:t>
        </w:r>
      </w:ins>
      <w:ins w:id="969" w:author="Benton, Deon" w:date="2026-04-14T13:23:00Z" w16du:dateUtc="2026-04-14T18:23:00Z">
        <w:r w:rsidR="00B74FB8">
          <w:rPr>
            <w:rFonts w:ascii="Times New Roman" w:hAnsi="Times New Roman" w:cs="Times New Roman"/>
          </w:rPr>
          <w:t xml:space="preserve"> of</w:t>
        </w:r>
      </w:ins>
      <w:ins w:id="970" w:author="Benton, Deon" w:date="2026-03-18T16:03:00Z" w16du:dateUtc="2026-03-18T21:03:00Z">
        <w:r w:rsidR="0080004F">
          <w:rPr>
            <w:rFonts w:ascii="Times New Roman" w:hAnsi="Times New Roman" w:cs="Times New Roman"/>
          </w:rPr>
          <w:t xml:space="preserve"> </w:t>
        </w:r>
      </w:ins>
      <w:ins w:id="971" w:author="Benton, Deon" w:date="2026-04-14T13:23:00Z" w16du:dateUtc="2026-04-14T18:23:00Z">
        <w:r w:rsidR="00095B88">
          <w:rPr>
            <w:rFonts w:ascii="Times New Roman" w:hAnsi="Times New Roman" w:cs="Times New Roman"/>
          </w:rPr>
          <w:t xml:space="preserve">infants’ sensitivity to action efficiency. </w:t>
        </w:r>
      </w:ins>
      <w:ins w:id="972" w:author="Benton, Deon" w:date="2026-04-14T13:24:00Z" w16du:dateUtc="2026-04-14T18:24:00Z">
        <w:r w:rsidR="00A6761E">
          <w:rPr>
            <w:rFonts w:ascii="Times New Roman" w:hAnsi="Times New Roman" w:cs="Times New Roman"/>
          </w:rPr>
          <w:t>Some c</w:t>
        </w:r>
        <w:r w:rsidR="00B74FB8">
          <w:rPr>
            <w:rFonts w:ascii="Times New Roman" w:hAnsi="Times New Roman" w:cs="Times New Roman"/>
          </w:rPr>
          <w:t xml:space="preserve">aution should therefore </w:t>
        </w:r>
      </w:ins>
      <w:ins w:id="973" w:author="Benton, Deon" w:date="2026-03-18T16:20:00Z" w16du:dateUtc="2026-03-18T21:20:00Z">
        <w:r w:rsidR="00F77620">
          <w:rPr>
            <w:rFonts w:ascii="Times New Roman" w:hAnsi="Times New Roman" w:cs="Times New Roman"/>
          </w:rPr>
          <w:t>be exercised before</w:t>
        </w:r>
      </w:ins>
      <w:ins w:id="974" w:author="Benton, Deon" w:date="2026-03-18T16:18:00Z" w16du:dateUtc="2026-03-18T21:18:00Z">
        <w:r w:rsidR="00266050">
          <w:rPr>
            <w:rFonts w:ascii="Times New Roman" w:hAnsi="Times New Roman" w:cs="Times New Roman"/>
          </w:rPr>
          <w:t xml:space="preserve"> accepting the conclusion that</w:t>
        </w:r>
      </w:ins>
      <w:ins w:id="975" w:author="Benton, Deon" w:date="2026-03-17T15:32:00Z" w16du:dateUtc="2026-03-17T20:32:00Z">
        <w:r w:rsidR="006866F8">
          <w:rPr>
            <w:rFonts w:ascii="Times New Roman" w:hAnsi="Times New Roman" w:cs="Times New Roman"/>
          </w:rPr>
          <w:t xml:space="preserve"> </w:t>
        </w:r>
      </w:ins>
      <w:ins w:id="976" w:author="Benton, Deon" w:date="2026-03-18T16:34:00Z" w16du:dateUtc="2026-03-18T21:34:00Z">
        <w:r w:rsidR="008929AE">
          <w:rPr>
            <w:rFonts w:ascii="Times New Roman" w:hAnsi="Times New Roman" w:cs="Times New Roman"/>
          </w:rPr>
          <w:t>pre-reaching 3-month-olds</w:t>
        </w:r>
      </w:ins>
      <w:ins w:id="977" w:author="Benton, Deon" w:date="2026-03-17T15:32:00Z" w16du:dateUtc="2026-03-17T20:32:00Z">
        <w:r w:rsidR="006866F8">
          <w:rPr>
            <w:rFonts w:ascii="Times New Roman" w:hAnsi="Times New Roman" w:cs="Times New Roman"/>
          </w:rPr>
          <w:t xml:space="preserve"> can process </w:t>
        </w:r>
      </w:ins>
      <w:ins w:id="978" w:author="Benton, Deon" w:date="2026-03-18T16:34:00Z" w16du:dateUtc="2026-03-18T21:34:00Z">
        <w:r w:rsidR="00A80E39">
          <w:rPr>
            <w:rFonts w:ascii="Times New Roman" w:hAnsi="Times New Roman" w:cs="Times New Roman"/>
          </w:rPr>
          <w:t xml:space="preserve">causally efficacious </w:t>
        </w:r>
      </w:ins>
      <w:ins w:id="979" w:author="Benton, Deon" w:date="2026-03-17T15:32:00Z" w16du:dateUtc="2026-03-17T20:32:00Z">
        <w:r w:rsidR="006866F8">
          <w:rPr>
            <w:rFonts w:ascii="Times New Roman" w:hAnsi="Times New Roman" w:cs="Times New Roman"/>
          </w:rPr>
          <w:t>actions in terms of their efficiency</w:t>
        </w:r>
      </w:ins>
      <w:ins w:id="980" w:author="Benton, Deon" w:date="2026-03-17T15:33:00Z" w16du:dateUtc="2026-03-17T20:33:00Z">
        <w:r w:rsidR="00AC2BE6">
          <w:rPr>
            <w:rFonts w:ascii="Times New Roman" w:hAnsi="Times New Roman" w:cs="Times New Roman"/>
          </w:rPr>
          <w:t>.</w:t>
        </w:r>
      </w:ins>
      <w:ins w:id="981" w:author="Benton, Deon" w:date="2026-03-17T15:32:00Z" w16du:dateUtc="2026-03-17T20:32:00Z">
        <w:r w:rsidR="006866F8">
          <w:rPr>
            <w:rFonts w:ascii="Times New Roman" w:hAnsi="Times New Roman" w:cs="Times New Roman"/>
          </w:rPr>
          <w:t xml:space="preserve"> </w:t>
        </w:r>
      </w:ins>
      <w:ins w:id="982" w:author="Benton, Deon" w:date="2026-04-14T13:24:00Z" w16du:dateUtc="2026-04-14T18:24:00Z">
        <w:r w:rsidR="00AC5804">
          <w:rPr>
            <w:rFonts w:ascii="Times New Roman" w:hAnsi="Times New Roman" w:cs="Times New Roman"/>
          </w:rPr>
          <w:t>Although it was the case that</w:t>
        </w:r>
      </w:ins>
      <w:ins w:id="983" w:author="Benton, Deon" w:date="2026-03-18T16:39:00Z" w16du:dateUtc="2026-03-18T21:39:00Z">
        <w:r w:rsidR="002A6F3D">
          <w:rPr>
            <w:rFonts w:ascii="Times New Roman" w:hAnsi="Times New Roman" w:cs="Times New Roman"/>
          </w:rPr>
          <w:t xml:space="preserve"> Skerry et al. (2013) </w:t>
        </w:r>
      </w:ins>
      <w:ins w:id="984" w:author="Benton, Deon" w:date="2026-03-18T16:41:00Z" w16du:dateUtc="2026-03-18T21:41:00Z">
        <w:r w:rsidR="002A6F3D">
          <w:rPr>
            <w:rFonts w:ascii="Times New Roman" w:hAnsi="Times New Roman" w:cs="Times New Roman"/>
          </w:rPr>
          <w:t xml:space="preserve">also </w:t>
        </w:r>
      </w:ins>
      <w:ins w:id="985" w:author="Benton, Deon" w:date="2026-03-18T16:39:00Z" w16du:dateUtc="2026-03-18T21:39:00Z">
        <w:r w:rsidR="002A6F3D">
          <w:rPr>
            <w:rFonts w:ascii="Times New Roman" w:hAnsi="Times New Roman" w:cs="Times New Roman"/>
          </w:rPr>
          <w:t xml:space="preserve">report proportional </w:t>
        </w:r>
      </w:ins>
      <w:ins w:id="986" w:author="Benton, Deon" w:date="2026-04-14T13:24:00Z" w16du:dateUtc="2026-04-14T18:24:00Z">
        <w:r w:rsidR="00AC5804">
          <w:rPr>
            <w:rFonts w:ascii="Times New Roman" w:hAnsi="Times New Roman" w:cs="Times New Roman"/>
          </w:rPr>
          <w:t>looking in their main paper,</w:t>
        </w:r>
      </w:ins>
      <w:ins w:id="987" w:author="Benton, Deon" w:date="2026-03-18T16:41:00Z" w16du:dateUtc="2026-03-18T21:41:00Z">
        <w:r w:rsidR="002A6F3D">
          <w:rPr>
            <w:rFonts w:ascii="Times New Roman" w:hAnsi="Times New Roman" w:cs="Times New Roman"/>
          </w:rPr>
          <w:t xml:space="preserve"> inspection of the raw looking times in the</w:t>
        </w:r>
      </w:ins>
      <w:ins w:id="988" w:author="Benton, Deon" w:date="2026-04-14T13:22:00Z" w16du:dateUtc="2026-04-14T18:22:00Z">
        <w:r w:rsidR="0005005B">
          <w:rPr>
            <w:rFonts w:ascii="Times New Roman" w:hAnsi="Times New Roman" w:cs="Times New Roman"/>
          </w:rPr>
          <w:t>ir</w:t>
        </w:r>
      </w:ins>
      <w:ins w:id="989" w:author="Benton, Deon" w:date="2026-03-18T16:41:00Z" w16du:dateUtc="2026-03-18T21:41:00Z">
        <w:r w:rsidR="002A6F3D">
          <w:rPr>
            <w:rFonts w:ascii="Times New Roman" w:hAnsi="Times New Roman" w:cs="Times New Roman"/>
          </w:rPr>
          <w:t xml:space="preserve"> Supplementary Materials </w:t>
        </w:r>
      </w:ins>
      <w:ins w:id="990" w:author="Benton, Deon" w:date="2026-03-18T16:42:00Z" w16du:dateUtc="2026-03-18T21:42:00Z">
        <w:r w:rsidR="002A6F3D">
          <w:rPr>
            <w:rFonts w:ascii="Times New Roman" w:hAnsi="Times New Roman" w:cs="Times New Roman"/>
          </w:rPr>
          <w:t xml:space="preserve">showed </w:t>
        </w:r>
      </w:ins>
      <w:ins w:id="991" w:author="Benton, Deon" w:date="2026-04-14T13:25:00Z" w16du:dateUtc="2026-04-14T18:25:00Z">
        <w:r w:rsidR="002A3587">
          <w:rPr>
            <w:rFonts w:ascii="Times New Roman" w:hAnsi="Times New Roman" w:cs="Times New Roman"/>
          </w:rPr>
          <w:t>that they were</w:t>
        </w:r>
      </w:ins>
      <w:ins w:id="992" w:author="Benton, Deon" w:date="2026-03-18T16:42:00Z" w16du:dateUtc="2026-03-18T21:42:00Z">
        <w:r w:rsidR="00720784">
          <w:rPr>
            <w:rFonts w:ascii="Times New Roman" w:hAnsi="Times New Roman" w:cs="Times New Roman"/>
          </w:rPr>
          <w:t xml:space="preserve"> aligned </w:t>
        </w:r>
        <w:r w:rsidR="001D2A6B">
          <w:rPr>
            <w:rFonts w:ascii="Times New Roman" w:hAnsi="Times New Roman" w:cs="Times New Roman"/>
          </w:rPr>
          <w:t>with</w:t>
        </w:r>
        <w:r w:rsidR="00720784">
          <w:rPr>
            <w:rFonts w:ascii="Times New Roman" w:hAnsi="Times New Roman" w:cs="Times New Roman"/>
          </w:rPr>
          <w:t xml:space="preserve"> the</w:t>
        </w:r>
      </w:ins>
      <w:ins w:id="993" w:author="Benton, Deon" w:date="2026-04-14T13:25:00Z" w16du:dateUtc="2026-04-14T18:25:00Z">
        <w:r w:rsidR="002A3587">
          <w:rPr>
            <w:rFonts w:ascii="Times New Roman" w:hAnsi="Times New Roman" w:cs="Times New Roman"/>
          </w:rPr>
          <w:t xml:space="preserve"> reported</w:t>
        </w:r>
      </w:ins>
      <w:ins w:id="994" w:author="Benton, Deon" w:date="2026-03-18T16:42:00Z" w16du:dateUtc="2026-03-18T21:42:00Z">
        <w:r w:rsidR="00720784">
          <w:rPr>
            <w:rFonts w:ascii="Times New Roman" w:hAnsi="Times New Roman" w:cs="Times New Roman"/>
          </w:rPr>
          <w:t xml:space="preserve"> </w:t>
        </w:r>
      </w:ins>
      <w:ins w:id="995" w:author="Benton, Deon" w:date="2026-03-18T16:41:00Z" w16du:dateUtc="2026-03-18T21:41:00Z">
        <w:r w:rsidR="002A6F3D">
          <w:rPr>
            <w:rFonts w:ascii="Times New Roman" w:hAnsi="Times New Roman" w:cs="Times New Roman"/>
          </w:rPr>
          <w:t xml:space="preserve">proportional </w:t>
        </w:r>
      </w:ins>
      <w:ins w:id="996" w:author="Benton, Deon" w:date="2026-04-14T13:25:00Z" w16du:dateUtc="2026-04-14T18:25:00Z">
        <w:r w:rsidR="002A3587">
          <w:rPr>
            <w:rFonts w:ascii="Times New Roman" w:hAnsi="Times New Roman" w:cs="Times New Roman"/>
          </w:rPr>
          <w:t>looks</w:t>
        </w:r>
      </w:ins>
      <w:ins w:id="997" w:author="Benton, Deon" w:date="2026-03-18T16:42:00Z" w16du:dateUtc="2026-03-18T21:42:00Z">
        <w:r w:rsidR="00720784">
          <w:rPr>
            <w:rFonts w:ascii="Times New Roman" w:hAnsi="Times New Roman" w:cs="Times New Roman"/>
          </w:rPr>
          <w:t xml:space="preserve">. </w:t>
        </w:r>
      </w:ins>
    </w:p>
    <w:p w14:paraId="3F43DA49" w14:textId="2E27A228" w:rsidR="00B3601A" w:rsidRDefault="009125B3" w:rsidP="0096761D">
      <w:pPr>
        <w:spacing w:line="480" w:lineRule="auto"/>
        <w:ind w:firstLine="720"/>
        <w:contextualSpacing/>
        <w:rPr>
          <w:ins w:id="998" w:author="Benton, Deon" w:date="2026-03-17T16:20:00Z" w16du:dateUtc="2026-03-17T21:20:00Z"/>
          <w:rFonts w:ascii="Times New Roman" w:hAnsi="Times New Roman" w:cs="Times New Roman"/>
        </w:rPr>
      </w:pPr>
      <w:ins w:id="999" w:author="Benton, Deon" w:date="2026-04-14T13:25:00Z" w16du:dateUtc="2026-04-14T18:25:00Z">
        <w:r>
          <w:rPr>
            <w:rFonts w:ascii="Times New Roman" w:hAnsi="Times New Roman" w:cs="Times New Roman"/>
          </w:rPr>
          <w:t>This issue notwithstandin</w:t>
        </w:r>
      </w:ins>
      <w:ins w:id="1000" w:author="Benton, Deon" w:date="2026-04-14T13:26:00Z" w16du:dateUtc="2026-04-14T18:26:00Z">
        <w:r>
          <w:rPr>
            <w:rFonts w:ascii="Times New Roman" w:hAnsi="Times New Roman" w:cs="Times New Roman"/>
          </w:rPr>
          <w:t>g, t</w:t>
        </w:r>
      </w:ins>
      <w:ins w:id="1001" w:author="Benton, Deon" w:date="2026-04-08T14:16:00Z" w16du:dateUtc="2026-04-08T19:16:00Z">
        <w:r w:rsidR="00940FBC">
          <w:rPr>
            <w:rFonts w:ascii="Times New Roman" w:hAnsi="Times New Roman" w:cs="Times New Roman"/>
          </w:rPr>
          <w:t>he</w:t>
        </w:r>
      </w:ins>
      <w:ins w:id="1002" w:author="Benton, Deon" w:date="2026-04-08T14:15:00Z" w16du:dateUtc="2026-04-08T19:15:00Z">
        <w:r w:rsidR="00940FBC">
          <w:rPr>
            <w:rFonts w:ascii="Times New Roman" w:hAnsi="Times New Roman" w:cs="Times New Roman"/>
          </w:rPr>
          <w:t xml:space="preserve"> </w:t>
        </w:r>
      </w:ins>
      <w:ins w:id="1003" w:author="Benton, Deon" w:date="2026-04-14T13:26:00Z" w16du:dateUtc="2026-04-14T18:26:00Z">
        <w:r w:rsidR="00CF0533">
          <w:rPr>
            <w:rFonts w:ascii="Times New Roman" w:hAnsi="Times New Roman" w:cs="Times New Roman"/>
          </w:rPr>
          <w:t xml:space="preserve">findings raise a crucial </w:t>
        </w:r>
      </w:ins>
      <w:ins w:id="1004" w:author="Benton, Deon" w:date="2026-04-08T14:15:00Z" w16du:dateUtc="2026-04-08T19:15:00Z">
        <w:r w:rsidR="00940FBC">
          <w:rPr>
            <w:rFonts w:ascii="Times New Roman" w:hAnsi="Times New Roman" w:cs="Times New Roman"/>
          </w:rPr>
          <w:t>challenge</w:t>
        </w:r>
      </w:ins>
      <w:ins w:id="1005" w:author="Benton, Deon" w:date="2026-04-14T13:26:00Z" w16du:dateUtc="2026-04-14T18:26:00Z">
        <w:r w:rsidR="00CF0533">
          <w:rPr>
            <w:rFonts w:ascii="Times New Roman" w:hAnsi="Times New Roman" w:cs="Times New Roman"/>
          </w:rPr>
          <w:t>:</w:t>
        </w:r>
      </w:ins>
      <w:ins w:id="1006" w:author="Benton, Deon" w:date="2026-03-16T17:19:00Z" w16du:dateUtc="2026-03-16T22:19:00Z">
        <w:r w:rsidR="006F58C2">
          <w:rPr>
            <w:rFonts w:ascii="Times New Roman" w:hAnsi="Times New Roman" w:cs="Times New Roman"/>
          </w:rPr>
          <w:t xml:space="preserve"> </w:t>
        </w:r>
      </w:ins>
      <w:ins w:id="1007" w:author="Benton, Deon" w:date="2026-04-14T13:26:00Z" w16du:dateUtc="2026-04-14T18:26:00Z">
        <w:r w:rsidR="00CF0533">
          <w:rPr>
            <w:rFonts w:ascii="Times New Roman" w:hAnsi="Times New Roman" w:cs="Times New Roman"/>
          </w:rPr>
          <w:t xml:space="preserve">How can these impressive findings be </w:t>
        </w:r>
      </w:ins>
      <w:ins w:id="1008" w:author="Benton, Deon" w:date="2026-04-14T13:29:00Z" w16du:dateUtc="2026-04-14T18:29:00Z">
        <w:r w:rsidR="00C82F77">
          <w:rPr>
            <w:rFonts w:ascii="Times New Roman" w:hAnsi="Times New Roman" w:cs="Times New Roman"/>
          </w:rPr>
          <w:t>reconciled with</w:t>
        </w:r>
      </w:ins>
      <w:ins w:id="1009" w:author="Benton, Deon" w:date="2026-03-17T15:38:00Z" w16du:dateUtc="2026-03-17T20:38:00Z">
        <w:r w:rsidR="00571546">
          <w:rPr>
            <w:rFonts w:ascii="Times New Roman" w:hAnsi="Times New Roman" w:cs="Times New Roman"/>
          </w:rPr>
          <w:t xml:space="preserve"> the </w:t>
        </w:r>
      </w:ins>
      <w:ins w:id="1010" w:author="Benton, Deon" w:date="2026-03-17T15:39:00Z" w16du:dateUtc="2026-03-17T20:39:00Z">
        <w:r w:rsidR="00832F06">
          <w:rPr>
            <w:rFonts w:ascii="Times New Roman" w:hAnsi="Times New Roman" w:cs="Times New Roman"/>
          </w:rPr>
          <w:t xml:space="preserve">present notion that infants’ </w:t>
        </w:r>
      </w:ins>
      <w:ins w:id="1011" w:author="Benton, Deon" w:date="2026-03-17T15:36:00Z" w16du:dateUtc="2026-03-17T20:36:00Z">
        <w:r w:rsidR="003A7CC6">
          <w:rPr>
            <w:rFonts w:ascii="Times New Roman" w:hAnsi="Times New Roman" w:cs="Times New Roman"/>
          </w:rPr>
          <w:t xml:space="preserve">looking behaviors in action understanding studies </w:t>
        </w:r>
      </w:ins>
      <w:ins w:id="1012" w:author="Benton, Deon" w:date="2026-03-17T15:43:00Z" w16du:dateUtc="2026-03-17T20:43:00Z">
        <w:r w:rsidR="00736A8C">
          <w:rPr>
            <w:rFonts w:ascii="Times New Roman" w:hAnsi="Times New Roman" w:cs="Times New Roman"/>
          </w:rPr>
          <w:t>derive</w:t>
        </w:r>
      </w:ins>
      <w:ins w:id="1013" w:author="Benton, Deon" w:date="2026-03-17T15:37:00Z" w16du:dateUtc="2026-03-17T20:37:00Z">
        <w:r w:rsidR="00571546">
          <w:rPr>
            <w:rFonts w:ascii="Times New Roman" w:hAnsi="Times New Roman" w:cs="Times New Roman"/>
          </w:rPr>
          <w:t xml:space="preserve"> </w:t>
        </w:r>
      </w:ins>
      <w:ins w:id="1014" w:author="Benton, Deon" w:date="2026-04-14T13:27:00Z" w16du:dateUtc="2026-04-14T18:27:00Z">
        <w:r w:rsidR="00CF0533">
          <w:rPr>
            <w:rFonts w:ascii="Times New Roman" w:hAnsi="Times New Roman" w:cs="Times New Roman"/>
          </w:rPr>
          <w:t xml:space="preserve">from </w:t>
        </w:r>
      </w:ins>
      <w:ins w:id="1015" w:author="Benton, Deon" w:date="2026-04-14T13:29:00Z" w16du:dateUtc="2026-04-14T18:29:00Z">
        <w:r w:rsidR="00C82F77">
          <w:rPr>
            <w:rFonts w:ascii="Times New Roman" w:hAnsi="Times New Roman" w:cs="Times New Roman"/>
          </w:rPr>
          <w:t xml:space="preserve">both </w:t>
        </w:r>
      </w:ins>
      <w:ins w:id="1016" w:author="Benton, Deon" w:date="2026-04-14T13:28:00Z" w16du:dateUtc="2026-04-14T18:28:00Z">
        <w:r w:rsidR="003E7940">
          <w:rPr>
            <w:rFonts w:ascii="Times New Roman" w:hAnsi="Times New Roman" w:cs="Times New Roman"/>
          </w:rPr>
          <w:t xml:space="preserve">the </w:t>
        </w:r>
      </w:ins>
      <w:ins w:id="1017" w:author="Benton, Deon" w:date="2026-04-14T13:27:00Z" w16du:dateUtc="2026-04-14T18:27:00Z">
        <w:r w:rsidR="00CF0533">
          <w:rPr>
            <w:rFonts w:ascii="Times New Roman" w:hAnsi="Times New Roman" w:cs="Times New Roman"/>
          </w:rPr>
          <w:t>experience</w:t>
        </w:r>
      </w:ins>
      <w:ins w:id="1018" w:author="Benton, Deon" w:date="2026-04-14T13:29:00Z" w16du:dateUtc="2026-04-14T18:29:00Z">
        <w:r w:rsidR="00C82F77">
          <w:rPr>
            <w:rFonts w:ascii="Times New Roman" w:hAnsi="Times New Roman" w:cs="Times New Roman"/>
          </w:rPr>
          <w:t xml:space="preserve"> of</w:t>
        </w:r>
      </w:ins>
      <w:ins w:id="1019" w:author="Benton, Deon" w:date="2026-04-14T13:28:00Z" w16du:dateUtc="2026-04-14T18:28:00Z">
        <w:r w:rsidR="00C82F77">
          <w:rPr>
            <w:rFonts w:ascii="Times New Roman" w:hAnsi="Times New Roman" w:cs="Times New Roman"/>
          </w:rPr>
          <w:t xml:space="preserve"> processing</w:t>
        </w:r>
      </w:ins>
      <w:ins w:id="1020" w:author="Benton, Deon" w:date="2026-04-14T13:29:00Z" w16du:dateUtc="2026-04-14T18:29:00Z">
        <w:r w:rsidR="00C82F77">
          <w:rPr>
            <w:rFonts w:ascii="Times New Roman" w:hAnsi="Times New Roman" w:cs="Times New Roman"/>
          </w:rPr>
          <w:t xml:space="preserve"> others’</w:t>
        </w:r>
      </w:ins>
      <w:ins w:id="1021" w:author="Benton, Deon" w:date="2026-04-14T13:28:00Z" w16du:dateUtc="2026-04-14T18:28:00Z">
        <w:r w:rsidR="00C82F77">
          <w:rPr>
            <w:rFonts w:ascii="Times New Roman" w:hAnsi="Times New Roman" w:cs="Times New Roman"/>
          </w:rPr>
          <w:t xml:space="preserve"> actions and an associative learning mechanism that operates ove</w:t>
        </w:r>
      </w:ins>
      <w:ins w:id="1022" w:author="Benton, Deon" w:date="2026-04-14T13:29:00Z" w16du:dateUtc="2026-04-14T18:29:00Z">
        <w:r w:rsidR="00C82F77">
          <w:rPr>
            <w:rFonts w:ascii="Times New Roman" w:hAnsi="Times New Roman" w:cs="Times New Roman"/>
          </w:rPr>
          <w:t>r that experience.</w:t>
        </w:r>
      </w:ins>
      <w:ins w:id="1023" w:author="Benton, Deon" w:date="2026-04-14T13:28:00Z" w16du:dateUtc="2026-04-14T18:28:00Z">
        <w:r w:rsidR="003E7940">
          <w:rPr>
            <w:rFonts w:ascii="Times New Roman" w:hAnsi="Times New Roman" w:cs="Times New Roman"/>
          </w:rPr>
          <w:t xml:space="preserve"> </w:t>
        </w:r>
      </w:ins>
      <w:ins w:id="1024" w:author="Benton, Deon" w:date="2026-04-14T13:30:00Z" w16du:dateUtc="2026-04-14T18:30:00Z">
        <w:r w:rsidR="00CA1341">
          <w:rPr>
            <w:rFonts w:ascii="Times New Roman" w:hAnsi="Times New Roman" w:cs="Times New Roman"/>
          </w:rPr>
          <w:t xml:space="preserve">Perhaps one way to reconcile the two is </w:t>
        </w:r>
      </w:ins>
      <w:ins w:id="1025" w:author="Benton, Deon" w:date="2026-03-17T15:40:00Z" w16du:dateUtc="2026-03-17T20:40:00Z">
        <w:r w:rsidR="00832F06">
          <w:rPr>
            <w:rFonts w:ascii="Times New Roman" w:hAnsi="Times New Roman" w:cs="Times New Roman"/>
          </w:rPr>
          <w:t>to consider</w:t>
        </w:r>
      </w:ins>
      <w:ins w:id="1026" w:author="Benton, Deon" w:date="2026-03-17T15:48:00Z" w16du:dateUtc="2026-03-17T20:48:00Z">
        <w:r w:rsidR="00B30C52">
          <w:rPr>
            <w:rFonts w:ascii="Times New Roman" w:hAnsi="Times New Roman" w:cs="Times New Roman"/>
          </w:rPr>
          <w:t xml:space="preserve"> the</w:t>
        </w:r>
      </w:ins>
      <w:ins w:id="1027" w:author="Benton, Deon" w:date="2026-03-17T15:40:00Z" w16du:dateUtc="2026-03-17T20:40:00Z">
        <w:r w:rsidR="00832F06">
          <w:rPr>
            <w:rFonts w:ascii="Times New Roman" w:hAnsi="Times New Roman" w:cs="Times New Roman"/>
          </w:rPr>
          <w:t xml:space="preserve"> </w:t>
        </w:r>
      </w:ins>
      <w:ins w:id="1028" w:author="Benton, Deon" w:date="2026-03-17T15:42:00Z" w16du:dateUtc="2026-03-17T20:42:00Z">
        <w:r w:rsidR="00622034">
          <w:rPr>
            <w:rFonts w:ascii="Times New Roman" w:hAnsi="Times New Roman" w:cs="Times New Roman"/>
          </w:rPr>
          <w:t xml:space="preserve">potential </w:t>
        </w:r>
      </w:ins>
      <w:ins w:id="1029" w:author="Benton, Deon" w:date="2026-03-17T15:48:00Z" w16du:dateUtc="2026-03-17T20:48:00Z">
        <w:r w:rsidR="00B30C52">
          <w:rPr>
            <w:rFonts w:ascii="Times New Roman" w:hAnsi="Times New Roman" w:cs="Times New Roman"/>
          </w:rPr>
          <w:t>effect</w:t>
        </w:r>
      </w:ins>
      <w:ins w:id="1030" w:author="Benton, Deon" w:date="2026-04-14T13:31:00Z" w16du:dateUtc="2026-04-14T18:31:00Z">
        <w:r w:rsidR="009C2F46">
          <w:rPr>
            <w:rFonts w:ascii="Times New Roman" w:hAnsi="Times New Roman" w:cs="Times New Roman"/>
          </w:rPr>
          <w:t xml:space="preserve"> that </w:t>
        </w:r>
      </w:ins>
      <w:ins w:id="1031" w:author="Benton, Deon" w:date="2026-04-14T13:30:00Z" w16du:dateUtc="2026-04-14T18:30:00Z">
        <w:r w:rsidR="009C2F46">
          <w:rPr>
            <w:rFonts w:ascii="Times New Roman" w:hAnsi="Times New Roman" w:cs="Times New Roman"/>
          </w:rPr>
          <w:t>infants’ own</w:t>
        </w:r>
      </w:ins>
      <w:ins w:id="1032" w:author="Benton, Deon" w:date="2026-03-17T15:41:00Z" w16du:dateUtc="2026-03-17T20:41:00Z">
        <w:r w:rsidR="00622034">
          <w:rPr>
            <w:rFonts w:ascii="Times New Roman" w:hAnsi="Times New Roman" w:cs="Times New Roman"/>
          </w:rPr>
          <w:t xml:space="preserve"> direct action experience or </w:t>
        </w:r>
      </w:ins>
      <w:ins w:id="1033" w:author="Benton, Deon" w:date="2026-04-14T13:31:00Z" w16du:dateUtc="2026-04-14T18:31:00Z">
        <w:r w:rsidR="009C2F46">
          <w:rPr>
            <w:rFonts w:ascii="Times New Roman" w:hAnsi="Times New Roman" w:cs="Times New Roman"/>
          </w:rPr>
          <w:t xml:space="preserve">their experience </w:t>
        </w:r>
      </w:ins>
      <w:ins w:id="1034" w:author="Benton, Deon" w:date="2026-04-14T13:32:00Z" w16du:dateUtc="2026-04-14T18:32:00Z">
        <w:r w:rsidR="009C2F46">
          <w:rPr>
            <w:rFonts w:ascii="Times New Roman" w:hAnsi="Times New Roman" w:cs="Times New Roman"/>
          </w:rPr>
          <w:t>processing</w:t>
        </w:r>
      </w:ins>
      <w:ins w:id="1035" w:author="Benton, Deon" w:date="2026-03-17T15:41:00Z" w16du:dateUtc="2026-03-17T20:41:00Z">
        <w:r w:rsidR="00622034">
          <w:rPr>
            <w:rFonts w:ascii="Times New Roman" w:hAnsi="Times New Roman" w:cs="Times New Roman"/>
          </w:rPr>
          <w:t xml:space="preserve"> causally efficacious action events </w:t>
        </w:r>
      </w:ins>
      <w:ins w:id="1036" w:author="Benton, Deon" w:date="2026-04-08T14:17:00Z" w16du:dateUtc="2026-04-08T19:17:00Z">
        <w:r w:rsidR="00940FBC">
          <w:rPr>
            <w:rFonts w:ascii="Times New Roman" w:hAnsi="Times New Roman" w:cs="Times New Roman"/>
          </w:rPr>
          <w:t xml:space="preserve">has </w:t>
        </w:r>
      </w:ins>
      <w:ins w:id="1037" w:author="Benton, Deon" w:date="2026-03-17T15:41:00Z" w16du:dateUtc="2026-03-17T20:41:00Z">
        <w:r w:rsidR="00622034">
          <w:rPr>
            <w:rFonts w:ascii="Times New Roman" w:hAnsi="Times New Roman" w:cs="Times New Roman"/>
          </w:rPr>
          <w:t xml:space="preserve">on </w:t>
        </w:r>
      </w:ins>
      <w:ins w:id="1038" w:author="Benton, Deon" w:date="2026-03-17T15:48:00Z" w16du:dateUtc="2026-03-17T20:48:00Z">
        <w:r w:rsidR="00B30C52">
          <w:rPr>
            <w:rFonts w:ascii="Times New Roman" w:hAnsi="Times New Roman" w:cs="Times New Roman"/>
          </w:rPr>
          <w:t xml:space="preserve">their </w:t>
        </w:r>
      </w:ins>
      <w:ins w:id="1039" w:author="Benton, Deon" w:date="2026-03-17T15:41:00Z" w16du:dateUtc="2026-03-17T20:41:00Z">
        <w:r w:rsidR="00622034">
          <w:rPr>
            <w:rFonts w:ascii="Times New Roman" w:hAnsi="Times New Roman" w:cs="Times New Roman"/>
          </w:rPr>
          <w:t xml:space="preserve">subsequent processing of </w:t>
        </w:r>
      </w:ins>
      <w:ins w:id="1040" w:author="Benton, Deon" w:date="2026-03-17T15:42:00Z" w16du:dateUtc="2026-03-17T20:42:00Z">
        <w:r w:rsidR="00622034">
          <w:rPr>
            <w:rFonts w:ascii="Times New Roman" w:hAnsi="Times New Roman" w:cs="Times New Roman"/>
          </w:rPr>
          <w:t>actions.</w:t>
        </w:r>
      </w:ins>
      <w:ins w:id="1041" w:author="Benton, Deon" w:date="2026-03-17T15:39:00Z" w16du:dateUtc="2026-03-17T20:39:00Z">
        <w:r w:rsidR="00832F06">
          <w:rPr>
            <w:rFonts w:ascii="Times New Roman" w:hAnsi="Times New Roman" w:cs="Times New Roman"/>
          </w:rPr>
          <w:t xml:space="preserve"> </w:t>
        </w:r>
      </w:ins>
      <w:ins w:id="1042" w:author="Benton, Deon" w:date="2026-04-14T13:37:00Z" w16du:dateUtc="2026-04-14T18:37:00Z">
        <w:r w:rsidR="00AD4C74">
          <w:rPr>
            <w:rFonts w:ascii="Times New Roman" w:hAnsi="Times New Roman" w:cs="Times New Roman"/>
          </w:rPr>
          <w:t>The crux of the idea is that both manipulations may</w:t>
        </w:r>
      </w:ins>
      <w:ins w:id="1043" w:author="Benton, Deon" w:date="2026-04-14T13:33:00Z" w16du:dateUtc="2026-04-14T18:33:00Z">
        <w:r w:rsidR="005C0644">
          <w:rPr>
            <w:rFonts w:ascii="Times New Roman" w:hAnsi="Times New Roman" w:cs="Times New Roman"/>
          </w:rPr>
          <w:t xml:space="preserve"> </w:t>
        </w:r>
        <w:r w:rsidR="005C0644">
          <w:rPr>
            <w:rFonts w:ascii="Times New Roman" w:hAnsi="Times New Roman" w:cs="Times New Roman"/>
            <w:i/>
            <w:iCs/>
          </w:rPr>
          <w:t>temporarily</w:t>
        </w:r>
        <w:r w:rsidR="006D356F">
          <w:rPr>
            <w:rFonts w:ascii="Times New Roman" w:hAnsi="Times New Roman" w:cs="Times New Roman"/>
          </w:rPr>
          <w:t xml:space="preserve"> </w:t>
        </w:r>
      </w:ins>
      <w:ins w:id="1044" w:author="Benton, Deon" w:date="2026-03-17T15:47:00Z" w16du:dateUtc="2026-03-17T20:47:00Z">
        <w:r w:rsidR="00AA5009">
          <w:rPr>
            <w:rFonts w:ascii="Times New Roman" w:hAnsi="Times New Roman" w:cs="Times New Roman"/>
          </w:rPr>
          <w:t xml:space="preserve">boost the salience of </w:t>
        </w:r>
      </w:ins>
      <w:ins w:id="1045" w:author="Benton, Deon" w:date="2026-03-17T15:49:00Z" w16du:dateUtc="2026-03-17T20:49:00Z">
        <w:r w:rsidR="00B30C52">
          <w:rPr>
            <w:rFonts w:ascii="Times New Roman" w:hAnsi="Times New Roman" w:cs="Times New Roman"/>
          </w:rPr>
          <w:t>the visual events presented during the experiment itself</w:t>
        </w:r>
      </w:ins>
      <w:ins w:id="1046" w:author="Benton, Deon" w:date="2026-03-17T15:47:00Z" w16du:dateUtc="2026-03-17T20:47:00Z">
        <w:r w:rsidR="00B30C52">
          <w:rPr>
            <w:rFonts w:ascii="Times New Roman" w:hAnsi="Times New Roman" w:cs="Times New Roman"/>
          </w:rPr>
          <w:t>.</w:t>
        </w:r>
        <w:r w:rsidR="00AA5009">
          <w:rPr>
            <w:rFonts w:ascii="Times New Roman" w:hAnsi="Times New Roman" w:cs="Times New Roman"/>
          </w:rPr>
          <w:t xml:space="preserve"> </w:t>
        </w:r>
      </w:ins>
      <w:ins w:id="1047" w:author="Benton, Deon" w:date="2026-03-17T15:44:00Z" w16du:dateUtc="2026-03-17T20:44:00Z">
        <w:r w:rsidR="00736A8C">
          <w:rPr>
            <w:rFonts w:ascii="Times New Roman" w:hAnsi="Times New Roman" w:cs="Times New Roman"/>
          </w:rPr>
          <w:t xml:space="preserve"> </w:t>
        </w:r>
      </w:ins>
      <w:ins w:id="1048" w:author="Benton, Deon" w:date="2026-03-17T15:51:00Z" w16du:dateUtc="2026-03-17T20:51:00Z">
        <w:r w:rsidR="00A62B1E">
          <w:rPr>
            <w:rFonts w:ascii="Times New Roman" w:hAnsi="Times New Roman" w:cs="Times New Roman"/>
          </w:rPr>
          <w:t xml:space="preserve">For example, providing infants with </w:t>
        </w:r>
      </w:ins>
      <w:ins w:id="1049" w:author="Benton, Deon" w:date="2026-03-17T15:56:00Z" w16du:dateUtc="2026-03-17T20:56:00Z">
        <w:r w:rsidR="00D84499">
          <w:rPr>
            <w:rFonts w:ascii="Times New Roman" w:hAnsi="Times New Roman" w:cs="Times New Roman"/>
            <w:i/>
            <w:iCs/>
          </w:rPr>
          <w:t xml:space="preserve">successful </w:t>
        </w:r>
        <w:r w:rsidR="00D84499">
          <w:rPr>
            <w:rFonts w:ascii="Times New Roman" w:hAnsi="Times New Roman" w:cs="Times New Roman"/>
          </w:rPr>
          <w:t>object-direct</w:t>
        </w:r>
      </w:ins>
      <w:ins w:id="1050" w:author="Benton, Deon" w:date="2026-04-08T14:18:00Z" w16du:dateUtc="2026-04-08T19:18:00Z">
        <w:r w:rsidR="00026A36">
          <w:rPr>
            <w:rFonts w:ascii="Times New Roman" w:hAnsi="Times New Roman" w:cs="Times New Roman"/>
          </w:rPr>
          <w:t>ed</w:t>
        </w:r>
      </w:ins>
      <w:ins w:id="1051" w:author="Benton, Deon" w:date="2026-03-17T15:56:00Z" w16du:dateUtc="2026-03-17T20:56:00Z">
        <w:r w:rsidR="00D84499">
          <w:rPr>
            <w:rFonts w:ascii="Times New Roman" w:hAnsi="Times New Roman" w:cs="Times New Roman"/>
          </w:rPr>
          <w:t xml:space="preserve"> action experience via sticky mittens </w:t>
        </w:r>
      </w:ins>
      <w:ins w:id="1052" w:author="Benton, Deon" w:date="2026-03-17T15:52:00Z" w16du:dateUtc="2026-03-17T20:52:00Z">
        <w:r w:rsidR="00510876">
          <w:rPr>
            <w:rFonts w:ascii="Times New Roman" w:hAnsi="Times New Roman" w:cs="Times New Roman"/>
          </w:rPr>
          <w:t xml:space="preserve">may not only increase their overall engagement in the task </w:t>
        </w:r>
      </w:ins>
      <w:ins w:id="1053" w:author="Benton, Deon" w:date="2026-03-17T15:53:00Z" w16du:dateUtc="2026-03-17T20:53:00Z">
        <w:r w:rsidR="00510876">
          <w:rPr>
            <w:rFonts w:ascii="Times New Roman" w:hAnsi="Times New Roman" w:cs="Times New Roman"/>
          </w:rPr>
          <w:t xml:space="preserve">but it </w:t>
        </w:r>
      </w:ins>
      <w:ins w:id="1054" w:author="Benton, Deon" w:date="2026-03-17T15:56:00Z" w16du:dateUtc="2026-03-17T20:56:00Z">
        <w:r w:rsidR="00D84499">
          <w:rPr>
            <w:rFonts w:ascii="Times New Roman" w:hAnsi="Times New Roman" w:cs="Times New Roman"/>
          </w:rPr>
          <w:t xml:space="preserve">may </w:t>
        </w:r>
      </w:ins>
      <w:ins w:id="1055" w:author="Benton, Deon" w:date="2026-03-17T15:53:00Z" w16du:dateUtc="2026-03-17T20:53:00Z">
        <w:r w:rsidR="00510876">
          <w:rPr>
            <w:rFonts w:ascii="Times New Roman" w:hAnsi="Times New Roman" w:cs="Times New Roman"/>
          </w:rPr>
          <w:t xml:space="preserve">facilitate successful encoding of the visual features of the objects involved. </w:t>
        </w:r>
      </w:ins>
      <w:ins w:id="1056" w:author="Benton, Deon" w:date="2026-04-08T14:19:00Z" w16du:dateUtc="2026-04-08T19:19:00Z">
        <w:r w:rsidR="00FF1636">
          <w:rPr>
            <w:rFonts w:ascii="Times New Roman" w:hAnsi="Times New Roman" w:cs="Times New Roman"/>
          </w:rPr>
          <w:t>Critically, even if that boost is e</w:t>
        </w:r>
      </w:ins>
      <w:ins w:id="1057" w:author="Benton, Deon" w:date="2026-04-08T14:20:00Z" w16du:dateUtc="2026-04-08T19:20:00Z">
        <w:r w:rsidR="00FF1636">
          <w:rPr>
            <w:rFonts w:ascii="Times New Roman" w:hAnsi="Times New Roman" w:cs="Times New Roman"/>
          </w:rPr>
          <w:t>phemeral</w:t>
        </w:r>
      </w:ins>
      <w:ins w:id="1058" w:author="Benton, Deon" w:date="2026-04-08T14:19:00Z" w16du:dateUtc="2026-04-08T19:19:00Z">
        <w:r w:rsidR="00FF1636">
          <w:rPr>
            <w:rFonts w:ascii="Times New Roman" w:hAnsi="Times New Roman" w:cs="Times New Roman"/>
          </w:rPr>
          <w:t xml:space="preserve"> as is assumed here, infants may have sufficient time </w:t>
        </w:r>
      </w:ins>
      <w:ins w:id="1059" w:author="Benton, Deon" w:date="2026-04-08T14:20:00Z" w16du:dateUtc="2026-04-08T19:20:00Z">
        <w:r w:rsidR="00FF1636">
          <w:rPr>
            <w:rFonts w:ascii="Times New Roman" w:hAnsi="Times New Roman" w:cs="Times New Roman"/>
          </w:rPr>
          <w:t xml:space="preserve">while </w:t>
        </w:r>
      </w:ins>
      <w:ins w:id="1060" w:author="Benton, Deon" w:date="2026-04-08T14:19:00Z" w16du:dateUtc="2026-04-08T19:19:00Z">
        <w:r w:rsidR="00FF1636">
          <w:rPr>
            <w:rFonts w:ascii="Times New Roman" w:hAnsi="Times New Roman" w:cs="Times New Roman"/>
          </w:rPr>
          <w:t>in this heightened attention</w:t>
        </w:r>
      </w:ins>
      <w:ins w:id="1061" w:author="Benton, Deon" w:date="2026-04-08T14:20:00Z" w16du:dateUtc="2026-04-08T19:20:00Z">
        <w:r w:rsidR="00FF1636">
          <w:rPr>
            <w:rFonts w:ascii="Times New Roman" w:hAnsi="Times New Roman" w:cs="Times New Roman"/>
          </w:rPr>
          <w:t>al</w:t>
        </w:r>
      </w:ins>
      <w:ins w:id="1062" w:author="Benton, Deon" w:date="2026-04-08T14:19:00Z" w16du:dateUtc="2026-04-08T19:19:00Z">
        <w:r w:rsidR="00FF1636">
          <w:rPr>
            <w:rFonts w:ascii="Times New Roman" w:hAnsi="Times New Roman" w:cs="Times New Roman"/>
          </w:rPr>
          <w:t xml:space="preserve"> state to</w:t>
        </w:r>
      </w:ins>
      <w:ins w:id="1063" w:author="Benton, Deon" w:date="2026-04-08T14:21:00Z" w16du:dateUtc="2026-04-08T19:21:00Z">
        <w:r w:rsidR="00ED2E5A">
          <w:rPr>
            <w:rFonts w:ascii="Times New Roman" w:hAnsi="Times New Roman" w:cs="Times New Roman"/>
          </w:rPr>
          <w:t xml:space="preserve"> encode key aspects of the task </w:t>
        </w:r>
        <w:r w:rsidR="00ED2E5A">
          <w:rPr>
            <w:rFonts w:ascii="Times New Roman" w:hAnsi="Times New Roman" w:cs="Times New Roman"/>
          </w:rPr>
          <w:lastRenderedPageBreak/>
          <w:t xml:space="preserve">that bear directly on their subsequent looking behavior. </w:t>
        </w:r>
      </w:ins>
      <w:ins w:id="1064" w:author="Benton, Deon" w:date="2026-03-17T15:53:00Z" w16du:dateUtc="2026-03-17T20:53:00Z">
        <w:r w:rsidR="00510876">
          <w:rPr>
            <w:rFonts w:ascii="Times New Roman" w:hAnsi="Times New Roman" w:cs="Times New Roman"/>
          </w:rPr>
          <w:t>Support for this claim is garnered by resear</w:t>
        </w:r>
      </w:ins>
      <w:ins w:id="1065" w:author="Benton, Deon" w:date="2026-03-17T15:54:00Z" w16du:dateUtc="2026-03-17T20:54:00Z">
        <w:r w:rsidR="00510876">
          <w:rPr>
            <w:rFonts w:ascii="Times New Roman" w:hAnsi="Times New Roman" w:cs="Times New Roman"/>
          </w:rPr>
          <w:t xml:space="preserve">ch demonstrating that </w:t>
        </w:r>
        <w:r w:rsidR="00510876" w:rsidRPr="009E7771">
          <w:rPr>
            <w:rFonts w:ascii="Times New Roman" w:hAnsi="Times New Roman" w:cs="Times New Roman"/>
          </w:rPr>
          <w:t>providing young infants with object-directed action experience</w:t>
        </w:r>
        <w:r w:rsidR="00594362">
          <w:rPr>
            <w:rFonts w:ascii="Times New Roman" w:hAnsi="Times New Roman" w:cs="Times New Roman"/>
          </w:rPr>
          <w:t xml:space="preserve"> via sticky mittens</w:t>
        </w:r>
        <w:r w:rsidR="00510876" w:rsidRPr="009E7771">
          <w:rPr>
            <w:rFonts w:ascii="Times New Roman" w:hAnsi="Times New Roman" w:cs="Times New Roman"/>
          </w:rPr>
          <w:t xml:space="preserve"> can enhance their attention to and learning about object properties (e.g., Needham et al., 2002)</w:t>
        </w:r>
      </w:ins>
      <w:ins w:id="1066" w:author="Benton, Deon" w:date="2026-04-08T14:23:00Z" w16du:dateUtc="2026-04-08T19:23:00Z">
        <w:r w:rsidR="00E8248B">
          <w:rPr>
            <w:rFonts w:ascii="Times New Roman" w:hAnsi="Times New Roman" w:cs="Times New Roman"/>
          </w:rPr>
          <w:t xml:space="preserve">. Research by Sommerville et al. (2005) </w:t>
        </w:r>
      </w:ins>
      <w:ins w:id="1067" w:author="Benton, Deon" w:date="2026-04-08T14:27:00Z" w16du:dateUtc="2026-04-08T19:27:00Z">
        <w:r w:rsidR="003F08C4">
          <w:rPr>
            <w:rFonts w:ascii="Times New Roman" w:hAnsi="Times New Roman" w:cs="Times New Roman"/>
          </w:rPr>
          <w:t>is also consistent with the notion</w:t>
        </w:r>
      </w:ins>
      <w:ins w:id="1068" w:author="Benton, Deon" w:date="2026-04-08T14:23:00Z" w16du:dateUtc="2026-04-08T19:23:00Z">
        <w:r w:rsidR="00E8248B">
          <w:rPr>
            <w:rFonts w:ascii="Times New Roman" w:hAnsi="Times New Roman" w:cs="Times New Roman"/>
          </w:rPr>
          <w:t xml:space="preserve"> that </w:t>
        </w:r>
      </w:ins>
      <w:ins w:id="1069" w:author="Benton, Deon" w:date="2026-04-08T14:22:00Z" w16du:dateUtc="2026-04-08T19:22:00Z">
        <w:r w:rsidR="00ED2E5A">
          <w:rPr>
            <w:rFonts w:ascii="Times New Roman" w:hAnsi="Times New Roman" w:cs="Times New Roman"/>
          </w:rPr>
          <w:t>the</w:t>
        </w:r>
      </w:ins>
      <w:ins w:id="1070" w:author="Benton, Deon" w:date="2026-04-08T14:23:00Z" w16du:dateUtc="2026-04-08T19:23:00Z">
        <w:r w:rsidR="00E8248B">
          <w:rPr>
            <w:rFonts w:ascii="Times New Roman" w:hAnsi="Times New Roman" w:cs="Times New Roman"/>
          </w:rPr>
          <w:t xml:space="preserve"> attentional</w:t>
        </w:r>
      </w:ins>
      <w:ins w:id="1071" w:author="Benton, Deon" w:date="2026-04-08T14:22:00Z" w16du:dateUtc="2026-04-08T19:22:00Z">
        <w:r w:rsidR="00ED2E5A">
          <w:rPr>
            <w:rFonts w:ascii="Times New Roman" w:hAnsi="Times New Roman" w:cs="Times New Roman"/>
          </w:rPr>
          <w:t xml:space="preserve"> boost</w:t>
        </w:r>
      </w:ins>
      <w:ins w:id="1072" w:author="Benton, Deon" w:date="2026-04-08T14:23:00Z" w16du:dateUtc="2026-04-08T19:23:00Z">
        <w:r w:rsidR="00E8248B">
          <w:rPr>
            <w:rFonts w:ascii="Times New Roman" w:hAnsi="Times New Roman" w:cs="Times New Roman"/>
          </w:rPr>
          <w:t xml:space="preserve"> provided</w:t>
        </w:r>
      </w:ins>
      <w:ins w:id="1073" w:author="Benton, Deon" w:date="2026-04-08T14:25:00Z" w16du:dateUtc="2026-04-08T19:25:00Z">
        <w:r w:rsidR="00EB2791">
          <w:rPr>
            <w:rFonts w:ascii="Times New Roman" w:hAnsi="Times New Roman" w:cs="Times New Roman"/>
          </w:rPr>
          <w:t xml:space="preserve"> by</w:t>
        </w:r>
      </w:ins>
      <w:ins w:id="1074" w:author="Benton, Deon" w:date="2026-04-08T14:22:00Z" w16du:dateUtc="2026-04-08T19:22:00Z">
        <w:r w:rsidR="00ED2E5A">
          <w:rPr>
            <w:rFonts w:ascii="Times New Roman" w:hAnsi="Times New Roman" w:cs="Times New Roman"/>
          </w:rPr>
          <w:t xml:space="preserve"> sticky </w:t>
        </w:r>
      </w:ins>
      <w:ins w:id="1075" w:author="Benton, Deon" w:date="2026-04-08T14:24:00Z" w16du:dateUtc="2026-04-08T19:24:00Z">
        <w:r w:rsidR="00E8248B">
          <w:rPr>
            <w:rFonts w:ascii="Times New Roman" w:hAnsi="Times New Roman" w:cs="Times New Roman"/>
          </w:rPr>
          <w:t xml:space="preserve">mittens </w:t>
        </w:r>
      </w:ins>
      <w:ins w:id="1076" w:author="Benton, Deon" w:date="2026-04-08T14:25:00Z" w16du:dateUtc="2026-04-08T19:25:00Z">
        <w:r w:rsidR="00EB2791">
          <w:rPr>
            <w:rFonts w:ascii="Times New Roman" w:hAnsi="Times New Roman" w:cs="Times New Roman"/>
          </w:rPr>
          <w:t>may be</w:t>
        </w:r>
      </w:ins>
      <w:ins w:id="1077" w:author="Benton, Deon" w:date="2026-04-08T14:22:00Z" w16du:dateUtc="2026-04-08T19:22:00Z">
        <w:r w:rsidR="00ED2E5A">
          <w:rPr>
            <w:rFonts w:ascii="Times New Roman" w:hAnsi="Times New Roman" w:cs="Times New Roman"/>
          </w:rPr>
          <w:t xml:space="preserve"> short-lived</w:t>
        </w:r>
      </w:ins>
      <w:ins w:id="1078" w:author="Benton, Deon" w:date="2026-04-08T14:24:00Z" w16du:dateUtc="2026-04-08T19:24:00Z">
        <w:r w:rsidR="00E8248B">
          <w:rPr>
            <w:rFonts w:ascii="Times New Roman" w:hAnsi="Times New Roman" w:cs="Times New Roman"/>
          </w:rPr>
          <w:t>. For example, these authors found that</w:t>
        </w:r>
        <w:r w:rsidR="00EB2791">
          <w:rPr>
            <w:rFonts w:ascii="Times New Roman" w:hAnsi="Times New Roman" w:cs="Times New Roman"/>
          </w:rPr>
          <w:t xml:space="preserve"> infants in the stic</w:t>
        </w:r>
      </w:ins>
      <w:ins w:id="1079" w:author="Benton, Deon" w:date="2026-04-08T14:25:00Z" w16du:dateUtc="2026-04-08T19:25:00Z">
        <w:r w:rsidR="00EB2791">
          <w:rPr>
            <w:rFonts w:ascii="Times New Roman" w:hAnsi="Times New Roman" w:cs="Times New Roman"/>
          </w:rPr>
          <w:t xml:space="preserve">ky mittens condition looked reliably longer during the first </w:t>
        </w:r>
      </w:ins>
      <w:ins w:id="1080" w:author="Benton, Deon" w:date="2026-04-08T14:31:00Z" w16du:dateUtc="2026-04-08T19:31:00Z">
        <w:r w:rsidR="00EA5AB9">
          <w:rPr>
            <w:rFonts w:ascii="Times New Roman" w:hAnsi="Times New Roman" w:cs="Times New Roman"/>
          </w:rPr>
          <w:t>trial of the</w:t>
        </w:r>
      </w:ins>
      <w:ins w:id="1081" w:author="Benton, Deon" w:date="2026-04-08T14:25:00Z" w16du:dateUtc="2026-04-08T19:25:00Z">
        <w:r w:rsidR="00EB2791">
          <w:rPr>
            <w:rFonts w:ascii="Times New Roman" w:hAnsi="Times New Roman" w:cs="Times New Roman"/>
          </w:rPr>
          <w:t xml:space="preserve"> habituation phase than infants in the non-sticky mittens condition</w:t>
        </w:r>
      </w:ins>
      <w:ins w:id="1082" w:author="Benton, Deon" w:date="2026-03-17T15:54:00Z" w16du:dateUtc="2026-03-17T20:54:00Z">
        <w:r w:rsidR="00510876" w:rsidRPr="009E7771">
          <w:rPr>
            <w:rFonts w:ascii="Times New Roman" w:hAnsi="Times New Roman" w:cs="Times New Roman"/>
          </w:rPr>
          <w:t>.</w:t>
        </w:r>
      </w:ins>
      <w:ins w:id="1083" w:author="Benton, Deon" w:date="2026-03-17T15:56:00Z" w16du:dateUtc="2026-03-17T20:56:00Z">
        <w:r w:rsidR="00352C0F">
          <w:rPr>
            <w:rFonts w:ascii="Times New Roman" w:hAnsi="Times New Roman" w:cs="Times New Roman"/>
          </w:rPr>
          <w:t xml:space="preserve"> </w:t>
        </w:r>
      </w:ins>
      <w:ins w:id="1084" w:author="Benton, Deon" w:date="2026-04-08T14:28:00Z" w16du:dateUtc="2026-04-08T19:28:00Z">
        <w:r w:rsidR="003F08C4">
          <w:rPr>
            <w:rFonts w:ascii="Times New Roman" w:hAnsi="Times New Roman" w:cs="Times New Roman"/>
          </w:rPr>
          <w:t>One aspect of the task that infants may incidentally encode while in a heightened attention state is the trajectory of their own reaches</w:t>
        </w:r>
      </w:ins>
      <w:ins w:id="1085" w:author="Benton, Deon" w:date="2026-03-17T15:57:00Z" w16du:dateUtc="2026-03-17T20:57:00Z">
        <w:r w:rsidR="00352C0F">
          <w:rPr>
            <w:rFonts w:ascii="Times New Roman" w:hAnsi="Times New Roman" w:cs="Times New Roman"/>
          </w:rPr>
          <w:t xml:space="preserve">. </w:t>
        </w:r>
      </w:ins>
      <w:ins w:id="1086" w:author="Benton, Deon" w:date="2026-04-08T14:33:00Z" w16du:dateUtc="2026-04-08T19:33:00Z">
        <w:r w:rsidR="0068428D">
          <w:rPr>
            <w:rFonts w:ascii="Times New Roman" w:hAnsi="Times New Roman" w:cs="Times New Roman"/>
          </w:rPr>
          <w:t>In particular, infants may learn that</w:t>
        </w:r>
      </w:ins>
      <w:ins w:id="1087" w:author="Benton, Deon" w:date="2026-03-17T15:58:00Z" w16du:dateUtc="2026-03-17T20:58:00Z">
        <w:r w:rsidR="00352C0F">
          <w:rPr>
            <w:rFonts w:ascii="Times New Roman" w:hAnsi="Times New Roman" w:cs="Times New Roman"/>
          </w:rPr>
          <w:t xml:space="preserve"> fact that </w:t>
        </w:r>
      </w:ins>
      <w:ins w:id="1088" w:author="Benton, Deon" w:date="2026-04-08T14:33:00Z" w16du:dateUtc="2026-04-08T19:33:00Z">
        <w:r w:rsidR="0068428D">
          <w:rPr>
            <w:rFonts w:ascii="Times New Roman" w:hAnsi="Times New Roman" w:cs="Times New Roman"/>
          </w:rPr>
          <w:t xml:space="preserve">their own </w:t>
        </w:r>
      </w:ins>
      <w:ins w:id="1089" w:author="Benton, Deon" w:date="2026-03-17T15:58:00Z" w16du:dateUtc="2026-03-17T20:58:00Z">
        <w:r w:rsidR="00352C0F">
          <w:rPr>
            <w:rFonts w:ascii="Times New Roman" w:hAnsi="Times New Roman" w:cs="Times New Roman"/>
          </w:rPr>
          <w:t>successful reaches tend to follow relatively straight trajectories.</w:t>
        </w:r>
      </w:ins>
      <w:ins w:id="1090" w:author="Benton, Deon" w:date="2026-03-17T16:03:00Z" w16du:dateUtc="2026-03-17T21:03:00Z">
        <w:r w:rsidR="00D315F6">
          <w:rPr>
            <w:rFonts w:ascii="Times New Roman" w:hAnsi="Times New Roman" w:cs="Times New Roman"/>
          </w:rPr>
          <w:t xml:space="preserve"> </w:t>
        </w:r>
      </w:ins>
      <w:ins w:id="1091" w:author="Benton, Deon" w:date="2026-03-17T16:11:00Z" w16du:dateUtc="2026-03-17T21:11:00Z">
        <w:r w:rsidR="006873F6">
          <w:rPr>
            <w:rFonts w:ascii="Times New Roman" w:hAnsi="Times New Roman" w:cs="Times New Roman"/>
          </w:rPr>
          <w:t xml:space="preserve">An implication of this </w:t>
        </w:r>
      </w:ins>
      <w:ins w:id="1092" w:author="Benton, Deon" w:date="2026-03-17T16:13:00Z" w16du:dateUtc="2026-03-17T21:13:00Z">
        <w:r w:rsidR="006873F6">
          <w:rPr>
            <w:rFonts w:ascii="Times New Roman" w:hAnsi="Times New Roman" w:cs="Times New Roman"/>
          </w:rPr>
          <w:t>view</w:t>
        </w:r>
      </w:ins>
      <w:ins w:id="1093" w:author="Benton, Deon" w:date="2026-03-17T16:11:00Z" w16du:dateUtc="2026-03-17T21:11:00Z">
        <w:r w:rsidR="006873F6">
          <w:rPr>
            <w:rFonts w:ascii="Times New Roman" w:hAnsi="Times New Roman" w:cs="Times New Roman"/>
          </w:rPr>
          <w:t xml:space="preserve"> for interpreting infants’ looking behaviors in Skerry et al. (2013) is that</w:t>
        </w:r>
      </w:ins>
      <w:ins w:id="1094" w:author="Benton, Deon" w:date="2026-03-17T15:58:00Z" w16du:dateUtc="2026-03-17T20:58:00Z">
        <w:r w:rsidR="00352C0F">
          <w:rPr>
            <w:rFonts w:ascii="Times New Roman" w:hAnsi="Times New Roman" w:cs="Times New Roman"/>
          </w:rPr>
          <w:t xml:space="preserve"> </w:t>
        </w:r>
      </w:ins>
      <w:ins w:id="1095" w:author="Benton, Deon" w:date="2026-03-17T16:12:00Z" w16du:dateUtc="2026-03-17T21:12:00Z">
        <w:r w:rsidR="006873F6">
          <w:rPr>
            <w:rFonts w:ascii="Times New Roman" w:hAnsi="Times New Roman" w:cs="Times New Roman"/>
          </w:rPr>
          <w:t xml:space="preserve">if </w:t>
        </w:r>
      </w:ins>
      <w:ins w:id="1096" w:author="Benton, Deon" w:date="2026-03-17T16:08:00Z" w16du:dateUtc="2026-03-17T21:08:00Z">
        <w:r w:rsidR="004D271B">
          <w:rPr>
            <w:rFonts w:ascii="Times New Roman" w:hAnsi="Times New Roman" w:cs="Times New Roman"/>
          </w:rPr>
          <w:t xml:space="preserve">infants perceived the </w:t>
        </w:r>
      </w:ins>
      <w:ins w:id="1097" w:author="Benton, Deon" w:date="2026-03-17T16:04:00Z" w16du:dateUtc="2026-03-17T21:04:00Z">
        <w:r w:rsidR="00D315F6">
          <w:rPr>
            <w:rFonts w:ascii="Times New Roman" w:hAnsi="Times New Roman" w:cs="Times New Roman"/>
          </w:rPr>
          <w:t>straight trajector</w:t>
        </w:r>
      </w:ins>
      <w:ins w:id="1098" w:author="Benton, Deon" w:date="2026-03-17T16:08:00Z" w16du:dateUtc="2026-03-17T21:08:00Z">
        <w:r w:rsidR="004D271B">
          <w:rPr>
            <w:rFonts w:ascii="Times New Roman" w:hAnsi="Times New Roman" w:cs="Times New Roman"/>
          </w:rPr>
          <w:t>y to be more familiar than the curved one</w:t>
        </w:r>
      </w:ins>
      <w:ins w:id="1099" w:author="Benton, Deon" w:date="2026-03-17T16:11:00Z" w16du:dateUtc="2026-03-17T21:11:00Z">
        <w:r w:rsidR="006873F6">
          <w:rPr>
            <w:rFonts w:ascii="Times New Roman" w:hAnsi="Times New Roman" w:cs="Times New Roman"/>
          </w:rPr>
          <w:t>—</w:t>
        </w:r>
      </w:ins>
      <w:ins w:id="1100" w:author="Benton, Deon" w:date="2026-03-17T16:12:00Z" w16du:dateUtc="2026-03-17T21:12:00Z">
        <w:r w:rsidR="006873F6">
          <w:rPr>
            <w:rFonts w:ascii="Times New Roman" w:hAnsi="Times New Roman" w:cs="Times New Roman"/>
          </w:rPr>
          <w:t xml:space="preserve">due to their own experience </w:t>
        </w:r>
      </w:ins>
      <w:ins w:id="1101" w:author="Benton, Deon" w:date="2026-03-17T16:14:00Z" w16du:dateUtc="2026-03-17T21:14:00Z">
        <w:r w:rsidR="005C0C57">
          <w:rPr>
            <w:rFonts w:ascii="Times New Roman" w:hAnsi="Times New Roman" w:cs="Times New Roman"/>
          </w:rPr>
          <w:t>producing such paths</w:t>
        </w:r>
      </w:ins>
      <w:ins w:id="1102" w:author="Benton, Deon" w:date="2026-04-08T14:34:00Z" w16du:dateUtc="2026-04-08T19:34:00Z">
        <w:r w:rsidR="0068428D">
          <w:rPr>
            <w:rFonts w:ascii="Times New Roman" w:hAnsi="Times New Roman" w:cs="Times New Roman"/>
          </w:rPr>
          <w:t xml:space="preserve"> during the sticky-mittens phase</w:t>
        </w:r>
      </w:ins>
      <w:ins w:id="1103" w:author="Benton, Deon" w:date="2026-03-17T16:12:00Z" w16du:dateUtc="2026-03-17T21:12:00Z">
        <w:r w:rsidR="006873F6">
          <w:rPr>
            <w:rFonts w:ascii="Times New Roman" w:hAnsi="Times New Roman" w:cs="Times New Roman"/>
          </w:rPr>
          <w:t>—</w:t>
        </w:r>
      </w:ins>
      <w:ins w:id="1104" w:author="Benton, Deon" w:date="2026-03-17T16:08:00Z" w16du:dateUtc="2026-03-17T21:08:00Z">
        <w:r w:rsidR="004D271B">
          <w:rPr>
            <w:rFonts w:ascii="Times New Roman" w:hAnsi="Times New Roman" w:cs="Times New Roman"/>
          </w:rPr>
          <w:t xml:space="preserve">then </w:t>
        </w:r>
      </w:ins>
      <w:ins w:id="1105" w:author="Benton, Deon" w:date="2026-04-08T14:34:00Z" w16du:dateUtc="2026-04-08T19:34:00Z">
        <w:r w:rsidR="0068428D">
          <w:rPr>
            <w:rFonts w:ascii="Times New Roman" w:hAnsi="Times New Roman" w:cs="Times New Roman"/>
          </w:rPr>
          <w:t>they should look</w:t>
        </w:r>
      </w:ins>
      <w:ins w:id="1106" w:author="Benton, Deon" w:date="2026-03-17T16:12:00Z" w16du:dateUtc="2026-03-17T21:12:00Z">
        <w:r w:rsidR="006873F6">
          <w:rPr>
            <w:rFonts w:ascii="Times New Roman" w:hAnsi="Times New Roman" w:cs="Times New Roman"/>
          </w:rPr>
          <w:t xml:space="preserve"> longer at</w:t>
        </w:r>
      </w:ins>
      <w:ins w:id="1107" w:author="Benton, Deon" w:date="2026-03-17T16:08:00Z" w16du:dateUtc="2026-03-17T21:08:00Z">
        <w:r w:rsidR="004D271B">
          <w:rPr>
            <w:rFonts w:ascii="Times New Roman" w:hAnsi="Times New Roman" w:cs="Times New Roman"/>
          </w:rPr>
          <w:t xml:space="preserve"> the inefficient test events than the </w:t>
        </w:r>
      </w:ins>
      <w:ins w:id="1108" w:author="Benton, Deon" w:date="2026-03-17T16:09:00Z" w16du:dateUtc="2026-03-17T21:09:00Z">
        <w:r w:rsidR="004D271B">
          <w:rPr>
            <w:rFonts w:ascii="Times New Roman" w:hAnsi="Times New Roman" w:cs="Times New Roman"/>
          </w:rPr>
          <w:t>efficient</w:t>
        </w:r>
      </w:ins>
      <w:ins w:id="1109" w:author="Benton, Deon" w:date="2026-03-17T16:08:00Z" w16du:dateUtc="2026-03-17T21:08:00Z">
        <w:r w:rsidR="004D271B">
          <w:rPr>
            <w:rFonts w:ascii="Times New Roman" w:hAnsi="Times New Roman" w:cs="Times New Roman"/>
          </w:rPr>
          <w:t xml:space="preserve"> ones.</w:t>
        </w:r>
      </w:ins>
      <w:ins w:id="1110" w:author="Benton, Deon" w:date="2026-03-17T16:09:00Z" w16du:dateUtc="2026-03-17T21:09:00Z">
        <w:r w:rsidR="00EC2EE5">
          <w:rPr>
            <w:rFonts w:ascii="Times New Roman" w:hAnsi="Times New Roman" w:cs="Times New Roman"/>
          </w:rPr>
          <w:t xml:space="preserve"> Crucially, this pattern of looking would</w:t>
        </w:r>
      </w:ins>
      <w:ins w:id="1111" w:author="Benton, Deon" w:date="2026-03-17T16:15:00Z" w16du:dateUtc="2026-03-17T21:15:00Z">
        <w:r w:rsidR="005C0C57">
          <w:rPr>
            <w:rFonts w:ascii="Times New Roman" w:hAnsi="Times New Roman" w:cs="Times New Roman"/>
          </w:rPr>
          <w:t xml:space="preserve"> </w:t>
        </w:r>
      </w:ins>
      <w:ins w:id="1112" w:author="Benton, Deon" w:date="2026-03-17T16:16:00Z" w16du:dateUtc="2026-03-17T21:16:00Z">
        <w:r w:rsidR="004645FE">
          <w:rPr>
            <w:rFonts w:ascii="Times New Roman" w:hAnsi="Times New Roman" w:cs="Times New Roman"/>
          </w:rPr>
          <w:t>suggest that infants’ responses in this study h</w:t>
        </w:r>
      </w:ins>
      <w:ins w:id="1113" w:author="Benton, Deon" w:date="2026-03-17T16:17:00Z" w16du:dateUtc="2026-03-17T21:17:00Z">
        <w:r w:rsidR="00BB407A">
          <w:rPr>
            <w:rFonts w:ascii="Times New Roman" w:hAnsi="Times New Roman" w:cs="Times New Roman"/>
          </w:rPr>
          <w:t>ad little to do with a priori notions of efficiency</w:t>
        </w:r>
      </w:ins>
      <w:ins w:id="1114" w:author="Benton, Deon" w:date="2026-04-08T14:35:00Z" w16du:dateUtc="2026-04-08T19:35:00Z">
        <w:r w:rsidR="004726B4">
          <w:rPr>
            <w:rFonts w:ascii="Times New Roman" w:hAnsi="Times New Roman" w:cs="Times New Roman"/>
          </w:rPr>
          <w:t xml:space="preserve"> or goals</w:t>
        </w:r>
      </w:ins>
      <w:ins w:id="1115" w:author="Benton, Deon" w:date="2026-03-17T16:17:00Z" w16du:dateUtc="2026-03-17T21:17:00Z">
        <w:r w:rsidR="00BB407A">
          <w:rPr>
            <w:rFonts w:ascii="Times New Roman" w:hAnsi="Times New Roman" w:cs="Times New Roman"/>
          </w:rPr>
          <w:t xml:space="preserve">; instead, such </w:t>
        </w:r>
      </w:ins>
      <w:ins w:id="1116" w:author="Benton, Deon" w:date="2026-03-17T16:18:00Z" w16du:dateUtc="2026-03-17T21:18:00Z">
        <w:r w:rsidR="00BB407A">
          <w:rPr>
            <w:rFonts w:ascii="Times New Roman" w:hAnsi="Times New Roman" w:cs="Times New Roman"/>
          </w:rPr>
          <w:t xml:space="preserve">looking </w:t>
        </w:r>
      </w:ins>
      <w:ins w:id="1117" w:author="Benton, Deon" w:date="2026-04-08T14:35:00Z" w16du:dateUtc="2026-04-08T19:35:00Z">
        <w:r w:rsidR="004726B4">
          <w:rPr>
            <w:rFonts w:ascii="Times New Roman" w:hAnsi="Times New Roman" w:cs="Times New Roman"/>
          </w:rPr>
          <w:t xml:space="preserve">may merely be a consequence </w:t>
        </w:r>
      </w:ins>
      <w:ins w:id="1118" w:author="Benton, Deon" w:date="2026-03-17T16:18:00Z" w16du:dateUtc="2026-03-17T21:18:00Z">
        <w:r w:rsidR="00BB407A">
          <w:rPr>
            <w:rFonts w:ascii="Times New Roman" w:hAnsi="Times New Roman" w:cs="Times New Roman"/>
          </w:rPr>
          <w:t xml:space="preserve">of </w:t>
        </w:r>
      </w:ins>
      <w:ins w:id="1119" w:author="Benton, Deon" w:date="2026-04-08T14:36:00Z" w16du:dateUtc="2026-04-08T19:36:00Z">
        <w:r w:rsidR="004726B4">
          <w:rPr>
            <w:rFonts w:ascii="Times New Roman" w:hAnsi="Times New Roman" w:cs="Times New Roman"/>
          </w:rPr>
          <w:t>sticky-mittens experience heightening infants’ attention</w:t>
        </w:r>
      </w:ins>
      <w:ins w:id="1120" w:author="Benton, Deon" w:date="2026-04-08T14:37:00Z" w16du:dateUtc="2026-04-08T19:37:00Z">
        <w:r w:rsidR="00A75B41">
          <w:rPr>
            <w:rFonts w:ascii="Times New Roman" w:hAnsi="Times New Roman" w:cs="Times New Roman"/>
          </w:rPr>
          <w:t xml:space="preserve">, thereby leading to a </w:t>
        </w:r>
      </w:ins>
      <w:ins w:id="1121" w:author="Benton, Deon" w:date="2026-04-08T14:38:00Z" w16du:dateUtc="2026-04-08T19:38:00Z">
        <w:r w:rsidR="00A75B41">
          <w:rPr>
            <w:rFonts w:ascii="Times New Roman" w:hAnsi="Times New Roman" w:cs="Times New Roman"/>
          </w:rPr>
          <w:t>robust, yet</w:t>
        </w:r>
      </w:ins>
      <w:ins w:id="1122" w:author="Benton, Deon" w:date="2026-04-08T14:37:00Z" w16du:dateUtc="2026-04-08T19:37:00Z">
        <w:r w:rsidR="00A75B41">
          <w:rPr>
            <w:rFonts w:ascii="Times New Roman" w:hAnsi="Times New Roman" w:cs="Times New Roman"/>
          </w:rPr>
          <w:t xml:space="preserve"> incidental encoding of their own successful reaches.</w:t>
        </w:r>
      </w:ins>
    </w:p>
    <w:p w14:paraId="2989804D" w14:textId="66C0E563" w:rsidR="008B095A" w:rsidRDefault="00A75B41" w:rsidP="00795BA1">
      <w:pPr>
        <w:spacing w:line="480" w:lineRule="auto"/>
        <w:ind w:firstLine="720"/>
        <w:contextualSpacing/>
        <w:rPr>
          <w:ins w:id="1123" w:author="Benton, Deon" w:date="2026-03-17T16:52:00Z" w16du:dateUtc="2026-03-17T21:52:00Z"/>
          <w:rFonts w:ascii="Times New Roman" w:hAnsi="Times New Roman" w:cs="Times New Roman"/>
        </w:rPr>
      </w:pPr>
      <w:ins w:id="1124" w:author="Benton, Deon" w:date="2026-04-08T14:38:00Z" w16du:dateUtc="2026-04-08T19:38:00Z">
        <w:r>
          <w:rPr>
            <w:rFonts w:ascii="Times New Roman" w:hAnsi="Times New Roman" w:cs="Times New Roman"/>
          </w:rPr>
          <w:t xml:space="preserve">I contend that the same explanation applies to the study by </w:t>
        </w:r>
      </w:ins>
      <w:ins w:id="1125" w:author="Benton, Deon" w:date="2026-03-17T16:22:00Z" w16du:dateUtc="2026-03-17T21:22:00Z">
        <w:r w:rsidR="00D55339">
          <w:rPr>
            <w:rFonts w:ascii="Times New Roman" w:hAnsi="Times New Roman" w:cs="Times New Roman"/>
          </w:rPr>
          <w:t xml:space="preserve">Liu </w:t>
        </w:r>
      </w:ins>
      <w:ins w:id="1126" w:author="Benton, Deon" w:date="2026-03-18T10:10:00Z" w16du:dateUtc="2026-03-18T15:10:00Z">
        <w:r w:rsidR="00230718">
          <w:rPr>
            <w:rFonts w:ascii="Times New Roman" w:hAnsi="Times New Roman" w:cs="Times New Roman"/>
          </w:rPr>
          <w:t>et al.</w:t>
        </w:r>
      </w:ins>
      <w:ins w:id="1127" w:author="Benton, Deon" w:date="2026-03-17T16:22:00Z" w16du:dateUtc="2026-03-17T21:22:00Z">
        <w:r w:rsidR="00D55339">
          <w:rPr>
            <w:rFonts w:ascii="Times New Roman" w:hAnsi="Times New Roman" w:cs="Times New Roman"/>
          </w:rPr>
          <w:t xml:space="preserve"> (2019). </w:t>
        </w:r>
      </w:ins>
      <w:ins w:id="1128" w:author="Benton, Deon" w:date="2026-04-08T14:39:00Z" w16du:dateUtc="2026-04-08T19:39:00Z">
        <w:r w:rsidR="008D714C">
          <w:rPr>
            <w:rFonts w:ascii="Times New Roman" w:hAnsi="Times New Roman" w:cs="Times New Roman"/>
          </w:rPr>
          <w:t>In particular,</w:t>
        </w:r>
      </w:ins>
      <w:ins w:id="1129" w:author="Benton, Deon" w:date="2026-03-17T16:22:00Z" w16du:dateUtc="2026-03-17T21:22:00Z">
        <w:r w:rsidR="00D55339">
          <w:rPr>
            <w:rFonts w:ascii="Times New Roman" w:hAnsi="Times New Roman" w:cs="Times New Roman"/>
          </w:rPr>
          <w:t xml:space="preserve"> </w:t>
        </w:r>
      </w:ins>
      <w:ins w:id="1130" w:author="Benton, Deon" w:date="2026-03-17T16:39:00Z" w16du:dateUtc="2026-03-17T21:39:00Z">
        <w:r w:rsidR="00906D82">
          <w:rPr>
            <w:rFonts w:ascii="Times New Roman" w:hAnsi="Times New Roman" w:cs="Times New Roman"/>
          </w:rPr>
          <w:t xml:space="preserve">when </w:t>
        </w:r>
      </w:ins>
      <w:ins w:id="1131" w:author="Benton, Deon" w:date="2026-03-17T16:41:00Z" w16du:dateUtc="2026-03-17T21:41:00Z">
        <w:r w:rsidR="00212270">
          <w:rPr>
            <w:rFonts w:ascii="Times New Roman" w:hAnsi="Times New Roman" w:cs="Times New Roman"/>
          </w:rPr>
          <w:t xml:space="preserve">an infant </w:t>
        </w:r>
      </w:ins>
      <w:ins w:id="1132" w:author="Benton, Deon" w:date="2026-03-17T16:40:00Z" w16du:dateUtc="2026-03-17T21:40:00Z">
        <w:r w:rsidR="00906D82">
          <w:rPr>
            <w:rFonts w:ascii="Times New Roman" w:hAnsi="Times New Roman" w:cs="Times New Roman"/>
          </w:rPr>
          <w:t xml:space="preserve">repeatedly </w:t>
        </w:r>
      </w:ins>
      <w:ins w:id="1133" w:author="Benton, Deon" w:date="2026-03-17T16:39:00Z" w16du:dateUtc="2026-03-17T21:39:00Z">
        <w:r w:rsidR="00906D82">
          <w:rPr>
            <w:rFonts w:ascii="Times New Roman" w:hAnsi="Times New Roman" w:cs="Times New Roman"/>
          </w:rPr>
          <w:t>observe</w:t>
        </w:r>
      </w:ins>
      <w:ins w:id="1134" w:author="Benton, Deon" w:date="2026-03-17T16:41:00Z" w16du:dateUtc="2026-03-17T21:41:00Z">
        <w:r w:rsidR="00212270">
          <w:rPr>
            <w:rFonts w:ascii="Times New Roman" w:hAnsi="Times New Roman" w:cs="Times New Roman"/>
          </w:rPr>
          <w:t>s</w:t>
        </w:r>
      </w:ins>
      <w:ins w:id="1135" w:author="Benton, Deon" w:date="2026-03-17T16:45:00Z" w16du:dateUtc="2026-03-17T21:45:00Z">
        <w:r w:rsidR="003977BC">
          <w:rPr>
            <w:rFonts w:ascii="Times New Roman" w:hAnsi="Times New Roman" w:cs="Times New Roman"/>
          </w:rPr>
          <w:t xml:space="preserve"> that an</w:t>
        </w:r>
      </w:ins>
      <w:ins w:id="1136" w:author="Benton, Deon" w:date="2026-03-17T16:41:00Z" w16du:dateUtc="2026-03-17T21:41:00Z">
        <w:r w:rsidR="00212270">
          <w:rPr>
            <w:rFonts w:ascii="Times New Roman" w:hAnsi="Times New Roman" w:cs="Times New Roman"/>
          </w:rPr>
          <w:t xml:space="preserve"> object immediately change</w:t>
        </w:r>
      </w:ins>
      <w:ins w:id="1137" w:author="Benton, Deon" w:date="2026-03-17T16:45:00Z" w16du:dateUtc="2026-03-17T21:45:00Z">
        <w:r w:rsidR="003977BC">
          <w:rPr>
            <w:rFonts w:ascii="Times New Roman" w:hAnsi="Times New Roman" w:cs="Times New Roman"/>
          </w:rPr>
          <w:t>s</w:t>
        </w:r>
      </w:ins>
      <w:ins w:id="1138" w:author="Benton, Deon" w:date="2026-03-17T16:41:00Z" w16du:dateUtc="2026-03-17T21:41:00Z">
        <w:r w:rsidR="00212270">
          <w:rPr>
            <w:rFonts w:ascii="Times New Roman" w:hAnsi="Times New Roman" w:cs="Times New Roman"/>
          </w:rPr>
          <w:t xml:space="preserve"> state</w:t>
        </w:r>
      </w:ins>
      <w:ins w:id="1139" w:author="Benton, Deon" w:date="2026-03-17T16:40:00Z" w16du:dateUtc="2026-03-17T21:40:00Z">
        <w:r w:rsidR="00906D82">
          <w:rPr>
            <w:rFonts w:ascii="Times New Roman" w:hAnsi="Times New Roman" w:cs="Times New Roman"/>
          </w:rPr>
          <w:t xml:space="preserve"> when an actor contacts it, the</w:t>
        </w:r>
      </w:ins>
      <w:ins w:id="1140" w:author="Benton, Deon" w:date="2026-04-08T14:39:00Z" w16du:dateUtc="2026-04-08T19:39:00Z">
        <w:r w:rsidR="008D714C">
          <w:rPr>
            <w:rFonts w:ascii="Times New Roman" w:hAnsi="Times New Roman" w:cs="Times New Roman"/>
          </w:rPr>
          <w:t xml:space="preserve"> presumably unexpected,</w:t>
        </w:r>
      </w:ins>
      <w:ins w:id="1141" w:author="Benton, Deon" w:date="2026-03-17T16:40:00Z" w16du:dateUtc="2026-03-17T21:40:00Z">
        <w:r w:rsidR="00906D82">
          <w:rPr>
            <w:rFonts w:ascii="Times New Roman" w:hAnsi="Times New Roman" w:cs="Times New Roman"/>
          </w:rPr>
          <w:t xml:space="preserve"> attention-grabbing nature of </w:t>
        </w:r>
      </w:ins>
      <w:ins w:id="1142" w:author="Benton, Deon" w:date="2026-03-17T16:42:00Z" w16du:dateUtc="2026-03-17T21:42:00Z">
        <w:r w:rsidR="00212270">
          <w:rPr>
            <w:rFonts w:ascii="Times New Roman" w:hAnsi="Times New Roman" w:cs="Times New Roman"/>
          </w:rPr>
          <w:t>that state change</w:t>
        </w:r>
      </w:ins>
      <w:ins w:id="1143" w:author="Benton, Deon" w:date="2026-03-17T16:40:00Z" w16du:dateUtc="2026-03-17T21:40:00Z">
        <w:r w:rsidR="00906D82">
          <w:rPr>
            <w:rFonts w:ascii="Times New Roman" w:hAnsi="Times New Roman" w:cs="Times New Roman"/>
          </w:rPr>
          <w:t xml:space="preserve"> may </w:t>
        </w:r>
      </w:ins>
      <w:ins w:id="1144" w:author="Benton, Deon" w:date="2026-03-17T16:42:00Z" w16du:dateUtc="2026-03-17T21:42:00Z">
        <w:r w:rsidR="00212270">
          <w:rPr>
            <w:rFonts w:ascii="Times New Roman" w:hAnsi="Times New Roman" w:cs="Times New Roman"/>
          </w:rPr>
          <w:t>heighten</w:t>
        </w:r>
      </w:ins>
      <w:ins w:id="1145" w:author="Benton, Deon" w:date="2026-04-08T14:40:00Z" w16du:dateUtc="2026-04-08T19:40:00Z">
        <w:r w:rsidR="008D714C">
          <w:rPr>
            <w:rFonts w:ascii="Times New Roman" w:hAnsi="Times New Roman" w:cs="Times New Roman"/>
          </w:rPr>
          <w:t xml:space="preserve"> infants’ attention</w:t>
        </w:r>
      </w:ins>
      <w:ins w:id="1146" w:author="Benton, Deon" w:date="2026-04-08T14:41:00Z" w16du:dateUtc="2026-04-08T19:41:00Z">
        <w:r w:rsidR="002F6552">
          <w:rPr>
            <w:rFonts w:ascii="Times New Roman" w:hAnsi="Times New Roman" w:cs="Times New Roman"/>
          </w:rPr>
          <w:t>.</w:t>
        </w:r>
      </w:ins>
      <w:ins w:id="1147" w:author="Benton, Deon" w:date="2026-04-08T14:40:00Z" w16du:dateUtc="2026-04-08T19:40:00Z">
        <w:r w:rsidR="008D714C">
          <w:rPr>
            <w:rFonts w:ascii="Times New Roman" w:hAnsi="Times New Roman" w:cs="Times New Roman"/>
          </w:rPr>
          <w:t xml:space="preserve"> </w:t>
        </w:r>
      </w:ins>
      <w:ins w:id="1148" w:author="Benton, Deon" w:date="2026-03-17T16:45:00Z" w16du:dateUtc="2026-03-17T21:45:00Z">
        <w:r w:rsidR="003977BC">
          <w:rPr>
            <w:rFonts w:ascii="Times New Roman" w:hAnsi="Times New Roman" w:cs="Times New Roman"/>
          </w:rPr>
          <w:t>Th</w:t>
        </w:r>
        <w:r w:rsidR="00B2144E">
          <w:rPr>
            <w:rFonts w:ascii="Times New Roman" w:hAnsi="Times New Roman" w:cs="Times New Roman"/>
          </w:rPr>
          <w:t>is</w:t>
        </w:r>
      </w:ins>
      <w:ins w:id="1149" w:author="Benton, Deon" w:date="2026-03-17T16:43:00Z" w16du:dateUtc="2026-03-17T21:43:00Z">
        <w:r w:rsidR="003977BC">
          <w:rPr>
            <w:rFonts w:ascii="Times New Roman" w:hAnsi="Times New Roman" w:cs="Times New Roman"/>
          </w:rPr>
          <w:t xml:space="preserve"> may</w:t>
        </w:r>
      </w:ins>
      <w:ins w:id="1150" w:author="Benton, Deon" w:date="2026-03-17T16:44:00Z" w16du:dateUtc="2026-03-17T21:44:00Z">
        <w:r w:rsidR="003977BC">
          <w:rPr>
            <w:rFonts w:ascii="Times New Roman" w:hAnsi="Times New Roman" w:cs="Times New Roman"/>
          </w:rPr>
          <w:t xml:space="preserve"> in turn</w:t>
        </w:r>
      </w:ins>
      <w:ins w:id="1151" w:author="Benton, Deon" w:date="2026-03-17T16:43:00Z" w16du:dateUtc="2026-03-17T21:43:00Z">
        <w:r w:rsidR="003977BC">
          <w:rPr>
            <w:rFonts w:ascii="Times New Roman" w:hAnsi="Times New Roman" w:cs="Times New Roman"/>
          </w:rPr>
          <w:t xml:space="preserve"> </w:t>
        </w:r>
      </w:ins>
      <w:ins w:id="1152" w:author="Benton, Deon" w:date="2026-03-17T16:44:00Z" w16du:dateUtc="2026-03-17T21:44:00Z">
        <w:r w:rsidR="003977BC">
          <w:rPr>
            <w:rFonts w:ascii="Times New Roman" w:hAnsi="Times New Roman" w:cs="Times New Roman"/>
          </w:rPr>
          <w:t xml:space="preserve">cause infants to </w:t>
        </w:r>
      </w:ins>
      <w:ins w:id="1153" w:author="Benton, Deon" w:date="2026-04-08T14:43:00Z" w16du:dateUtc="2026-04-08T19:43:00Z">
        <w:r w:rsidR="002F6552">
          <w:rPr>
            <w:rFonts w:ascii="Times New Roman" w:hAnsi="Times New Roman" w:cs="Times New Roman"/>
          </w:rPr>
          <w:t>associated</w:t>
        </w:r>
      </w:ins>
      <w:ins w:id="1154" w:author="Benton, Deon" w:date="2026-03-17T16:43:00Z" w16du:dateUtc="2026-03-17T21:43:00Z">
        <w:r w:rsidR="003977BC">
          <w:rPr>
            <w:rFonts w:ascii="Times New Roman" w:hAnsi="Times New Roman" w:cs="Times New Roman"/>
          </w:rPr>
          <w:t xml:space="preserve"> the </w:t>
        </w:r>
      </w:ins>
      <w:ins w:id="1155" w:author="Benton, Deon" w:date="2026-03-17T16:44:00Z" w16du:dateUtc="2026-03-17T21:44:00Z">
        <w:r w:rsidR="003977BC">
          <w:rPr>
            <w:rFonts w:ascii="Times New Roman" w:hAnsi="Times New Roman" w:cs="Times New Roman"/>
          </w:rPr>
          <w:t>reach’s arced motion path and the barrier over which th</w:t>
        </w:r>
      </w:ins>
      <w:ins w:id="1156" w:author="Benton, Deon" w:date="2026-04-08T14:43:00Z" w16du:dateUtc="2026-04-08T19:43:00Z">
        <w:r w:rsidR="002F6552">
          <w:rPr>
            <w:rFonts w:ascii="Times New Roman" w:hAnsi="Times New Roman" w:cs="Times New Roman"/>
          </w:rPr>
          <w:t>at</w:t>
        </w:r>
      </w:ins>
      <w:ins w:id="1157" w:author="Benton, Deon" w:date="2026-03-17T16:44:00Z" w16du:dateUtc="2026-03-17T21:44:00Z">
        <w:r w:rsidR="003977BC">
          <w:rPr>
            <w:rFonts w:ascii="Times New Roman" w:hAnsi="Times New Roman" w:cs="Times New Roman"/>
          </w:rPr>
          <w:t xml:space="preserve"> path occurs.</w:t>
        </w:r>
      </w:ins>
      <w:ins w:id="1158" w:author="Benton, Deon" w:date="2026-03-17T16:40:00Z" w16du:dateUtc="2026-03-17T21:40:00Z">
        <w:r w:rsidR="00906D82">
          <w:rPr>
            <w:rFonts w:ascii="Times New Roman" w:hAnsi="Times New Roman" w:cs="Times New Roman"/>
          </w:rPr>
          <w:t xml:space="preserve"> </w:t>
        </w:r>
      </w:ins>
      <w:ins w:id="1159" w:author="Benton, Deon" w:date="2026-03-17T16:45:00Z" w16du:dateUtc="2026-03-17T21:45:00Z">
        <w:r w:rsidR="00B2144E">
          <w:rPr>
            <w:rFonts w:ascii="Times New Roman" w:hAnsi="Times New Roman" w:cs="Times New Roman"/>
          </w:rPr>
          <w:t>On this view</w:t>
        </w:r>
      </w:ins>
      <w:ins w:id="1160" w:author="Benton, Deon" w:date="2026-03-17T16:46:00Z" w16du:dateUtc="2026-03-17T21:46:00Z">
        <w:r w:rsidR="00B2144E">
          <w:rPr>
            <w:rFonts w:ascii="Times New Roman" w:hAnsi="Times New Roman" w:cs="Times New Roman"/>
          </w:rPr>
          <w:t xml:space="preserve">, the role of causal efficacy is not to cause infants to process </w:t>
        </w:r>
      </w:ins>
      <w:ins w:id="1161" w:author="Benton, Deon" w:date="2026-03-17T16:47:00Z" w16du:dateUtc="2026-03-17T21:47:00Z">
        <w:r w:rsidR="00B2144E">
          <w:rPr>
            <w:rFonts w:ascii="Times New Roman" w:hAnsi="Times New Roman" w:cs="Times New Roman"/>
          </w:rPr>
          <w:t xml:space="preserve">actions in terms of their efficiency but to make the visible structure of </w:t>
        </w:r>
        <w:r w:rsidR="00B2144E">
          <w:rPr>
            <w:rFonts w:ascii="Times New Roman" w:hAnsi="Times New Roman" w:cs="Times New Roman"/>
          </w:rPr>
          <w:lastRenderedPageBreak/>
          <w:t xml:space="preserve">the event itself easier to encode. Crucially, </w:t>
        </w:r>
      </w:ins>
      <w:ins w:id="1162" w:author="Benton, Deon" w:date="2026-03-17T17:06:00Z" w16du:dateUtc="2026-03-17T22:06:00Z">
        <w:r w:rsidR="00795BA1">
          <w:rPr>
            <w:rFonts w:ascii="Times New Roman" w:hAnsi="Times New Roman" w:cs="Times New Roman"/>
          </w:rPr>
          <w:t>infants’ ability to process an event as a si</w:t>
        </w:r>
      </w:ins>
      <w:ins w:id="1163" w:author="Benton, Deon" w:date="2026-03-17T17:07:00Z" w16du:dateUtc="2026-03-17T22:07:00Z">
        <w:r w:rsidR="00795BA1">
          <w:rPr>
            <w:rFonts w:ascii="Times New Roman" w:hAnsi="Times New Roman" w:cs="Times New Roman"/>
          </w:rPr>
          <w:t>ngle, cohesive action sequence</w:t>
        </w:r>
      </w:ins>
      <w:ins w:id="1164" w:author="Benton, Deon" w:date="2026-03-17T17:06:00Z" w16du:dateUtc="2026-03-17T22:06:00Z">
        <w:r w:rsidR="00795BA1">
          <w:rPr>
            <w:rFonts w:ascii="Times New Roman" w:hAnsi="Times New Roman" w:cs="Times New Roman"/>
          </w:rPr>
          <w:t xml:space="preserve"> and to encode the relation between the curved motion and barrier</w:t>
        </w:r>
      </w:ins>
      <w:ins w:id="1165" w:author="Benton, Deon" w:date="2026-03-17T17:07:00Z" w16du:dateUtc="2026-03-17T22:07:00Z">
        <w:r w:rsidR="00795BA1">
          <w:rPr>
            <w:rFonts w:ascii="Times New Roman" w:hAnsi="Times New Roman" w:cs="Times New Roman"/>
          </w:rPr>
          <w:t xml:space="preserve"> within it</w:t>
        </w:r>
      </w:ins>
      <w:ins w:id="1166" w:author="Benton, Deon" w:date="2026-03-17T17:06:00Z" w16du:dateUtc="2026-03-17T22:06:00Z">
        <w:r w:rsidR="00795BA1">
          <w:rPr>
            <w:rFonts w:ascii="Times New Roman" w:hAnsi="Times New Roman" w:cs="Times New Roman"/>
          </w:rPr>
          <w:t xml:space="preserve"> may be disrupted </w:t>
        </w:r>
      </w:ins>
      <w:ins w:id="1167" w:author="Benton, Deon" w:date="2026-03-17T16:47:00Z" w16du:dateUtc="2026-03-17T21:47:00Z">
        <w:r w:rsidR="00B2144E">
          <w:rPr>
            <w:rFonts w:ascii="Times New Roman" w:hAnsi="Times New Roman" w:cs="Times New Roman"/>
          </w:rPr>
          <w:t xml:space="preserve">if </w:t>
        </w:r>
      </w:ins>
      <w:ins w:id="1168" w:author="Benton, Deon" w:date="2026-03-17T17:07:00Z" w16du:dateUtc="2026-03-17T22:07:00Z">
        <w:r w:rsidR="00795BA1">
          <w:rPr>
            <w:rFonts w:ascii="Times New Roman" w:hAnsi="Times New Roman" w:cs="Times New Roman"/>
          </w:rPr>
          <w:t>an object changes state after</w:t>
        </w:r>
      </w:ins>
      <w:ins w:id="1169" w:author="Benton, Deon" w:date="2026-03-17T16:47:00Z" w16du:dateUtc="2026-03-17T21:47:00Z">
        <w:r w:rsidR="00F3370F">
          <w:rPr>
            <w:rFonts w:ascii="Times New Roman" w:hAnsi="Times New Roman" w:cs="Times New Roman"/>
          </w:rPr>
          <w:t xml:space="preserve"> a brief delay and at some spatial distance </w:t>
        </w:r>
      </w:ins>
      <w:ins w:id="1170" w:author="Benton, Deon" w:date="2026-03-17T16:48:00Z" w16du:dateUtc="2026-03-17T21:48:00Z">
        <w:r w:rsidR="00F3370F">
          <w:rPr>
            <w:rFonts w:ascii="Times New Roman" w:hAnsi="Times New Roman" w:cs="Times New Roman"/>
          </w:rPr>
          <w:t xml:space="preserve">from </w:t>
        </w:r>
      </w:ins>
      <w:ins w:id="1171" w:author="Benton, Deon" w:date="2026-03-17T17:07:00Z" w16du:dateUtc="2026-03-17T22:07:00Z">
        <w:r w:rsidR="00795BA1">
          <w:rPr>
            <w:rFonts w:ascii="Times New Roman" w:hAnsi="Times New Roman" w:cs="Times New Roman"/>
          </w:rPr>
          <w:t>a</w:t>
        </w:r>
      </w:ins>
      <w:ins w:id="1172" w:author="Benton, Deon" w:date="2026-03-17T16:48:00Z" w16du:dateUtc="2026-03-17T21:48:00Z">
        <w:r w:rsidR="00F3370F">
          <w:rPr>
            <w:rFonts w:ascii="Times New Roman" w:hAnsi="Times New Roman" w:cs="Times New Roman"/>
          </w:rPr>
          <w:t xml:space="preserve"> hand</w:t>
        </w:r>
      </w:ins>
      <w:ins w:id="1173" w:author="Benton, Deon" w:date="2026-03-17T16:50:00Z" w16du:dateUtc="2026-03-17T21:50:00Z">
        <w:r w:rsidR="00DF52FA">
          <w:rPr>
            <w:rFonts w:ascii="Times New Roman" w:hAnsi="Times New Roman" w:cs="Times New Roman"/>
          </w:rPr>
          <w:t xml:space="preserve">. A corollary of this </w:t>
        </w:r>
      </w:ins>
      <w:ins w:id="1174" w:author="Benton, Deon" w:date="2026-04-08T14:49:00Z" w16du:dateUtc="2026-04-08T19:49:00Z">
        <w:r w:rsidR="008F5B2B">
          <w:rPr>
            <w:rFonts w:ascii="Times New Roman" w:hAnsi="Times New Roman" w:cs="Times New Roman"/>
          </w:rPr>
          <w:t xml:space="preserve">disruption </w:t>
        </w:r>
      </w:ins>
      <w:ins w:id="1175" w:author="Benton, Deon" w:date="2026-03-17T16:50:00Z" w16du:dateUtc="2026-03-17T21:50:00Z">
        <w:r w:rsidR="00DF52FA">
          <w:rPr>
            <w:rFonts w:ascii="Times New Roman" w:hAnsi="Times New Roman" w:cs="Times New Roman"/>
          </w:rPr>
          <w:t>is that</w:t>
        </w:r>
      </w:ins>
      <w:ins w:id="1176" w:author="Benton, Deon" w:date="2026-04-08T14:49:00Z" w16du:dateUtc="2026-04-08T19:49:00Z">
        <w:r w:rsidR="008F5B2B">
          <w:rPr>
            <w:rFonts w:ascii="Times New Roman" w:hAnsi="Times New Roman" w:cs="Times New Roman"/>
          </w:rPr>
          <w:t xml:space="preserve"> </w:t>
        </w:r>
      </w:ins>
      <w:ins w:id="1177" w:author="Benton, Deon" w:date="2026-04-08T14:50:00Z" w16du:dateUtc="2026-04-08T19:50:00Z">
        <w:r w:rsidR="008F5B2B">
          <w:rPr>
            <w:rFonts w:ascii="Times New Roman" w:hAnsi="Times New Roman" w:cs="Times New Roman"/>
          </w:rPr>
          <w:t xml:space="preserve">not only that </w:t>
        </w:r>
      </w:ins>
      <w:ins w:id="1178" w:author="Benton, Deon" w:date="2026-04-08T14:49:00Z" w16du:dateUtc="2026-04-08T19:49:00Z">
        <w:r w:rsidR="008F5B2B">
          <w:rPr>
            <w:rFonts w:ascii="Times New Roman" w:hAnsi="Times New Roman" w:cs="Times New Roman"/>
          </w:rPr>
          <w:t xml:space="preserve">infants’ attention should undergo less of a boost </w:t>
        </w:r>
      </w:ins>
      <w:ins w:id="1179" w:author="Benton, Deon" w:date="2026-04-08T14:50:00Z" w16du:dateUtc="2026-04-08T19:50:00Z">
        <w:r w:rsidR="008F5B2B">
          <w:rPr>
            <w:rFonts w:ascii="Times New Roman" w:hAnsi="Times New Roman" w:cs="Times New Roman"/>
          </w:rPr>
          <w:t>but that any</w:t>
        </w:r>
      </w:ins>
      <w:ins w:id="1180" w:author="Benton, Deon" w:date="2026-04-08T14:46:00Z" w16du:dateUtc="2026-04-08T19:46:00Z">
        <w:r w:rsidR="00D902A5">
          <w:rPr>
            <w:rFonts w:ascii="Times New Roman" w:hAnsi="Times New Roman" w:cs="Times New Roman"/>
          </w:rPr>
          <w:t xml:space="preserve"> association that is formed between the arced motion</w:t>
        </w:r>
      </w:ins>
      <w:ins w:id="1181" w:author="Benton, Deon" w:date="2026-04-08T14:50:00Z" w16du:dateUtc="2026-04-08T19:50:00Z">
        <w:r w:rsidR="008F5B2B">
          <w:rPr>
            <w:rFonts w:ascii="Times New Roman" w:hAnsi="Times New Roman" w:cs="Times New Roman"/>
          </w:rPr>
          <w:t xml:space="preserve"> trajectory</w:t>
        </w:r>
      </w:ins>
      <w:ins w:id="1182" w:author="Benton, Deon" w:date="2026-04-08T14:46:00Z" w16du:dateUtc="2026-04-08T19:46:00Z">
        <w:r w:rsidR="00D902A5">
          <w:rPr>
            <w:rFonts w:ascii="Times New Roman" w:hAnsi="Times New Roman" w:cs="Times New Roman"/>
          </w:rPr>
          <w:t xml:space="preserve"> and the barrier </w:t>
        </w:r>
      </w:ins>
      <w:ins w:id="1183" w:author="Benton, Deon" w:date="2026-04-08T14:51:00Z" w16du:dateUtc="2026-04-08T19:51:00Z">
        <w:r w:rsidR="008F5B2B">
          <w:rPr>
            <w:rFonts w:ascii="Times New Roman" w:hAnsi="Times New Roman" w:cs="Times New Roman"/>
          </w:rPr>
          <w:t xml:space="preserve">should </w:t>
        </w:r>
      </w:ins>
      <w:ins w:id="1184" w:author="Benton, Deon" w:date="2026-04-08T14:46:00Z" w16du:dateUtc="2026-04-08T19:46:00Z">
        <w:r w:rsidR="00D902A5">
          <w:rPr>
            <w:rFonts w:ascii="Times New Roman" w:hAnsi="Times New Roman" w:cs="Times New Roman"/>
          </w:rPr>
          <w:t>be weaker</w:t>
        </w:r>
      </w:ins>
      <w:ins w:id="1185" w:author="Benton, Deon" w:date="2026-04-08T14:49:00Z" w16du:dateUtc="2026-04-08T19:49:00Z">
        <w:r w:rsidR="008F5B2B">
          <w:rPr>
            <w:rFonts w:ascii="Times New Roman" w:hAnsi="Times New Roman" w:cs="Times New Roman"/>
          </w:rPr>
          <w:t xml:space="preserve"> because of it.</w:t>
        </w:r>
      </w:ins>
      <w:ins w:id="1186" w:author="Benton, Deon" w:date="2026-04-08T14:47:00Z" w16du:dateUtc="2026-04-08T19:47:00Z">
        <w:r w:rsidR="00B83467">
          <w:rPr>
            <w:rFonts w:ascii="Times New Roman" w:hAnsi="Times New Roman" w:cs="Times New Roman"/>
          </w:rPr>
          <w:t xml:space="preserve"> </w:t>
        </w:r>
      </w:ins>
      <w:ins w:id="1187" w:author="Benton, Deon" w:date="2026-03-17T17:09:00Z" w16du:dateUtc="2026-03-17T22:09:00Z">
        <w:r w:rsidR="00650F06">
          <w:rPr>
            <w:rFonts w:ascii="Times New Roman" w:hAnsi="Times New Roman" w:cs="Times New Roman"/>
          </w:rPr>
          <w:t>Likewise</w:t>
        </w:r>
      </w:ins>
      <w:ins w:id="1188" w:author="Benton, Deon" w:date="2026-03-17T16:51:00Z" w16du:dateUtc="2026-03-17T21:51:00Z">
        <w:r w:rsidR="00DF52FA">
          <w:rPr>
            <w:rFonts w:ascii="Times New Roman" w:hAnsi="Times New Roman" w:cs="Times New Roman"/>
          </w:rPr>
          <w:t xml:space="preserve">, even if </w:t>
        </w:r>
      </w:ins>
      <w:ins w:id="1189" w:author="Benton, Deon" w:date="2026-03-17T17:10:00Z" w16du:dateUtc="2026-03-17T22:10:00Z">
        <w:r w:rsidR="00650F06">
          <w:rPr>
            <w:rFonts w:ascii="Times New Roman" w:hAnsi="Times New Roman" w:cs="Times New Roman"/>
          </w:rPr>
          <w:t>an object changes physical state immediately</w:t>
        </w:r>
      </w:ins>
      <w:ins w:id="1190" w:author="Benton, Deon" w:date="2026-04-08T14:51:00Z" w16du:dateUtc="2026-04-08T19:51:00Z">
        <w:r w:rsidR="008F5B2B">
          <w:rPr>
            <w:rFonts w:ascii="Times New Roman" w:hAnsi="Times New Roman" w:cs="Times New Roman"/>
          </w:rPr>
          <w:t xml:space="preserve"> and infants’ attention is heightened</w:t>
        </w:r>
      </w:ins>
      <w:ins w:id="1191" w:author="Benton, Deon" w:date="2026-03-17T16:51:00Z" w16du:dateUtc="2026-03-17T21:51:00Z">
        <w:r w:rsidR="00DF52FA">
          <w:rPr>
            <w:rFonts w:ascii="Times New Roman" w:hAnsi="Times New Roman" w:cs="Times New Roman"/>
          </w:rPr>
          <w:t xml:space="preserve">, if the barrier is positioned </w:t>
        </w:r>
      </w:ins>
      <w:ins w:id="1192" w:author="Benton, Deon" w:date="2026-03-17T17:11:00Z" w16du:dateUtc="2026-03-17T22:11:00Z">
        <w:r w:rsidR="002074F3">
          <w:rPr>
            <w:rFonts w:ascii="Times New Roman" w:hAnsi="Times New Roman" w:cs="Times New Roman"/>
          </w:rPr>
          <w:t>off</w:t>
        </w:r>
      </w:ins>
      <w:ins w:id="1193" w:author="Benton, Deon" w:date="2026-03-17T16:51:00Z" w16du:dateUtc="2026-03-17T21:51:00Z">
        <w:r w:rsidR="00DF52FA">
          <w:rPr>
            <w:rFonts w:ascii="Times New Roman" w:hAnsi="Times New Roman" w:cs="Times New Roman"/>
          </w:rPr>
          <w:t xml:space="preserve"> to the side of the arced motion, </w:t>
        </w:r>
      </w:ins>
      <w:ins w:id="1194" w:author="Benton, Deon" w:date="2026-03-17T16:52:00Z" w16du:dateUtc="2026-03-17T21:52:00Z">
        <w:r w:rsidR="008B095A">
          <w:rPr>
            <w:rFonts w:ascii="Times New Roman" w:hAnsi="Times New Roman" w:cs="Times New Roman"/>
          </w:rPr>
          <w:t xml:space="preserve">infants should be less likely to associate it with </w:t>
        </w:r>
      </w:ins>
      <w:ins w:id="1195" w:author="Benton, Deon" w:date="2026-03-17T17:10:00Z" w16du:dateUtc="2026-03-17T22:10:00Z">
        <w:r w:rsidR="00650F06">
          <w:rPr>
            <w:rFonts w:ascii="Times New Roman" w:hAnsi="Times New Roman" w:cs="Times New Roman"/>
          </w:rPr>
          <w:t xml:space="preserve">such motion </w:t>
        </w:r>
      </w:ins>
      <w:ins w:id="1196" w:author="Benton, Deon" w:date="2026-03-17T16:52:00Z" w16du:dateUtc="2026-03-17T21:52:00Z">
        <w:r w:rsidR="008B095A">
          <w:rPr>
            <w:rFonts w:ascii="Times New Roman" w:hAnsi="Times New Roman" w:cs="Times New Roman"/>
          </w:rPr>
          <w:t xml:space="preserve">given its reduced salience in this configuration. </w:t>
        </w:r>
      </w:ins>
    </w:p>
    <w:p w14:paraId="61A5BBF3" w14:textId="6339544A" w:rsidR="007C115F" w:rsidRDefault="008B095A" w:rsidP="00521D26">
      <w:pPr>
        <w:spacing w:line="480" w:lineRule="auto"/>
        <w:ind w:firstLine="720"/>
        <w:contextualSpacing/>
        <w:rPr>
          <w:ins w:id="1197" w:author="Benton, Deon" w:date="2026-03-10T19:47:00Z" w16du:dateUtc="2026-03-11T00:47:00Z"/>
          <w:rFonts w:ascii="Times New Roman" w:hAnsi="Times New Roman" w:cs="Times New Roman"/>
        </w:rPr>
      </w:pPr>
      <w:ins w:id="1198" w:author="Benton, Deon" w:date="2026-03-17T16:53:00Z" w16du:dateUtc="2026-03-17T21:53:00Z">
        <w:r>
          <w:rPr>
            <w:rFonts w:ascii="Times New Roman" w:hAnsi="Times New Roman" w:cs="Times New Roman"/>
          </w:rPr>
          <w:t xml:space="preserve">Importantly, although </w:t>
        </w:r>
      </w:ins>
      <w:ins w:id="1199" w:author="Benton, Deon" w:date="2026-03-17T16:55:00Z" w16du:dateUtc="2026-03-17T21:55:00Z">
        <w:r w:rsidR="008A5486">
          <w:rPr>
            <w:rFonts w:ascii="Times New Roman" w:hAnsi="Times New Roman" w:cs="Times New Roman"/>
          </w:rPr>
          <w:t>direct action</w:t>
        </w:r>
      </w:ins>
      <w:ins w:id="1200" w:author="Benton, Deon" w:date="2026-03-17T16:53:00Z" w16du:dateUtc="2026-03-17T21:53:00Z">
        <w:r>
          <w:rPr>
            <w:rFonts w:ascii="Times New Roman" w:hAnsi="Times New Roman" w:cs="Times New Roman"/>
          </w:rPr>
          <w:t xml:space="preserve"> experience and causal efficacy may</w:t>
        </w:r>
      </w:ins>
      <w:ins w:id="1201" w:author="Benton, Deon" w:date="2026-03-17T17:00:00Z" w16du:dateUtc="2026-03-17T22:00:00Z">
        <w:r w:rsidR="00D7275F">
          <w:rPr>
            <w:rFonts w:ascii="Times New Roman" w:hAnsi="Times New Roman" w:cs="Times New Roman"/>
          </w:rPr>
          <w:t xml:space="preserve"> serve similar functions—</w:t>
        </w:r>
      </w:ins>
      <w:ins w:id="1202" w:author="Benton, Deon" w:date="2026-03-17T17:02:00Z" w16du:dateUtc="2026-03-17T22:02:00Z">
        <w:r w:rsidR="007A723F">
          <w:rPr>
            <w:rFonts w:ascii="Times New Roman" w:hAnsi="Times New Roman" w:cs="Times New Roman"/>
          </w:rPr>
          <w:t xml:space="preserve">namely, </w:t>
        </w:r>
      </w:ins>
      <w:ins w:id="1203" w:author="Benton, Deon" w:date="2026-03-17T17:00:00Z" w16du:dateUtc="2026-03-17T22:00:00Z">
        <w:r w:rsidR="00D7275F">
          <w:rPr>
            <w:rFonts w:ascii="Times New Roman" w:hAnsi="Times New Roman" w:cs="Times New Roman"/>
          </w:rPr>
          <w:t xml:space="preserve">to boost </w:t>
        </w:r>
      </w:ins>
      <w:ins w:id="1204" w:author="Benton, Deon" w:date="2026-03-17T16:53:00Z" w16du:dateUtc="2026-03-17T21:53:00Z">
        <w:r>
          <w:rPr>
            <w:rFonts w:ascii="Times New Roman" w:hAnsi="Times New Roman" w:cs="Times New Roman"/>
          </w:rPr>
          <w:t xml:space="preserve">infants’ overall </w:t>
        </w:r>
      </w:ins>
      <w:ins w:id="1205" w:author="Benton, Deon" w:date="2026-03-17T17:00:00Z" w16du:dateUtc="2026-03-17T22:00:00Z">
        <w:r w:rsidR="00D7275F">
          <w:rPr>
            <w:rFonts w:ascii="Times New Roman" w:hAnsi="Times New Roman" w:cs="Times New Roman"/>
          </w:rPr>
          <w:t>attention</w:t>
        </w:r>
      </w:ins>
      <w:ins w:id="1206" w:author="Benton, Deon" w:date="2026-04-08T14:51:00Z" w16du:dateUtc="2026-04-08T19:51:00Z">
        <w:r w:rsidR="006B2AE1">
          <w:rPr>
            <w:rFonts w:ascii="Times New Roman" w:hAnsi="Times New Roman" w:cs="Times New Roman"/>
          </w:rPr>
          <w:t xml:space="preserve">, </w:t>
        </w:r>
      </w:ins>
      <w:ins w:id="1207" w:author="Benton, Deon" w:date="2026-03-17T16:53:00Z" w16du:dateUtc="2026-03-17T21:53:00Z">
        <w:r>
          <w:rPr>
            <w:rFonts w:ascii="Times New Roman" w:hAnsi="Times New Roman" w:cs="Times New Roman"/>
          </w:rPr>
          <w:t xml:space="preserve">engagement </w:t>
        </w:r>
      </w:ins>
      <w:ins w:id="1208" w:author="Benton, Deon" w:date="2026-03-17T16:54:00Z" w16du:dateUtc="2026-03-17T21:54:00Z">
        <w:r w:rsidR="008A5486">
          <w:rPr>
            <w:rFonts w:ascii="Times New Roman" w:hAnsi="Times New Roman" w:cs="Times New Roman"/>
          </w:rPr>
          <w:t>in a task</w:t>
        </w:r>
      </w:ins>
      <w:ins w:id="1209" w:author="Benton, Deon" w:date="2026-04-08T14:51:00Z" w16du:dateUtc="2026-04-08T19:51:00Z">
        <w:r w:rsidR="006B2AE1">
          <w:rPr>
            <w:rFonts w:ascii="Times New Roman" w:hAnsi="Times New Roman" w:cs="Times New Roman"/>
          </w:rPr>
          <w:t>, and learning of key aspects of it</w:t>
        </w:r>
      </w:ins>
      <w:ins w:id="1210" w:author="Benton, Deon" w:date="2026-03-17T17:00:00Z" w16du:dateUtc="2026-03-17T22:00:00Z">
        <w:r w:rsidR="00D7275F">
          <w:rPr>
            <w:rFonts w:ascii="Times New Roman" w:hAnsi="Times New Roman" w:cs="Times New Roman"/>
          </w:rPr>
          <w:t>—</w:t>
        </w:r>
      </w:ins>
      <w:ins w:id="1211" w:author="Benton, Deon" w:date="2026-03-17T17:02:00Z" w16du:dateUtc="2026-03-17T22:02:00Z">
        <w:r w:rsidR="007A723F">
          <w:rPr>
            <w:rFonts w:ascii="Times New Roman" w:hAnsi="Times New Roman" w:cs="Times New Roman"/>
          </w:rPr>
          <w:t>the effects that each has on</w:t>
        </w:r>
      </w:ins>
      <w:ins w:id="1212" w:author="Benton, Deon" w:date="2026-03-17T17:01:00Z" w16du:dateUtc="2026-03-17T22:01:00Z">
        <w:r w:rsidR="00D7275F">
          <w:rPr>
            <w:rFonts w:ascii="Times New Roman" w:hAnsi="Times New Roman" w:cs="Times New Roman"/>
          </w:rPr>
          <w:t xml:space="preserve"> how infants process events </w:t>
        </w:r>
      </w:ins>
      <w:r w:rsidR="009F7A89">
        <w:rPr>
          <w:rFonts w:ascii="Times New Roman" w:hAnsi="Times New Roman" w:cs="Times New Roman"/>
        </w:rPr>
        <w:t>within the task</w:t>
      </w:r>
      <w:ins w:id="1213" w:author="Benton, Deon" w:date="2026-03-17T17:01:00Z" w16du:dateUtc="2026-03-17T22:01:00Z">
        <w:r w:rsidR="00D7275F">
          <w:rPr>
            <w:rFonts w:ascii="Times New Roman" w:hAnsi="Times New Roman" w:cs="Times New Roman"/>
          </w:rPr>
          <w:t xml:space="preserve"> may differ</w:t>
        </w:r>
      </w:ins>
      <w:ins w:id="1214" w:author="Benton, Deon" w:date="2026-03-17T16:54:00Z" w16du:dateUtc="2026-03-17T21:54:00Z">
        <w:r w:rsidR="008A5486">
          <w:rPr>
            <w:rFonts w:ascii="Times New Roman" w:hAnsi="Times New Roman" w:cs="Times New Roman"/>
          </w:rPr>
          <w:t>.</w:t>
        </w:r>
      </w:ins>
      <w:ins w:id="1215" w:author="Benton, Deon" w:date="2026-03-17T16:48:00Z" w16du:dateUtc="2026-03-17T21:48:00Z">
        <w:r w:rsidR="00F3370F">
          <w:rPr>
            <w:rFonts w:ascii="Times New Roman" w:hAnsi="Times New Roman" w:cs="Times New Roman"/>
          </w:rPr>
          <w:t xml:space="preserve"> </w:t>
        </w:r>
      </w:ins>
      <w:ins w:id="1216" w:author="Benton, Deon" w:date="2026-03-17T17:01:00Z" w16du:dateUtc="2026-03-17T22:01:00Z">
        <w:r w:rsidR="00D7275F">
          <w:rPr>
            <w:rFonts w:ascii="Times New Roman" w:hAnsi="Times New Roman" w:cs="Times New Roman"/>
          </w:rPr>
          <w:t>For example, d</w:t>
        </w:r>
      </w:ins>
      <w:ins w:id="1217" w:author="Benton, Deon" w:date="2026-03-17T16:54:00Z" w16du:dateUtc="2026-03-17T21:54:00Z">
        <w:r w:rsidR="008A5486">
          <w:rPr>
            <w:rFonts w:ascii="Times New Roman" w:hAnsi="Times New Roman" w:cs="Times New Roman"/>
          </w:rPr>
          <w:t>irect action experience</w:t>
        </w:r>
      </w:ins>
      <w:ins w:id="1218" w:author="Benton, Deon" w:date="2026-03-17T17:03:00Z" w16du:dateUtc="2026-03-17T22:03:00Z">
        <w:r w:rsidR="007A723F">
          <w:rPr>
            <w:rFonts w:ascii="Times New Roman" w:hAnsi="Times New Roman" w:cs="Times New Roman"/>
          </w:rPr>
          <w:t>—such as that provided by sticky mittens—</w:t>
        </w:r>
      </w:ins>
      <w:ins w:id="1219" w:author="Benton, Deon" w:date="2026-03-17T17:01:00Z" w16du:dateUtc="2026-03-17T22:01:00Z">
        <w:r w:rsidR="00D7275F">
          <w:rPr>
            <w:rFonts w:ascii="Times New Roman" w:hAnsi="Times New Roman" w:cs="Times New Roman"/>
          </w:rPr>
          <w:t>may</w:t>
        </w:r>
        <w:r w:rsidR="007A723F">
          <w:rPr>
            <w:rFonts w:ascii="Times New Roman" w:hAnsi="Times New Roman" w:cs="Times New Roman"/>
          </w:rPr>
          <w:t xml:space="preserve"> strengthen infants’ encoding of their own </w:t>
        </w:r>
      </w:ins>
      <w:ins w:id="1220" w:author="Benton, Deon" w:date="2026-03-17T17:02:00Z" w16du:dateUtc="2026-03-17T22:02:00Z">
        <w:r w:rsidR="007A723F">
          <w:rPr>
            <w:rFonts w:ascii="Times New Roman" w:hAnsi="Times New Roman" w:cs="Times New Roman"/>
          </w:rPr>
          <w:t>straight reaching trajectories</w:t>
        </w:r>
      </w:ins>
      <w:ins w:id="1221" w:author="Benton, Deon" w:date="2026-03-17T17:04:00Z" w16du:dateUtc="2026-03-17T22:04:00Z">
        <w:r w:rsidR="001F286B">
          <w:rPr>
            <w:rFonts w:ascii="Times New Roman" w:hAnsi="Times New Roman" w:cs="Times New Roman"/>
          </w:rPr>
          <w:t xml:space="preserve">, as well as </w:t>
        </w:r>
      </w:ins>
      <w:ins w:id="1222" w:author="Benton, Deon" w:date="2026-03-18T09:43:00Z" w16du:dateUtc="2026-03-18T14:43:00Z">
        <w:r w:rsidR="00705050">
          <w:rPr>
            <w:rFonts w:ascii="Times New Roman" w:hAnsi="Times New Roman" w:cs="Times New Roman"/>
          </w:rPr>
          <w:t xml:space="preserve">perhaps </w:t>
        </w:r>
      </w:ins>
      <w:ins w:id="1223" w:author="Benton, Deon" w:date="2026-03-17T17:04:00Z" w16du:dateUtc="2026-03-17T22:04:00Z">
        <w:r w:rsidR="001F286B">
          <w:rPr>
            <w:rFonts w:ascii="Times New Roman" w:hAnsi="Times New Roman" w:cs="Times New Roman"/>
          </w:rPr>
          <w:t xml:space="preserve">their encoding of the features of the objects they are touching. In contrast, </w:t>
        </w:r>
      </w:ins>
      <w:ins w:id="1224" w:author="Benton, Deon" w:date="2026-03-17T17:05:00Z" w16du:dateUtc="2026-03-17T22:05:00Z">
        <w:r w:rsidR="001F286B">
          <w:rPr>
            <w:rFonts w:ascii="Times New Roman" w:hAnsi="Times New Roman" w:cs="Times New Roman"/>
          </w:rPr>
          <w:t>action events that are causally efficacious—</w:t>
        </w:r>
      </w:ins>
      <w:ins w:id="1225" w:author="Benton, Deon" w:date="2026-04-08T14:53:00Z" w16du:dateUtc="2026-04-08T19:53:00Z">
        <w:r w:rsidR="001A61AD">
          <w:rPr>
            <w:rFonts w:ascii="Times New Roman" w:hAnsi="Times New Roman" w:cs="Times New Roman"/>
          </w:rPr>
          <w:t>such that the</w:t>
        </w:r>
      </w:ins>
      <w:ins w:id="1226" w:author="Benton, Deon" w:date="2026-03-17T17:05:00Z" w16du:dateUtc="2026-03-17T22:05:00Z">
        <w:r w:rsidR="001F286B">
          <w:rPr>
            <w:rFonts w:ascii="Times New Roman" w:hAnsi="Times New Roman" w:cs="Times New Roman"/>
          </w:rPr>
          <w:t xml:space="preserve"> effect happens immediately and upon </w:t>
        </w:r>
      </w:ins>
      <w:ins w:id="1227" w:author="Benton, Deon" w:date="2026-03-17T17:12:00Z" w16du:dateUtc="2026-03-17T22:12:00Z">
        <w:r w:rsidR="002074F3">
          <w:rPr>
            <w:rFonts w:ascii="Times New Roman" w:hAnsi="Times New Roman" w:cs="Times New Roman"/>
          </w:rPr>
          <w:t>direct, phy</w:t>
        </w:r>
      </w:ins>
      <w:ins w:id="1228" w:author="Benton, Deon" w:date="2026-03-17T17:13:00Z" w16du:dateUtc="2026-03-17T22:13:00Z">
        <w:r w:rsidR="002074F3">
          <w:rPr>
            <w:rFonts w:ascii="Times New Roman" w:hAnsi="Times New Roman" w:cs="Times New Roman"/>
          </w:rPr>
          <w:t xml:space="preserve">sical </w:t>
        </w:r>
      </w:ins>
      <w:ins w:id="1229" w:author="Benton, Deon" w:date="2026-03-17T17:05:00Z" w16du:dateUtc="2026-03-17T22:05:00Z">
        <w:r w:rsidR="001F286B">
          <w:rPr>
            <w:rFonts w:ascii="Times New Roman" w:hAnsi="Times New Roman" w:cs="Times New Roman"/>
          </w:rPr>
          <w:t>contact—</w:t>
        </w:r>
      </w:ins>
      <w:ins w:id="1230" w:author="Benton, Deon" w:date="2026-03-17T17:04:00Z" w16du:dateUtc="2026-03-17T22:04:00Z">
        <w:r w:rsidR="001F286B">
          <w:rPr>
            <w:rFonts w:ascii="Times New Roman" w:hAnsi="Times New Roman" w:cs="Times New Roman"/>
          </w:rPr>
          <w:t>may enhance infants’ encoding of the</w:t>
        </w:r>
      </w:ins>
      <w:ins w:id="1231" w:author="Benton, Deon" w:date="2026-03-17T17:05:00Z" w16du:dateUtc="2026-03-17T22:05:00Z">
        <w:r w:rsidR="001F286B">
          <w:rPr>
            <w:rFonts w:ascii="Times New Roman" w:hAnsi="Times New Roman" w:cs="Times New Roman"/>
          </w:rPr>
          <w:t xml:space="preserve"> relation</w:t>
        </w:r>
      </w:ins>
      <w:ins w:id="1232" w:author="Benton, Deon" w:date="2026-04-08T10:35:00Z" w16du:dateUtc="2026-04-08T15:35:00Z">
        <w:r w:rsidR="009D205F">
          <w:rPr>
            <w:rFonts w:ascii="Times New Roman" w:hAnsi="Times New Roman" w:cs="Times New Roman"/>
          </w:rPr>
          <w:t xml:space="preserve"> between the</w:t>
        </w:r>
      </w:ins>
      <w:ins w:id="1233" w:author="Benton, Deon" w:date="2026-03-17T17:04:00Z" w16du:dateUtc="2026-03-17T22:04:00Z">
        <w:r w:rsidR="001F286B">
          <w:rPr>
            <w:rFonts w:ascii="Times New Roman" w:hAnsi="Times New Roman" w:cs="Times New Roman"/>
          </w:rPr>
          <w:t xml:space="preserve"> curved motion and the barrier</w:t>
        </w:r>
      </w:ins>
      <w:ins w:id="1234" w:author="Benton, Deon" w:date="2026-03-17T17:13:00Z" w16du:dateUtc="2026-03-17T22:13:00Z">
        <w:r w:rsidR="006432DB">
          <w:rPr>
            <w:rFonts w:ascii="Times New Roman" w:hAnsi="Times New Roman" w:cs="Times New Roman"/>
          </w:rPr>
          <w:t>.</w:t>
        </w:r>
      </w:ins>
      <w:ins w:id="1235" w:author="Benton, Deon" w:date="2026-03-17T17:14:00Z" w16du:dateUtc="2026-03-17T22:14:00Z">
        <w:r w:rsidR="006432DB">
          <w:rPr>
            <w:rFonts w:ascii="Times New Roman" w:hAnsi="Times New Roman" w:cs="Times New Roman"/>
          </w:rPr>
          <w:t xml:space="preserve"> These differences notwithstanding, both manipulations may support the same downstream outcome: They increase the likelihood that infants encode the relevant, perceptually grounded relations in an action task.</w:t>
        </w:r>
      </w:ins>
      <w:ins w:id="1236" w:author="Benton, Deon" w:date="2026-03-17T17:15:00Z" w16du:dateUtc="2026-03-17T22:15:00Z">
        <w:r w:rsidR="004C689B">
          <w:rPr>
            <w:rFonts w:ascii="Times New Roman" w:hAnsi="Times New Roman" w:cs="Times New Roman"/>
          </w:rPr>
          <w:t xml:space="preserve"> </w:t>
        </w:r>
      </w:ins>
      <w:ins w:id="1237" w:author="Benton, Deon" w:date="2026-03-17T17:17:00Z" w16du:dateUtc="2026-03-17T22:17:00Z">
        <w:r w:rsidR="002D745F">
          <w:rPr>
            <w:rFonts w:ascii="Times New Roman" w:hAnsi="Times New Roman" w:cs="Times New Roman"/>
          </w:rPr>
          <w:t xml:space="preserve">Taken together, </w:t>
        </w:r>
        <w:r w:rsidR="00532E61">
          <w:rPr>
            <w:rFonts w:ascii="Times New Roman" w:hAnsi="Times New Roman" w:cs="Times New Roman"/>
          </w:rPr>
          <w:t xml:space="preserve">this interpretation </w:t>
        </w:r>
      </w:ins>
      <w:ins w:id="1238" w:author="Benton, Deon" w:date="2026-04-08T10:36:00Z" w16du:dateUtc="2026-04-08T15:36:00Z">
        <w:r w:rsidR="00D61EC3">
          <w:rPr>
            <w:rFonts w:ascii="Times New Roman" w:hAnsi="Times New Roman" w:cs="Times New Roman"/>
          </w:rPr>
          <w:t xml:space="preserve">suggests </w:t>
        </w:r>
      </w:ins>
      <w:ins w:id="1239" w:author="Benton, Deon" w:date="2026-03-17T17:15:00Z" w16du:dateUtc="2026-03-17T22:15:00Z">
        <w:r w:rsidR="004C689B">
          <w:rPr>
            <w:rFonts w:ascii="Times New Roman" w:hAnsi="Times New Roman" w:cs="Times New Roman"/>
          </w:rPr>
          <w:t>that even the looking behavior of</w:t>
        </w:r>
      </w:ins>
      <w:ins w:id="1240" w:author="Benton, Deon" w:date="2026-03-17T17:16:00Z" w16du:dateUtc="2026-03-17T22:16:00Z">
        <w:r w:rsidR="004C689B">
          <w:rPr>
            <w:rFonts w:ascii="Times New Roman" w:hAnsi="Times New Roman" w:cs="Times New Roman"/>
          </w:rPr>
          <w:t xml:space="preserve"> 3-month-old infants need not </w:t>
        </w:r>
      </w:ins>
      <w:ins w:id="1241" w:author="Benton, Deon" w:date="2026-03-17T17:19:00Z" w16du:dateUtc="2026-03-17T22:19:00Z">
        <w:r w:rsidR="00532E61">
          <w:rPr>
            <w:rFonts w:ascii="Times New Roman" w:hAnsi="Times New Roman" w:cs="Times New Roman"/>
          </w:rPr>
          <w:t xml:space="preserve">indicate </w:t>
        </w:r>
      </w:ins>
      <w:ins w:id="1242" w:author="Benton, Deon" w:date="2026-03-17T17:16:00Z" w16du:dateUtc="2026-03-17T22:16:00Z">
        <w:r w:rsidR="004C689B">
          <w:rPr>
            <w:rFonts w:ascii="Times New Roman" w:hAnsi="Times New Roman" w:cs="Times New Roman"/>
          </w:rPr>
          <w:t>early</w:t>
        </w:r>
      </w:ins>
      <w:ins w:id="1243" w:author="Benton, Deon" w:date="2026-03-17T17:19:00Z" w16du:dateUtc="2026-03-17T22:19:00Z">
        <w:r w:rsidR="00532E61">
          <w:rPr>
            <w:rFonts w:ascii="Times New Roman" w:hAnsi="Times New Roman" w:cs="Times New Roman"/>
          </w:rPr>
          <w:t>-</w:t>
        </w:r>
      </w:ins>
      <w:ins w:id="1244" w:author="Benton, Deon" w:date="2026-03-17T17:16:00Z" w16du:dateUtc="2026-03-17T22:16:00Z">
        <w:r w:rsidR="004C689B">
          <w:rPr>
            <w:rFonts w:ascii="Times New Roman" w:hAnsi="Times New Roman" w:cs="Times New Roman"/>
          </w:rPr>
          <w:t>emerging</w:t>
        </w:r>
      </w:ins>
      <w:ins w:id="1245" w:author="Benton, Deon" w:date="2026-04-08T14:54:00Z" w16du:dateUtc="2026-04-08T19:54:00Z">
        <w:r w:rsidR="001A61AD">
          <w:rPr>
            <w:rFonts w:ascii="Times New Roman" w:hAnsi="Times New Roman" w:cs="Times New Roman"/>
          </w:rPr>
          <w:t xml:space="preserve"> or even innate</w:t>
        </w:r>
      </w:ins>
      <w:ins w:id="1246" w:author="Benton, Deon" w:date="2026-03-17T17:16:00Z" w16du:dateUtc="2026-03-17T22:16:00Z">
        <w:r w:rsidR="004C689B">
          <w:rPr>
            <w:rFonts w:ascii="Times New Roman" w:hAnsi="Times New Roman" w:cs="Times New Roman"/>
          </w:rPr>
          <w:t xml:space="preserve"> notion</w:t>
        </w:r>
      </w:ins>
      <w:ins w:id="1247" w:author="Benton, Deon" w:date="2026-04-08T14:53:00Z" w16du:dateUtc="2026-04-08T19:53:00Z">
        <w:r w:rsidR="001A61AD">
          <w:rPr>
            <w:rFonts w:ascii="Times New Roman" w:hAnsi="Times New Roman" w:cs="Times New Roman"/>
          </w:rPr>
          <w:t>s</w:t>
        </w:r>
      </w:ins>
      <w:ins w:id="1248" w:author="Benton, Deon" w:date="2026-03-17T17:16:00Z" w16du:dateUtc="2026-03-17T22:16:00Z">
        <w:r w:rsidR="004C689B">
          <w:rPr>
            <w:rFonts w:ascii="Times New Roman" w:hAnsi="Times New Roman" w:cs="Times New Roman"/>
          </w:rPr>
          <w:t xml:space="preserve"> of </w:t>
        </w:r>
      </w:ins>
      <w:ins w:id="1249" w:author="Benton, Deon" w:date="2026-03-17T17:19:00Z" w16du:dateUtc="2026-03-17T22:19:00Z">
        <w:r w:rsidR="00532E61">
          <w:rPr>
            <w:rFonts w:ascii="Times New Roman" w:hAnsi="Times New Roman" w:cs="Times New Roman"/>
          </w:rPr>
          <w:t xml:space="preserve">action </w:t>
        </w:r>
      </w:ins>
      <w:ins w:id="1250" w:author="Benton, Deon" w:date="2026-03-17T17:16:00Z" w16du:dateUtc="2026-03-17T22:16:00Z">
        <w:r w:rsidR="004C689B">
          <w:rPr>
            <w:rFonts w:ascii="Times New Roman" w:hAnsi="Times New Roman" w:cs="Times New Roman"/>
          </w:rPr>
          <w:t>efficiency</w:t>
        </w:r>
      </w:ins>
      <w:ins w:id="1251" w:author="Benton, Deon" w:date="2026-04-08T14:53:00Z" w16du:dateUtc="2026-04-08T19:53:00Z">
        <w:r w:rsidR="001A61AD">
          <w:rPr>
            <w:rFonts w:ascii="Times New Roman" w:hAnsi="Times New Roman" w:cs="Times New Roman"/>
          </w:rPr>
          <w:t xml:space="preserve"> or goal</w:t>
        </w:r>
      </w:ins>
      <w:ins w:id="1252" w:author="Benton, Deon" w:date="2026-04-08T14:54:00Z" w16du:dateUtc="2026-04-08T19:54:00Z">
        <w:r w:rsidR="00A145E9">
          <w:rPr>
            <w:rFonts w:ascii="Times New Roman" w:hAnsi="Times New Roman" w:cs="Times New Roman"/>
          </w:rPr>
          <w:t>s</w:t>
        </w:r>
      </w:ins>
      <w:ins w:id="1253" w:author="Benton, Deon" w:date="2026-03-17T17:16:00Z" w16du:dateUtc="2026-03-17T22:16:00Z">
        <w:r w:rsidR="004C689B">
          <w:rPr>
            <w:rFonts w:ascii="Times New Roman" w:hAnsi="Times New Roman" w:cs="Times New Roman"/>
          </w:rPr>
          <w:t xml:space="preserve">. Instead, young infants’ </w:t>
        </w:r>
      </w:ins>
      <w:ins w:id="1254" w:author="Benton, Deon" w:date="2026-03-17T17:17:00Z" w16du:dateUtc="2026-03-17T22:17:00Z">
        <w:r w:rsidR="004C689B">
          <w:rPr>
            <w:rFonts w:ascii="Times New Roman" w:hAnsi="Times New Roman" w:cs="Times New Roman"/>
          </w:rPr>
          <w:t>looking patterns may arise from</w:t>
        </w:r>
      </w:ins>
      <w:ins w:id="1255" w:author="Benton, Deon" w:date="2026-03-17T17:20:00Z" w16du:dateUtc="2026-03-17T22:20:00Z">
        <w:r w:rsidR="009D3E05">
          <w:rPr>
            <w:rFonts w:ascii="Times New Roman" w:hAnsi="Times New Roman" w:cs="Times New Roman"/>
          </w:rPr>
          <w:t xml:space="preserve"> the </w:t>
        </w:r>
        <w:r w:rsidR="009D3E05" w:rsidRPr="009E7771">
          <w:rPr>
            <w:rFonts w:ascii="Times New Roman" w:hAnsi="Times New Roman" w:cs="Times New Roman"/>
          </w:rPr>
          <w:t xml:space="preserve">combined effects of increased attentional engagement with </w:t>
        </w:r>
      </w:ins>
      <w:ins w:id="1256" w:author="Benton, Deon" w:date="2026-03-17T17:22:00Z" w16du:dateUtc="2026-03-17T22:22:00Z">
        <w:r w:rsidR="009D3E05">
          <w:rPr>
            <w:rFonts w:ascii="Times New Roman" w:hAnsi="Times New Roman" w:cs="Times New Roman"/>
          </w:rPr>
          <w:t>an action scene</w:t>
        </w:r>
      </w:ins>
      <w:ins w:id="1257" w:author="Benton, Deon" w:date="2026-03-17T17:20:00Z" w16du:dateUtc="2026-03-17T22:20:00Z">
        <w:r w:rsidR="009D3E05" w:rsidRPr="009E7771">
          <w:rPr>
            <w:rFonts w:ascii="Times New Roman" w:hAnsi="Times New Roman" w:cs="Times New Roman"/>
          </w:rPr>
          <w:t xml:space="preserve">, incidental encoding of </w:t>
        </w:r>
      </w:ins>
      <w:ins w:id="1258" w:author="Benton, Deon" w:date="2026-03-17T17:22:00Z" w16du:dateUtc="2026-03-17T22:22:00Z">
        <w:r w:rsidR="00521D26">
          <w:rPr>
            <w:rFonts w:ascii="Times New Roman" w:hAnsi="Times New Roman" w:cs="Times New Roman"/>
          </w:rPr>
          <w:t xml:space="preserve">their </w:t>
        </w:r>
      </w:ins>
      <w:ins w:id="1259" w:author="Benton, Deon" w:date="2026-03-17T17:20:00Z" w16du:dateUtc="2026-03-17T22:20:00Z">
        <w:r w:rsidR="009D3E05" w:rsidRPr="009E7771">
          <w:rPr>
            <w:rFonts w:ascii="Times New Roman" w:hAnsi="Times New Roman" w:cs="Times New Roman"/>
          </w:rPr>
          <w:t xml:space="preserve">own reaching </w:t>
        </w:r>
        <w:r w:rsidR="009D3E05" w:rsidRPr="009E7771">
          <w:rPr>
            <w:rFonts w:ascii="Times New Roman" w:hAnsi="Times New Roman" w:cs="Times New Roman"/>
          </w:rPr>
          <w:lastRenderedPageBreak/>
          <w:t>trajectories, and</w:t>
        </w:r>
      </w:ins>
      <w:ins w:id="1260" w:author="Benton, Deon" w:date="2026-03-17T17:17:00Z" w16du:dateUtc="2026-03-17T22:17:00Z">
        <w:r w:rsidR="004C689B">
          <w:rPr>
            <w:rFonts w:ascii="Times New Roman" w:hAnsi="Times New Roman" w:cs="Times New Roman"/>
          </w:rPr>
          <w:t xml:space="preserve"> the same perceptually grounded associative processes </w:t>
        </w:r>
      </w:ins>
      <w:ins w:id="1261" w:author="Benton, Deon" w:date="2026-04-08T10:37:00Z" w16du:dateUtc="2026-04-08T15:37:00Z">
        <w:r w:rsidR="00D61EC3">
          <w:rPr>
            <w:rFonts w:ascii="Times New Roman" w:hAnsi="Times New Roman" w:cs="Times New Roman"/>
          </w:rPr>
          <w:t>that I argue</w:t>
        </w:r>
      </w:ins>
      <w:ins w:id="1262" w:author="Benton, Deon" w:date="2026-03-17T17:17:00Z" w16du:dateUtc="2026-03-17T22:17:00Z">
        <w:r w:rsidR="004C689B">
          <w:rPr>
            <w:rFonts w:ascii="Times New Roman" w:hAnsi="Times New Roman" w:cs="Times New Roman"/>
          </w:rPr>
          <w:t xml:space="preserve"> </w:t>
        </w:r>
      </w:ins>
      <w:ins w:id="1263" w:author="Benton, Deon" w:date="2026-03-17T17:19:00Z" w16du:dateUtc="2026-03-17T22:19:00Z">
        <w:r w:rsidR="00532E61">
          <w:rPr>
            <w:rFonts w:ascii="Times New Roman" w:hAnsi="Times New Roman" w:cs="Times New Roman"/>
          </w:rPr>
          <w:t>subserve</w:t>
        </w:r>
      </w:ins>
      <w:ins w:id="1264" w:author="Benton, Deon" w:date="2026-03-17T17:17:00Z" w16du:dateUtc="2026-03-17T22:17:00Z">
        <w:r w:rsidR="004C689B">
          <w:rPr>
            <w:rFonts w:ascii="Times New Roman" w:hAnsi="Times New Roman" w:cs="Times New Roman"/>
          </w:rPr>
          <w:t xml:space="preserve"> older infants’ performance. </w:t>
        </w:r>
      </w:ins>
    </w:p>
    <w:p w14:paraId="59A5325D" w14:textId="4D743217" w:rsidR="00524642" w:rsidRDefault="00635C87" w:rsidP="0096761D">
      <w:pPr>
        <w:spacing w:line="480" w:lineRule="auto"/>
        <w:ind w:firstLine="720"/>
        <w:contextualSpacing/>
        <w:rPr>
          <w:rFonts w:ascii="Times New Roman" w:hAnsi="Times New Roman" w:cs="Times New Roman"/>
        </w:rPr>
      </w:pPr>
      <w:ins w:id="1265" w:author="Benton, Deon" w:date="2026-02-11T16:20:00Z" w16du:dateUtc="2026-02-11T22:20:00Z">
        <w:r>
          <w:rPr>
            <w:rFonts w:ascii="Times New Roman" w:hAnsi="Times New Roman" w:cs="Times New Roman"/>
          </w:rPr>
          <w:t>T</w:t>
        </w:r>
      </w:ins>
      <w:ins w:id="1266" w:author="Benton, Deon" w:date="2026-03-10T19:33:00Z" w16du:dateUtc="2026-03-11T00:33:00Z">
        <w:r w:rsidR="00837A23">
          <w:rPr>
            <w:rFonts w:ascii="Times New Roman" w:hAnsi="Times New Roman" w:cs="Times New Roman"/>
          </w:rPr>
          <w:t>wo</w:t>
        </w:r>
      </w:ins>
      <w:ins w:id="1267" w:author="Benton, Deon" w:date="2026-02-11T16:20:00Z" w16du:dateUtc="2026-02-11T22:20:00Z">
        <w:r>
          <w:rPr>
            <w:rFonts w:ascii="Times New Roman" w:hAnsi="Times New Roman" w:cs="Times New Roman"/>
          </w:rPr>
          <w:t xml:space="preserve"> points are worth clarifying before </w:t>
        </w:r>
      </w:ins>
      <w:ins w:id="1268" w:author="Benton, Deon" w:date="2026-02-12T15:32:00Z" w16du:dateUtc="2026-02-12T21:32:00Z">
        <w:r w:rsidR="0096761D">
          <w:rPr>
            <w:rFonts w:ascii="Times New Roman" w:hAnsi="Times New Roman" w:cs="Times New Roman"/>
          </w:rPr>
          <w:t>proceeding</w:t>
        </w:r>
      </w:ins>
      <w:ins w:id="1269" w:author="Benton, Deon" w:date="2026-02-11T16:20:00Z" w16du:dateUtc="2026-02-11T22:20:00Z">
        <w:r>
          <w:rPr>
            <w:rFonts w:ascii="Times New Roman" w:hAnsi="Times New Roman" w:cs="Times New Roman"/>
          </w:rPr>
          <w:t xml:space="preserve">. First, the present account is neither a theory of </w:t>
        </w:r>
        <w:r w:rsidRPr="000B0B74">
          <w:rPr>
            <w:rFonts w:ascii="Times New Roman" w:hAnsi="Times New Roman" w:cs="Times New Roman"/>
          </w:rPr>
          <w:t xml:space="preserve">action understanding </w:t>
        </w:r>
        <w:r>
          <w:rPr>
            <w:rFonts w:ascii="Times New Roman" w:hAnsi="Times New Roman" w:cs="Times New Roman"/>
          </w:rPr>
          <w:t>n</w:t>
        </w:r>
        <w:r w:rsidRPr="000B0B74">
          <w:rPr>
            <w:rFonts w:ascii="Times New Roman" w:hAnsi="Times New Roman" w:cs="Times New Roman"/>
          </w:rPr>
          <w:t>or</w:t>
        </w:r>
        <w:r>
          <w:rPr>
            <w:rFonts w:ascii="Times New Roman" w:hAnsi="Times New Roman" w:cs="Times New Roman"/>
          </w:rPr>
          <w:t xml:space="preserve"> </w:t>
        </w:r>
      </w:ins>
      <w:ins w:id="1270" w:author="Benton, Deon" w:date="2026-02-12T15:32:00Z" w16du:dateUtc="2026-02-12T21:32:00Z">
        <w:r w:rsidR="0096761D">
          <w:rPr>
            <w:rFonts w:ascii="Times New Roman" w:hAnsi="Times New Roman" w:cs="Times New Roman"/>
          </w:rPr>
          <w:t xml:space="preserve">is it </w:t>
        </w:r>
      </w:ins>
      <w:ins w:id="1271" w:author="Benton, Deon" w:date="2026-02-11T16:20:00Z" w16du:dateUtc="2026-02-11T22:20:00Z">
        <w:r>
          <w:rPr>
            <w:rFonts w:ascii="Times New Roman" w:hAnsi="Times New Roman" w:cs="Times New Roman"/>
          </w:rPr>
          <w:t>a theory of</w:t>
        </w:r>
        <w:r w:rsidRPr="000B0B74">
          <w:rPr>
            <w:rFonts w:ascii="Times New Roman" w:hAnsi="Times New Roman" w:cs="Times New Roman"/>
          </w:rPr>
          <w:t xml:space="preserve"> how </w:t>
        </w:r>
        <w:r>
          <w:rPr>
            <w:rFonts w:ascii="Times New Roman" w:hAnsi="Times New Roman" w:cs="Times New Roman"/>
          </w:rPr>
          <w:t>such a capacity emerges</w:t>
        </w:r>
      </w:ins>
      <w:r w:rsidR="009F7A89">
        <w:rPr>
          <w:rFonts w:ascii="Times New Roman" w:hAnsi="Times New Roman" w:cs="Times New Roman"/>
        </w:rPr>
        <w:t>.</w:t>
      </w:r>
      <w:r w:rsidR="001E340B">
        <w:rPr>
          <w:rFonts w:ascii="Times New Roman" w:hAnsi="Times New Roman" w:cs="Times New Roman"/>
        </w:rPr>
        <w:t xml:space="preserve"> </w:t>
      </w:r>
      <w:r w:rsidR="009F7A89">
        <w:rPr>
          <w:rFonts w:ascii="Times New Roman" w:hAnsi="Times New Roman" w:cs="Times New Roman"/>
        </w:rPr>
        <w:t>T</w:t>
      </w:r>
      <w:r w:rsidR="001E340B">
        <w:rPr>
          <w:rFonts w:ascii="Times New Roman" w:hAnsi="Times New Roman" w:cs="Times New Roman"/>
        </w:rPr>
        <w:t xml:space="preserve">his issue, although important, is </w:t>
      </w:r>
      <w:r w:rsidR="009F7A89">
        <w:rPr>
          <w:rFonts w:ascii="Times New Roman" w:hAnsi="Times New Roman" w:cs="Times New Roman"/>
        </w:rPr>
        <w:t xml:space="preserve">well </w:t>
      </w:r>
      <w:r w:rsidR="001E340B">
        <w:rPr>
          <w:rFonts w:ascii="Times New Roman" w:hAnsi="Times New Roman" w:cs="Times New Roman"/>
        </w:rPr>
        <w:t>beyond the scope of the present paper</w:t>
      </w:r>
      <w:ins w:id="1272" w:author="Benton, Deon" w:date="2026-02-11T16:20:00Z" w16du:dateUtc="2026-02-11T22:20:00Z">
        <w:r>
          <w:rPr>
            <w:rFonts w:ascii="Times New Roman" w:hAnsi="Times New Roman" w:cs="Times New Roman"/>
          </w:rPr>
          <w:t>. Instead, the current perspective is an attempt to explain</w:t>
        </w:r>
        <w:r w:rsidRPr="000B0B74">
          <w:rPr>
            <w:rFonts w:ascii="Times New Roman" w:hAnsi="Times New Roman" w:cs="Times New Roman"/>
          </w:rPr>
          <w:t xml:space="preserve"> infants' behaviors in studies on this topic in terms of</w:t>
        </w:r>
      </w:ins>
      <w:ins w:id="1273" w:author="Benton, Deon" w:date="2026-03-17T20:46:00Z" w16du:dateUtc="2026-03-18T01:46:00Z">
        <w:r w:rsidR="009F7A89">
          <w:rPr>
            <w:rFonts w:ascii="Times New Roman" w:hAnsi="Times New Roman" w:cs="Times New Roman"/>
          </w:rPr>
          <w:t xml:space="preserve"> more</w:t>
        </w:r>
      </w:ins>
      <w:ins w:id="1274" w:author="Benton, Deon" w:date="2026-02-11T16:20:00Z" w16du:dateUtc="2026-02-11T22:20:00Z">
        <w:r w:rsidRPr="000B0B74">
          <w:rPr>
            <w:rFonts w:ascii="Times New Roman" w:hAnsi="Times New Roman" w:cs="Times New Roman"/>
          </w:rPr>
          <w:t xml:space="preserve"> general</w:t>
        </w:r>
      </w:ins>
      <w:ins w:id="1275" w:author="Benton, Deon" w:date="2026-03-17T20:46:00Z" w16du:dateUtc="2026-03-18T01:46:00Z">
        <w:r w:rsidR="009F7A89">
          <w:rPr>
            <w:rFonts w:ascii="Times New Roman" w:hAnsi="Times New Roman" w:cs="Times New Roman"/>
          </w:rPr>
          <w:t>, experience-based, associative</w:t>
        </w:r>
      </w:ins>
      <w:ins w:id="1276" w:author="Benton, Deon" w:date="2026-02-11T16:20:00Z" w16du:dateUtc="2026-02-11T22:20:00Z">
        <w:r w:rsidRPr="000B0B74">
          <w:rPr>
            <w:rFonts w:ascii="Times New Roman" w:hAnsi="Times New Roman" w:cs="Times New Roman"/>
          </w:rPr>
          <w:t xml:space="preserve"> processes</w:t>
        </w:r>
      </w:ins>
      <w:ins w:id="1277" w:author="Benton, Deon" w:date="2026-03-17T20:47:00Z" w16du:dateUtc="2026-03-18T01:47:00Z">
        <w:r w:rsidR="009F7A89">
          <w:rPr>
            <w:rFonts w:ascii="Times New Roman" w:hAnsi="Times New Roman" w:cs="Times New Roman"/>
          </w:rPr>
          <w:t xml:space="preserve">—processes </w:t>
        </w:r>
      </w:ins>
      <w:ins w:id="1278" w:author="Benton, Deon" w:date="2026-02-11T16:20:00Z" w16du:dateUtc="2026-02-11T22:20:00Z">
        <w:r w:rsidRPr="000B0B74">
          <w:rPr>
            <w:rFonts w:ascii="Times New Roman" w:hAnsi="Times New Roman" w:cs="Times New Roman"/>
          </w:rPr>
          <w:t>that operate over</w:t>
        </w:r>
        <w:r>
          <w:rPr>
            <w:rFonts w:ascii="Times New Roman" w:hAnsi="Times New Roman" w:cs="Times New Roman"/>
          </w:rPr>
          <w:t xml:space="preserve"> the</w:t>
        </w:r>
      </w:ins>
      <w:ins w:id="1279" w:author="Benton, Deon" w:date="2026-02-12T15:33:00Z" w16du:dateUtc="2026-02-12T21:33:00Z">
        <w:r w:rsidR="0096761D">
          <w:rPr>
            <w:rFonts w:ascii="Times New Roman" w:hAnsi="Times New Roman" w:cs="Times New Roman"/>
          </w:rPr>
          <w:t xml:space="preserve"> visible, low-level, and conceptually neutral</w:t>
        </w:r>
      </w:ins>
      <w:ins w:id="1280" w:author="Benton, Deon" w:date="2026-02-11T16:20:00Z" w16du:dateUtc="2026-02-11T22:20:00Z">
        <w:r>
          <w:rPr>
            <w:rFonts w:ascii="Times New Roman" w:hAnsi="Times New Roman" w:cs="Times New Roman"/>
          </w:rPr>
          <w:t xml:space="preserve"> </w:t>
        </w:r>
      </w:ins>
      <w:ins w:id="1281" w:author="Benton, Deon" w:date="2026-02-12T15:33:00Z" w16du:dateUtc="2026-02-12T21:33:00Z">
        <w:r w:rsidR="0096761D">
          <w:rPr>
            <w:rFonts w:ascii="Times New Roman" w:hAnsi="Times New Roman" w:cs="Times New Roman"/>
          </w:rPr>
          <w:t>features</w:t>
        </w:r>
      </w:ins>
      <w:ins w:id="1282" w:author="Benton, Deon" w:date="2026-02-11T16:20:00Z" w16du:dateUtc="2026-02-11T22:20:00Z">
        <w:r>
          <w:rPr>
            <w:rFonts w:ascii="Times New Roman" w:hAnsi="Times New Roman" w:cs="Times New Roman"/>
          </w:rPr>
          <w:t xml:space="preserve"> </w:t>
        </w:r>
      </w:ins>
      <w:ins w:id="1283" w:author="Benton, Deon" w:date="2026-03-17T20:47:00Z" w16du:dateUtc="2026-03-18T01:47:00Z">
        <w:r w:rsidR="00013134">
          <w:rPr>
            <w:rFonts w:ascii="Times New Roman" w:hAnsi="Times New Roman" w:cs="Times New Roman"/>
          </w:rPr>
          <w:t>of</w:t>
        </w:r>
      </w:ins>
      <w:ins w:id="1284" w:author="Benton, Deon" w:date="2026-02-11T16:20:00Z" w16du:dateUtc="2026-02-11T22:20:00Z">
        <w:r>
          <w:rPr>
            <w:rFonts w:ascii="Times New Roman" w:hAnsi="Times New Roman" w:cs="Times New Roman"/>
          </w:rPr>
          <w:t xml:space="preserve"> visual scenes</w:t>
        </w:r>
      </w:ins>
      <w:ins w:id="1285" w:author="Benton, Deon" w:date="2026-03-17T20:47:00Z" w16du:dateUtc="2026-03-18T01:47:00Z">
        <w:r w:rsidR="00013134">
          <w:rPr>
            <w:rFonts w:ascii="Times New Roman" w:hAnsi="Times New Roman" w:cs="Times New Roman"/>
          </w:rPr>
          <w:t xml:space="preserve"> and kinematics of different actions</w:t>
        </w:r>
      </w:ins>
      <w:ins w:id="1286" w:author="Benton, Deon" w:date="2026-02-12T15:33:00Z" w16du:dateUtc="2026-02-12T21:33:00Z">
        <w:r w:rsidR="0096761D">
          <w:rPr>
            <w:rFonts w:ascii="Times New Roman" w:hAnsi="Times New Roman" w:cs="Times New Roman"/>
          </w:rPr>
          <w:t>.</w:t>
        </w:r>
      </w:ins>
      <w:ins w:id="1287" w:author="Benton, Deon" w:date="2026-02-11T16:20:00Z" w16du:dateUtc="2026-02-11T22:20:00Z">
        <w:r>
          <w:rPr>
            <w:rFonts w:ascii="Times New Roman" w:hAnsi="Times New Roman" w:cs="Times New Roman"/>
          </w:rPr>
          <w:t xml:space="preserve"> </w:t>
        </w:r>
        <w:r w:rsidRPr="009A322E">
          <w:rPr>
            <w:rFonts w:ascii="Times New Roman" w:hAnsi="Times New Roman" w:cs="Times New Roman"/>
          </w:rPr>
          <w:t xml:space="preserve">Second, although </w:t>
        </w:r>
      </w:ins>
      <w:ins w:id="1288" w:author="Benton, Deon" w:date="2026-02-12T15:34:00Z" w16du:dateUtc="2026-02-12T21:34:00Z">
        <w:r w:rsidR="00105BB1">
          <w:rPr>
            <w:rFonts w:ascii="Times New Roman" w:hAnsi="Times New Roman" w:cs="Times New Roman"/>
          </w:rPr>
          <w:t>the overarching goal of the current paper is</w:t>
        </w:r>
      </w:ins>
      <w:ins w:id="1289" w:author="Benton, Deon" w:date="2026-02-11T16:20:00Z" w16du:dateUtc="2026-02-11T22:20:00Z">
        <w:r w:rsidRPr="009A322E">
          <w:rPr>
            <w:rFonts w:ascii="Times New Roman" w:hAnsi="Times New Roman" w:cs="Times New Roman"/>
          </w:rPr>
          <w:t xml:space="preserve"> to </w:t>
        </w:r>
      </w:ins>
      <w:ins w:id="1290" w:author="Benton, Deon" w:date="2026-03-17T20:48:00Z" w16du:dateUtc="2026-03-18T01:48:00Z">
        <w:r w:rsidR="00013134">
          <w:rPr>
            <w:rFonts w:ascii="Times New Roman" w:hAnsi="Times New Roman" w:cs="Times New Roman"/>
          </w:rPr>
          <w:t>test—through computer simulations—the sufficiency of the present account in capturing</w:t>
        </w:r>
      </w:ins>
      <w:ins w:id="1291" w:author="Benton, Deon" w:date="2026-02-11T16:20:00Z" w16du:dateUtc="2026-02-11T22:20:00Z">
        <w:r w:rsidRPr="009A322E">
          <w:rPr>
            <w:rFonts w:ascii="Times New Roman" w:hAnsi="Times New Roman" w:cs="Times New Roman"/>
          </w:rPr>
          <w:t xml:space="preserve"> infants’ behavior in studies designed to assess their ostensibly rich action understanding, I contend that the proposed account and accompanying simulations support </w:t>
        </w:r>
      </w:ins>
      <w:ins w:id="1292" w:author="Benton, Deon" w:date="2026-04-08T10:37:00Z" w16du:dateUtc="2026-04-08T15:37:00Z">
        <w:r w:rsidR="00F77113">
          <w:rPr>
            <w:rFonts w:ascii="Times New Roman" w:hAnsi="Times New Roman" w:cs="Times New Roman"/>
          </w:rPr>
          <w:t>a much broader contention:</w:t>
        </w:r>
      </w:ins>
      <w:ins w:id="1293" w:author="Benton, Deon" w:date="2026-02-11T16:20:00Z" w16du:dateUtc="2026-02-11T22:20:00Z">
        <w:r w:rsidRPr="009A322E">
          <w:rPr>
            <w:rFonts w:ascii="Times New Roman" w:hAnsi="Times New Roman" w:cs="Times New Roman"/>
          </w:rPr>
          <w:t xml:space="preserve"> </w:t>
        </w:r>
      </w:ins>
      <w:ins w:id="1294" w:author="Benton, Deon" w:date="2026-04-08T10:38:00Z" w16du:dateUtc="2026-04-08T15:38:00Z">
        <w:r w:rsidR="00F77113">
          <w:rPr>
            <w:rFonts w:ascii="Times New Roman" w:hAnsi="Times New Roman" w:cs="Times New Roman"/>
          </w:rPr>
          <w:t>Infants’ looking</w:t>
        </w:r>
      </w:ins>
      <w:ins w:id="1295" w:author="Benton, Deon" w:date="2026-02-11T16:20:00Z" w16du:dateUtc="2026-02-11T22:20:00Z">
        <w:r w:rsidRPr="009A322E">
          <w:rPr>
            <w:rFonts w:ascii="Times New Roman" w:hAnsi="Times New Roman" w:cs="Times New Roman"/>
          </w:rPr>
          <w:t xml:space="preserve"> behavior in </w:t>
        </w:r>
      </w:ins>
      <w:ins w:id="1296" w:author="Benton, Deon" w:date="2026-02-12T15:34:00Z" w16du:dateUtc="2026-02-12T21:34:00Z">
        <w:r w:rsidR="00105BB1">
          <w:rPr>
            <w:rFonts w:ascii="Times New Roman" w:hAnsi="Times New Roman" w:cs="Times New Roman"/>
          </w:rPr>
          <w:t xml:space="preserve">studies on </w:t>
        </w:r>
      </w:ins>
      <w:ins w:id="1297" w:author="Benton, Deon" w:date="2026-04-08T10:38:00Z" w16du:dateUtc="2026-04-08T15:38:00Z">
        <w:r w:rsidR="00732101">
          <w:rPr>
            <w:rFonts w:ascii="Times New Roman" w:hAnsi="Times New Roman" w:cs="Times New Roman"/>
          </w:rPr>
          <w:t>action understanding</w:t>
        </w:r>
      </w:ins>
      <w:ins w:id="1298" w:author="Benton, Deon" w:date="2026-02-11T16:20:00Z" w16du:dateUtc="2026-02-11T22:20:00Z">
        <w:r w:rsidRPr="009A322E">
          <w:rPr>
            <w:rFonts w:ascii="Times New Roman" w:hAnsi="Times New Roman" w:cs="Times New Roman"/>
          </w:rPr>
          <w:t xml:space="preserve"> can be explained by the </w:t>
        </w:r>
        <w:r>
          <w:rPr>
            <w:rFonts w:ascii="Times New Roman" w:hAnsi="Times New Roman" w:cs="Times New Roman"/>
          </w:rPr>
          <w:t xml:space="preserve">very </w:t>
        </w:r>
        <w:r w:rsidRPr="009A322E">
          <w:rPr>
            <w:rFonts w:ascii="Times New Roman" w:hAnsi="Times New Roman" w:cs="Times New Roman"/>
          </w:rPr>
          <w:t>same general processes that other</w:t>
        </w:r>
        <w:r>
          <w:rPr>
            <w:rFonts w:ascii="Times New Roman" w:hAnsi="Times New Roman" w:cs="Times New Roman"/>
          </w:rPr>
          <w:t xml:space="preserve"> proponents of lean accounts</w:t>
        </w:r>
        <w:r w:rsidRPr="009A322E">
          <w:rPr>
            <w:rFonts w:ascii="Times New Roman" w:hAnsi="Times New Roman" w:cs="Times New Roman"/>
          </w:rPr>
          <w:t xml:space="preserve"> have argued account for infants’ behavior in VoE studies more broadly</w:t>
        </w:r>
      </w:ins>
      <w:ins w:id="1299" w:author="Benton, Deon" w:date="2026-02-12T15:35:00Z" w16du:dateUtc="2026-02-12T21:35:00Z">
        <w:r w:rsidR="00105BB1">
          <w:rPr>
            <w:rFonts w:ascii="Times New Roman" w:hAnsi="Times New Roman" w:cs="Times New Roman"/>
          </w:rPr>
          <w:t xml:space="preserve"> (e.g., </w:t>
        </w:r>
      </w:ins>
      <w:ins w:id="1300" w:author="Benton, Deon" w:date="2026-02-12T15:40:00Z" w16du:dateUtc="2026-02-12T21:40:00Z">
        <w:r w:rsidR="00F67E24">
          <w:rPr>
            <w:rFonts w:ascii="Times New Roman" w:hAnsi="Times New Roman" w:cs="Times New Roman"/>
          </w:rPr>
          <w:t xml:space="preserve">Altmann &amp; Dienes, 1999; </w:t>
        </w:r>
      </w:ins>
      <w:ins w:id="1301" w:author="Benton, Deon" w:date="2026-02-12T15:36:00Z" w16du:dateUtc="2026-02-12T21:36:00Z">
        <w:r w:rsidR="000E3F68">
          <w:rPr>
            <w:rFonts w:ascii="Times New Roman" w:hAnsi="Times New Roman" w:cs="Times New Roman"/>
          </w:rPr>
          <w:t>Benton, 2024;</w:t>
        </w:r>
      </w:ins>
      <w:ins w:id="1302" w:author="Benton, Deon" w:date="2026-02-12T15:41:00Z" w16du:dateUtc="2026-02-12T21:41:00Z">
        <w:r w:rsidR="00FC5CD7">
          <w:rPr>
            <w:rFonts w:ascii="Times New Roman" w:hAnsi="Times New Roman" w:cs="Times New Roman"/>
          </w:rPr>
          <w:t xml:space="preserve"> Benton et al., 2024;</w:t>
        </w:r>
      </w:ins>
      <w:ins w:id="1303" w:author="Benton, Deon" w:date="2026-02-12T15:36:00Z" w16du:dateUtc="2026-02-12T21:36:00Z">
        <w:r w:rsidR="000E3F68">
          <w:rPr>
            <w:rFonts w:ascii="Times New Roman" w:hAnsi="Times New Roman" w:cs="Times New Roman"/>
          </w:rPr>
          <w:t xml:space="preserve"> </w:t>
        </w:r>
      </w:ins>
      <w:ins w:id="1304" w:author="Benton, Deon" w:date="2026-02-12T15:44:00Z" w16du:dateUtc="2026-02-12T21:44:00Z">
        <w:r w:rsidR="00CE1571">
          <w:rPr>
            <w:rFonts w:ascii="Times New Roman" w:hAnsi="Times New Roman" w:cs="Times New Roman"/>
          </w:rPr>
          <w:t xml:space="preserve">Benton &amp; Lapan, 2021; </w:t>
        </w:r>
        <w:r w:rsidR="008E4B8C">
          <w:rPr>
            <w:rFonts w:ascii="Times New Roman" w:hAnsi="Times New Roman" w:cs="Times New Roman"/>
          </w:rPr>
          <w:t xml:space="preserve">Endress &amp; Johnson, 2021; </w:t>
        </w:r>
      </w:ins>
      <w:ins w:id="1305" w:author="Benton, Deon" w:date="2026-02-12T15:36:00Z" w16du:dateUtc="2026-02-12T21:36:00Z">
        <w:r w:rsidR="000E3F68">
          <w:rPr>
            <w:rFonts w:ascii="Times New Roman" w:hAnsi="Times New Roman" w:cs="Times New Roman"/>
          </w:rPr>
          <w:t>McClelland &amp; Thompson, 2007;</w:t>
        </w:r>
      </w:ins>
      <w:ins w:id="1306" w:author="Benton, Deon" w:date="2026-02-12T15:38:00Z" w16du:dateUtc="2026-02-12T21:38:00Z">
        <w:r w:rsidR="00F67E24">
          <w:rPr>
            <w:rFonts w:ascii="Times New Roman" w:hAnsi="Times New Roman" w:cs="Times New Roman"/>
          </w:rPr>
          <w:t xml:space="preserve"> </w:t>
        </w:r>
      </w:ins>
      <w:ins w:id="1307" w:author="Benton, Deon" w:date="2026-02-12T15:43:00Z" w16du:dateUtc="2026-02-12T21:43:00Z">
        <w:r w:rsidR="008E4B8C">
          <w:rPr>
            <w:rFonts w:ascii="Times New Roman" w:hAnsi="Times New Roman" w:cs="Times New Roman"/>
          </w:rPr>
          <w:t xml:space="preserve">Munakata, 1998; </w:t>
        </w:r>
      </w:ins>
      <w:ins w:id="1308" w:author="Benton, Deon" w:date="2026-02-12T15:42:00Z" w16du:dateUtc="2026-02-12T21:42:00Z">
        <w:r w:rsidR="008E4B8C">
          <w:rPr>
            <w:rFonts w:ascii="Times New Roman" w:hAnsi="Times New Roman" w:cs="Times New Roman"/>
          </w:rPr>
          <w:t xml:space="preserve">Munakata et al., 1997; </w:t>
        </w:r>
      </w:ins>
      <w:ins w:id="1309" w:author="Benton, Deon" w:date="2026-02-12T15:38:00Z" w16du:dateUtc="2026-02-12T21:38:00Z">
        <w:r w:rsidR="00F67E24">
          <w:rPr>
            <w:rFonts w:ascii="Times New Roman" w:hAnsi="Times New Roman" w:cs="Times New Roman"/>
          </w:rPr>
          <w:t>Orhan &amp; Lake, 2024;</w:t>
        </w:r>
      </w:ins>
      <w:ins w:id="1310" w:author="Benton, Deon" w:date="2026-02-12T15:39:00Z" w16du:dateUtc="2026-02-12T21:39:00Z">
        <w:r w:rsidR="00F67E24">
          <w:rPr>
            <w:rFonts w:ascii="Times New Roman" w:hAnsi="Times New Roman" w:cs="Times New Roman"/>
          </w:rPr>
          <w:t xml:space="preserve"> Overwalle, 2010</w:t>
        </w:r>
      </w:ins>
      <w:ins w:id="1311" w:author="Benton, Deon" w:date="2026-02-25T10:05:00Z" w16du:dateUtc="2026-02-25T16:05:00Z">
        <w:r w:rsidR="00797E75">
          <w:rPr>
            <w:rFonts w:ascii="Times New Roman" w:hAnsi="Times New Roman" w:cs="Times New Roman"/>
          </w:rPr>
          <w:t>;</w:t>
        </w:r>
      </w:ins>
      <w:ins w:id="1312" w:author="Benton, Deon" w:date="2026-02-12T15:36:00Z" w16du:dateUtc="2026-02-12T21:36:00Z">
        <w:r w:rsidR="000E3F68">
          <w:rPr>
            <w:rFonts w:ascii="Times New Roman" w:hAnsi="Times New Roman" w:cs="Times New Roman"/>
          </w:rPr>
          <w:t xml:space="preserve"> </w:t>
        </w:r>
      </w:ins>
      <w:ins w:id="1313" w:author="Benton, Deon" w:date="2026-02-12T15:37:00Z" w16du:dateUtc="2026-02-12T21:37:00Z">
        <w:r w:rsidR="000E3F68">
          <w:rPr>
            <w:rFonts w:ascii="Times New Roman" w:hAnsi="Times New Roman" w:cs="Times New Roman"/>
          </w:rPr>
          <w:t xml:space="preserve">Rakison &amp; Lupyan, 2008; </w:t>
        </w:r>
      </w:ins>
      <w:ins w:id="1314" w:author="Benton, Deon" w:date="2026-02-12T15:36:00Z" w16du:dateUtc="2026-02-12T21:36:00Z">
        <w:r w:rsidR="000E3F68">
          <w:rPr>
            <w:rFonts w:ascii="Times New Roman" w:hAnsi="Times New Roman" w:cs="Times New Roman"/>
          </w:rPr>
          <w:t>Rumelhart &amp; McClelland, 1985</w:t>
        </w:r>
      </w:ins>
      <w:ins w:id="1315" w:author="Benton, Deon" w:date="2026-02-12T15:37:00Z" w16du:dateUtc="2026-02-12T21:37:00Z">
        <w:r w:rsidR="000E3F68">
          <w:rPr>
            <w:rFonts w:ascii="Times New Roman" w:hAnsi="Times New Roman" w:cs="Times New Roman"/>
          </w:rPr>
          <w:t>; Vong et al., 2004</w:t>
        </w:r>
      </w:ins>
      <w:ins w:id="1316" w:author="Benton, Deon" w:date="2026-02-12T15:47:00Z" w16du:dateUtc="2026-02-12T21:47:00Z">
        <w:r w:rsidR="009130D6">
          <w:rPr>
            <w:rFonts w:ascii="Times New Roman" w:hAnsi="Times New Roman" w:cs="Times New Roman"/>
          </w:rPr>
          <w:t xml:space="preserve">; for excellent reviews see </w:t>
        </w:r>
      </w:ins>
      <w:ins w:id="1317" w:author="Benton, Deon" w:date="2026-03-17T20:51:00Z" w16du:dateUtc="2026-03-18T01:51:00Z">
        <w:r w:rsidR="00D93369">
          <w:rPr>
            <w:rFonts w:ascii="Times New Roman" w:hAnsi="Times New Roman" w:cs="Times New Roman"/>
          </w:rPr>
          <w:t xml:space="preserve">Elman et al., 1996 and </w:t>
        </w:r>
      </w:ins>
      <w:ins w:id="1318" w:author="Benton, Deon" w:date="2026-02-12T15:47:00Z" w16du:dateUtc="2026-02-12T21:47:00Z">
        <w:r w:rsidR="009130D6">
          <w:rPr>
            <w:rFonts w:ascii="Times New Roman" w:hAnsi="Times New Roman" w:cs="Times New Roman"/>
          </w:rPr>
          <w:t>Yermolayeva &amp; Rakison, 201</w:t>
        </w:r>
      </w:ins>
      <w:ins w:id="1319" w:author="Benton, Deon" w:date="2026-03-17T20:51:00Z" w16du:dateUtc="2026-03-18T01:51:00Z">
        <w:r w:rsidR="00D93369">
          <w:rPr>
            <w:rFonts w:ascii="Times New Roman" w:hAnsi="Times New Roman" w:cs="Times New Roman"/>
          </w:rPr>
          <w:t>4</w:t>
        </w:r>
      </w:ins>
      <w:ins w:id="1320" w:author="Benton, Deon" w:date="2026-02-12T15:36:00Z" w16du:dateUtc="2026-02-12T21:36:00Z">
        <w:r w:rsidR="000E3F68">
          <w:rPr>
            <w:rFonts w:ascii="Times New Roman" w:hAnsi="Times New Roman" w:cs="Times New Roman"/>
          </w:rPr>
          <w:t>)</w:t>
        </w:r>
      </w:ins>
      <w:ins w:id="1321" w:author="Benton, Deon" w:date="2026-02-11T16:20:00Z" w16du:dateUtc="2026-02-11T22:20:00Z">
        <w:r w:rsidRPr="009A322E">
          <w:rPr>
            <w:rFonts w:ascii="Times New Roman" w:hAnsi="Times New Roman" w:cs="Times New Roman"/>
          </w:rPr>
          <w:t>.</w:t>
        </w:r>
        <w:r>
          <w:rPr>
            <w:rFonts w:ascii="Times New Roman" w:hAnsi="Times New Roman" w:cs="Times New Roman"/>
          </w:rPr>
          <w:t xml:space="preserve">  </w:t>
        </w:r>
      </w:ins>
      <w:ins w:id="1322" w:author="Benton, Deon" w:date="2026-02-12T15:34:00Z" w16du:dateUtc="2026-02-12T21:34:00Z">
        <w:r w:rsidR="00105BB1">
          <w:rPr>
            <w:rFonts w:ascii="Times New Roman" w:hAnsi="Times New Roman" w:cs="Times New Roman"/>
          </w:rPr>
          <w:t>I</w:t>
        </w:r>
      </w:ins>
      <w:ins w:id="1323" w:author="Benton, Deon" w:date="2026-02-12T15:35:00Z" w16du:dateUtc="2026-02-12T21:35:00Z">
        <w:r w:rsidR="00105BB1">
          <w:rPr>
            <w:rFonts w:ascii="Times New Roman" w:hAnsi="Times New Roman" w:cs="Times New Roman"/>
          </w:rPr>
          <w:t>n this way, the current theory—and the model that implements it—builds on rather than departs from this extensive literature</w:t>
        </w:r>
      </w:ins>
      <w:ins w:id="1324" w:author="Benton, Deon" w:date="2026-04-08T10:39:00Z" w16du:dateUtc="2026-04-08T15:39:00Z">
        <w:r w:rsidR="00CD66A2">
          <w:rPr>
            <w:rFonts w:ascii="Times New Roman" w:hAnsi="Times New Roman" w:cs="Times New Roman"/>
          </w:rPr>
          <w:t xml:space="preserve"> and should be viewed as such</w:t>
        </w:r>
      </w:ins>
      <w:ins w:id="1325" w:author="Benton, Deon" w:date="2026-02-12T15:35:00Z" w16du:dateUtc="2026-02-12T21:35:00Z">
        <w:r w:rsidR="00105BB1">
          <w:rPr>
            <w:rFonts w:ascii="Times New Roman" w:hAnsi="Times New Roman" w:cs="Times New Roman"/>
          </w:rPr>
          <w:t>.</w:t>
        </w:r>
      </w:ins>
      <w:ins w:id="1326" w:author="Benton, Deon" w:date="2026-03-10T19:32:00Z" w16du:dateUtc="2026-03-11T00:32:00Z">
        <w:r w:rsidR="00837A23">
          <w:rPr>
            <w:rFonts w:ascii="Times New Roman" w:hAnsi="Times New Roman" w:cs="Times New Roman"/>
          </w:rPr>
          <w:t xml:space="preserve"> </w:t>
        </w:r>
      </w:ins>
    </w:p>
    <w:p w14:paraId="318A08C1" w14:textId="77777777" w:rsidR="00524642" w:rsidRDefault="00524642" w:rsidP="00524642">
      <w:pPr>
        <w:spacing w:line="480" w:lineRule="auto"/>
        <w:contextualSpacing/>
        <w:rPr>
          <w:rFonts w:ascii="Times New Roman" w:hAnsi="Times New Roman" w:cs="Times New Roman"/>
        </w:rPr>
      </w:pPr>
    </w:p>
    <w:p w14:paraId="177EAE54" w14:textId="77777777" w:rsidR="00524642" w:rsidRPr="006B0C96" w:rsidRDefault="00524642" w:rsidP="00524642">
      <w:pPr>
        <w:spacing w:line="480" w:lineRule="auto"/>
        <w:contextualSpacing/>
        <w:rPr>
          <w:rFonts w:ascii="Times New Roman" w:hAnsi="Times New Roman" w:cs="Times New Roman"/>
          <w:b/>
          <w:bCs/>
        </w:rPr>
      </w:pPr>
      <w:r>
        <w:rPr>
          <w:rFonts w:ascii="Times New Roman" w:hAnsi="Times New Roman" w:cs="Times New Roman"/>
          <w:b/>
          <w:bCs/>
        </w:rPr>
        <w:t>The present simulation studies</w:t>
      </w:r>
    </w:p>
    <w:p w14:paraId="71F29AAA" w14:textId="677E044F" w:rsidR="00524642" w:rsidRDefault="00FC438F" w:rsidP="00A318A3">
      <w:pPr>
        <w:spacing w:line="480" w:lineRule="auto"/>
        <w:ind w:firstLine="720"/>
        <w:contextualSpacing/>
        <w:rPr>
          <w:rFonts w:ascii="Times New Roman" w:hAnsi="Times New Roman" w:cs="Times New Roman"/>
        </w:rPr>
      </w:pPr>
      <w:ins w:id="1327" w:author="Benton, Deon" w:date="2026-03-17T20:55:00Z" w16du:dateUtc="2026-03-18T01:55:00Z">
        <w:r>
          <w:rPr>
            <w:rFonts w:ascii="Times New Roman" w:hAnsi="Times New Roman" w:cs="Times New Roman"/>
          </w:rPr>
          <w:lastRenderedPageBreak/>
          <w:t>The goals of the present simulations were twofold. The first goal was to</w:t>
        </w:r>
      </w:ins>
      <w:ins w:id="1328" w:author="Benton, Deon" w:date="2026-02-12T15:56:00Z" w16du:dateUtc="2026-02-12T21:56:00Z">
        <w:r w:rsidR="00F83FBE" w:rsidRPr="00F83FBE">
          <w:rPr>
            <w:rFonts w:ascii="Times New Roman" w:hAnsi="Times New Roman" w:cs="Times New Roman"/>
          </w:rPr>
          <w:t xml:space="preserve"> assess the viability and sufficiency of the current account</w:t>
        </w:r>
      </w:ins>
      <w:ins w:id="1329" w:author="Benton, Deon" w:date="2026-03-17T20:55:00Z" w16du:dateUtc="2026-03-18T01:55:00Z">
        <w:r>
          <w:rPr>
            <w:rFonts w:ascii="Times New Roman" w:hAnsi="Times New Roman" w:cs="Times New Roman"/>
          </w:rPr>
          <w:t>. To do this,</w:t>
        </w:r>
      </w:ins>
      <w:ins w:id="1330" w:author="Benton, Deon" w:date="2026-02-12T15:56:00Z" w16du:dateUtc="2026-02-12T21:56:00Z">
        <w:r w:rsidR="00F83FBE" w:rsidRPr="00F83FBE">
          <w:rPr>
            <w:rFonts w:ascii="Times New Roman" w:hAnsi="Times New Roman" w:cs="Times New Roman"/>
          </w:rPr>
          <w:t xml:space="preserve"> </w:t>
        </w:r>
        <w:r w:rsidR="00F83FBE">
          <w:rPr>
            <w:rFonts w:ascii="Times New Roman" w:hAnsi="Times New Roman" w:cs="Times New Roman"/>
          </w:rPr>
          <w:t>I</w:t>
        </w:r>
        <w:r w:rsidR="00F83FBE" w:rsidRPr="00F83FBE">
          <w:rPr>
            <w:rFonts w:ascii="Times New Roman" w:hAnsi="Times New Roman" w:cs="Times New Roman"/>
          </w:rPr>
          <w:t xml:space="preserve"> implemented it in a </w:t>
        </w:r>
        <w:r w:rsidR="00F83FBE">
          <w:rPr>
            <w:rFonts w:ascii="Times New Roman" w:hAnsi="Times New Roman" w:cs="Times New Roman"/>
          </w:rPr>
          <w:t>connectionist model ca</w:t>
        </w:r>
      </w:ins>
      <w:ins w:id="1331" w:author="Benton, Deon" w:date="2026-02-12T15:57:00Z" w16du:dateUtc="2026-02-12T21:57:00Z">
        <w:r w:rsidR="00F83FBE">
          <w:rPr>
            <w:rFonts w:ascii="Times New Roman" w:hAnsi="Times New Roman" w:cs="Times New Roman"/>
          </w:rPr>
          <w:t xml:space="preserve">lled ALIAS </w:t>
        </w:r>
      </w:ins>
      <w:ins w:id="1332" w:author="Benton, Deon" w:date="2026-02-12T15:56:00Z" w16du:dateUtc="2026-02-12T21:56:00Z">
        <w:r w:rsidR="00F83FBE" w:rsidRPr="00F83FBE">
          <w:rPr>
            <w:rFonts w:ascii="Times New Roman" w:hAnsi="Times New Roman" w:cs="Times New Roman"/>
          </w:rPr>
          <w:t xml:space="preserve">to determine whether </w:t>
        </w:r>
      </w:ins>
      <w:ins w:id="1333" w:author="Benton, Deon" w:date="2026-03-21T11:10:00Z" w16du:dateUtc="2026-03-21T16:10:00Z">
        <w:r w:rsidR="00197111">
          <w:rPr>
            <w:rFonts w:ascii="Times New Roman" w:hAnsi="Times New Roman" w:cs="Times New Roman"/>
          </w:rPr>
          <w:t>the model</w:t>
        </w:r>
      </w:ins>
      <w:ins w:id="1334" w:author="Benton, Deon" w:date="2026-02-12T15:56:00Z" w16du:dateUtc="2026-02-12T21:56:00Z">
        <w:r w:rsidR="00F83FBE" w:rsidRPr="00F83FBE">
          <w:rPr>
            <w:rFonts w:ascii="Times New Roman" w:hAnsi="Times New Roman" w:cs="Times New Roman"/>
          </w:rPr>
          <w:t xml:space="preserve"> can qualitatively explain infants’ looking responses across a range of </w:t>
        </w:r>
      </w:ins>
      <w:ins w:id="1335" w:author="Benton, Deon" w:date="2026-02-12T15:57:00Z" w16du:dateUtc="2026-02-12T21:57:00Z">
        <w:r w:rsidR="00F83FBE">
          <w:rPr>
            <w:rFonts w:ascii="Times New Roman" w:hAnsi="Times New Roman" w:cs="Times New Roman"/>
          </w:rPr>
          <w:t>VoE</w:t>
        </w:r>
      </w:ins>
      <w:ins w:id="1336" w:author="Benton, Deon" w:date="2026-02-12T15:56:00Z" w16du:dateUtc="2026-02-12T21:56:00Z">
        <w:r w:rsidR="00F83FBE" w:rsidRPr="00F83FBE">
          <w:rPr>
            <w:rFonts w:ascii="Times New Roman" w:hAnsi="Times New Roman" w:cs="Times New Roman"/>
          </w:rPr>
          <w:t xml:space="preserve"> studies </w:t>
        </w:r>
      </w:ins>
      <w:ins w:id="1337" w:author="Benton, Deon" w:date="2026-02-12T15:57:00Z" w16du:dateUtc="2026-02-12T21:57:00Z">
        <w:r w:rsidR="00F83FBE">
          <w:rPr>
            <w:rFonts w:ascii="Times New Roman" w:hAnsi="Times New Roman" w:cs="Times New Roman"/>
          </w:rPr>
          <w:t xml:space="preserve">assessing infant </w:t>
        </w:r>
      </w:ins>
      <w:ins w:id="1338" w:author="Benton, Deon" w:date="2026-02-12T15:56:00Z" w16du:dateUtc="2026-02-12T21:56:00Z">
        <w:r w:rsidR="00F83FBE" w:rsidRPr="00F83FBE">
          <w:rPr>
            <w:rFonts w:ascii="Times New Roman" w:hAnsi="Times New Roman" w:cs="Times New Roman"/>
          </w:rPr>
          <w:t>action understanding</w:t>
        </w:r>
      </w:ins>
      <w:ins w:id="1339" w:author="Benton, Deon" w:date="2026-02-12T15:57:00Z" w16du:dateUtc="2026-02-12T21:57:00Z">
        <w:r w:rsidR="00F83FBE">
          <w:rPr>
            <w:rFonts w:ascii="Times New Roman" w:hAnsi="Times New Roman" w:cs="Times New Roman"/>
          </w:rPr>
          <w:t>.</w:t>
        </w:r>
      </w:ins>
      <w:ins w:id="1340" w:author="Benton, Deon" w:date="2026-02-13T11:09:00Z" w16du:dateUtc="2026-02-13T17:09:00Z">
        <w:r w:rsidR="00FC2F2A">
          <w:rPr>
            <w:rFonts w:ascii="Times New Roman" w:hAnsi="Times New Roman" w:cs="Times New Roman"/>
          </w:rPr>
          <w:t xml:space="preserve"> </w:t>
        </w:r>
      </w:ins>
      <w:del w:id="1341" w:author="Benton, Deon" w:date="2026-02-12T15:56:00Z" w16du:dateUtc="2026-02-12T21:56:00Z">
        <w:r w:rsidR="00524642" w:rsidDel="00F83FBE">
          <w:rPr>
            <w:rFonts w:ascii="Times New Roman" w:hAnsi="Times New Roman" w:cs="Times New Roman"/>
          </w:rPr>
          <w:delText xml:space="preserve"> </w:delText>
        </w:r>
      </w:del>
      <w:r w:rsidR="007D03E5">
        <w:rPr>
          <w:rFonts w:ascii="Times New Roman" w:eastAsia="Times New Roman" w:hAnsi="Times New Roman" w:cs="Times New Roman"/>
        </w:rPr>
        <w:t>Critically</w:t>
      </w:r>
      <w:r w:rsidR="007E43F8">
        <w:rPr>
          <w:rFonts w:ascii="Times New Roman" w:eastAsia="Times New Roman" w:hAnsi="Times New Roman" w:cs="Times New Roman"/>
        </w:rPr>
        <w:t xml:space="preserve">, </w:t>
      </w:r>
      <w:ins w:id="1342" w:author="Benton, Deon" w:date="2026-02-13T11:09:00Z" w16du:dateUtc="2026-02-13T17:09:00Z">
        <w:r w:rsidR="00FC2F2A">
          <w:rPr>
            <w:rFonts w:ascii="Times New Roman" w:eastAsia="Times New Roman" w:hAnsi="Times New Roman" w:cs="Times New Roman"/>
          </w:rPr>
          <w:t>because ALIAS was developed to capture</w:t>
        </w:r>
      </w:ins>
      <w:ins w:id="1343" w:author="Benton, Deon" w:date="2026-02-13T11:11:00Z" w16du:dateUtc="2026-02-13T17:11:00Z">
        <w:r w:rsidR="00E35E64">
          <w:rPr>
            <w:rFonts w:ascii="Times New Roman" w:eastAsia="Times New Roman" w:hAnsi="Times New Roman" w:cs="Times New Roman"/>
          </w:rPr>
          <w:t xml:space="preserve"> a broad set of</w:t>
        </w:r>
      </w:ins>
      <w:ins w:id="1344" w:author="Benton, Deon" w:date="2026-02-13T11:09:00Z" w16du:dateUtc="2026-02-13T17:09:00Z">
        <w:r w:rsidR="00FC2F2A">
          <w:rPr>
            <w:rFonts w:ascii="Times New Roman" w:eastAsia="Times New Roman" w:hAnsi="Times New Roman" w:cs="Times New Roman"/>
          </w:rPr>
          <w:t xml:space="preserve"> key findings in this literature</w:t>
        </w:r>
      </w:ins>
      <w:ins w:id="1345" w:author="Benton, Deon" w:date="2026-03-17T20:56:00Z" w16du:dateUtc="2026-03-18T01:56:00Z">
        <w:r>
          <w:rPr>
            <w:rFonts w:ascii="Times New Roman" w:eastAsia="Times New Roman" w:hAnsi="Times New Roman" w:cs="Times New Roman"/>
          </w:rPr>
          <w:t xml:space="preserve"> rather than one or two specific findings</w:t>
        </w:r>
      </w:ins>
      <w:ins w:id="1346" w:author="Benton, Deon" w:date="2026-02-13T11:09:00Z" w16du:dateUtc="2026-02-13T17:09:00Z">
        <w:r w:rsidR="00FC2F2A">
          <w:rPr>
            <w:rFonts w:ascii="Times New Roman" w:eastAsia="Times New Roman" w:hAnsi="Times New Roman" w:cs="Times New Roman"/>
          </w:rPr>
          <w:t>,</w:t>
        </w:r>
      </w:ins>
      <w:ins w:id="1347" w:author="Benton, Deon" w:date="2026-02-13T11:48:00Z" w16du:dateUtc="2026-02-13T17:48:00Z">
        <w:r w:rsidR="00841A7E">
          <w:rPr>
            <w:rFonts w:ascii="Times New Roman" w:eastAsia="Times New Roman" w:hAnsi="Times New Roman" w:cs="Times New Roman"/>
          </w:rPr>
          <w:t xml:space="preserve"> the simulations reported below </w:t>
        </w:r>
      </w:ins>
      <w:ins w:id="1348" w:author="Benton, Deon" w:date="2026-03-17T21:04:00Z" w16du:dateUtc="2026-03-18T02:04:00Z">
        <w:r w:rsidR="0089435D">
          <w:rPr>
            <w:rFonts w:ascii="Times New Roman" w:eastAsia="Times New Roman" w:hAnsi="Times New Roman" w:cs="Times New Roman"/>
          </w:rPr>
          <w:t>did not attempt to</w:t>
        </w:r>
      </w:ins>
      <w:ins w:id="1349" w:author="Benton, Deon" w:date="2026-02-13T11:48:00Z" w16du:dateUtc="2026-02-13T17:48:00Z">
        <w:r w:rsidR="00841A7E">
          <w:rPr>
            <w:rFonts w:ascii="Times New Roman" w:eastAsia="Times New Roman" w:hAnsi="Times New Roman" w:cs="Times New Roman"/>
          </w:rPr>
          <w:t xml:space="preserve"> reproduce the full details of any one study or every experiment within it.</w:t>
        </w:r>
      </w:ins>
      <w:ins w:id="1350" w:author="Benton, Deon" w:date="2026-02-13T11:09:00Z" w16du:dateUtc="2026-02-13T17:09:00Z">
        <w:r w:rsidR="00FC2F2A">
          <w:rPr>
            <w:rFonts w:ascii="Times New Roman" w:eastAsia="Times New Roman" w:hAnsi="Times New Roman" w:cs="Times New Roman"/>
          </w:rPr>
          <w:t xml:space="preserve"> </w:t>
        </w:r>
      </w:ins>
      <w:ins w:id="1351" w:author="Benton, Deon" w:date="2026-02-13T11:24:00Z" w16du:dateUtc="2026-02-13T17:24:00Z">
        <w:r w:rsidR="00F90C60" w:rsidRPr="00F90C60">
          <w:rPr>
            <w:rFonts w:ascii="Times New Roman" w:eastAsia="Times New Roman" w:hAnsi="Times New Roman" w:cs="Times New Roman"/>
          </w:rPr>
          <w:t>Instead, each study</w:t>
        </w:r>
        <w:r w:rsidR="00F90C60">
          <w:rPr>
            <w:rFonts w:ascii="Times New Roman" w:eastAsia="Times New Roman" w:hAnsi="Times New Roman" w:cs="Times New Roman"/>
          </w:rPr>
          <w:t>—</w:t>
        </w:r>
        <w:r w:rsidR="00F90C60" w:rsidRPr="00F90C60">
          <w:rPr>
            <w:rFonts w:ascii="Times New Roman" w:eastAsia="Times New Roman" w:hAnsi="Times New Roman" w:cs="Times New Roman"/>
          </w:rPr>
          <w:t xml:space="preserve">from which the key findings </w:t>
        </w:r>
        <w:r w:rsidR="00F90C60">
          <w:rPr>
            <w:rFonts w:ascii="Times New Roman" w:eastAsia="Times New Roman" w:hAnsi="Times New Roman" w:cs="Times New Roman"/>
          </w:rPr>
          <w:t xml:space="preserve">that were </w:t>
        </w:r>
      </w:ins>
      <w:ins w:id="1352" w:author="Benton, Deon" w:date="2026-02-13T11:26:00Z" w16du:dateUtc="2026-02-13T17:26:00Z">
        <w:r w:rsidR="00D213F8">
          <w:rPr>
            <w:rFonts w:ascii="Times New Roman" w:eastAsia="Times New Roman" w:hAnsi="Times New Roman" w:cs="Times New Roman"/>
          </w:rPr>
          <w:t>targeted here</w:t>
        </w:r>
      </w:ins>
      <w:ins w:id="1353" w:author="Benton, Deon" w:date="2026-02-13T11:24:00Z" w16du:dateUtc="2026-02-13T17:24:00Z">
        <w:r w:rsidR="00F90C60" w:rsidRPr="00F90C60">
          <w:rPr>
            <w:rFonts w:ascii="Times New Roman" w:eastAsia="Times New Roman" w:hAnsi="Times New Roman" w:cs="Times New Roman"/>
          </w:rPr>
          <w:t xml:space="preserve"> were derived</w:t>
        </w:r>
        <w:r w:rsidR="00F90C60">
          <w:rPr>
            <w:rFonts w:ascii="Times New Roman" w:eastAsia="Times New Roman" w:hAnsi="Times New Roman" w:cs="Times New Roman"/>
          </w:rPr>
          <w:t>—</w:t>
        </w:r>
        <w:r w:rsidR="00F90C60" w:rsidRPr="00F90C60">
          <w:rPr>
            <w:rFonts w:ascii="Times New Roman" w:eastAsia="Times New Roman" w:hAnsi="Times New Roman" w:cs="Times New Roman"/>
          </w:rPr>
          <w:t xml:space="preserve">was modeled with sufficient fidelity to instantiate only those relations </w:t>
        </w:r>
      </w:ins>
      <w:ins w:id="1354" w:author="Benton, Deon" w:date="2026-02-13T11:32:00Z" w16du:dateUtc="2026-02-13T17:32:00Z">
        <w:r w:rsidR="007B777A">
          <w:rPr>
            <w:rFonts w:ascii="Times New Roman" w:eastAsia="Times New Roman" w:hAnsi="Times New Roman" w:cs="Times New Roman"/>
          </w:rPr>
          <w:t>thought</w:t>
        </w:r>
      </w:ins>
      <w:ins w:id="1355" w:author="Benton, Deon" w:date="2026-02-13T11:24:00Z" w16du:dateUtc="2026-02-13T17:24:00Z">
        <w:r w:rsidR="00F90C60" w:rsidRPr="00F90C60">
          <w:rPr>
            <w:rFonts w:ascii="Times New Roman" w:eastAsia="Times New Roman" w:hAnsi="Times New Roman" w:cs="Times New Roman"/>
          </w:rPr>
          <w:t xml:space="preserve"> to drive infants’ behavior</w:t>
        </w:r>
      </w:ins>
      <w:ins w:id="1356" w:author="Benton, Deon" w:date="2026-02-13T11:22:00Z" w16du:dateUtc="2026-02-13T17:22:00Z">
        <w:r w:rsidR="00A318A3">
          <w:rPr>
            <w:rFonts w:ascii="Times New Roman" w:eastAsia="Times New Roman" w:hAnsi="Times New Roman" w:cs="Times New Roman"/>
          </w:rPr>
          <w:t>.</w:t>
        </w:r>
      </w:ins>
      <w:ins w:id="1357" w:author="Benton, Deon" w:date="2026-02-13T11:17:00Z" w16du:dateUtc="2026-02-13T17:17:00Z">
        <w:r w:rsidR="00F121C3">
          <w:rPr>
            <w:rFonts w:ascii="Times New Roman" w:eastAsia="Times New Roman" w:hAnsi="Times New Roman" w:cs="Times New Roman"/>
          </w:rPr>
          <w:t xml:space="preserve"> </w:t>
        </w:r>
      </w:ins>
      <w:ins w:id="1358" w:author="Benton, Deon" w:date="2026-02-13T11:22:00Z" w16du:dateUtc="2026-02-13T17:22:00Z">
        <w:r w:rsidR="00A318A3">
          <w:rPr>
            <w:rFonts w:ascii="Times New Roman" w:eastAsia="Times New Roman" w:hAnsi="Times New Roman" w:cs="Times New Roman"/>
          </w:rPr>
          <w:t xml:space="preserve">Additionally, </w:t>
        </w:r>
      </w:ins>
      <w:ins w:id="1359" w:author="Benton, Deon" w:date="2026-02-13T11:23:00Z" w16du:dateUtc="2026-02-13T17:23:00Z">
        <w:r w:rsidR="00A318A3">
          <w:rPr>
            <w:rFonts w:ascii="Times New Roman" w:eastAsia="Times New Roman" w:hAnsi="Times New Roman" w:cs="Times New Roman"/>
          </w:rPr>
          <w:t>by</w:t>
        </w:r>
      </w:ins>
      <w:r w:rsidR="001C6311">
        <w:rPr>
          <w:rFonts w:ascii="Times New Roman" w:eastAsia="Times New Roman" w:hAnsi="Times New Roman" w:cs="Times New Roman"/>
        </w:rPr>
        <w:t xml:space="preserve"> simulating a broad set of findings rather than </w:t>
      </w:r>
      <w:r w:rsidR="00D664FA">
        <w:rPr>
          <w:rFonts w:ascii="Times New Roman" w:eastAsia="Times New Roman" w:hAnsi="Times New Roman" w:cs="Times New Roman"/>
        </w:rPr>
        <w:t>one or two specific findings</w:t>
      </w:r>
      <w:r w:rsidR="001C6311">
        <w:rPr>
          <w:rFonts w:ascii="Times New Roman" w:eastAsia="Times New Roman" w:hAnsi="Times New Roman" w:cs="Times New Roman"/>
        </w:rPr>
        <w:t>, it was possible to demonstrate the explanatory breadth of the current account in particular</w:t>
      </w:r>
      <w:r w:rsidR="00E4463E">
        <w:rPr>
          <w:rFonts w:ascii="Times New Roman" w:eastAsia="Times New Roman" w:hAnsi="Times New Roman" w:cs="Times New Roman"/>
        </w:rPr>
        <w:t xml:space="preserve"> </w:t>
      </w:r>
      <w:r w:rsidR="001C6311">
        <w:rPr>
          <w:rFonts w:ascii="Times New Roman" w:eastAsia="Times New Roman" w:hAnsi="Times New Roman" w:cs="Times New Roman"/>
        </w:rPr>
        <w:t>and the sufficiency of lean accounts</w:t>
      </w:r>
      <w:r w:rsidR="00E4463E">
        <w:rPr>
          <w:rFonts w:ascii="Times New Roman" w:eastAsia="Times New Roman" w:hAnsi="Times New Roman" w:cs="Times New Roman"/>
        </w:rPr>
        <w:t xml:space="preserve"> </w:t>
      </w:r>
      <w:r w:rsidR="001C6311">
        <w:rPr>
          <w:rFonts w:ascii="Times New Roman" w:eastAsia="Times New Roman" w:hAnsi="Times New Roman" w:cs="Times New Roman"/>
        </w:rPr>
        <w:t>in general</w:t>
      </w:r>
      <w:r w:rsidR="00F97D08">
        <w:rPr>
          <w:rFonts w:ascii="Times New Roman" w:eastAsia="Times New Roman" w:hAnsi="Times New Roman" w:cs="Times New Roman"/>
        </w:rPr>
        <w:t xml:space="preserve">. </w:t>
      </w:r>
      <w:ins w:id="1360" w:author="Benton, Deon" w:date="2026-02-13T11:32:00Z" w16du:dateUtc="2026-02-13T17:32:00Z">
        <w:r w:rsidR="007B777A">
          <w:rPr>
            <w:rFonts w:ascii="Times New Roman" w:eastAsia="Times New Roman" w:hAnsi="Times New Roman" w:cs="Times New Roman"/>
          </w:rPr>
          <w:t>The five findings that were the targets of the present series of simulations were</w:t>
        </w:r>
      </w:ins>
      <w:ins w:id="1361" w:author="Benton, Deon" w:date="2026-02-13T11:25:00Z" w16du:dateUtc="2026-02-13T17:25:00Z">
        <w:r w:rsidR="00155706">
          <w:rPr>
            <w:rFonts w:ascii="Times New Roman" w:eastAsia="Times New Roman" w:hAnsi="Times New Roman" w:cs="Times New Roman"/>
          </w:rPr>
          <w:t xml:space="preserve">: </w:t>
        </w:r>
      </w:ins>
    </w:p>
    <w:p w14:paraId="032456E9" w14:textId="3BAF6598" w:rsidR="00524642" w:rsidRDefault="0070428C" w:rsidP="00524642">
      <w:pPr>
        <w:pStyle w:val="ListParagraph"/>
        <w:numPr>
          <w:ilvl w:val="0"/>
          <w:numId w:val="1"/>
        </w:numPr>
        <w:spacing w:line="480" w:lineRule="auto"/>
        <w:rPr>
          <w:rFonts w:ascii="Times New Roman" w:hAnsi="Times New Roman" w:cs="Times New Roman"/>
        </w:rPr>
      </w:pPr>
      <w:ins w:id="1362" w:author="Benton, Deon" w:date="2026-02-13T11:53:00Z" w16du:dateUtc="2026-02-13T17:53:00Z">
        <w:r>
          <w:rPr>
            <w:rFonts w:ascii="Times New Roman" w:hAnsi="Times New Roman" w:cs="Times New Roman"/>
            <w:b/>
            <w:bCs/>
          </w:rPr>
          <w:t>Selective long</w:t>
        </w:r>
      </w:ins>
      <w:ins w:id="1363" w:author="Benton, Deon" w:date="2026-02-13T11:54:00Z" w16du:dateUtc="2026-02-13T17:54:00Z">
        <w:r>
          <w:rPr>
            <w:rFonts w:ascii="Times New Roman" w:hAnsi="Times New Roman" w:cs="Times New Roman"/>
            <w:b/>
            <w:bCs/>
          </w:rPr>
          <w:t>er looking to inefficient</w:t>
        </w:r>
      </w:ins>
      <w:ins w:id="1364" w:author="Benton, Deon" w:date="2026-03-25T11:11:00Z" w16du:dateUtc="2026-03-25T16:11:00Z">
        <w:r w:rsidR="00896FCF">
          <w:rPr>
            <w:rFonts w:ascii="Times New Roman" w:hAnsi="Times New Roman" w:cs="Times New Roman"/>
            <w:b/>
            <w:bCs/>
          </w:rPr>
          <w:t xml:space="preserve"> than</w:t>
        </w:r>
      </w:ins>
      <w:ins w:id="1365" w:author="Benton, Deon" w:date="2026-02-13T11:54:00Z" w16du:dateUtc="2026-02-13T17:54:00Z">
        <w:r>
          <w:rPr>
            <w:rFonts w:ascii="Times New Roman" w:hAnsi="Times New Roman" w:cs="Times New Roman"/>
            <w:b/>
            <w:bCs/>
          </w:rPr>
          <w:t xml:space="preserve"> actions following</w:t>
        </w:r>
      </w:ins>
      <w:ins w:id="1366" w:author="Benton, Deon" w:date="2026-03-25T11:12:00Z" w16du:dateUtc="2026-03-25T16:12:00Z">
        <w:r w:rsidR="00896FCF">
          <w:rPr>
            <w:rFonts w:ascii="Times New Roman" w:hAnsi="Times New Roman" w:cs="Times New Roman"/>
            <w:b/>
            <w:bCs/>
          </w:rPr>
          <w:t xml:space="preserve"> constrained</w:t>
        </w:r>
      </w:ins>
      <w:ins w:id="1367" w:author="Benton, Deon" w:date="2026-02-13T11:54:00Z" w16du:dateUtc="2026-02-13T17:54:00Z">
        <w:r>
          <w:rPr>
            <w:rFonts w:ascii="Times New Roman" w:hAnsi="Times New Roman" w:cs="Times New Roman"/>
            <w:b/>
            <w:bCs/>
          </w:rPr>
          <w:t xml:space="preserve">. </w:t>
        </w:r>
      </w:ins>
      <w:ins w:id="1368" w:author="Benton, Deon" w:date="2026-02-13T12:02:00Z" w16du:dateUtc="2026-02-13T18:02:00Z">
        <w:r w:rsidR="00953FA9">
          <w:rPr>
            <w:rFonts w:ascii="Times New Roman" w:hAnsi="Times New Roman" w:cs="Times New Roman"/>
          </w:rPr>
          <w:t>I</w:t>
        </w:r>
      </w:ins>
      <w:ins w:id="1369" w:author="Benton, Deon" w:date="2026-02-13T11:54:00Z" w16du:dateUtc="2026-02-13T17:54:00Z">
        <w:r>
          <w:rPr>
            <w:rFonts w:ascii="Times New Roman" w:hAnsi="Times New Roman" w:cs="Times New Roman"/>
          </w:rPr>
          <w:t>n the absence of a physical barrier</w:t>
        </w:r>
      </w:ins>
      <w:ins w:id="1370" w:author="Benton, Deon" w:date="2026-02-13T12:02:00Z" w16du:dateUtc="2026-02-13T18:02:00Z">
        <w:r w:rsidR="00953FA9">
          <w:rPr>
            <w:rFonts w:ascii="Times New Roman" w:hAnsi="Times New Roman" w:cs="Times New Roman"/>
          </w:rPr>
          <w:t>, infants look longer</w:t>
        </w:r>
      </w:ins>
      <w:r w:rsidR="00524642">
        <w:rPr>
          <w:rFonts w:ascii="Times New Roman" w:hAnsi="Times New Roman" w:cs="Times New Roman"/>
        </w:rPr>
        <w:t xml:space="preserve"> </w:t>
      </w:r>
      <w:ins w:id="1371" w:author="Benton, Deon" w:date="2026-02-13T11:33:00Z" w16du:dateUtc="2026-02-13T17:33:00Z">
        <w:r w:rsidR="007B777A">
          <w:rPr>
            <w:rFonts w:ascii="Times New Roman" w:hAnsi="Times New Roman" w:cs="Times New Roman"/>
          </w:rPr>
          <w:t>when</w:t>
        </w:r>
      </w:ins>
      <w:ins w:id="1372" w:author="Benton, Deon" w:date="2026-02-13T11:55:00Z" w16du:dateUtc="2026-02-13T17:55:00Z">
        <w:r>
          <w:rPr>
            <w:rFonts w:ascii="Times New Roman" w:hAnsi="Times New Roman" w:cs="Times New Roman"/>
          </w:rPr>
          <w:t xml:space="preserve"> </w:t>
        </w:r>
      </w:ins>
      <w:ins w:id="1373" w:author="Benton, Deon" w:date="2026-02-13T11:33:00Z" w16du:dateUtc="2026-02-13T17:33:00Z">
        <w:r w:rsidR="007B777A">
          <w:rPr>
            <w:rFonts w:ascii="Times New Roman" w:hAnsi="Times New Roman" w:cs="Times New Roman"/>
          </w:rPr>
          <w:t>a</w:t>
        </w:r>
      </w:ins>
      <w:ins w:id="1374" w:author="Benton, Deon" w:date="2026-02-13T11:34:00Z" w16du:dateUtc="2026-02-13T17:34:00Z">
        <w:r w:rsidR="007B777A">
          <w:rPr>
            <w:rFonts w:ascii="Times New Roman" w:hAnsi="Times New Roman" w:cs="Times New Roman"/>
          </w:rPr>
          <w:t xml:space="preserve"> first character </w:t>
        </w:r>
      </w:ins>
      <w:ins w:id="1375" w:author="Benton, Deon" w:date="2026-02-13T11:33:00Z" w16du:dateUtc="2026-02-13T17:33:00Z">
        <w:r w:rsidR="007B777A">
          <w:rPr>
            <w:rFonts w:ascii="Times New Roman" w:hAnsi="Times New Roman" w:cs="Times New Roman"/>
          </w:rPr>
          <w:t>follows a curved path to reach</w:t>
        </w:r>
      </w:ins>
      <w:ins w:id="1376" w:author="Benton, Deon" w:date="2026-02-13T11:34:00Z" w16du:dateUtc="2026-02-13T17:34:00Z">
        <w:r w:rsidR="007B777A">
          <w:rPr>
            <w:rFonts w:ascii="Times New Roman" w:hAnsi="Times New Roman" w:cs="Times New Roman"/>
          </w:rPr>
          <w:t xml:space="preserve"> a second character </w:t>
        </w:r>
        <w:r w:rsidR="00445048">
          <w:rPr>
            <w:rFonts w:ascii="Times New Roman" w:hAnsi="Times New Roman" w:cs="Times New Roman"/>
          </w:rPr>
          <w:t>than when the first character follows a straight path to reach the second one</w:t>
        </w:r>
      </w:ins>
      <w:ins w:id="1377" w:author="Benton, Deon" w:date="2026-02-13T11:36:00Z" w16du:dateUtc="2026-02-13T17:36:00Z">
        <w:r w:rsidR="00D0227A">
          <w:rPr>
            <w:rFonts w:ascii="Times New Roman" w:hAnsi="Times New Roman" w:cs="Times New Roman"/>
          </w:rPr>
          <w:t>.</w:t>
        </w:r>
      </w:ins>
      <w:ins w:id="1378" w:author="Benton, Deon" w:date="2026-02-13T11:39:00Z" w16du:dateUtc="2026-02-13T17:39:00Z">
        <w:r w:rsidR="00190D1A">
          <w:rPr>
            <w:rFonts w:ascii="Times New Roman" w:hAnsi="Times New Roman" w:cs="Times New Roman"/>
          </w:rPr>
          <w:t xml:space="preserve"> </w:t>
        </w:r>
      </w:ins>
      <w:ins w:id="1379" w:author="Benton, Deon" w:date="2026-02-13T11:40:00Z" w16du:dateUtc="2026-02-13T17:40:00Z">
        <w:r w:rsidR="00190D1A">
          <w:rPr>
            <w:rFonts w:ascii="Times New Roman" w:hAnsi="Times New Roman" w:cs="Times New Roman"/>
          </w:rPr>
          <w:t xml:space="preserve">Crucially, this pattern </w:t>
        </w:r>
      </w:ins>
      <w:ins w:id="1380" w:author="Benton, Deon" w:date="2026-02-13T12:10:00Z" w16du:dateUtc="2026-02-13T18:10:00Z">
        <w:r w:rsidR="00C66C18">
          <w:rPr>
            <w:rFonts w:ascii="Times New Roman" w:hAnsi="Times New Roman" w:cs="Times New Roman"/>
          </w:rPr>
          <w:t>only holds</w:t>
        </w:r>
      </w:ins>
      <w:ins w:id="1381" w:author="Benton, Deon" w:date="2026-02-13T11:40:00Z" w16du:dateUtc="2026-02-13T17:40:00Z">
        <w:r w:rsidR="00190D1A">
          <w:rPr>
            <w:rFonts w:ascii="Times New Roman" w:hAnsi="Times New Roman" w:cs="Times New Roman"/>
          </w:rPr>
          <w:t xml:space="preserve"> when </w:t>
        </w:r>
      </w:ins>
      <w:ins w:id="1382" w:author="Benton, Deon" w:date="2026-02-13T11:35:00Z" w16du:dateUtc="2026-02-13T17:35:00Z">
        <w:r w:rsidR="00445048">
          <w:rPr>
            <w:rFonts w:ascii="Times New Roman" w:hAnsi="Times New Roman" w:cs="Times New Roman"/>
          </w:rPr>
          <w:t>the curved action occur</w:t>
        </w:r>
      </w:ins>
      <w:ins w:id="1383" w:author="Benton, Deon" w:date="2026-02-13T11:40:00Z" w16du:dateUtc="2026-02-13T17:40:00Z">
        <w:r w:rsidR="00190D1A">
          <w:rPr>
            <w:rFonts w:ascii="Times New Roman" w:hAnsi="Times New Roman" w:cs="Times New Roman"/>
          </w:rPr>
          <w:t>s</w:t>
        </w:r>
      </w:ins>
      <w:ins w:id="1384" w:author="Benton, Deon" w:date="2026-02-13T11:35:00Z" w16du:dateUtc="2026-02-13T17:35:00Z">
        <w:r w:rsidR="00445048">
          <w:rPr>
            <w:rFonts w:ascii="Times New Roman" w:hAnsi="Times New Roman" w:cs="Times New Roman"/>
          </w:rPr>
          <w:t xml:space="preserve"> over a barrier </w:t>
        </w:r>
      </w:ins>
      <w:ins w:id="1385" w:author="Benton, Deon" w:date="2026-02-13T11:40:00Z" w16du:dateUtc="2026-02-13T17:40:00Z">
        <w:r w:rsidR="00190D1A">
          <w:rPr>
            <w:rFonts w:ascii="Times New Roman" w:hAnsi="Times New Roman" w:cs="Times New Roman"/>
          </w:rPr>
          <w:t>during an initial habituation phase</w:t>
        </w:r>
      </w:ins>
      <w:ins w:id="1386" w:author="Benton, Deon" w:date="2026-02-13T12:10:00Z" w16du:dateUtc="2026-02-13T18:10:00Z">
        <w:r w:rsidR="00C66C18">
          <w:rPr>
            <w:rFonts w:ascii="Times New Roman" w:hAnsi="Times New Roman" w:cs="Times New Roman"/>
          </w:rPr>
          <w:t xml:space="preserve">; infants look equally long at both actions when the </w:t>
        </w:r>
      </w:ins>
      <w:ins w:id="1387" w:author="Benton, Deon" w:date="2026-02-13T12:11:00Z" w16du:dateUtc="2026-02-13T18:11:00Z">
        <w:r w:rsidR="00C66C18">
          <w:rPr>
            <w:rFonts w:ascii="Times New Roman" w:hAnsi="Times New Roman" w:cs="Times New Roman"/>
          </w:rPr>
          <w:t>action and barrier are spatially separated</w:t>
        </w:r>
      </w:ins>
      <w:r w:rsidR="00524642">
        <w:rPr>
          <w:rFonts w:ascii="Times New Roman" w:hAnsi="Times New Roman" w:cs="Times New Roman"/>
        </w:rPr>
        <w:t xml:space="preserve"> (e.g., Gergely et al., 1995</w:t>
      </w:r>
      <w:ins w:id="1388" w:author="Benton, Deon" w:date="2026-02-25T12:02:00Z" w16du:dateUtc="2026-02-25T18:02:00Z">
        <w:r w:rsidR="00E03DD5">
          <w:rPr>
            <w:rFonts w:ascii="Times New Roman" w:hAnsi="Times New Roman" w:cs="Times New Roman"/>
          </w:rPr>
          <w:t>; Csibra et al., 1999</w:t>
        </w:r>
      </w:ins>
      <w:r w:rsidR="00524642">
        <w:rPr>
          <w:rFonts w:ascii="Times New Roman" w:hAnsi="Times New Roman" w:cs="Times New Roman"/>
        </w:rPr>
        <w:t xml:space="preserve">). </w:t>
      </w:r>
    </w:p>
    <w:p w14:paraId="2426D288" w14:textId="45328B12" w:rsidR="00524642" w:rsidRDefault="00524642"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 </w:t>
      </w:r>
      <w:ins w:id="1389" w:author="Benton, Deon" w:date="2026-02-13T12:02:00Z" w16du:dateUtc="2026-02-13T18:02:00Z">
        <w:r w:rsidR="002E379E">
          <w:rPr>
            <w:rFonts w:ascii="Times New Roman" w:hAnsi="Times New Roman" w:cs="Times New Roman"/>
            <w:b/>
            <w:bCs/>
          </w:rPr>
          <w:t>Independence f</w:t>
        </w:r>
      </w:ins>
      <w:ins w:id="1390" w:author="Benton, Deon" w:date="2026-02-13T12:09:00Z" w16du:dateUtc="2026-02-13T18:09:00Z">
        <w:r w:rsidR="00C66C18">
          <w:rPr>
            <w:rFonts w:ascii="Times New Roman" w:hAnsi="Times New Roman" w:cs="Times New Roman"/>
            <w:b/>
            <w:bCs/>
          </w:rPr>
          <w:t>rom</w:t>
        </w:r>
      </w:ins>
      <w:ins w:id="1391" w:author="Benton, Deon" w:date="2026-02-13T12:02:00Z" w16du:dateUtc="2026-02-13T18:02:00Z">
        <w:r w:rsidR="002E379E">
          <w:rPr>
            <w:rFonts w:ascii="Times New Roman" w:hAnsi="Times New Roman" w:cs="Times New Roman"/>
            <w:b/>
            <w:bCs/>
          </w:rPr>
          <w:t xml:space="preserve"> animacy</w:t>
        </w:r>
      </w:ins>
      <w:ins w:id="1392" w:author="Benton, Deon" w:date="2026-02-13T11:56:00Z" w16du:dateUtc="2026-02-13T17:56:00Z">
        <w:r w:rsidR="005F561E">
          <w:rPr>
            <w:rFonts w:ascii="Times New Roman" w:hAnsi="Times New Roman" w:cs="Times New Roman"/>
            <w:b/>
            <w:bCs/>
          </w:rPr>
          <w:t>.</w:t>
        </w:r>
      </w:ins>
      <w:ins w:id="1393" w:author="Benton, Deon" w:date="2026-02-13T12:03:00Z" w16du:dateUtc="2026-02-13T18:03:00Z">
        <w:r w:rsidR="002E379E">
          <w:rPr>
            <w:rFonts w:ascii="Times New Roman" w:hAnsi="Times New Roman" w:cs="Times New Roman"/>
            <w:b/>
            <w:bCs/>
          </w:rPr>
          <w:t xml:space="preserve"> </w:t>
        </w:r>
      </w:ins>
      <w:ins w:id="1394" w:author="Benton, Deon" w:date="2026-02-13T11:56:00Z" w16du:dateUtc="2026-02-13T17:56:00Z">
        <w:r w:rsidR="005F561E">
          <w:rPr>
            <w:rFonts w:ascii="Times New Roman" w:hAnsi="Times New Roman" w:cs="Times New Roman"/>
          </w:rPr>
          <w:t>Infants’ looking behaviors adhere to the pattern d</w:t>
        </w:r>
      </w:ins>
      <w:ins w:id="1395" w:author="Benton, Deon" w:date="2026-02-13T11:57:00Z" w16du:dateUtc="2026-02-13T17:57:00Z">
        <w:r w:rsidR="005F561E">
          <w:rPr>
            <w:rFonts w:ascii="Times New Roman" w:hAnsi="Times New Roman" w:cs="Times New Roman"/>
          </w:rPr>
          <w:t xml:space="preserve">escribed in (1) </w:t>
        </w:r>
      </w:ins>
      <w:ins w:id="1396" w:author="Benton, Deon" w:date="2026-02-13T12:03:00Z" w16du:dateUtc="2026-02-13T18:03:00Z">
        <w:r w:rsidR="002E379E">
          <w:rPr>
            <w:rFonts w:ascii="Times New Roman" w:hAnsi="Times New Roman" w:cs="Times New Roman"/>
          </w:rPr>
          <w:t>even when the characters engaged in those actions do not possess animate features (i.e., they are inanimate;</w:t>
        </w:r>
      </w:ins>
      <w:ins w:id="1397" w:author="Benton, Deon" w:date="2026-02-13T12:04:00Z" w16du:dateUtc="2026-02-13T18:04:00Z">
        <w:r w:rsidR="002E379E">
          <w:rPr>
            <w:rFonts w:ascii="Times New Roman" w:hAnsi="Times New Roman" w:cs="Times New Roman"/>
          </w:rPr>
          <w:t xml:space="preserve"> </w:t>
        </w:r>
      </w:ins>
      <w:r>
        <w:rPr>
          <w:rFonts w:ascii="Times New Roman" w:hAnsi="Times New Roman" w:cs="Times New Roman"/>
        </w:rPr>
        <w:t>Csibra et al., 1999; Sodian et al., 2004).</w:t>
      </w:r>
    </w:p>
    <w:p w14:paraId="0067737E" w14:textId="5452DCDD" w:rsidR="00524642" w:rsidRDefault="00B94FBB"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b/>
          <w:bCs/>
        </w:rPr>
        <w:lastRenderedPageBreak/>
        <w:t>Bidirectional inferenc</w:t>
      </w:r>
      <w:ins w:id="1398" w:author="Benton, Deon" w:date="2026-04-13T13:37:00Z" w16du:dateUtc="2026-04-13T18:37:00Z">
        <w:r w:rsidR="002D3F04">
          <w:rPr>
            <w:rFonts w:ascii="Times New Roman" w:hAnsi="Times New Roman" w:cs="Times New Roman"/>
            <w:b/>
            <w:bCs/>
          </w:rPr>
          <w:t xml:space="preserve">es for </w:t>
        </w:r>
      </w:ins>
      <w:r>
        <w:rPr>
          <w:rFonts w:ascii="Times New Roman" w:hAnsi="Times New Roman" w:cs="Times New Roman"/>
          <w:b/>
          <w:bCs/>
        </w:rPr>
        <w:t xml:space="preserve">actions, goals, and constraints. </w:t>
      </w:r>
      <w:r w:rsidR="00524642">
        <w:rPr>
          <w:rFonts w:ascii="Times New Roman" w:hAnsi="Times New Roman" w:cs="Times New Roman"/>
        </w:rPr>
        <w:t>Infants can infer external constraints from an agent’s actions and goals</w:t>
      </w:r>
      <w:ins w:id="1399" w:author="Benton, Deon" w:date="2026-04-13T14:03:00Z" w16du:dateUtc="2026-04-13T19:03:00Z">
        <w:r w:rsidR="00DF5681">
          <w:rPr>
            <w:rFonts w:ascii="Times New Roman" w:hAnsi="Times New Roman" w:cs="Times New Roman"/>
          </w:rPr>
          <w:t xml:space="preserve"> and</w:t>
        </w:r>
      </w:ins>
      <w:r w:rsidR="00524642">
        <w:rPr>
          <w:rFonts w:ascii="Times New Roman" w:hAnsi="Times New Roman" w:cs="Times New Roman"/>
        </w:rPr>
        <w:t xml:space="preserve"> goal</w:t>
      </w:r>
      <w:ins w:id="1400" w:author="Benton, Deon" w:date="2026-04-13T14:03:00Z" w16du:dateUtc="2026-04-13T19:03:00Z">
        <w:r w:rsidR="00DF5681">
          <w:rPr>
            <w:rFonts w:ascii="Times New Roman" w:hAnsi="Times New Roman" w:cs="Times New Roman"/>
          </w:rPr>
          <w:t>s</w:t>
        </w:r>
      </w:ins>
      <w:r w:rsidR="00524642">
        <w:rPr>
          <w:rFonts w:ascii="Times New Roman" w:hAnsi="Times New Roman" w:cs="Times New Roman"/>
        </w:rPr>
        <w:t xml:space="preserve"> from its actions and external constraints (e.g., Csibra et al., 2003</w:t>
      </w:r>
      <w:ins w:id="1401" w:author="Benton, Deon" w:date="2026-04-13T13:37:00Z" w16du:dateUtc="2026-04-13T18:37:00Z">
        <w:r w:rsidR="00637979">
          <w:rPr>
            <w:rFonts w:ascii="Times New Roman" w:hAnsi="Times New Roman" w:cs="Times New Roman"/>
          </w:rPr>
          <w:t>; Wagner &amp; Carey, 2005</w:t>
        </w:r>
      </w:ins>
      <w:r w:rsidR="00524642">
        <w:rPr>
          <w:rFonts w:ascii="Times New Roman" w:hAnsi="Times New Roman" w:cs="Times New Roman"/>
        </w:rPr>
        <w:t>).</w:t>
      </w:r>
    </w:p>
    <w:p w14:paraId="632FE870" w14:textId="77777777" w:rsidR="00614B6D" w:rsidRDefault="00B94FBB" w:rsidP="00614B6D">
      <w:pPr>
        <w:pStyle w:val="ListParagraph"/>
        <w:numPr>
          <w:ilvl w:val="0"/>
          <w:numId w:val="1"/>
        </w:numPr>
        <w:spacing w:line="480" w:lineRule="auto"/>
        <w:rPr>
          <w:rFonts w:ascii="Times New Roman" w:hAnsi="Times New Roman" w:cs="Times New Roman"/>
        </w:rPr>
      </w:pPr>
      <w:r>
        <w:rPr>
          <w:rFonts w:ascii="Times New Roman" w:hAnsi="Times New Roman" w:cs="Times New Roman"/>
          <w:b/>
          <w:bCs/>
        </w:rPr>
        <w:t xml:space="preserve">Graded representations of efficiency. </w:t>
      </w:r>
      <w:r w:rsidR="00524642">
        <w:rPr>
          <w:rFonts w:ascii="Times New Roman" w:hAnsi="Times New Roman" w:cs="Times New Roman"/>
        </w:rPr>
        <w:t xml:space="preserve">Infants represent </w:t>
      </w:r>
      <w:r>
        <w:rPr>
          <w:rFonts w:ascii="Times New Roman" w:hAnsi="Times New Roman" w:cs="Times New Roman"/>
        </w:rPr>
        <w:t xml:space="preserve">action efficiency </w:t>
      </w:r>
      <w:r w:rsidR="00614B6D">
        <w:rPr>
          <w:rFonts w:ascii="Times New Roman" w:hAnsi="Times New Roman" w:cs="Times New Roman"/>
        </w:rPr>
        <w:t xml:space="preserve">continuously </w:t>
      </w:r>
      <w:r>
        <w:rPr>
          <w:rFonts w:ascii="Times New Roman" w:hAnsi="Times New Roman" w:cs="Times New Roman"/>
        </w:rPr>
        <w:t xml:space="preserve">rather than </w:t>
      </w:r>
      <w:r w:rsidR="00614B6D">
        <w:rPr>
          <w:rFonts w:ascii="Times New Roman" w:hAnsi="Times New Roman" w:cs="Times New Roman"/>
        </w:rPr>
        <w:t>dichotomously</w:t>
      </w:r>
      <w:r w:rsidR="00524642">
        <w:rPr>
          <w:rFonts w:ascii="Times New Roman" w:hAnsi="Times New Roman" w:cs="Times New Roman"/>
        </w:rPr>
        <w:t xml:space="preserve"> (e.g., Liu &amp; Spelke, 2017)</w:t>
      </w:r>
      <w:r w:rsidR="00614B6D">
        <w:rPr>
          <w:rFonts w:ascii="Times New Roman" w:hAnsi="Times New Roman" w:cs="Times New Roman"/>
        </w:rPr>
        <w:t>.</w:t>
      </w:r>
    </w:p>
    <w:p w14:paraId="2CCF1491" w14:textId="690B58FF" w:rsidR="00614B6D" w:rsidRPr="00E467DF" w:rsidRDefault="00DB0CFE" w:rsidP="00614B6D">
      <w:pPr>
        <w:pStyle w:val="ListParagraph"/>
        <w:numPr>
          <w:ilvl w:val="0"/>
          <w:numId w:val="1"/>
        </w:numPr>
        <w:spacing w:line="480" w:lineRule="auto"/>
        <w:rPr>
          <w:rFonts w:ascii="Times New Roman" w:hAnsi="Times New Roman" w:cs="Times New Roman"/>
        </w:rPr>
      </w:pPr>
      <w:ins w:id="1402" w:author="Benton, Deon" w:date="2026-04-14T15:35:00Z" w16du:dateUtc="2026-04-14T20:35:00Z">
        <w:r>
          <w:rPr>
            <w:rFonts w:ascii="Times New Roman" w:hAnsi="Times New Roman" w:cs="Times New Roman"/>
            <w:b/>
            <w:bCs/>
          </w:rPr>
          <w:t>Action understanding in pre-reaching infants</w:t>
        </w:r>
      </w:ins>
      <w:r w:rsidR="00614B6D">
        <w:rPr>
          <w:rFonts w:ascii="Times New Roman" w:hAnsi="Times New Roman" w:cs="Times New Roman"/>
          <w:b/>
          <w:bCs/>
        </w:rPr>
        <w:t xml:space="preserve">. </w:t>
      </w:r>
      <w:r w:rsidR="00CD3063">
        <w:rPr>
          <w:rFonts w:ascii="Times New Roman" w:hAnsi="Times New Roman" w:cs="Times New Roman"/>
        </w:rPr>
        <w:t xml:space="preserve">Infants as young as 3 months of age show the pattern observed in (1) and (2) </w:t>
      </w:r>
      <w:ins w:id="1403" w:author="Benton, Deon" w:date="2026-02-25T12:03:00Z" w16du:dateUtc="2026-02-25T18:03:00Z">
        <w:r w:rsidR="00E03DD5">
          <w:rPr>
            <w:rFonts w:ascii="Times New Roman" w:hAnsi="Times New Roman" w:cs="Times New Roman"/>
          </w:rPr>
          <w:t xml:space="preserve">but </w:t>
        </w:r>
      </w:ins>
      <w:r w:rsidR="00CD3063">
        <w:rPr>
          <w:rFonts w:ascii="Times New Roman" w:hAnsi="Times New Roman" w:cs="Times New Roman"/>
        </w:rPr>
        <w:t>only</w:t>
      </w:r>
      <w:r w:rsidR="00DC0ABB">
        <w:rPr>
          <w:rFonts w:ascii="Times New Roman" w:hAnsi="Times New Roman" w:cs="Times New Roman"/>
        </w:rPr>
        <w:t xml:space="preserve"> </w:t>
      </w:r>
      <w:r w:rsidR="00CD3063">
        <w:rPr>
          <w:rFonts w:ascii="Times New Roman" w:hAnsi="Times New Roman" w:cs="Times New Roman"/>
        </w:rPr>
        <w:t>when they are given direct motor experience</w:t>
      </w:r>
      <w:ins w:id="1404" w:author="Benton, Deon" w:date="2026-02-25T12:31:00Z" w16du:dateUtc="2026-02-25T18:31:00Z">
        <w:r w:rsidR="00C90067">
          <w:rPr>
            <w:rFonts w:ascii="Times New Roman" w:hAnsi="Times New Roman" w:cs="Times New Roman"/>
          </w:rPr>
          <w:t xml:space="preserve"> during an action phase</w:t>
        </w:r>
      </w:ins>
      <w:r w:rsidR="00CD3063">
        <w:rPr>
          <w:rFonts w:ascii="Times New Roman" w:hAnsi="Times New Roman" w:cs="Times New Roman"/>
        </w:rPr>
        <w:t xml:space="preserve"> (e.g., Skerry et al., 2013)</w:t>
      </w:r>
      <w:ins w:id="1405" w:author="Benton, Deon" w:date="2026-04-08T10:40:00Z" w16du:dateUtc="2026-04-08T15:40:00Z">
        <w:r w:rsidR="00DB1DE0">
          <w:rPr>
            <w:rFonts w:ascii="Times New Roman" w:hAnsi="Times New Roman" w:cs="Times New Roman"/>
          </w:rPr>
          <w:t xml:space="preserve"> or an action event is given a causal interpretation (e.g., Liu et al., 2019)</w:t>
        </w:r>
      </w:ins>
      <w:ins w:id="1406" w:author="Benton, Deon" w:date="2026-03-18T16:43:00Z" w16du:dateUtc="2026-03-18T21:43:00Z">
        <w:r w:rsidR="00DA6161">
          <w:rPr>
            <w:rFonts w:ascii="Times New Roman" w:hAnsi="Times New Roman" w:cs="Times New Roman"/>
          </w:rPr>
          <w:t>.</w:t>
        </w:r>
      </w:ins>
    </w:p>
    <w:p w14:paraId="3611B7CC" w14:textId="18D29ECC" w:rsidR="00807B0F" w:rsidRDefault="009A232F" w:rsidP="00807B0F">
      <w:pPr>
        <w:spacing w:line="480" w:lineRule="auto"/>
        <w:ind w:firstLine="720"/>
        <w:contextualSpacing/>
        <w:rPr>
          <w:ins w:id="1407" w:author="Benton, Deon" w:date="2026-03-17T20:56:00Z" w16du:dateUtc="2026-03-18T01:56:00Z"/>
          <w:rFonts w:ascii="Times New Roman" w:hAnsi="Times New Roman" w:cs="Times New Roman"/>
        </w:rPr>
      </w:pPr>
      <w:ins w:id="1408" w:author="Benton, Deon" w:date="2026-02-25T12:03:00Z" w16du:dateUtc="2026-02-25T18:03:00Z">
        <w:r>
          <w:rPr>
            <w:rFonts w:ascii="Times New Roman" w:hAnsi="Times New Roman" w:cs="Times New Roman"/>
          </w:rPr>
          <w:t xml:space="preserve">One thing that should be clear from the list above is that </w:t>
        </w:r>
      </w:ins>
      <w:r w:rsidR="00524642">
        <w:rPr>
          <w:rFonts w:ascii="Times New Roman" w:hAnsi="Times New Roman" w:cs="Times New Roman"/>
        </w:rPr>
        <w:t>all the findings derive from studies that used some version of the Gergely et al.</w:t>
      </w:r>
      <w:ins w:id="1409" w:author="Benton, Deon" w:date="2026-02-25T12:07:00Z" w16du:dateUtc="2026-02-25T18:07:00Z">
        <w:r w:rsidR="00FE4932">
          <w:rPr>
            <w:rFonts w:ascii="Times New Roman" w:hAnsi="Times New Roman" w:cs="Times New Roman"/>
          </w:rPr>
          <w:t>’s</w:t>
        </w:r>
      </w:ins>
      <w:r w:rsidR="00524642">
        <w:rPr>
          <w:rFonts w:ascii="Times New Roman" w:hAnsi="Times New Roman" w:cs="Times New Roman"/>
        </w:rPr>
        <w:t xml:space="preserve"> (1995)</w:t>
      </w:r>
      <w:r w:rsidR="002807A7">
        <w:rPr>
          <w:rFonts w:ascii="Times New Roman" w:hAnsi="Times New Roman" w:cs="Times New Roman"/>
        </w:rPr>
        <w:t xml:space="preserve"> VoE</w:t>
      </w:r>
      <w:r w:rsidR="00524642">
        <w:rPr>
          <w:rFonts w:ascii="Times New Roman" w:hAnsi="Times New Roman" w:cs="Times New Roman"/>
        </w:rPr>
        <w:t xml:space="preserve"> method (henceforth, the Gergely paradigm). The rationale for focusing on findings from these studies is that few paradigms have been used more extensively to study infant action understanding than this one. Another reason is that it was possible to test the explanatory scope of the current account with the same basic architecture. </w:t>
      </w:r>
      <w:ins w:id="1410" w:author="Benton, Deon" w:date="2026-02-25T12:19:00Z" w16du:dateUtc="2026-02-25T18:19:00Z">
        <w:r w:rsidR="006F4E6E" w:rsidRPr="006F4E6E">
          <w:rPr>
            <w:rFonts w:ascii="Times New Roman" w:hAnsi="Times New Roman" w:cs="Times New Roman"/>
          </w:rPr>
          <w:t xml:space="preserve">Although the current model could in principle be extended to simulate infants’ performance in action-understanding studies that use different methods, doing so would make it difficult to determine whether any success reflects the explanatory power of the </w:t>
        </w:r>
      </w:ins>
      <w:ins w:id="1411" w:author="Benton, Deon" w:date="2026-02-25T12:20:00Z" w16du:dateUtc="2026-02-25T18:20:00Z">
        <w:r w:rsidR="006F4E6E">
          <w:rPr>
            <w:rFonts w:ascii="Times New Roman" w:hAnsi="Times New Roman" w:cs="Times New Roman"/>
          </w:rPr>
          <w:t xml:space="preserve">present </w:t>
        </w:r>
      </w:ins>
      <w:ins w:id="1412" w:author="Benton, Deon" w:date="2026-02-25T12:19:00Z" w16du:dateUtc="2026-02-25T18:19:00Z">
        <w:r w:rsidR="006F4E6E" w:rsidRPr="006F4E6E">
          <w:rPr>
            <w:rFonts w:ascii="Times New Roman" w:hAnsi="Times New Roman" w:cs="Times New Roman"/>
          </w:rPr>
          <w:t>theory itself or simply the increased flexibility of the model.</w:t>
        </w:r>
        <w:r w:rsidR="006F4E6E">
          <w:rPr>
            <w:rFonts w:ascii="Times New Roman" w:hAnsi="Times New Roman" w:cs="Times New Roman"/>
          </w:rPr>
          <w:t xml:space="preserve"> </w:t>
        </w:r>
      </w:ins>
    </w:p>
    <w:p w14:paraId="6403B81C" w14:textId="61B9F51A" w:rsidR="00FC438F" w:rsidRDefault="00FC438F" w:rsidP="00744F21">
      <w:pPr>
        <w:spacing w:line="480" w:lineRule="auto"/>
        <w:ind w:firstLine="720"/>
        <w:contextualSpacing/>
        <w:rPr>
          <w:rFonts w:ascii="Times New Roman" w:hAnsi="Times New Roman" w:cs="Times New Roman"/>
        </w:rPr>
      </w:pPr>
      <w:ins w:id="1413" w:author="Benton, Deon" w:date="2026-03-17T20:56:00Z" w16du:dateUtc="2026-03-18T01:56:00Z">
        <w:r>
          <w:rPr>
            <w:rFonts w:ascii="Times New Roman" w:hAnsi="Times New Roman" w:cs="Times New Roman"/>
          </w:rPr>
          <w:t xml:space="preserve">The second goal of the current simulations was to </w:t>
        </w:r>
      </w:ins>
      <w:ins w:id="1414" w:author="Benton, Deon" w:date="2026-03-17T20:57:00Z" w16du:dateUtc="2026-03-18T01:57:00Z">
        <w:r>
          <w:rPr>
            <w:rFonts w:ascii="Times New Roman" w:hAnsi="Times New Roman" w:cs="Times New Roman"/>
          </w:rPr>
          <w:t xml:space="preserve">demonstrate that </w:t>
        </w:r>
      </w:ins>
      <w:ins w:id="1415" w:author="Benton, Deon" w:date="2026-03-17T20:59:00Z" w16du:dateUtc="2026-03-18T01:59:00Z">
        <w:r w:rsidR="0089435D">
          <w:rPr>
            <w:rFonts w:ascii="Times New Roman" w:hAnsi="Times New Roman" w:cs="Times New Roman"/>
          </w:rPr>
          <w:t xml:space="preserve">ALIAS </w:t>
        </w:r>
      </w:ins>
      <w:ins w:id="1416" w:author="Benton, Deon" w:date="2026-03-17T20:57:00Z" w16du:dateUtc="2026-03-18T01:57:00Z">
        <w:r>
          <w:rPr>
            <w:rFonts w:ascii="Times New Roman" w:hAnsi="Times New Roman" w:cs="Times New Roman"/>
          </w:rPr>
          <w:t xml:space="preserve">provides a better account of </w:t>
        </w:r>
      </w:ins>
      <w:ins w:id="1417" w:author="Benton, Deon" w:date="2026-03-17T21:02:00Z" w16du:dateUtc="2026-03-18T02:02:00Z">
        <w:r w:rsidR="0089435D">
          <w:rPr>
            <w:rFonts w:ascii="Times New Roman" w:hAnsi="Times New Roman" w:cs="Times New Roman"/>
          </w:rPr>
          <w:t>the five target findings</w:t>
        </w:r>
      </w:ins>
      <w:ins w:id="1418" w:author="Benton, Deon" w:date="2026-03-17T20:57:00Z" w16du:dateUtc="2026-03-18T01:57:00Z">
        <w:r>
          <w:rPr>
            <w:rFonts w:ascii="Times New Roman" w:hAnsi="Times New Roman" w:cs="Times New Roman"/>
          </w:rPr>
          <w:t xml:space="preserve"> than</w:t>
        </w:r>
        <w:r w:rsidR="00366CD3">
          <w:rPr>
            <w:rFonts w:ascii="Times New Roman" w:hAnsi="Times New Roman" w:cs="Times New Roman"/>
          </w:rPr>
          <w:t xml:space="preserve"> Overwalle’s (2010) model</w:t>
        </w:r>
      </w:ins>
      <w:r w:rsidR="00BD6A9D">
        <w:rPr>
          <w:rFonts w:ascii="Times New Roman" w:hAnsi="Times New Roman" w:cs="Times New Roman"/>
        </w:rPr>
        <w:t xml:space="preserve"> (</w:t>
      </w:r>
      <w:ins w:id="1419" w:author="Benton, Deon" w:date="2026-03-19T15:52:00Z" w16du:dateUtc="2026-03-19T20:52:00Z">
        <w:r w:rsidR="00BD6A9D">
          <w:rPr>
            <w:rFonts w:ascii="Times New Roman" w:hAnsi="Times New Roman" w:cs="Times New Roman"/>
          </w:rPr>
          <w:t>he</w:t>
        </w:r>
      </w:ins>
      <w:ins w:id="1420" w:author="Benton, Deon" w:date="2026-03-19T15:56:00Z" w16du:dateUtc="2026-03-19T20:56:00Z">
        <w:r w:rsidR="008E78C5">
          <w:rPr>
            <w:rFonts w:ascii="Times New Roman" w:hAnsi="Times New Roman" w:cs="Times New Roman"/>
          </w:rPr>
          <w:t>reafter</w:t>
        </w:r>
      </w:ins>
      <w:ins w:id="1421" w:author="Benton, Deon" w:date="2026-03-19T15:52:00Z" w16du:dateUtc="2026-03-19T20:52:00Z">
        <w:r w:rsidR="00BD6A9D">
          <w:rPr>
            <w:rFonts w:ascii="Times New Roman" w:hAnsi="Times New Roman" w:cs="Times New Roman"/>
          </w:rPr>
          <w:t xml:space="preserve"> OM</w:t>
        </w:r>
      </w:ins>
      <w:ins w:id="1422" w:author="Benton, Deon" w:date="2026-03-19T15:57:00Z" w16du:dateUtc="2026-03-19T20:57:00Z">
        <w:r w:rsidR="008E78C5">
          <w:rPr>
            <w:rFonts w:ascii="Times New Roman" w:hAnsi="Times New Roman" w:cs="Times New Roman"/>
          </w:rPr>
          <w:t>10</w:t>
        </w:r>
      </w:ins>
      <w:ins w:id="1423" w:author="Benton, Deon" w:date="2026-03-19T15:52:00Z" w16du:dateUtc="2026-03-19T20:52:00Z">
        <w:r w:rsidR="00BD6A9D">
          <w:rPr>
            <w:rFonts w:ascii="Times New Roman" w:hAnsi="Times New Roman" w:cs="Times New Roman"/>
          </w:rPr>
          <w:t>)</w:t>
        </w:r>
      </w:ins>
      <w:ins w:id="1424" w:author="Benton, Deon" w:date="2026-03-17T20:57:00Z" w16du:dateUtc="2026-03-18T01:57:00Z">
        <w:r w:rsidR="00366CD3">
          <w:rPr>
            <w:rFonts w:ascii="Times New Roman" w:hAnsi="Times New Roman" w:cs="Times New Roman"/>
          </w:rPr>
          <w:t>.</w:t>
        </w:r>
      </w:ins>
      <w:ins w:id="1425" w:author="Benton, Deon" w:date="2026-03-17T21:05:00Z" w16du:dateUtc="2026-03-18T02:05:00Z">
        <w:r w:rsidR="0089435D">
          <w:rPr>
            <w:rFonts w:ascii="Times New Roman" w:hAnsi="Times New Roman" w:cs="Times New Roman"/>
          </w:rPr>
          <w:t xml:space="preserve"> </w:t>
        </w:r>
      </w:ins>
      <w:ins w:id="1426" w:author="Benton, Deon" w:date="2026-03-17T21:28:00Z" w16du:dateUtc="2026-03-18T02:28:00Z">
        <w:r w:rsidR="000D6324">
          <w:rPr>
            <w:rFonts w:ascii="Times New Roman" w:hAnsi="Times New Roman" w:cs="Times New Roman"/>
          </w:rPr>
          <w:t xml:space="preserve">Specifically, the goal </w:t>
        </w:r>
      </w:ins>
      <w:ins w:id="1427" w:author="Benton, Deon" w:date="2026-03-17T21:29:00Z" w16du:dateUtc="2026-03-18T02:29:00Z">
        <w:r w:rsidR="000D6324">
          <w:rPr>
            <w:rFonts w:ascii="Times New Roman" w:hAnsi="Times New Roman" w:cs="Times New Roman"/>
          </w:rPr>
          <w:t xml:space="preserve">of the current simulations was to show that </w:t>
        </w:r>
      </w:ins>
      <w:ins w:id="1428" w:author="Benton, Deon" w:date="2026-03-19T15:57:00Z" w16du:dateUtc="2026-03-19T20:57:00Z">
        <w:r w:rsidR="008E78C5">
          <w:rPr>
            <w:rFonts w:ascii="Times New Roman" w:hAnsi="Times New Roman" w:cs="Times New Roman"/>
          </w:rPr>
          <w:t>ALIAS—which</w:t>
        </w:r>
      </w:ins>
      <w:ins w:id="1429" w:author="Benton, Deon" w:date="2026-03-17T21:29:00Z" w16du:dateUtc="2026-03-18T02:29:00Z">
        <w:r w:rsidR="000D6324">
          <w:rPr>
            <w:rFonts w:ascii="Times New Roman" w:hAnsi="Times New Roman" w:cs="Times New Roman"/>
          </w:rPr>
          <w:t xml:space="preserve"> incorporates prior experience, richer internal structure, and a more faithful representation of key task features in action-</w:t>
        </w:r>
      </w:ins>
      <w:ins w:id="1430" w:author="Benton, Deon" w:date="2026-03-17T21:30:00Z" w16du:dateUtc="2026-03-18T02:30:00Z">
        <w:r w:rsidR="000D6324">
          <w:rPr>
            <w:rFonts w:ascii="Times New Roman" w:hAnsi="Times New Roman" w:cs="Times New Roman"/>
          </w:rPr>
          <w:t>understanding studies</w:t>
        </w:r>
      </w:ins>
      <w:ins w:id="1431" w:author="Benton, Deon" w:date="2026-03-19T15:57:00Z" w16du:dateUtc="2026-03-19T20:57:00Z">
        <w:r w:rsidR="008E78C5">
          <w:rPr>
            <w:rFonts w:ascii="Times New Roman" w:hAnsi="Times New Roman" w:cs="Times New Roman"/>
          </w:rPr>
          <w:t>—</w:t>
        </w:r>
      </w:ins>
      <w:ins w:id="1432" w:author="Benton, Deon" w:date="2026-03-17T21:35:00Z" w16du:dateUtc="2026-03-18T02:35:00Z">
        <w:r w:rsidR="000D6324">
          <w:rPr>
            <w:rFonts w:ascii="Times New Roman" w:hAnsi="Times New Roman" w:cs="Times New Roman"/>
          </w:rPr>
          <w:t>does a better job at</w:t>
        </w:r>
      </w:ins>
      <w:ins w:id="1433" w:author="Benton, Deon" w:date="2026-03-17T21:40:00Z" w16du:dateUtc="2026-03-18T02:40:00Z">
        <w:r w:rsidR="00183560">
          <w:rPr>
            <w:rFonts w:ascii="Times New Roman" w:hAnsi="Times New Roman" w:cs="Times New Roman"/>
          </w:rPr>
          <w:t xml:space="preserve"> capturing</w:t>
        </w:r>
      </w:ins>
      <w:ins w:id="1434" w:author="Benton, Deon" w:date="2026-03-17T21:34:00Z" w16du:dateUtc="2026-03-18T02:34:00Z">
        <w:r w:rsidR="000D6324">
          <w:rPr>
            <w:rFonts w:ascii="Times New Roman" w:hAnsi="Times New Roman" w:cs="Times New Roman"/>
          </w:rPr>
          <w:t xml:space="preserve"> infants’ looking </w:t>
        </w:r>
      </w:ins>
      <w:ins w:id="1435" w:author="Benton, Deon" w:date="2026-03-17T21:40:00Z" w16du:dateUtc="2026-03-18T02:40:00Z">
        <w:r w:rsidR="00183560">
          <w:rPr>
            <w:rFonts w:ascii="Times New Roman" w:hAnsi="Times New Roman" w:cs="Times New Roman"/>
          </w:rPr>
          <w:t>data</w:t>
        </w:r>
      </w:ins>
      <w:ins w:id="1436" w:author="Benton, Deon" w:date="2026-03-17T21:34:00Z" w16du:dateUtc="2026-03-18T02:34:00Z">
        <w:r w:rsidR="000D6324">
          <w:rPr>
            <w:rFonts w:ascii="Times New Roman" w:hAnsi="Times New Roman" w:cs="Times New Roman"/>
          </w:rPr>
          <w:t xml:space="preserve"> across a </w:t>
        </w:r>
        <w:r w:rsidR="000D6324">
          <w:rPr>
            <w:rFonts w:ascii="Times New Roman" w:hAnsi="Times New Roman" w:cs="Times New Roman"/>
          </w:rPr>
          <w:lastRenderedPageBreak/>
          <w:t xml:space="preserve">broader range of studies than </w:t>
        </w:r>
      </w:ins>
      <w:ins w:id="1437" w:author="Benton, Deon" w:date="2026-03-19T15:58:00Z" w16du:dateUtc="2026-03-19T20:58:00Z">
        <w:r w:rsidR="008E78C5">
          <w:rPr>
            <w:rFonts w:ascii="Times New Roman" w:hAnsi="Times New Roman" w:cs="Times New Roman"/>
          </w:rPr>
          <w:t>OM10, a model that lacks these features</w:t>
        </w:r>
      </w:ins>
      <w:ins w:id="1438" w:author="Benton, Deon" w:date="2026-03-17T21:34:00Z" w16du:dateUtc="2026-03-18T02:34:00Z">
        <w:r w:rsidR="000D6324">
          <w:rPr>
            <w:rFonts w:ascii="Times New Roman" w:hAnsi="Times New Roman" w:cs="Times New Roman"/>
          </w:rPr>
          <w:t xml:space="preserve">. </w:t>
        </w:r>
      </w:ins>
      <w:ins w:id="1439" w:author="Benton, Deon" w:date="2026-03-17T21:47:00Z" w16du:dateUtc="2026-03-18T02:47:00Z">
        <w:r w:rsidR="00183560" w:rsidRPr="00183560">
          <w:rPr>
            <w:rFonts w:ascii="Times New Roman" w:hAnsi="Times New Roman" w:cs="Times New Roman"/>
          </w:rPr>
          <w:t xml:space="preserve">By demonstrating that </w:t>
        </w:r>
      </w:ins>
      <w:ins w:id="1440" w:author="Benton, Deon" w:date="2026-03-19T15:58:00Z" w16du:dateUtc="2026-03-19T20:58:00Z">
        <w:r w:rsidR="009C431B">
          <w:rPr>
            <w:rFonts w:ascii="Times New Roman" w:hAnsi="Times New Roman" w:cs="Times New Roman"/>
          </w:rPr>
          <w:t>OM10</w:t>
        </w:r>
      </w:ins>
      <w:ins w:id="1441" w:author="Benton, Deon" w:date="2026-03-17T21:47:00Z" w16du:dateUtc="2026-03-18T02:47:00Z">
        <w:r w:rsidR="00183560" w:rsidRPr="00183560">
          <w:rPr>
            <w:rFonts w:ascii="Times New Roman" w:hAnsi="Times New Roman" w:cs="Times New Roman"/>
          </w:rPr>
          <w:t xml:space="preserve"> accounts for less of the data than </w:t>
        </w:r>
      </w:ins>
      <w:ins w:id="1442" w:author="Benton, Deon" w:date="2026-03-19T15:58:00Z" w16du:dateUtc="2026-03-19T20:58:00Z">
        <w:r w:rsidR="009C431B">
          <w:rPr>
            <w:rFonts w:ascii="Times New Roman" w:hAnsi="Times New Roman" w:cs="Times New Roman"/>
          </w:rPr>
          <w:t>ALIAS</w:t>
        </w:r>
      </w:ins>
      <w:ins w:id="1443" w:author="Benton, Deon" w:date="2026-03-17T21:47:00Z" w16du:dateUtc="2026-03-18T02:47:00Z">
        <w:r w:rsidR="00183560" w:rsidRPr="00183560">
          <w:rPr>
            <w:rFonts w:ascii="Times New Roman" w:hAnsi="Times New Roman" w:cs="Times New Roman"/>
          </w:rPr>
          <w:t xml:space="preserve">, the present simulations not only show that the limitations identified in </w:t>
        </w:r>
      </w:ins>
      <w:ins w:id="1444" w:author="Benton, Deon" w:date="2026-03-19T15:58:00Z" w16du:dateUtc="2026-03-19T20:58:00Z">
        <w:r w:rsidR="009C431B">
          <w:rPr>
            <w:rFonts w:ascii="Times New Roman" w:hAnsi="Times New Roman" w:cs="Times New Roman"/>
          </w:rPr>
          <w:t>OM10</w:t>
        </w:r>
      </w:ins>
      <w:ins w:id="1445" w:author="Benton, Deon" w:date="2026-03-17T21:47:00Z" w16du:dateUtc="2026-03-18T02:47:00Z">
        <w:r w:rsidR="00183560" w:rsidRPr="00183560">
          <w:rPr>
            <w:rFonts w:ascii="Times New Roman" w:hAnsi="Times New Roman" w:cs="Times New Roman"/>
          </w:rPr>
          <w:t xml:space="preserve"> are genuine but also demonstrate that removing them increases</w:t>
        </w:r>
      </w:ins>
      <w:ins w:id="1446" w:author="Benton, Deon" w:date="2026-03-19T15:59:00Z" w16du:dateUtc="2026-03-19T20:59:00Z">
        <w:r w:rsidR="009C431B">
          <w:rPr>
            <w:rFonts w:ascii="Times New Roman" w:hAnsi="Times New Roman" w:cs="Times New Roman"/>
          </w:rPr>
          <w:t xml:space="preserve"> explains the enhanced explanatory scope of ALIAS.</w:t>
        </w:r>
      </w:ins>
      <w:ins w:id="1447" w:author="Benton, Deon" w:date="2026-03-17T21:47:00Z" w16du:dateUtc="2026-03-18T02:47:00Z">
        <w:r w:rsidR="00183560" w:rsidRPr="00183560">
          <w:rPr>
            <w:rFonts w:ascii="Times New Roman" w:hAnsi="Times New Roman" w:cs="Times New Roman"/>
          </w:rPr>
          <w:t xml:space="preserve"> </w:t>
        </w:r>
      </w:ins>
    </w:p>
    <w:p w14:paraId="3003D899" w14:textId="31528C1F" w:rsidR="00524642" w:rsidRDefault="00524642" w:rsidP="000B75DA">
      <w:pPr>
        <w:spacing w:line="480" w:lineRule="auto"/>
        <w:ind w:firstLine="720"/>
        <w:contextualSpacing/>
        <w:rPr>
          <w:rFonts w:ascii="Times New Roman" w:hAnsi="Times New Roman" w:cs="Times New Roman"/>
        </w:rPr>
      </w:pPr>
      <w:r>
        <w:rPr>
          <w:rFonts w:ascii="Times New Roman" w:hAnsi="Times New Roman" w:cs="Times New Roman"/>
        </w:rPr>
        <w:t xml:space="preserve">In the </w:t>
      </w:r>
      <w:ins w:id="1448" w:author="Benton, Deon" w:date="2026-02-25T12:25:00Z" w16du:dateUtc="2026-02-25T18:25:00Z">
        <w:r w:rsidR="00050686">
          <w:rPr>
            <w:rFonts w:ascii="Times New Roman" w:hAnsi="Times New Roman" w:cs="Times New Roman"/>
          </w:rPr>
          <w:t xml:space="preserve">next section, I describe </w:t>
        </w:r>
      </w:ins>
      <w:ins w:id="1449" w:author="Benton, Deon" w:date="2026-04-08T10:41:00Z" w16du:dateUtc="2026-04-08T15:41:00Z">
        <w:r w:rsidR="001D1299">
          <w:rPr>
            <w:rFonts w:ascii="Times New Roman" w:hAnsi="Times New Roman" w:cs="Times New Roman"/>
          </w:rPr>
          <w:t xml:space="preserve">ALIAS’s architecture </w:t>
        </w:r>
      </w:ins>
      <w:ins w:id="1450" w:author="Benton, Deon" w:date="2026-02-25T12:26:00Z" w16du:dateUtc="2026-02-25T18:26:00Z">
        <w:r w:rsidR="00050686">
          <w:rPr>
            <w:rFonts w:ascii="Times New Roman" w:hAnsi="Times New Roman" w:cs="Times New Roman"/>
          </w:rPr>
          <w:t>and the pretraining experience</w:t>
        </w:r>
      </w:ins>
      <w:ins w:id="1451" w:author="Benton, Deon" w:date="2026-04-08T10:42:00Z" w16du:dateUtc="2026-04-08T15:42:00Z">
        <w:r w:rsidR="009870E3">
          <w:rPr>
            <w:rFonts w:ascii="Times New Roman" w:hAnsi="Times New Roman" w:cs="Times New Roman"/>
          </w:rPr>
          <w:t>—this experience was</w:t>
        </w:r>
        <w:r w:rsidR="00EF2209">
          <w:rPr>
            <w:rFonts w:ascii="Times New Roman" w:hAnsi="Times New Roman" w:cs="Times New Roman"/>
          </w:rPr>
          <w:t xml:space="preserve"> crucially</w:t>
        </w:r>
      </w:ins>
      <w:ins w:id="1452" w:author="Benton, Deon" w:date="2026-04-08T10:41:00Z" w16du:dateUtc="2026-04-08T15:41:00Z">
        <w:r w:rsidR="001645F2">
          <w:rPr>
            <w:rFonts w:ascii="Times New Roman" w:hAnsi="Times New Roman" w:cs="Times New Roman"/>
          </w:rPr>
          <w:t xml:space="preserve"> identical across all reported </w:t>
        </w:r>
      </w:ins>
      <w:ins w:id="1453" w:author="Benton, Deon" w:date="2026-02-25T12:26:00Z" w16du:dateUtc="2026-02-25T18:26:00Z">
        <w:r w:rsidR="00050686">
          <w:rPr>
            <w:rFonts w:ascii="Times New Roman" w:hAnsi="Times New Roman" w:cs="Times New Roman"/>
          </w:rPr>
          <w:t>simulations.</w:t>
        </w:r>
      </w:ins>
      <w:r>
        <w:rPr>
          <w:rFonts w:ascii="Times New Roman" w:hAnsi="Times New Roman" w:cs="Times New Roman"/>
        </w:rPr>
        <w:t xml:space="preserve"> </w:t>
      </w:r>
      <w:ins w:id="1454" w:author="Benton, Deon" w:date="2026-03-17T21:56:00Z" w16du:dateUtc="2026-03-18T02:56:00Z">
        <w:r w:rsidR="00514CDE">
          <w:rPr>
            <w:rFonts w:ascii="Times New Roman" w:hAnsi="Times New Roman" w:cs="Times New Roman"/>
          </w:rPr>
          <w:t>I also provide a</w:t>
        </w:r>
      </w:ins>
      <w:ins w:id="1455" w:author="Benton, Deon" w:date="2026-03-17T21:57:00Z" w16du:dateUtc="2026-03-18T02:57:00Z">
        <w:r w:rsidR="00514CDE">
          <w:rPr>
            <w:rFonts w:ascii="Times New Roman" w:hAnsi="Times New Roman" w:cs="Times New Roman"/>
          </w:rPr>
          <w:t xml:space="preserve">n </w:t>
        </w:r>
      </w:ins>
      <w:ins w:id="1456" w:author="Benton, Deon" w:date="2026-03-17T21:56:00Z" w16du:dateUtc="2026-03-18T02:56:00Z">
        <w:r w:rsidR="00514CDE">
          <w:rPr>
            <w:rFonts w:ascii="Times New Roman" w:hAnsi="Times New Roman" w:cs="Times New Roman"/>
          </w:rPr>
          <w:t xml:space="preserve">overview of </w:t>
        </w:r>
      </w:ins>
      <w:ins w:id="1457" w:author="Benton, Deon" w:date="2026-03-19T15:59:00Z" w16du:dateUtc="2026-03-19T20:59:00Z">
        <w:r w:rsidR="009A3502">
          <w:rPr>
            <w:rFonts w:ascii="Times New Roman" w:hAnsi="Times New Roman" w:cs="Times New Roman"/>
          </w:rPr>
          <w:t xml:space="preserve">OM10, </w:t>
        </w:r>
      </w:ins>
      <w:ins w:id="1458" w:author="Benton, Deon" w:date="2026-03-17T21:56:00Z" w16du:dateUtc="2026-03-18T02:56:00Z">
        <w:r w:rsidR="00514CDE">
          <w:rPr>
            <w:rFonts w:ascii="Times New Roman" w:hAnsi="Times New Roman" w:cs="Times New Roman"/>
          </w:rPr>
          <w:t>although</w:t>
        </w:r>
      </w:ins>
      <w:ins w:id="1459" w:author="Benton, Deon" w:date="2026-03-17T21:57:00Z" w16du:dateUtc="2026-03-18T02:57:00Z">
        <w:r w:rsidR="00514CDE">
          <w:rPr>
            <w:rFonts w:ascii="Times New Roman" w:hAnsi="Times New Roman" w:cs="Times New Roman"/>
          </w:rPr>
          <w:t xml:space="preserve"> </w:t>
        </w:r>
      </w:ins>
      <w:ins w:id="1460" w:author="Benton, Deon" w:date="2026-03-19T15:59:00Z" w16du:dateUtc="2026-03-19T20:59:00Z">
        <w:r w:rsidR="009A3502">
          <w:rPr>
            <w:rFonts w:ascii="Times New Roman" w:hAnsi="Times New Roman" w:cs="Times New Roman"/>
          </w:rPr>
          <w:t xml:space="preserve">the description of this model will </w:t>
        </w:r>
      </w:ins>
      <w:ins w:id="1461" w:author="Benton, Deon" w:date="2026-03-19T16:00:00Z" w16du:dateUtc="2026-03-19T21:00:00Z">
        <w:r w:rsidR="009A3502">
          <w:rPr>
            <w:rFonts w:ascii="Times New Roman" w:hAnsi="Times New Roman" w:cs="Times New Roman"/>
          </w:rPr>
          <w:t>be</w:t>
        </w:r>
      </w:ins>
      <w:ins w:id="1462" w:author="Benton, Deon" w:date="2026-03-17T21:57:00Z" w16du:dateUtc="2026-03-18T02:57:00Z">
        <w:r w:rsidR="00514CDE">
          <w:rPr>
            <w:rFonts w:ascii="Times New Roman" w:hAnsi="Times New Roman" w:cs="Times New Roman"/>
          </w:rPr>
          <w:t xml:space="preserve"> kept brief given that </w:t>
        </w:r>
      </w:ins>
      <w:ins w:id="1463" w:author="Benton, Deon" w:date="2026-03-19T16:00:00Z" w16du:dateUtc="2026-03-19T21:00:00Z">
        <w:r w:rsidR="009A3502">
          <w:rPr>
            <w:rFonts w:ascii="Times New Roman" w:hAnsi="Times New Roman" w:cs="Times New Roman"/>
          </w:rPr>
          <w:t>a fuller description can be found in</w:t>
        </w:r>
      </w:ins>
      <w:ins w:id="1464" w:author="Benton, Deon" w:date="2026-03-17T21:58:00Z" w16du:dateUtc="2026-03-18T02:58:00Z">
        <w:r w:rsidR="00514CDE">
          <w:rPr>
            <w:rFonts w:ascii="Times New Roman" w:hAnsi="Times New Roman" w:cs="Times New Roman"/>
          </w:rPr>
          <w:t xml:space="preserve"> Overwalle (2010).</w:t>
        </w:r>
      </w:ins>
      <w:ins w:id="1465" w:author="Benton, Deon" w:date="2026-03-17T21:56:00Z" w16du:dateUtc="2026-03-18T02:56:00Z">
        <w:r w:rsidR="00514CDE">
          <w:rPr>
            <w:rFonts w:ascii="Times New Roman" w:hAnsi="Times New Roman" w:cs="Times New Roman"/>
          </w:rPr>
          <w:t xml:space="preserve"> </w:t>
        </w:r>
      </w:ins>
      <w:r>
        <w:rPr>
          <w:rFonts w:ascii="Times New Roman" w:hAnsi="Times New Roman" w:cs="Times New Roman"/>
        </w:rPr>
        <w:t xml:space="preserve">I then present </w:t>
      </w:r>
      <w:ins w:id="1466" w:author="Benton, Deon" w:date="2026-04-08T10:42:00Z" w16du:dateUtc="2026-04-08T15:42:00Z">
        <w:r w:rsidR="00651F98">
          <w:rPr>
            <w:rFonts w:ascii="Times New Roman" w:hAnsi="Times New Roman" w:cs="Times New Roman"/>
          </w:rPr>
          <w:t>X</w:t>
        </w:r>
      </w:ins>
      <w:ins w:id="1467" w:author="Benton, Deon" w:date="2026-02-25T12:28:00Z" w16du:dateUtc="2026-02-25T18:28:00Z">
        <w:r w:rsidR="00E129B7">
          <w:rPr>
            <w:rFonts w:ascii="Times New Roman" w:hAnsi="Times New Roman" w:cs="Times New Roman"/>
          </w:rPr>
          <w:t xml:space="preserve"> </w:t>
        </w:r>
      </w:ins>
      <w:r>
        <w:rPr>
          <w:rFonts w:ascii="Times New Roman" w:hAnsi="Times New Roman" w:cs="Times New Roman"/>
        </w:rPr>
        <w:t>simulations,</w:t>
      </w:r>
      <w:ins w:id="1468" w:author="Benton, Deon" w:date="2026-03-20T10:29:00Z" w16du:dateUtc="2026-03-20T15:29:00Z">
        <w:r w:rsidR="00F55EAD">
          <w:rPr>
            <w:rFonts w:ascii="Times New Roman" w:hAnsi="Times New Roman" w:cs="Times New Roman"/>
          </w:rPr>
          <w:t xml:space="preserve"> </w:t>
        </w:r>
      </w:ins>
      <w:r>
        <w:rPr>
          <w:rFonts w:ascii="Times New Roman" w:hAnsi="Times New Roman" w:cs="Times New Roman"/>
        </w:rPr>
        <w:t xml:space="preserve">each corresponding to </w:t>
      </w:r>
      <w:r w:rsidR="000B75DA">
        <w:rPr>
          <w:rFonts w:ascii="Times New Roman" w:hAnsi="Times New Roman" w:cs="Times New Roman"/>
        </w:rPr>
        <w:t xml:space="preserve">one of the </w:t>
      </w:r>
      <w:r w:rsidR="00087B68">
        <w:rPr>
          <w:rFonts w:ascii="Times New Roman" w:hAnsi="Times New Roman" w:cs="Times New Roman"/>
        </w:rPr>
        <w:t>aforementioned key findings</w:t>
      </w:r>
      <w:ins w:id="1469" w:author="Benton, Deon" w:date="2026-04-08T10:43:00Z" w16du:dateUtc="2026-04-08T15:43:00Z">
        <w:r w:rsidR="00651F98">
          <w:rPr>
            <w:rFonts w:ascii="Times New Roman" w:hAnsi="Times New Roman" w:cs="Times New Roman"/>
          </w:rPr>
          <w:t xml:space="preserve"> or to a model prediction that should be tested in future behavioral research</w:t>
        </w:r>
      </w:ins>
      <w:r>
        <w:rPr>
          <w:rFonts w:ascii="Times New Roman" w:hAnsi="Times New Roman" w:cs="Times New Roman"/>
        </w:rPr>
        <w:t xml:space="preserve">. </w:t>
      </w:r>
      <w:ins w:id="1470" w:author="Benton, Deon" w:date="2026-03-17T22:07:00Z" w16du:dateUtc="2026-03-18T03:07:00Z">
        <w:r w:rsidR="006B5ACD">
          <w:rPr>
            <w:rFonts w:ascii="Times New Roman" w:hAnsi="Times New Roman" w:cs="Times New Roman"/>
          </w:rPr>
          <w:t>I</w:t>
        </w:r>
      </w:ins>
      <w:ins w:id="1471" w:author="Benton, Deon" w:date="2026-03-17T22:08:00Z" w16du:dateUtc="2026-03-18T03:08:00Z">
        <w:r w:rsidR="006B5ACD">
          <w:rPr>
            <w:rFonts w:ascii="Times New Roman" w:hAnsi="Times New Roman" w:cs="Times New Roman"/>
          </w:rPr>
          <w:t>n</w:t>
        </w:r>
      </w:ins>
      <w:ins w:id="1472" w:author="Benton, Deon" w:date="2026-03-17T22:07:00Z" w16du:dateUtc="2026-03-18T03:07:00Z">
        <w:r w:rsidR="006B5ACD">
          <w:rPr>
            <w:rFonts w:ascii="Times New Roman" w:hAnsi="Times New Roman" w:cs="Times New Roman"/>
          </w:rPr>
          <w:t xml:space="preserve"> each </w:t>
        </w:r>
      </w:ins>
      <w:ins w:id="1473" w:author="Benton, Deon" w:date="2026-03-17T22:08:00Z" w16du:dateUtc="2026-03-18T03:08:00Z">
        <w:r w:rsidR="006B5ACD">
          <w:rPr>
            <w:rFonts w:ascii="Times New Roman" w:hAnsi="Times New Roman" w:cs="Times New Roman"/>
          </w:rPr>
          <w:t>simulation</w:t>
        </w:r>
      </w:ins>
      <w:ins w:id="1474" w:author="Benton, Deon" w:date="2026-03-17T22:07:00Z" w16du:dateUtc="2026-03-18T03:07:00Z">
        <w:r w:rsidR="006B5ACD">
          <w:rPr>
            <w:rFonts w:ascii="Times New Roman" w:hAnsi="Times New Roman" w:cs="Times New Roman"/>
          </w:rPr>
          <w:t>, I comp</w:t>
        </w:r>
      </w:ins>
      <w:ins w:id="1475" w:author="Benton, Deon" w:date="2026-03-17T22:08:00Z" w16du:dateUtc="2026-03-18T03:08:00Z">
        <w:r w:rsidR="006B5ACD">
          <w:rPr>
            <w:rFonts w:ascii="Times New Roman" w:hAnsi="Times New Roman" w:cs="Times New Roman"/>
          </w:rPr>
          <w:t xml:space="preserve">are the performance of ALIAS to </w:t>
        </w:r>
      </w:ins>
      <w:ins w:id="1476" w:author="Benton, Deon" w:date="2026-03-17T22:10:00Z" w16du:dateUtc="2026-03-18T03:10:00Z">
        <w:r w:rsidR="006B5ACD">
          <w:rPr>
            <w:rFonts w:ascii="Times New Roman" w:hAnsi="Times New Roman" w:cs="Times New Roman"/>
          </w:rPr>
          <w:t xml:space="preserve">that of </w:t>
        </w:r>
      </w:ins>
      <w:ins w:id="1477" w:author="Benton, Deon" w:date="2026-03-17T22:08:00Z" w16du:dateUtc="2026-03-18T03:08:00Z">
        <w:r w:rsidR="006B5ACD">
          <w:rPr>
            <w:rFonts w:ascii="Times New Roman" w:hAnsi="Times New Roman" w:cs="Times New Roman"/>
          </w:rPr>
          <w:t>OM</w:t>
        </w:r>
      </w:ins>
      <w:ins w:id="1478" w:author="Benton, Deon" w:date="2026-03-19T16:01:00Z" w16du:dateUtc="2026-03-19T21:01:00Z">
        <w:r w:rsidR="00DD5CA9">
          <w:rPr>
            <w:rFonts w:ascii="Times New Roman" w:hAnsi="Times New Roman" w:cs="Times New Roman"/>
          </w:rPr>
          <w:t>10</w:t>
        </w:r>
      </w:ins>
      <w:ins w:id="1479" w:author="Benton, Deon" w:date="2026-03-17T22:08:00Z" w16du:dateUtc="2026-03-18T03:08:00Z">
        <w:r w:rsidR="006B5ACD">
          <w:rPr>
            <w:rFonts w:ascii="Times New Roman" w:hAnsi="Times New Roman" w:cs="Times New Roman"/>
          </w:rPr>
          <w:t xml:space="preserve"> to </w:t>
        </w:r>
      </w:ins>
      <w:ins w:id="1480" w:author="Benton, Deon" w:date="2026-03-17T22:09:00Z" w16du:dateUtc="2026-03-18T03:09:00Z">
        <w:r w:rsidR="006B5ACD">
          <w:rPr>
            <w:rFonts w:ascii="Times New Roman" w:hAnsi="Times New Roman" w:cs="Times New Roman"/>
          </w:rPr>
          <w:t>determine</w:t>
        </w:r>
      </w:ins>
      <w:ins w:id="1481" w:author="Benton, Deon" w:date="2026-03-17T22:10:00Z" w16du:dateUtc="2026-03-18T03:10:00Z">
        <w:r w:rsidR="006B5ACD">
          <w:rPr>
            <w:rFonts w:ascii="Times New Roman" w:hAnsi="Times New Roman" w:cs="Times New Roman"/>
          </w:rPr>
          <w:t xml:space="preserve"> </w:t>
        </w:r>
      </w:ins>
      <w:ins w:id="1482" w:author="Benton, Deon" w:date="2026-03-17T22:13:00Z" w16du:dateUtc="2026-03-18T03:13:00Z">
        <w:r w:rsidR="006B5ACD">
          <w:rPr>
            <w:rFonts w:ascii="Times New Roman" w:hAnsi="Times New Roman" w:cs="Times New Roman"/>
          </w:rPr>
          <w:t>which model</w:t>
        </w:r>
      </w:ins>
      <w:ins w:id="1483" w:author="Benton, Deon" w:date="2026-03-19T16:02:00Z" w16du:dateUtc="2026-03-19T21:02:00Z">
        <w:r w:rsidR="00DD5CA9">
          <w:rPr>
            <w:rFonts w:ascii="Times New Roman" w:hAnsi="Times New Roman" w:cs="Times New Roman"/>
          </w:rPr>
          <w:t xml:space="preserve"> provides a better qualitative description of</w:t>
        </w:r>
      </w:ins>
      <w:ins w:id="1484" w:author="Benton, Deon" w:date="2026-03-17T22:14:00Z" w16du:dateUtc="2026-03-18T03:14:00Z">
        <w:r w:rsidR="006B5ACD">
          <w:rPr>
            <w:rFonts w:ascii="Times New Roman" w:hAnsi="Times New Roman" w:cs="Times New Roman"/>
          </w:rPr>
          <w:t xml:space="preserve"> </w:t>
        </w:r>
      </w:ins>
      <w:ins w:id="1485" w:author="Benton, Deon" w:date="2026-03-17T22:16:00Z" w16du:dateUtc="2026-03-18T03:16:00Z">
        <w:r w:rsidR="008D6A75">
          <w:rPr>
            <w:rFonts w:ascii="Times New Roman" w:hAnsi="Times New Roman" w:cs="Times New Roman"/>
          </w:rPr>
          <w:t>that simulation’s target finding</w:t>
        </w:r>
      </w:ins>
      <w:ins w:id="1486" w:author="Benton, Deon" w:date="2026-03-17T22:14:00Z" w16du:dateUtc="2026-03-18T03:14:00Z">
        <w:r w:rsidR="006B5ACD">
          <w:rPr>
            <w:rFonts w:ascii="Times New Roman" w:hAnsi="Times New Roman" w:cs="Times New Roman"/>
          </w:rPr>
          <w:t>.</w:t>
        </w:r>
      </w:ins>
      <w:ins w:id="1487" w:author="Benton, Deon" w:date="2026-03-17T22:10:00Z" w16du:dateUtc="2026-03-18T03:10:00Z">
        <w:r w:rsidR="006B5ACD">
          <w:rPr>
            <w:rFonts w:ascii="Times New Roman" w:hAnsi="Times New Roman" w:cs="Times New Roman"/>
          </w:rPr>
          <w:t xml:space="preserve"> </w:t>
        </w:r>
      </w:ins>
      <w:r>
        <w:rPr>
          <w:rFonts w:ascii="Times New Roman" w:hAnsi="Times New Roman" w:cs="Times New Roman"/>
        </w:rPr>
        <w:t xml:space="preserve">Given </w:t>
      </w:r>
      <w:ins w:id="1488" w:author="Benton, Deon" w:date="2026-03-19T16:04:00Z" w16du:dateUtc="2026-03-19T21:04:00Z">
        <w:r w:rsidR="0086295B">
          <w:rPr>
            <w:rFonts w:ascii="Times New Roman" w:hAnsi="Times New Roman" w:cs="Times New Roman"/>
          </w:rPr>
          <w:t xml:space="preserve">the </w:t>
        </w:r>
      </w:ins>
      <w:del w:id="1489" w:author="Benton, Deon" w:date="2026-03-19T16:04:00Z" w16du:dateUtc="2026-03-19T21:04:00Z">
        <w:r w:rsidDel="0086295B">
          <w:rPr>
            <w:rFonts w:ascii="Times New Roman" w:hAnsi="Times New Roman" w:cs="Times New Roman"/>
          </w:rPr>
          <w:delText xml:space="preserve"> </w:delText>
        </w:r>
      </w:del>
      <w:ins w:id="1490" w:author="Benton, Deon" w:date="2026-03-19T16:04:00Z" w16du:dateUtc="2026-03-19T21:04:00Z">
        <w:r w:rsidR="0086295B">
          <w:rPr>
            <w:rFonts w:ascii="Times New Roman" w:hAnsi="Times New Roman" w:cs="Times New Roman"/>
          </w:rPr>
          <w:t xml:space="preserve">overarching aim of the present simulations to demonstrate that ALIAS </w:t>
        </w:r>
      </w:ins>
      <w:r>
        <w:rPr>
          <w:rFonts w:ascii="Times New Roman" w:hAnsi="Times New Roman" w:cs="Times New Roman"/>
        </w:rPr>
        <w:t xml:space="preserve">can </w:t>
      </w:r>
      <w:ins w:id="1491" w:author="Benton, Deon" w:date="2026-03-19T16:05:00Z" w16du:dateUtc="2026-03-19T21:05:00Z">
        <w:r w:rsidR="0086295B">
          <w:rPr>
            <w:rFonts w:ascii="Times New Roman" w:hAnsi="Times New Roman" w:cs="Times New Roman"/>
          </w:rPr>
          <w:t>capture the five target findings</w:t>
        </w:r>
      </w:ins>
      <w:r>
        <w:rPr>
          <w:rFonts w:ascii="Times New Roman" w:hAnsi="Times New Roman" w:cs="Times New Roman"/>
        </w:rPr>
        <w:t>, each of the studies that illustrate one of the previous findings will be modeled only at the most general level</w:t>
      </w:r>
      <w:r w:rsidR="00087B68">
        <w:rPr>
          <w:rFonts w:ascii="Times New Roman" w:hAnsi="Times New Roman" w:cs="Times New Roman"/>
        </w:rPr>
        <w:t>, and all will be construed with the context of that paradigm</w:t>
      </w:r>
      <w:r>
        <w:rPr>
          <w:rFonts w:ascii="Times New Roman" w:hAnsi="Times New Roman" w:cs="Times New Roman"/>
        </w:rPr>
        <w:t xml:space="preserve">.  This means that </w:t>
      </w:r>
      <w:ins w:id="1492" w:author="Benton, Deon" w:date="2026-03-19T16:05:00Z" w16du:dateUtc="2026-03-19T21:05:00Z">
        <w:r w:rsidR="0086295B">
          <w:rPr>
            <w:rFonts w:ascii="Times New Roman" w:hAnsi="Times New Roman" w:cs="Times New Roman"/>
          </w:rPr>
          <w:t xml:space="preserve">experimental or methodological </w:t>
        </w:r>
      </w:ins>
      <w:r w:rsidR="00826D1B">
        <w:rPr>
          <w:rFonts w:ascii="Times New Roman" w:hAnsi="Times New Roman" w:cs="Times New Roman"/>
        </w:rPr>
        <w:t xml:space="preserve">details </w:t>
      </w:r>
      <w:r>
        <w:rPr>
          <w:rFonts w:ascii="Times New Roman" w:hAnsi="Times New Roman" w:cs="Times New Roman"/>
        </w:rPr>
        <w:t xml:space="preserve">deemed nonessential </w:t>
      </w:r>
      <w:r w:rsidR="00826D1B">
        <w:rPr>
          <w:rFonts w:ascii="Times New Roman" w:hAnsi="Times New Roman" w:cs="Times New Roman"/>
        </w:rPr>
        <w:t xml:space="preserve">for assessing the implications and </w:t>
      </w:r>
      <w:r w:rsidR="00777E51">
        <w:rPr>
          <w:rFonts w:ascii="Times New Roman" w:hAnsi="Times New Roman" w:cs="Times New Roman"/>
        </w:rPr>
        <w:t>consequences</w:t>
      </w:r>
      <w:r w:rsidR="00826D1B">
        <w:rPr>
          <w:rFonts w:ascii="Times New Roman" w:hAnsi="Times New Roman" w:cs="Times New Roman"/>
        </w:rPr>
        <w:t xml:space="preserve"> of the present </w:t>
      </w:r>
      <w:ins w:id="1493" w:author="Benton, Deon" w:date="2026-03-19T16:06:00Z" w16du:dateUtc="2026-03-19T21:06:00Z">
        <w:r w:rsidR="004D5D03">
          <w:rPr>
            <w:rFonts w:ascii="Times New Roman" w:hAnsi="Times New Roman" w:cs="Times New Roman"/>
          </w:rPr>
          <w:t xml:space="preserve">account </w:t>
        </w:r>
      </w:ins>
      <w:r>
        <w:rPr>
          <w:rFonts w:ascii="Times New Roman" w:hAnsi="Times New Roman" w:cs="Times New Roman"/>
        </w:rPr>
        <w:t>were omitted</w:t>
      </w:r>
      <w:r w:rsidR="00826D1B">
        <w:rPr>
          <w:rFonts w:ascii="Times New Roman" w:hAnsi="Times New Roman" w:cs="Times New Roman"/>
        </w:rPr>
        <w:t xml:space="preserve"> (e.g., the perceptual overlap between objects</w:t>
      </w:r>
      <w:r w:rsidR="002E3A21">
        <w:rPr>
          <w:rFonts w:ascii="Times New Roman" w:hAnsi="Times New Roman" w:cs="Times New Roman"/>
        </w:rPr>
        <w:t>,</w:t>
      </w:r>
      <w:r w:rsidR="00826D1B">
        <w:rPr>
          <w:rFonts w:ascii="Times New Roman" w:hAnsi="Times New Roman" w:cs="Times New Roman"/>
        </w:rPr>
        <w:t xml:space="preserve"> the full range of actions that infants might plausibly encounter in everyday life,</w:t>
      </w:r>
      <w:r w:rsidR="002E3A21">
        <w:rPr>
          <w:rFonts w:ascii="Times New Roman" w:hAnsi="Times New Roman" w:cs="Times New Roman"/>
        </w:rPr>
        <w:t xml:space="preserve"> among others</w:t>
      </w:r>
      <w:r w:rsidR="00826D1B">
        <w:rPr>
          <w:rFonts w:ascii="Times New Roman" w:hAnsi="Times New Roman" w:cs="Times New Roman"/>
        </w:rPr>
        <w:t>)</w:t>
      </w:r>
      <w:r>
        <w:rPr>
          <w:rFonts w:ascii="Times New Roman" w:hAnsi="Times New Roman" w:cs="Times New Roman"/>
        </w:rPr>
        <w:t xml:space="preserve">. </w:t>
      </w:r>
      <w:ins w:id="1494" w:author="Benton, Deon" w:date="2026-02-25T12:30:00Z" w16du:dateUtc="2026-02-25T18:30:00Z">
        <w:r w:rsidR="004B22DC">
          <w:rPr>
            <w:rFonts w:ascii="Times New Roman" w:hAnsi="Times New Roman" w:cs="Times New Roman"/>
          </w:rPr>
          <w:t>In cases where the original reports did not provide sufficient detail</w:t>
        </w:r>
      </w:ins>
      <w:ins w:id="1495" w:author="Benton, Deon" w:date="2026-03-19T16:06:00Z" w16du:dateUtc="2026-03-19T21:06:00Z">
        <w:r w:rsidR="00905E6E">
          <w:rPr>
            <w:rFonts w:ascii="Times New Roman" w:hAnsi="Times New Roman" w:cs="Times New Roman"/>
          </w:rPr>
          <w:t xml:space="preserve"> to model </w:t>
        </w:r>
      </w:ins>
      <w:ins w:id="1496" w:author="Benton, Deon" w:date="2026-03-19T16:07:00Z" w16du:dateUtc="2026-03-19T21:07:00Z">
        <w:r w:rsidR="00AD7425">
          <w:rPr>
            <w:rFonts w:ascii="Times New Roman" w:hAnsi="Times New Roman" w:cs="Times New Roman"/>
          </w:rPr>
          <w:t>aspects of a study that a</w:t>
        </w:r>
        <w:r w:rsidR="009C1D07">
          <w:rPr>
            <w:rFonts w:ascii="Times New Roman" w:hAnsi="Times New Roman" w:cs="Times New Roman"/>
          </w:rPr>
          <w:t xml:space="preserve"> veritable</w:t>
        </w:r>
        <w:r w:rsidR="00AD7425">
          <w:rPr>
            <w:rFonts w:ascii="Times New Roman" w:hAnsi="Times New Roman" w:cs="Times New Roman"/>
          </w:rPr>
          <w:t xml:space="preserve"> model of it must implement</w:t>
        </w:r>
      </w:ins>
      <w:ins w:id="1497" w:author="Benton, Deon" w:date="2026-02-25T12:31:00Z" w16du:dateUtc="2026-02-25T18:31:00Z">
        <w:r w:rsidR="00C90067">
          <w:rPr>
            <w:rFonts w:ascii="Times New Roman" w:hAnsi="Times New Roman" w:cs="Times New Roman"/>
          </w:rPr>
          <w:t xml:space="preserve"> (e.g., the length of the action phase in Skerry et</w:t>
        </w:r>
      </w:ins>
      <w:ins w:id="1498" w:author="Benton, Deon" w:date="2026-02-25T12:32:00Z" w16du:dateUtc="2026-02-25T18:32:00Z">
        <w:r w:rsidR="00C90067">
          <w:rPr>
            <w:rFonts w:ascii="Times New Roman" w:hAnsi="Times New Roman" w:cs="Times New Roman"/>
          </w:rPr>
          <w:t xml:space="preserve"> al., 2013)</w:t>
        </w:r>
      </w:ins>
      <w:ins w:id="1499" w:author="Benton, Deon" w:date="2026-02-25T12:30:00Z" w16du:dateUtc="2026-02-25T18:30:00Z">
        <w:r w:rsidR="004B22DC">
          <w:rPr>
            <w:rFonts w:ascii="Times New Roman" w:hAnsi="Times New Roman" w:cs="Times New Roman"/>
          </w:rPr>
          <w:t xml:space="preserve">, </w:t>
        </w:r>
      </w:ins>
      <w:ins w:id="1500" w:author="Benton, Deon" w:date="2026-02-25T12:31:00Z" w16du:dateUtc="2026-02-25T18:31:00Z">
        <w:r w:rsidR="004B22DC">
          <w:rPr>
            <w:rFonts w:ascii="Times New Roman" w:hAnsi="Times New Roman" w:cs="Times New Roman"/>
          </w:rPr>
          <w:t>reasonable assumptions were made to implement those elements in the present simulations.</w:t>
        </w:r>
      </w:ins>
      <w:ins w:id="1501" w:author="Benton, Deon" w:date="2026-03-20T10:29:00Z" w16du:dateUtc="2026-03-20T15:29:00Z">
        <w:r w:rsidR="00F55EAD">
          <w:rPr>
            <w:rFonts w:ascii="Times New Roman" w:hAnsi="Times New Roman" w:cs="Times New Roman"/>
          </w:rPr>
          <w:t xml:space="preserve"> Finally, because </w:t>
        </w:r>
      </w:ins>
      <w:ins w:id="1502" w:author="Benton, Deon" w:date="2026-03-20T10:35:00Z" w16du:dateUtc="2026-03-20T15:35:00Z">
        <w:r w:rsidR="00232BD9">
          <w:rPr>
            <w:rFonts w:ascii="Times New Roman" w:hAnsi="Times New Roman" w:cs="Times New Roman"/>
          </w:rPr>
          <w:t>a key theoretical claim of the</w:t>
        </w:r>
      </w:ins>
      <w:ins w:id="1503" w:author="Benton, Deon" w:date="2026-03-20T10:31:00Z" w16du:dateUtc="2026-03-20T15:31:00Z">
        <w:r w:rsidR="00F55EAD">
          <w:rPr>
            <w:rFonts w:ascii="Times New Roman" w:hAnsi="Times New Roman" w:cs="Times New Roman"/>
          </w:rPr>
          <w:t xml:space="preserve"> present account</w:t>
        </w:r>
      </w:ins>
      <w:ins w:id="1504" w:author="Benton, Deon" w:date="2026-03-20T10:30:00Z" w16du:dateUtc="2026-03-20T15:30:00Z">
        <w:r w:rsidR="00F55EAD">
          <w:rPr>
            <w:rFonts w:ascii="Times New Roman" w:hAnsi="Times New Roman" w:cs="Times New Roman"/>
          </w:rPr>
          <w:t xml:space="preserve"> is that</w:t>
        </w:r>
      </w:ins>
      <w:ins w:id="1505" w:author="Benton, Deon" w:date="2026-03-20T10:31:00Z" w16du:dateUtc="2026-03-20T15:31:00Z">
        <w:r w:rsidR="00530DF1">
          <w:rPr>
            <w:rFonts w:ascii="Times New Roman" w:hAnsi="Times New Roman" w:cs="Times New Roman"/>
          </w:rPr>
          <w:t xml:space="preserve"> the strength of the association between a barrier and arced motion depends on their configuration, </w:t>
        </w:r>
      </w:ins>
      <w:ins w:id="1506" w:author="Benton, Deon" w:date="2026-03-20T10:32:00Z" w16du:dateUtc="2026-03-20T15:32:00Z">
        <w:r w:rsidR="00530DF1">
          <w:rPr>
            <w:rFonts w:ascii="Times New Roman" w:hAnsi="Times New Roman" w:cs="Times New Roman"/>
          </w:rPr>
          <w:lastRenderedPageBreak/>
          <w:t>each simulation also includes the results of a model in which salience information is removed</w:t>
        </w:r>
      </w:ins>
      <w:ins w:id="1507" w:author="Benton, Deon" w:date="2026-03-20T10:33:00Z" w16du:dateUtc="2026-03-20T15:33:00Z">
        <w:r w:rsidR="00530DF1">
          <w:rPr>
            <w:rFonts w:ascii="Times New Roman" w:hAnsi="Times New Roman" w:cs="Times New Roman"/>
          </w:rPr>
          <w:t xml:space="preserve">. </w:t>
        </w:r>
      </w:ins>
      <w:ins w:id="1508" w:author="Benton, Deon" w:date="2026-03-20T10:35:00Z" w16du:dateUtc="2026-03-20T15:35:00Z">
        <w:r w:rsidR="00232BD9">
          <w:rPr>
            <w:rFonts w:ascii="Times New Roman" w:hAnsi="Times New Roman" w:cs="Times New Roman"/>
          </w:rPr>
          <w:t xml:space="preserve">Removing </w:t>
        </w:r>
      </w:ins>
      <w:ins w:id="1509" w:author="Benton, Deon" w:date="2026-03-20T10:36:00Z" w16du:dateUtc="2026-03-20T15:36:00Z">
        <w:r w:rsidR="00232BD9">
          <w:rPr>
            <w:rFonts w:ascii="Times New Roman" w:hAnsi="Times New Roman" w:cs="Times New Roman"/>
          </w:rPr>
          <w:t xml:space="preserve">this </w:t>
        </w:r>
      </w:ins>
      <w:ins w:id="1510" w:author="Benton, Deon" w:date="2026-03-20T10:35:00Z" w16du:dateUtc="2026-03-20T15:35:00Z">
        <w:r w:rsidR="00232BD9">
          <w:rPr>
            <w:rFonts w:ascii="Times New Roman" w:hAnsi="Times New Roman" w:cs="Times New Roman"/>
          </w:rPr>
          <w:t>information ensures that</w:t>
        </w:r>
      </w:ins>
      <w:ins w:id="1511" w:author="Benton, Deon" w:date="2026-03-20T10:36:00Z" w16du:dateUtc="2026-03-20T15:36:00Z">
        <w:r w:rsidR="00232BD9">
          <w:rPr>
            <w:rFonts w:ascii="Times New Roman" w:hAnsi="Times New Roman" w:cs="Times New Roman"/>
          </w:rPr>
          <w:t xml:space="preserve"> no</w:t>
        </w:r>
      </w:ins>
      <w:ins w:id="1512" w:author="Benton, Deon" w:date="2026-03-20T10:33:00Z" w16du:dateUtc="2026-03-20T15:33:00Z">
        <w:r w:rsidR="00530DF1">
          <w:rPr>
            <w:rFonts w:ascii="Times New Roman" w:hAnsi="Times New Roman" w:cs="Times New Roman"/>
          </w:rPr>
          <w:t xml:space="preserve"> aspect of a simulation is more salient than another. </w:t>
        </w:r>
      </w:ins>
    </w:p>
    <w:p w14:paraId="1E99231A" w14:textId="77777777" w:rsidR="00524642" w:rsidRPr="00AE090A" w:rsidRDefault="00524642" w:rsidP="00524642">
      <w:pPr>
        <w:spacing w:line="480" w:lineRule="auto"/>
        <w:ind w:firstLine="720"/>
        <w:contextualSpacing/>
        <w:rPr>
          <w:rFonts w:ascii="Times New Roman" w:hAnsi="Times New Roman" w:cs="Times New Roman"/>
        </w:rPr>
      </w:pPr>
    </w:p>
    <w:p w14:paraId="73E454CA" w14:textId="77777777" w:rsidR="00524642" w:rsidRDefault="00524642" w:rsidP="00524642">
      <w:pPr>
        <w:spacing w:line="480" w:lineRule="auto"/>
        <w:contextualSpacing/>
        <w:jc w:val="center"/>
        <w:rPr>
          <w:rFonts w:ascii="Times New Roman" w:hAnsi="Times New Roman" w:cs="Times New Roman"/>
          <w:b/>
          <w:bCs/>
        </w:rPr>
      </w:pPr>
      <w:r>
        <w:rPr>
          <w:rFonts w:ascii="Times New Roman" w:hAnsi="Times New Roman" w:cs="Times New Roman"/>
          <w:b/>
          <w:bCs/>
        </w:rPr>
        <w:t>General Method</w:t>
      </w:r>
    </w:p>
    <w:p w14:paraId="1995BA01" w14:textId="77777777" w:rsidR="00524642" w:rsidRPr="0005092E" w:rsidRDefault="00524642" w:rsidP="00524642">
      <w:pPr>
        <w:spacing w:line="480" w:lineRule="auto"/>
        <w:contextualSpacing/>
        <w:rPr>
          <w:rFonts w:ascii="Times New Roman" w:hAnsi="Times New Roman" w:cs="Times New Roman"/>
          <w:b/>
          <w:bCs/>
          <w:i/>
          <w:iCs/>
        </w:rPr>
      </w:pPr>
      <w:r w:rsidRPr="0005092E">
        <w:rPr>
          <w:rFonts w:ascii="Times New Roman" w:hAnsi="Times New Roman" w:cs="Times New Roman"/>
          <w:b/>
          <w:bCs/>
          <w:i/>
          <w:iCs/>
        </w:rPr>
        <w:t>Network Architecture</w:t>
      </w:r>
    </w:p>
    <w:p w14:paraId="379A39D1" w14:textId="1491A878" w:rsidR="00640CAC" w:rsidRDefault="00524642" w:rsidP="00640CAC">
      <w:pPr>
        <w:spacing w:line="480" w:lineRule="auto"/>
        <w:contextualSpacing/>
        <w:rPr>
          <w:ins w:id="1513" w:author="Benton, Deon" w:date="2026-03-23T16:40:00Z" w16du:dateUtc="2026-03-23T21:40:00Z"/>
          <w:rFonts w:ascii="Times New Roman" w:hAnsi="Times New Roman" w:cs="Times New Roman"/>
        </w:rPr>
      </w:pPr>
      <w:r>
        <w:rPr>
          <w:rFonts w:ascii="Times New Roman" w:hAnsi="Times New Roman" w:cs="Times New Roman"/>
        </w:rPr>
        <w:tab/>
      </w:r>
      <w:ins w:id="1514" w:author="Benton, Deon" w:date="2026-03-20T14:32:00Z" w16du:dateUtc="2026-03-20T19:32:00Z">
        <w:r w:rsidR="007712E0">
          <w:rPr>
            <w:rFonts w:ascii="Times New Roman" w:hAnsi="Times New Roman" w:cs="Times New Roman"/>
            <w:b/>
            <w:bCs/>
          </w:rPr>
          <w:t xml:space="preserve">OM10. </w:t>
        </w:r>
      </w:ins>
      <w:ins w:id="1515" w:author="Benton, Deon" w:date="2026-03-20T14:33:00Z" w16du:dateUtc="2026-03-20T19:33:00Z">
        <w:r w:rsidR="00432BEB">
          <w:rPr>
            <w:rFonts w:ascii="Times New Roman" w:hAnsi="Times New Roman" w:cs="Times New Roman"/>
          </w:rPr>
          <w:t>The Over</w:t>
        </w:r>
      </w:ins>
      <w:ins w:id="1516" w:author="Benton, Deon" w:date="2026-03-20T14:34:00Z" w16du:dateUtc="2026-03-20T19:34:00Z">
        <w:r w:rsidR="00432BEB">
          <w:rPr>
            <w:rFonts w:ascii="Times New Roman" w:hAnsi="Times New Roman" w:cs="Times New Roman"/>
          </w:rPr>
          <w:t>walle (2010) model</w:t>
        </w:r>
      </w:ins>
      <w:ins w:id="1517" w:author="Benton, Deon" w:date="2026-03-21T11:11:00Z" w16du:dateUtc="2026-03-21T16:11:00Z">
        <w:r w:rsidR="00EF6131">
          <w:rPr>
            <w:rFonts w:ascii="Times New Roman" w:hAnsi="Times New Roman" w:cs="Times New Roman"/>
          </w:rPr>
          <w:t xml:space="preserve"> (OM10)</w:t>
        </w:r>
      </w:ins>
      <w:ins w:id="1518" w:author="Benton, Deon" w:date="2026-03-20T14:34:00Z" w16du:dateUtc="2026-03-20T19:34:00Z">
        <w:r w:rsidR="00432BEB">
          <w:rPr>
            <w:rFonts w:ascii="Times New Roman" w:hAnsi="Times New Roman" w:cs="Times New Roman"/>
          </w:rPr>
          <w:t xml:space="preserve"> was</w:t>
        </w:r>
      </w:ins>
      <w:ins w:id="1519" w:author="Benton, Deon" w:date="2026-03-20T14:35:00Z" w16du:dateUtc="2026-03-20T19:35:00Z">
        <w:r w:rsidR="00432BEB">
          <w:rPr>
            <w:rFonts w:ascii="Times New Roman" w:hAnsi="Times New Roman" w:cs="Times New Roman"/>
          </w:rPr>
          <w:t xml:space="preserve"> a one-layer</w:t>
        </w:r>
      </w:ins>
      <w:ins w:id="1520" w:author="Benton, Deon" w:date="2026-03-20T23:42:00Z" w16du:dateUtc="2026-03-21T04:42:00Z">
        <w:r w:rsidR="00296148">
          <w:rPr>
            <w:rFonts w:ascii="Times New Roman" w:hAnsi="Times New Roman" w:cs="Times New Roman"/>
          </w:rPr>
          <w:t xml:space="preserve"> recurrent</w:t>
        </w:r>
      </w:ins>
      <w:ins w:id="1521" w:author="Benton, Deon" w:date="2026-03-20T14:34:00Z" w16du:dateUtc="2026-03-20T19:34:00Z">
        <w:r w:rsidR="00432BEB">
          <w:rPr>
            <w:rFonts w:ascii="Times New Roman" w:hAnsi="Times New Roman" w:cs="Times New Roman"/>
          </w:rPr>
          <w:t xml:space="preserve"> connectionist model that </w:t>
        </w:r>
      </w:ins>
      <w:ins w:id="1522" w:author="Benton, Deon" w:date="2026-03-20T23:43:00Z" w16du:dateUtc="2026-03-21T04:43:00Z">
        <w:r w:rsidR="00296148">
          <w:rPr>
            <w:rFonts w:ascii="Times New Roman" w:hAnsi="Times New Roman" w:cs="Times New Roman"/>
          </w:rPr>
          <w:t>consisted</w:t>
        </w:r>
      </w:ins>
      <w:ins w:id="1523" w:author="Benton, Deon" w:date="2026-03-20T14:34:00Z" w16du:dateUtc="2026-03-20T19:34:00Z">
        <w:r w:rsidR="00432BEB">
          <w:rPr>
            <w:rFonts w:ascii="Times New Roman" w:hAnsi="Times New Roman" w:cs="Times New Roman"/>
          </w:rPr>
          <w:t xml:space="preserve"> of 27 units</w:t>
        </w:r>
      </w:ins>
      <w:ins w:id="1524" w:author="Benton, Deon" w:date="2026-03-21T11:11:00Z" w16du:dateUtc="2026-03-21T16:11:00Z">
        <w:r w:rsidR="00EF6131">
          <w:rPr>
            <w:rFonts w:ascii="Times New Roman" w:hAnsi="Times New Roman" w:cs="Times New Roman"/>
          </w:rPr>
          <w:t>. Twenty</w:t>
        </w:r>
      </w:ins>
      <w:ins w:id="1525" w:author="Benton, Deon" w:date="2026-03-21T11:12:00Z" w16du:dateUtc="2026-03-21T16:12:00Z">
        <w:r w:rsidR="00EF6131">
          <w:rPr>
            <w:rFonts w:ascii="Times New Roman" w:hAnsi="Times New Roman" w:cs="Times New Roman"/>
          </w:rPr>
          <w:t>-</w:t>
        </w:r>
      </w:ins>
      <w:ins w:id="1526" w:author="Benton, Deon" w:date="2026-03-21T11:11:00Z" w16du:dateUtc="2026-03-21T16:11:00Z">
        <w:r w:rsidR="00EF6131">
          <w:rPr>
            <w:rFonts w:ascii="Times New Roman" w:hAnsi="Times New Roman" w:cs="Times New Roman"/>
          </w:rPr>
          <w:t xml:space="preserve">five of these units implemented a </w:t>
        </w:r>
      </w:ins>
      <w:ins w:id="1527" w:author="Benton, Deon" w:date="2026-03-21T11:12:00Z" w16du:dateUtc="2026-03-21T16:12:00Z">
        <w:r w:rsidR="00EF6131">
          <w:rPr>
            <w:rFonts w:ascii="Times New Roman" w:hAnsi="Times New Roman" w:cs="Times New Roman"/>
          </w:rPr>
          <w:t xml:space="preserve">navigable </w:t>
        </w:r>
      </w:ins>
      <w:ins w:id="1528" w:author="Benton, Deon" w:date="2026-03-21T11:11:00Z" w16du:dateUtc="2026-03-21T16:11:00Z">
        <w:r w:rsidR="00EF6131">
          <w:rPr>
            <w:rFonts w:ascii="Times New Roman" w:hAnsi="Times New Roman" w:cs="Times New Roman"/>
          </w:rPr>
          <w:t>spati</w:t>
        </w:r>
      </w:ins>
      <w:ins w:id="1529" w:author="Benton, Deon" w:date="2026-03-21T11:12:00Z" w16du:dateUtc="2026-03-21T16:12:00Z">
        <w:r w:rsidR="00EF6131">
          <w:rPr>
            <w:rFonts w:ascii="Times New Roman" w:hAnsi="Times New Roman" w:cs="Times New Roman"/>
          </w:rPr>
          <w:t>al grid</w:t>
        </w:r>
      </w:ins>
      <w:ins w:id="1530" w:author="Benton, Deon" w:date="2026-03-21T11:13:00Z" w16du:dateUtc="2026-03-21T16:13:00Z">
        <w:r w:rsidR="00EF6131">
          <w:rPr>
            <w:rFonts w:ascii="Times New Roman" w:hAnsi="Times New Roman" w:cs="Times New Roman"/>
          </w:rPr>
          <w:t>, whereas the 26</w:t>
        </w:r>
        <w:r w:rsidR="00EF6131" w:rsidRPr="00EF6131">
          <w:rPr>
            <w:rFonts w:ascii="Times New Roman" w:hAnsi="Times New Roman" w:cs="Times New Roman"/>
            <w:vertAlign w:val="superscript"/>
          </w:rPr>
          <w:t>th</w:t>
        </w:r>
        <w:r w:rsidR="00EF6131">
          <w:rPr>
            <w:rFonts w:ascii="Times New Roman" w:hAnsi="Times New Roman" w:cs="Times New Roman"/>
          </w:rPr>
          <w:t xml:space="preserve"> and 27</w:t>
        </w:r>
        <w:r w:rsidR="00EF6131" w:rsidRPr="00EF6131">
          <w:rPr>
            <w:rFonts w:ascii="Times New Roman" w:hAnsi="Times New Roman" w:cs="Times New Roman"/>
            <w:vertAlign w:val="superscript"/>
          </w:rPr>
          <w:t>th</w:t>
        </w:r>
        <w:r w:rsidR="00EF6131">
          <w:rPr>
            <w:rFonts w:ascii="Times New Roman" w:hAnsi="Times New Roman" w:cs="Times New Roman"/>
          </w:rPr>
          <w:t xml:space="preserve"> units represented, respectively, an agent and a goal.</w:t>
        </w:r>
      </w:ins>
      <w:ins w:id="1531" w:author="Benton, Deon" w:date="2026-03-21T11:29:00Z" w16du:dateUtc="2026-03-21T16:29:00Z">
        <w:r w:rsidR="007D1241">
          <w:rPr>
            <w:rFonts w:ascii="Times New Roman" w:hAnsi="Times New Roman" w:cs="Times New Roman"/>
          </w:rPr>
          <w:t xml:space="preserve"> Each unit was </w:t>
        </w:r>
      </w:ins>
      <w:ins w:id="1532" w:author="Benton, Deon" w:date="2026-03-21T11:30:00Z" w16du:dateUtc="2026-03-21T16:30:00Z">
        <w:r w:rsidR="007D1241">
          <w:rPr>
            <w:rFonts w:ascii="Times New Roman" w:hAnsi="Times New Roman" w:cs="Times New Roman"/>
          </w:rPr>
          <w:t xml:space="preserve">bidirectionally connected to </w:t>
        </w:r>
      </w:ins>
      <w:ins w:id="1533" w:author="Benton, Deon" w:date="2026-03-21T12:17:00Z" w16du:dateUtc="2026-03-21T17:17:00Z">
        <w:r w:rsidR="00B837C9">
          <w:rPr>
            <w:rFonts w:ascii="Times New Roman" w:hAnsi="Times New Roman" w:cs="Times New Roman"/>
          </w:rPr>
          <w:t xml:space="preserve">every other unit </w:t>
        </w:r>
      </w:ins>
      <w:ins w:id="1534" w:author="Benton, Deon" w:date="2026-03-21T11:31:00Z" w16du:dateUtc="2026-03-21T16:31:00Z">
        <w:r w:rsidR="007D1241">
          <w:rPr>
            <w:rFonts w:ascii="Times New Roman" w:hAnsi="Times New Roman" w:cs="Times New Roman"/>
          </w:rPr>
          <w:t>except for itself.</w:t>
        </w:r>
      </w:ins>
      <w:ins w:id="1535" w:author="Benton, Deon" w:date="2026-03-21T11:35:00Z" w16du:dateUtc="2026-03-21T16:35:00Z">
        <w:r w:rsidR="007D1241">
          <w:rPr>
            <w:rFonts w:ascii="Times New Roman" w:hAnsi="Times New Roman" w:cs="Times New Roman"/>
          </w:rPr>
          <w:t xml:space="preserve"> </w:t>
        </w:r>
      </w:ins>
      <w:ins w:id="1536" w:author="Benton, Deon" w:date="2026-03-21T11:19:00Z" w16du:dateUtc="2026-03-21T16:19:00Z">
        <w:r w:rsidR="00964B0C">
          <w:rPr>
            <w:rFonts w:ascii="Times New Roman" w:hAnsi="Times New Roman" w:cs="Times New Roman"/>
          </w:rPr>
          <w:t xml:space="preserve"> As described in Overwalle (2010), OM10 was trained </w:t>
        </w:r>
      </w:ins>
      <w:ins w:id="1537" w:author="Benton, Deon" w:date="2026-03-21T11:20:00Z" w16du:dateUtc="2026-03-21T16:20:00Z">
        <w:r w:rsidR="00964B0C">
          <w:rPr>
            <w:rFonts w:ascii="Times New Roman" w:hAnsi="Times New Roman" w:cs="Times New Roman"/>
          </w:rPr>
          <w:t>either on an event in which arced motion occurred over a barrier (Experimental condition) or on</w:t>
        </w:r>
      </w:ins>
      <w:ins w:id="1538" w:author="Benton, Deon" w:date="2026-03-21T11:21:00Z" w16du:dateUtc="2026-03-21T16:21:00Z">
        <w:r w:rsidR="00964B0C">
          <w:rPr>
            <w:rFonts w:ascii="Times New Roman" w:hAnsi="Times New Roman" w:cs="Times New Roman"/>
          </w:rPr>
          <w:t xml:space="preserve"> an event in which arced motion occurred alone</w:t>
        </w:r>
      </w:ins>
      <w:ins w:id="1539" w:author="Benton, Deon" w:date="2026-03-21T11:39:00Z" w16du:dateUtc="2026-03-21T16:39:00Z">
        <w:r w:rsidR="007D1241">
          <w:rPr>
            <w:rFonts w:ascii="Times New Roman" w:hAnsi="Times New Roman" w:cs="Times New Roman"/>
          </w:rPr>
          <w:t xml:space="preserve"> (Control condition)</w:t>
        </w:r>
      </w:ins>
      <w:ins w:id="1540" w:author="Benton, Deon" w:date="2026-03-21T11:21:00Z" w16du:dateUtc="2026-03-21T16:21:00Z">
        <w:r w:rsidR="00964B0C">
          <w:rPr>
            <w:rFonts w:ascii="Times New Roman" w:hAnsi="Times New Roman" w:cs="Times New Roman"/>
          </w:rPr>
          <w:t>.</w:t>
        </w:r>
      </w:ins>
      <w:ins w:id="1541" w:author="Benton, Deon" w:date="2026-03-21T11:39:00Z" w16du:dateUtc="2026-03-21T16:39:00Z">
        <w:r w:rsidR="00AC6E00">
          <w:rPr>
            <w:rFonts w:ascii="Times New Roman" w:hAnsi="Times New Roman" w:cs="Times New Roman"/>
          </w:rPr>
          <w:t xml:space="preserve"> </w:t>
        </w:r>
      </w:ins>
      <w:ins w:id="1542" w:author="Benton, Deon" w:date="2026-03-21T11:42:00Z" w16du:dateUtc="2026-03-21T16:42:00Z">
        <w:r w:rsidR="00AC6E00">
          <w:rPr>
            <w:rFonts w:ascii="Times New Roman" w:hAnsi="Times New Roman" w:cs="Times New Roman"/>
          </w:rPr>
          <w:t xml:space="preserve">Due to the </w:t>
        </w:r>
      </w:ins>
      <w:ins w:id="1543" w:author="Benton, Deon" w:date="2026-03-21T12:18:00Z" w16du:dateUtc="2026-03-21T17:18:00Z">
        <w:r w:rsidR="00B81018">
          <w:rPr>
            <w:rFonts w:ascii="Times New Roman" w:hAnsi="Times New Roman" w:cs="Times New Roman"/>
          </w:rPr>
          <w:t xml:space="preserve">necessarily </w:t>
        </w:r>
      </w:ins>
      <w:ins w:id="1544" w:author="Benton, Deon" w:date="2026-03-21T11:42:00Z" w16du:dateUtc="2026-03-21T16:42:00Z">
        <w:r w:rsidR="00AC6E00">
          <w:rPr>
            <w:rFonts w:ascii="Times New Roman" w:hAnsi="Times New Roman" w:cs="Times New Roman"/>
          </w:rPr>
          <w:t xml:space="preserve">dynamic nature of </w:t>
        </w:r>
      </w:ins>
      <w:ins w:id="1545" w:author="Benton, Deon" w:date="2026-03-23T09:52:00Z" w16du:dateUtc="2026-03-23T14:52:00Z">
        <w:r w:rsidR="00047E5C">
          <w:rPr>
            <w:rFonts w:ascii="Times New Roman" w:hAnsi="Times New Roman" w:cs="Times New Roman"/>
          </w:rPr>
          <w:t>actions</w:t>
        </w:r>
      </w:ins>
      <w:ins w:id="1546" w:author="Benton, Deon" w:date="2026-03-21T11:42:00Z" w16du:dateUtc="2026-03-21T16:42:00Z">
        <w:r w:rsidR="00AC6E00">
          <w:rPr>
            <w:rFonts w:ascii="Times New Roman" w:hAnsi="Times New Roman" w:cs="Times New Roman"/>
          </w:rPr>
          <w:t xml:space="preserve">, </w:t>
        </w:r>
      </w:ins>
      <w:ins w:id="1547" w:author="Benton, Deon" w:date="2026-03-21T12:47:00Z" w16du:dateUtc="2026-03-21T17:47:00Z">
        <w:r w:rsidR="00BC5A2D">
          <w:rPr>
            <w:rFonts w:ascii="Times New Roman" w:hAnsi="Times New Roman" w:cs="Times New Roman"/>
          </w:rPr>
          <w:t>each arced motion event unfolded</w:t>
        </w:r>
      </w:ins>
      <w:ins w:id="1548" w:author="Benton, Deon" w:date="2026-03-21T11:42:00Z" w16du:dateUtc="2026-03-21T16:42:00Z">
        <w:r w:rsidR="00AC6E00">
          <w:rPr>
            <w:rFonts w:ascii="Times New Roman" w:hAnsi="Times New Roman" w:cs="Times New Roman"/>
          </w:rPr>
          <w:t xml:space="preserve"> across a series of </w:t>
        </w:r>
      </w:ins>
      <w:ins w:id="1549" w:author="Benton, Deon" w:date="2026-03-21T12:47:00Z" w16du:dateUtc="2026-03-21T17:47:00Z">
        <w:r w:rsidR="00BC5A2D">
          <w:rPr>
            <w:rFonts w:ascii="Times New Roman" w:hAnsi="Times New Roman" w:cs="Times New Roman"/>
          </w:rPr>
          <w:t>9</w:t>
        </w:r>
      </w:ins>
      <w:ins w:id="1550" w:author="Benton, Deon" w:date="2026-03-21T11:49:00Z" w16du:dateUtc="2026-03-21T16:49:00Z">
        <w:r w:rsidR="007C483F">
          <w:rPr>
            <w:rFonts w:ascii="Times New Roman" w:hAnsi="Times New Roman" w:cs="Times New Roman"/>
          </w:rPr>
          <w:t xml:space="preserve"> </w:t>
        </w:r>
      </w:ins>
      <w:ins w:id="1551" w:author="Benton, Deon" w:date="2026-03-21T11:42:00Z" w16du:dateUtc="2026-03-21T16:42:00Z">
        <w:r w:rsidR="00AC6E00">
          <w:rPr>
            <w:rFonts w:ascii="Times New Roman" w:hAnsi="Times New Roman" w:cs="Times New Roman"/>
          </w:rPr>
          <w:t>steps</w:t>
        </w:r>
      </w:ins>
      <w:ins w:id="1552" w:author="Benton, Deon" w:date="2026-03-21T12:48:00Z" w16du:dateUtc="2026-03-21T17:48:00Z">
        <w:r w:rsidR="00BC5A2D">
          <w:rPr>
            <w:rFonts w:ascii="Times New Roman" w:hAnsi="Times New Roman" w:cs="Times New Roman"/>
          </w:rPr>
          <w:t xml:space="preserve">. </w:t>
        </w:r>
      </w:ins>
      <w:ins w:id="1553" w:author="Benton, Deon" w:date="2026-03-21T11:44:00Z" w16du:dateUtc="2026-03-21T16:44:00Z">
        <w:r w:rsidR="00AC6E00">
          <w:rPr>
            <w:rFonts w:ascii="Times New Roman" w:hAnsi="Times New Roman" w:cs="Times New Roman"/>
          </w:rPr>
          <w:t xml:space="preserve">Crucially, </w:t>
        </w:r>
      </w:ins>
      <w:ins w:id="1554" w:author="Benton, Deon" w:date="2026-03-23T09:56:00Z" w16du:dateUtc="2026-03-23T14:56:00Z">
        <w:r w:rsidR="00F559BC">
          <w:rPr>
            <w:rFonts w:ascii="Times New Roman" w:hAnsi="Times New Roman" w:cs="Times New Roman"/>
          </w:rPr>
          <w:t xml:space="preserve">each step was processed in </w:t>
        </w:r>
      </w:ins>
      <w:ins w:id="1555" w:author="Benton, Deon" w:date="2026-03-23T15:47:00Z" w16du:dateUtc="2026-03-23T20:47:00Z">
        <w:r w:rsidR="0011240F">
          <w:rPr>
            <w:rFonts w:ascii="Times New Roman" w:hAnsi="Times New Roman" w:cs="Times New Roman"/>
          </w:rPr>
          <w:t>three phases</w:t>
        </w:r>
      </w:ins>
      <w:ins w:id="1556" w:author="Benton, Deon" w:date="2026-03-21T11:44:00Z" w16du:dateUtc="2026-03-21T16:44:00Z">
        <w:r w:rsidR="00AC6E00">
          <w:rPr>
            <w:rFonts w:ascii="Times New Roman" w:hAnsi="Times New Roman" w:cs="Times New Roman"/>
          </w:rPr>
          <w:t>.</w:t>
        </w:r>
      </w:ins>
      <w:ins w:id="1557" w:author="Benton, Deon" w:date="2026-03-21T11:42:00Z" w16du:dateUtc="2026-03-21T16:42:00Z">
        <w:r w:rsidR="00AC6E00">
          <w:rPr>
            <w:rFonts w:ascii="Times New Roman" w:hAnsi="Times New Roman" w:cs="Times New Roman"/>
          </w:rPr>
          <w:t xml:space="preserve"> </w:t>
        </w:r>
      </w:ins>
      <w:ins w:id="1558" w:author="Benton, Deon" w:date="2026-03-23T15:48:00Z" w16du:dateUtc="2026-03-23T20:48:00Z">
        <w:r w:rsidR="0011240F">
          <w:rPr>
            <w:rFonts w:ascii="Times New Roman" w:hAnsi="Times New Roman" w:cs="Times New Roman"/>
          </w:rPr>
          <w:t xml:space="preserve">During the initial, </w:t>
        </w:r>
        <w:r w:rsidR="0011240F">
          <w:rPr>
            <w:rFonts w:ascii="Times New Roman" w:hAnsi="Times New Roman" w:cs="Times New Roman"/>
            <w:i/>
            <w:iCs/>
          </w:rPr>
          <w:t xml:space="preserve">activation </w:t>
        </w:r>
        <w:r w:rsidR="0011240F">
          <w:rPr>
            <w:rFonts w:ascii="Times New Roman" w:hAnsi="Times New Roman" w:cs="Times New Roman"/>
          </w:rPr>
          <w:t>phase</w:t>
        </w:r>
      </w:ins>
      <w:ins w:id="1559" w:author="Benton, Deon" w:date="2026-03-21T11:39:00Z" w16du:dateUtc="2026-03-21T16:39:00Z">
        <w:r w:rsidR="00AC6E00">
          <w:rPr>
            <w:rFonts w:ascii="Times New Roman" w:hAnsi="Times New Roman" w:cs="Times New Roman"/>
          </w:rPr>
          <w:t>,</w:t>
        </w:r>
      </w:ins>
      <w:ins w:id="1560" w:author="Benton, Deon" w:date="2026-03-23T10:14:00Z" w16du:dateUtc="2026-03-23T15:14:00Z">
        <w:r w:rsidR="002B7929">
          <w:rPr>
            <w:rFonts w:ascii="Times New Roman" w:hAnsi="Times New Roman" w:cs="Times New Roman"/>
          </w:rPr>
          <w:t xml:space="preserve"> </w:t>
        </w:r>
      </w:ins>
      <w:ins w:id="1561" w:author="Benton, Deon" w:date="2026-03-23T10:18:00Z" w16du:dateUtc="2026-03-23T15:18:00Z">
        <w:r w:rsidR="0054146D">
          <w:rPr>
            <w:rFonts w:ascii="Times New Roman" w:hAnsi="Times New Roman" w:cs="Times New Roman"/>
          </w:rPr>
          <w:t>the network is provided w</w:t>
        </w:r>
      </w:ins>
      <w:ins w:id="1562" w:author="Benton, Deon" w:date="2026-03-23T10:19:00Z" w16du:dateUtc="2026-03-23T15:19:00Z">
        <w:r w:rsidR="0054146D">
          <w:rPr>
            <w:rFonts w:ascii="Times New Roman" w:hAnsi="Times New Roman" w:cs="Times New Roman"/>
          </w:rPr>
          <w:t>ith information corresponding to</w:t>
        </w:r>
      </w:ins>
      <w:ins w:id="1563" w:author="Benton, Deon" w:date="2026-03-23T10:20:00Z" w16du:dateUtc="2026-03-23T15:20:00Z">
        <w:r w:rsidR="00C5465D">
          <w:rPr>
            <w:rFonts w:ascii="Times New Roman" w:hAnsi="Times New Roman" w:cs="Times New Roman"/>
          </w:rPr>
          <w:t xml:space="preserve"> a single time slice of one of the training events. </w:t>
        </w:r>
      </w:ins>
      <w:ins w:id="1564" w:author="Benton, Deon" w:date="2026-03-23T10:19:00Z" w16du:dateUtc="2026-03-23T15:19:00Z">
        <w:r w:rsidR="0054146D">
          <w:rPr>
            <w:rFonts w:ascii="Times New Roman" w:hAnsi="Times New Roman" w:cs="Times New Roman"/>
          </w:rPr>
          <w:t xml:space="preserve"> </w:t>
        </w:r>
      </w:ins>
      <w:ins w:id="1565" w:author="Benton, Deon" w:date="2026-03-23T15:11:00Z" w16du:dateUtc="2026-03-23T20:11:00Z">
        <w:r w:rsidR="00640CAC">
          <w:rPr>
            <w:rFonts w:ascii="Times New Roman" w:hAnsi="Times New Roman" w:cs="Times New Roman"/>
          </w:rPr>
          <w:t>This information was instantiated by activating units representing the agent’s current location, the goal (if the action was at the final step; see T</w:t>
        </w:r>
        <w:r w:rsidR="00640CAC">
          <w:rPr>
            <w:rFonts w:ascii="Times New Roman" w:hAnsi="Times New Roman" w:cs="Times New Roman"/>
            <w:vertAlign w:val="subscript"/>
          </w:rPr>
          <w:t xml:space="preserve">9 </w:t>
        </w:r>
        <w:r w:rsidR="00640CAC">
          <w:rPr>
            <w:rFonts w:ascii="Times New Roman" w:hAnsi="Times New Roman" w:cs="Times New Roman"/>
          </w:rPr>
          <w:t xml:space="preserve">below in Figure 1), and the surrounding spatial context.  In particular, the activity of the agent unit and its current position was set to 1. The activity of the units that were immediately adjacent to the agent’s current location was set to 0.5 unless the agent was located to the immediate left or right </w:t>
        </w:r>
      </w:ins>
      <w:ins w:id="1566" w:author="Benton, Deon" w:date="2026-03-23T15:12:00Z" w16du:dateUtc="2026-03-23T20:12:00Z">
        <w:r w:rsidR="0053471E">
          <w:rPr>
            <w:rFonts w:ascii="Times New Roman" w:hAnsi="Times New Roman" w:cs="Times New Roman"/>
          </w:rPr>
          <w:t xml:space="preserve">side </w:t>
        </w:r>
      </w:ins>
      <w:ins w:id="1567" w:author="Benton, Deon" w:date="2026-03-23T15:11:00Z" w16du:dateUtc="2026-03-23T20:11:00Z">
        <w:r w:rsidR="00640CAC">
          <w:rPr>
            <w:rFonts w:ascii="Times New Roman" w:hAnsi="Times New Roman" w:cs="Times New Roman"/>
          </w:rPr>
          <w:t>of the barrier (see T</w:t>
        </w:r>
        <w:r w:rsidR="00640CAC">
          <w:rPr>
            <w:rFonts w:ascii="Times New Roman" w:hAnsi="Times New Roman" w:cs="Times New Roman"/>
            <w:vertAlign w:val="subscript"/>
          </w:rPr>
          <w:t>2</w:t>
        </w:r>
        <w:r w:rsidR="00640CAC">
          <w:rPr>
            <w:rFonts w:ascii="Times New Roman" w:hAnsi="Times New Roman" w:cs="Times New Roman"/>
          </w:rPr>
          <w:t xml:space="preserve"> and T</w:t>
        </w:r>
        <w:r w:rsidR="00640CAC">
          <w:rPr>
            <w:rFonts w:ascii="Times New Roman" w:hAnsi="Times New Roman" w:cs="Times New Roman"/>
            <w:vertAlign w:val="subscript"/>
          </w:rPr>
          <w:t>8</w:t>
        </w:r>
        <w:r w:rsidR="00640CAC">
          <w:rPr>
            <w:rFonts w:ascii="Times New Roman" w:hAnsi="Times New Roman" w:cs="Times New Roman"/>
          </w:rPr>
          <w:t xml:space="preserve"> in Figure 1). In th</w:t>
        </w:r>
      </w:ins>
      <w:ins w:id="1568" w:author="Benton, Deon" w:date="2026-03-23T15:12:00Z" w16du:dateUtc="2026-03-23T20:12:00Z">
        <w:r w:rsidR="0053471E">
          <w:rPr>
            <w:rFonts w:ascii="Times New Roman" w:hAnsi="Times New Roman" w:cs="Times New Roman"/>
          </w:rPr>
          <w:t>e</w:t>
        </w:r>
      </w:ins>
      <w:ins w:id="1569" w:author="Benton, Deon" w:date="2026-03-23T15:11:00Z" w16du:dateUtc="2026-03-23T20:11:00Z">
        <w:r w:rsidR="00640CAC">
          <w:rPr>
            <w:rFonts w:ascii="Times New Roman" w:hAnsi="Times New Roman" w:cs="Times New Roman"/>
          </w:rPr>
          <w:t xml:space="preserve"> latter case, the unit corresponding to the barrier’s location was set to -1; this unit was set to 0 when the agent was two or more units to the right or left of the barrier. </w:t>
        </w:r>
      </w:ins>
      <w:ins w:id="1570" w:author="Benton, Deon" w:date="2026-03-23T15:18:00Z" w16du:dateUtc="2026-03-23T20:18:00Z">
        <w:r w:rsidR="00FF110D">
          <w:rPr>
            <w:rFonts w:ascii="Times New Roman" w:hAnsi="Times New Roman" w:cs="Times New Roman"/>
          </w:rPr>
          <w:t>Once the network was provided with information</w:t>
        </w:r>
      </w:ins>
      <w:ins w:id="1571" w:author="Benton, Deon" w:date="2026-03-23T15:19:00Z" w16du:dateUtc="2026-03-23T20:19:00Z">
        <w:r w:rsidR="00FF110D">
          <w:rPr>
            <w:rFonts w:ascii="Times New Roman" w:hAnsi="Times New Roman" w:cs="Times New Roman"/>
          </w:rPr>
          <w:t xml:space="preserve"> that captured the visible state of the world at a particular time step, activation was allowed to propagate through the network </w:t>
        </w:r>
        <w:r w:rsidR="00FF110D">
          <w:rPr>
            <w:rFonts w:ascii="Times New Roman" w:hAnsi="Times New Roman" w:cs="Times New Roman"/>
          </w:rPr>
          <w:lastRenderedPageBreak/>
          <w:t>over four internal activation cycles</w:t>
        </w:r>
      </w:ins>
      <w:ins w:id="1572" w:author="Benton, Deon" w:date="2026-03-23T15:20:00Z" w16du:dateUtc="2026-03-23T20:20:00Z">
        <w:r w:rsidR="00FF110D">
          <w:rPr>
            <w:rFonts w:ascii="Times New Roman" w:hAnsi="Times New Roman" w:cs="Times New Roman"/>
          </w:rPr>
          <w:t xml:space="preserve"> (see Overwalle, 2010 for</w:t>
        </w:r>
      </w:ins>
      <w:ins w:id="1573" w:author="Benton, Deon" w:date="2026-03-23T15:21:00Z" w16du:dateUtc="2026-03-23T20:21:00Z">
        <w:r w:rsidR="00701F66">
          <w:rPr>
            <w:rFonts w:ascii="Times New Roman" w:hAnsi="Times New Roman" w:cs="Times New Roman"/>
          </w:rPr>
          <w:t xml:space="preserve"> the details of how units exchanged </w:t>
        </w:r>
      </w:ins>
      <w:ins w:id="1574" w:author="Benton, Deon" w:date="2026-03-23T15:22:00Z" w16du:dateUtc="2026-03-23T20:22:00Z">
        <w:r w:rsidR="00701F66">
          <w:rPr>
            <w:rFonts w:ascii="Times New Roman" w:hAnsi="Times New Roman" w:cs="Times New Roman"/>
          </w:rPr>
          <w:t xml:space="preserve">activity via </w:t>
        </w:r>
      </w:ins>
      <w:ins w:id="1575" w:author="Benton, Deon" w:date="2026-03-23T15:21:00Z" w16du:dateUtc="2026-03-23T20:21:00Z">
        <w:r w:rsidR="00701F66">
          <w:rPr>
            <w:rFonts w:ascii="Times New Roman" w:hAnsi="Times New Roman" w:cs="Times New Roman"/>
          </w:rPr>
          <w:t>their bidirectional connections)</w:t>
        </w:r>
      </w:ins>
      <w:ins w:id="1576" w:author="Benton, Deon" w:date="2026-03-23T15:22:00Z" w16du:dateUtc="2026-03-23T20:22:00Z">
        <w:r w:rsidR="00824A70">
          <w:rPr>
            <w:rFonts w:ascii="Times New Roman" w:hAnsi="Times New Roman" w:cs="Times New Roman"/>
          </w:rPr>
          <w:t>.</w:t>
        </w:r>
      </w:ins>
      <w:ins w:id="1577" w:author="Benton, Deon" w:date="2026-03-23T15:20:00Z" w16du:dateUtc="2026-03-23T20:20:00Z">
        <w:r w:rsidR="00FF110D">
          <w:rPr>
            <w:rFonts w:ascii="Times New Roman" w:hAnsi="Times New Roman" w:cs="Times New Roman"/>
          </w:rPr>
          <w:t xml:space="preserve"> </w:t>
        </w:r>
      </w:ins>
      <w:ins w:id="1578" w:author="Benton, Deon" w:date="2026-03-23T15:19:00Z" w16du:dateUtc="2026-03-23T20:19:00Z">
        <w:r w:rsidR="00FF110D">
          <w:rPr>
            <w:rFonts w:ascii="Times New Roman" w:hAnsi="Times New Roman" w:cs="Times New Roman"/>
          </w:rPr>
          <w:t xml:space="preserve"> </w:t>
        </w:r>
      </w:ins>
    </w:p>
    <w:p w14:paraId="2B13EE81" w14:textId="77777777" w:rsidR="00A86784" w:rsidRDefault="00A86784" w:rsidP="00640CAC">
      <w:pPr>
        <w:spacing w:line="480" w:lineRule="auto"/>
        <w:contextualSpacing/>
        <w:rPr>
          <w:ins w:id="1579" w:author="Benton, Deon" w:date="2026-03-23T16:40:00Z" w16du:dateUtc="2026-03-23T21:40:00Z"/>
          <w:rFonts w:ascii="Times New Roman" w:hAnsi="Times New Roman" w:cs="Times New Roman"/>
        </w:rPr>
      </w:pPr>
    </w:p>
    <w:p w14:paraId="350607A8" w14:textId="70749A7C" w:rsidR="00A86784" w:rsidRDefault="00C21D3F" w:rsidP="00A86784">
      <w:pPr>
        <w:keepNext/>
        <w:spacing w:line="480" w:lineRule="auto"/>
        <w:contextualSpacing/>
      </w:pPr>
      <w:r>
        <w:rPr>
          <w:noProof/>
        </w:rPr>
        <w:drawing>
          <wp:inline distT="0" distB="0" distL="0" distR="0" wp14:anchorId="445771DB" wp14:editId="50D4A2E8">
            <wp:extent cx="5943600" cy="5284470"/>
            <wp:effectExtent l="0" t="0" r="0" b="0"/>
            <wp:docPr id="6617192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719215" name="Picture 661719215"/>
                    <pic:cNvPicPr/>
                  </pic:nvPicPr>
                  <pic:blipFill>
                    <a:blip r:embed="rId8">
                      <a:extLst>
                        <a:ext uri="{28A0092B-C50C-407E-A947-70E740481C1C}">
                          <a14:useLocalDpi xmlns:a14="http://schemas.microsoft.com/office/drawing/2010/main" val="0"/>
                        </a:ext>
                      </a:extLst>
                    </a:blip>
                    <a:stretch>
                      <a:fillRect/>
                    </a:stretch>
                  </pic:blipFill>
                  <pic:spPr>
                    <a:xfrm>
                      <a:off x="0" y="0"/>
                      <a:ext cx="5943600" cy="5284470"/>
                    </a:xfrm>
                    <a:prstGeom prst="rect">
                      <a:avLst/>
                    </a:prstGeom>
                  </pic:spPr>
                </pic:pic>
              </a:graphicData>
            </a:graphic>
          </wp:inline>
        </w:drawing>
      </w:r>
    </w:p>
    <w:p w14:paraId="4360782C" w14:textId="2DF88EB7" w:rsidR="00A86784" w:rsidRPr="002D1DEC" w:rsidRDefault="00A86784" w:rsidP="00A86784">
      <w:pPr>
        <w:pStyle w:val="Caption"/>
        <w:rPr>
          <w:rFonts w:ascii="Times New Roman" w:hAnsi="Times New Roman" w:cs="Times New Roman"/>
          <w:i w:val="0"/>
          <w:iCs w:val="0"/>
          <w:sz w:val="24"/>
          <w:szCs w:val="24"/>
        </w:rPr>
      </w:pPr>
      <w:r w:rsidRPr="00550F57">
        <w:rPr>
          <w:rFonts w:ascii="Times New Roman" w:hAnsi="Times New Roman" w:cs="Times New Roman"/>
          <w:b/>
          <w:bCs/>
          <w:i w:val="0"/>
          <w:iCs w:val="0"/>
          <w:sz w:val="24"/>
          <w:szCs w:val="24"/>
        </w:rPr>
        <w:t xml:space="preserve">Figure </w:t>
      </w:r>
      <w:r w:rsidRPr="00550F57">
        <w:rPr>
          <w:rFonts w:ascii="Times New Roman" w:hAnsi="Times New Roman" w:cs="Times New Roman"/>
          <w:b/>
          <w:bCs/>
          <w:i w:val="0"/>
          <w:iCs w:val="0"/>
          <w:sz w:val="24"/>
          <w:szCs w:val="24"/>
        </w:rPr>
        <w:fldChar w:fldCharType="begin"/>
      </w:r>
      <w:r w:rsidRPr="00550F57">
        <w:rPr>
          <w:rFonts w:ascii="Times New Roman" w:hAnsi="Times New Roman" w:cs="Times New Roman"/>
          <w:b/>
          <w:bCs/>
          <w:i w:val="0"/>
          <w:iCs w:val="0"/>
          <w:sz w:val="24"/>
          <w:szCs w:val="24"/>
        </w:rPr>
        <w:instrText xml:space="preserve"> SEQ Figure \* ARABIC </w:instrText>
      </w:r>
      <w:r w:rsidRPr="00550F57">
        <w:rPr>
          <w:rFonts w:ascii="Times New Roman" w:hAnsi="Times New Roman" w:cs="Times New Roman"/>
          <w:b/>
          <w:bCs/>
          <w:i w:val="0"/>
          <w:iCs w:val="0"/>
          <w:sz w:val="24"/>
          <w:szCs w:val="24"/>
        </w:rPr>
        <w:fldChar w:fldCharType="separate"/>
      </w:r>
      <w:r w:rsidR="00AD4C5C">
        <w:rPr>
          <w:rFonts w:ascii="Times New Roman" w:hAnsi="Times New Roman" w:cs="Times New Roman"/>
          <w:b/>
          <w:bCs/>
          <w:i w:val="0"/>
          <w:iCs w:val="0"/>
          <w:noProof/>
          <w:sz w:val="24"/>
          <w:szCs w:val="24"/>
        </w:rPr>
        <w:t>1</w:t>
      </w:r>
      <w:r w:rsidRPr="00550F57">
        <w:rPr>
          <w:rFonts w:ascii="Times New Roman" w:hAnsi="Times New Roman" w:cs="Times New Roman"/>
          <w:b/>
          <w:bCs/>
          <w:i w:val="0"/>
          <w:iCs w:val="0"/>
          <w:sz w:val="24"/>
          <w:szCs w:val="24"/>
        </w:rPr>
        <w:fldChar w:fldCharType="end"/>
      </w:r>
      <w:r w:rsidRPr="00550F57">
        <w:rPr>
          <w:rFonts w:ascii="Times New Roman" w:hAnsi="Times New Roman" w:cs="Times New Roman"/>
          <w:b/>
          <w:bCs/>
          <w:i w:val="0"/>
          <w:iCs w:val="0"/>
          <w:sz w:val="24"/>
          <w:szCs w:val="24"/>
        </w:rPr>
        <w:t>.</w:t>
      </w:r>
      <w:r>
        <w:rPr>
          <w:rFonts w:ascii="Times New Roman" w:hAnsi="Times New Roman" w:cs="Times New Roman"/>
          <w:b/>
          <w:bCs/>
          <w:i w:val="0"/>
          <w:iCs w:val="0"/>
          <w:sz w:val="24"/>
          <w:szCs w:val="24"/>
        </w:rPr>
        <w:t xml:space="preserve"> </w:t>
      </w:r>
      <w:r w:rsidRPr="00F26115">
        <w:rPr>
          <w:rFonts w:ascii="Times New Roman" w:hAnsi="Times New Roman" w:cs="Times New Roman"/>
          <w:sz w:val="24"/>
          <w:szCs w:val="24"/>
        </w:rPr>
        <w:t xml:space="preserve">Input patterns shown to </w:t>
      </w:r>
      <w:r w:rsidR="00880AC5">
        <w:rPr>
          <w:rFonts w:ascii="Times New Roman" w:hAnsi="Times New Roman" w:cs="Times New Roman"/>
          <w:sz w:val="24"/>
          <w:szCs w:val="24"/>
        </w:rPr>
        <w:t xml:space="preserve">OM10 </w:t>
      </w:r>
      <w:r w:rsidRPr="00F26115">
        <w:rPr>
          <w:rFonts w:ascii="Times New Roman" w:hAnsi="Times New Roman" w:cs="Times New Roman"/>
          <w:sz w:val="24"/>
          <w:szCs w:val="24"/>
        </w:rPr>
        <w:t>networks in the Experimental condition across nine steps</w:t>
      </w:r>
      <w:r>
        <w:rPr>
          <w:rFonts w:ascii="Times New Roman" w:hAnsi="Times New Roman" w:cs="Times New Roman"/>
          <w:i w:val="0"/>
          <w:iCs w:val="0"/>
          <w:sz w:val="24"/>
          <w:szCs w:val="24"/>
        </w:rPr>
        <w:t>. Each panel represents the input to the network at a given time step. The central 5 × 5 array corresponds to the spatial grid; the two units flanking the spatial grid to the right and left of it correspond, respectively, to the agent and goal objects. Dark green indicates the agent’s current position (+1), light green indicates adjacent cells (+0.5), red indicates the presence of the barrier (-1), and gray indicates no activation (0). The goal unit is activated only at the final step</w:t>
      </w:r>
      <w:r w:rsidR="00F26115">
        <w:rPr>
          <w:rFonts w:ascii="Times New Roman" w:hAnsi="Times New Roman" w:cs="Times New Roman"/>
          <w:i w:val="0"/>
          <w:iCs w:val="0"/>
          <w:sz w:val="24"/>
          <w:szCs w:val="24"/>
        </w:rPr>
        <w:t>. The barrier is present only when the agent occupies a position immediately adjacent to it (i.e., to its left or right; see Overwalle, 2010).</w:t>
      </w:r>
      <w:r>
        <w:rPr>
          <w:rFonts w:ascii="Times New Roman" w:hAnsi="Times New Roman" w:cs="Times New Roman"/>
          <w:i w:val="0"/>
          <w:iCs w:val="0"/>
          <w:sz w:val="24"/>
          <w:szCs w:val="24"/>
        </w:rPr>
        <w:t xml:space="preserve"> The </w:t>
      </w:r>
      <w:r w:rsidR="00C21D3F">
        <w:rPr>
          <w:rFonts w:ascii="Times New Roman" w:hAnsi="Times New Roman" w:cs="Times New Roman"/>
          <w:i w:val="0"/>
          <w:iCs w:val="0"/>
          <w:sz w:val="24"/>
          <w:szCs w:val="24"/>
        </w:rPr>
        <w:t xml:space="preserve">overlaid </w:t>
      </w:r>
      <w:r w:rsidR="00207D09">
        <w:rPr>
          <w:rFonts w:ascii="Times New Roman" w:hAnsi="Times New Roman" w:cs="Times New Roman"/>
          <w:i w:val="0"/>
          <w:iCs w:val="0"/>
          <w:sz w:val="24"/>
          <w:szCs w:val="24"/>
        </w:rPr>
        <w:t>curved</w:t>
      </w:r>
      <w:r w:rsidR="00C21D3F">
        <w:rPr>
          <w:rFonts w:ascii="Times New Roman" w:hAnsi="Times New Roman" w:cs="Times New Roman"/>
          <w:i w:val="0"/>
          <w:iCs w:val="0"/>
          <w:sz w:val="24"/>
          <w:szCs w:val="24"/>
        </w:rPr>
        <w:t xml:space="preserve"> path in each panel depicts the amount of </w:t>
      </w:r>
      <w:r w:rsidR="00C21D3F">
        <w:rPr>
          <w:rFonts w:ascii="Times New Roman" w:hAnsi="Times New Roman" w:cs="Times New Roman"/>
          <w:i w:val="0"/>
          <w:iCs w:val="0"/>
          <w:sz w:val="24"/>
          <w:szCs w:val="24"/>
        </w:rPr>
        <w:lastRenderedPageBreak/>
        <w:t xml:space="preserve">arc motion the agent has completed </w:t>
      </w:r>
      <w:r w:rsidR="00207D09">
        <w:rPr>
          <w:rFonts w:ascii="Times New Roman" w:hAnsi="Times New Roman" w:cs="Times New Roman"/>
          <w:i w:val="0"/>
          <w:iCs w:val="0"/>
          <w:sz w:val="24"/>
          <w:szCs w:val="24"/>
        </w:rPr>
        <w:t>through that time step</w:t>
      </w:r>
      <w:r w:rsidR="00C21D3F">
        <w:rPr>
          <w:rFonts w:ascii="Times New Roman" w:hAnsi="Times New Roman" w:cs="Times New Roman"/>
          <w:i w:val="0"/>
          <w:iCs w:val="0"/>
          <w:sz w:val="24"/>
          <w:szCs w:val="24"/>
        </w:rPr>
        <w:t xml:space="preserve">. </w:t>
      </w:r>
      <w:r w:rsidR="00F26115">
        <w:rPr>
          <w:rFonts w:ascii="Times New Roman" w:hAnsi="Times New Roman" w:cs="Times New Roman"/>
          <w:i w:val="0"/>
          <w:iCs w:val="0"/>
          <w:sz w:val="24"/>
          <w:szCs w:val="24"/>
        </w:rPr>
        <w:t>Two</w:t>
      </w:r>
      <w:r w:rsidR="00604960">
        <w:rPr>
          <w:rFonts w:ascii="Times New Roman" w:hAnsi="Times New Roman" w:cs="Times New Roman"/>
          <w:i w:val="0"/>
          <w:iCs w:val="0"/>
          <w:sz w:val="24"/>
          <w:szCs w:val="24"/>
        </w:rPr>
        <w:t xml:space="preserve">-headed </w:t>
      </w:r>
      <w:r w:rsidR="00F550C8">
        <w:rPr>
          <w:rFonts w:ascii="Times New Roman" w:hAnsi="Times New Roman" w:cs="Times New Roman"/>
          <w:i w:val="0"/>
          <w:iCs w:val="0"/>
          <w:sz w:val="24"/>
          <w:szCs w:val="24"/>
        </w:rPr>
        <w:t xml:space="preserve">arrows and </w:t>
      </w:r>
      <w:r w:rsidR="00F26115">
        <w:rPr>
          <w:rFonts w:ascii="Times New Roman" w:hAnsi="Times New Roman" w:cs="Times New Roman"/>
          <w:i w:val="0"/>
          <w:iCs w:val="0"/>
          <w:sz w:val="24"/>
          <w:szCs w:val="24"/>
        </w:rPr>
        <w:t xml:space="preserve">the </w:t>
      </w:r>
      <w:r w:rsidR="001F1755">
        <w:rPr>
          <w:rFonts w:ascii="Times New Roman" w:hAnsi="Times New Roman" w:cs="Times New Roman"/>
          <w:i w:val="0"/>
          <w:iCs w:val="0"/>
          <w:sz w:val="24"/>
          <w:szCs w:val="24"/>
        </w:rPr>
        <w:t xml:space="preserve">circular arrow </w:t>
      </w:r>
      <w:r w:rsidR="00F550C8">
        <w:rPr>
          <w:rFonts w:ascii="Times New Roman" w:hAnsi="Times New Roman" w:cs="Times New Roman"/>
          <w:i w:val="0"/>
          <w:iCs w:val="0"/>
          <w:sz w:val="24"/>
          <w:szCs w:val="24"/>
        </w:rPr>
        <w:t xml:space="preserve">denote bidirectional connectivity. </w:t>
      </w:r>
    </w:p>
    <w:p w14:paraId="4396A4D5" w14:textId="77777777" w:rsidR="00A86784" w:rsidRDefault="00A86784" w:rsidP="00640CAC">
      <w:pPr>
        <w:spacing w:line="480" w:lineRule="auto"/>
        <w:contextualSpacing/>
        <w:rPr>
          <w:ins w:id="1580" w:author="Benton, Deon" w:date="2026-03-23T16:39:00Z" w16du:dateUtc="2026-03-23T21:39:00Z"/>
          <w:rFonts w:ascii="Times New Roman" w:hAnsi="Times New Roman" w:cs="Times New Roman"/>
        </w:rPr>
      </w:pPr>
    </w:p>
    <w:p w14:paraId="47D2D161" w14:textId="71433049" w:rsidR="00A86784" w:rsidRDefault="00A86784" w:rsidP="00335A86">
      <w:pPr>
        <w:spacing w:line="480" w:lineRule="auto"/>
        <w:ind w:firstLine="720"/>
        <w:contextualSpacing/>
        <w:rPr>
          <w:ins w:id="1581" w:author="Benton, Deon" w:date="2026-03-23T15:24:00Z" w16du:dateUtc="2026-03-23T20:24:00Z"/>
          <w:rFonts w:ascii="Times New Roman" w:hAnsi="Times New Roman" w:cs="Times New Roman"/>
        </w:rPr>
      </w:pPr>
      <w:ins w:id="1582" w:author="Benton, Deon" w:date="2026-03-23T16:39:00Z" w16du:dateUtc="2026-03-23T21:39:00Z">
        <w:r>
          <w:rPr>
            <w:rFonts w:ascii="Times New Roman" w:hAnsi="Times New Roman" w:cs="Times New Roman"/>
          </w:rPr>
          <w:t>To make concrete what the network “saw” during the activation phase, Figure 1 above depicts the full, nine-step</w:t>
        </w:r>
      </w:ins>
      <w:ins w:id="1583" w:author="Benton, Deon" w:date="2026-04-08T10:45:00Z" w16du:dateUtc="2026-04-08T15:45:00Z">
        <w:r w:rsidR="00F44AD4">
          <w:rPr>
            <w:rFonts w:ascii="Times New Roman" w:hAnsi="Times New Roman" w:cs="Times New Roman"/>
          </w:rPr>
          <w:t xml:space="preserve"> arced-motion</w:t>
        </w:r>
      </w:ins>
      <w:ins w:id="1584" w:author="Benton, Deon" w:date="2026-03-23T16:39:00Z" w16du:dateUtc="2026-03-23T21:39:00Z">
        <w:r>
          <w:rPr>
            <w:rFonts w:ascii="Times New Roman" w:hAnsi="Times New Roman" w:cs="Times New Roman"/>
          </w:rPr>
          <w:t xml:space="preserve"> trajectory </w:t>
        </w:r>
      </w:ins>
      <w:ins w:id="1585" w:author="Benton, Deon" w:date="2026-04-08T10:45:00Z" w16du:dateUtc="2026-04-08T15:45:00Z">
        <w:r w:rsidR="00F44AD4">
          <w:rPr>
            <w:rFonts w:ascii="Times New Roman" w:hAnsi="Times New Roman" w:cs="Times New Roman"/>
          </w:rPr>
          <w:t>that was</w:t>
        </w:r>
      </w:ins>
      <w:ins w:id="1586" w:author="Benton, Deon" w:date="2026-03-23T16:39:00Z" w16du:dateUtc="2026-03-23T21:39:00Z">
        <w:r>
          <w:rPr>
            <w:rFonts w:ascii="Times New Roman" w:hAnsi="Times New Roman" w:cs="Times New Roman"/>
          </w:rPr>
          <w:t xml:space="preserve"> shown to networks in the Experimental condition; that is, the figure shows the state of the network at each of the nine steps comprising the training event. Three features of this input are particularly noteworthy given their divergence from the nature of the events that infants are shown in action understanding studies. First, the obstacle was only present when the agent was located in a cell that was directly adjacent to it. This contrasts with how obstacles are treated in most, if not all, action understanding studies. In such studies, obstacles</w:t>
        </w:r>
      </w:ins>
      <w:ins w:id="1587" w:author="Benton, Deon" w:date="2026-04-08T10:46:00Z" w16du:dateUtc="2026-04-08T15:46:00Z">
        <w:r w:rsidR="002D7684">
          <w:rPr>
            <w:rFonts w:ascii="Times New Roman" w:hAnsi="Times New Roman" w:cs="Times New Roman"/>
          </w:rPr>
          <w:t>, when present, remain fully</w:t>
        </w:r>
      </w:ins>
      <w:ins w:id="1588" w:author="Benton, Deon" w:date="2026-03-23T16:39:00Z" w16du:dateUtc="2026-03-23T21:39:00Z">
        <w:r>
          <w:rPr>
            <w:rFonts w:ascii="Times New Roman" w:hAnsi="Times New Roman" w:cs="Times New Roman"/>
          </w:rPr>
          <w:t xml:space="preserve"> visible throughout an entire action event.  Second, the agent “overshoots” the barrier by one cell.</w:t>
        </w:r>
      </w:ins>
      <w:ins w:id="1589" w:author="Benton, Deon" w:date="2026-04-08T10:46:00Z" w16du:dateUtc="2026-04-08T15:46:00Z">
        <w:r w:rsidR="00D31768">
          <w:rPr>
            <w:rFonts w:ascii="Times New Roman" w:hAnsi="Times New Roman" w:cs="Times New Roman"/>
          </w:rPr>
          <w:t xml:space="preserve"> This can be seen by tracing the agent’s arced trajectory.</w:t>
        </w:r>
      </w:ins>
      <w:ins w:id="1590" w:author="Benton, Deon" w:date="2026-03-23T16:39:00Z" w16du:dateUtc="2026-03-23T21:39:00Z">
        <w:r>
          <w:rPr>
            <w:rFonts w:ascii="Times New Roman" w:hAnsi="Times New Roman" w:cs="Times New Roman"/>
          </w:rPr>
          <w:t xml:space="preserve"> This also departs in important ways from what infants typically see in action events that involve obstacles</w:t>
        </w:r>
      </w:ins>
      <w:ins w:id="1591" w:author="Benton, Deon" w:date="2026-04-08T10:46:00Z" w16du:dateUtc="2026-04-08T15:46:00Z">
        <w:r w:rsidR="007D6A74">
          <w:rPr>
            <w:rFonts w:ascii="Times New Roman" w:hAnsi="Times New Roman" w:cs="Times New Roman"/>
          </w:rPr>
          <w:t xml:space="preserve"> (thou</w:t>
        </w:r>
      </w:ins>
      <w:ins w:id="1592" w:author="Benton, Deon" w:date="2026-04-08T10:47:00Z" w16du:dateUtc="2026-04-08T15:47:00Z">
        <w:r w:rsidR="007D6A74">
          <w:rPr>
            <w:rFonts w:ascii="Times New Roman" w:hAnsi="Times New Roman" w:cs="Times New Roman"/>
          </w:rPr>
          <w:t xml:space="preserve">gh see the simulation corresponding to </w:t>
        </w:r>
        <w:r w:rsidR="00C337E7">
          <w:rPr>
            <w:rFonts w:ascii="Times New Roman" w:hAnsi="Times New Roman" w:cs="Times New Roman"/>
          </w:rPr>
          <w:t xml:space="preserve">the target finding associated with </w:t>
        </w:r>
        <w:r w:rsidR="007D6A74">
          <w:rPr>
            <w:rFonts w:ascii="Times New Roman" w:hAnsi="Times New Roman" w:cs="Times New Roman"/>
          </w:rPr>
          <w:t>Liu &amp; Spelke, 2017)</w:t>
        </w:r>
      </w:ins>
      <w:ins w:id="1593" w:author="Benton, Deon" w:date="2026-03-23T16:39:00Z" w16du:dateUtc="2026-03-23T21:39:00Z">
        <w:r>
          <w:rPr>
            <w:rFonts w:ascii="Times New Roman" w:hAnsi="Times New Roman" w:cs="Times New Roman"/>
          </w:rPr>
          <w:t>: The vertical distance between the apex of the arced motion and the top of the barrier tends to be sufficient for the agent to clear the barrier. Third, the goal object became “visible” to the network only when the agent reached the terminal position of its trajectory. This, too, deviates from the approach taken in most studies on this topic, in which the goal object</w:t>
        </w:r>
      </w:ins>
      <w:ins w:id="1594" w:author="Benton, Deon" w:date="2026-04-08T10:48:00Z" w16du:dateUtc="2026-04-08T15:48:00Z">
        <w:r w:rsidR="00A703F3">
          <w:rPr>
            <w:rFonts w:ascii="Times New Roman" w:hAnsi="Times New Roman" w:cs="Times New Roman"/>
          </w:rPr>
          <w:t xml:space="preserve"> </w:t>
        </w:r>
      </w:ins>
      <w:ins w:id="1595" w:author="Benton, Deon" w:date="2026-03-23T16:39:00Z" w16du:dateUtc="2026-03-23T21:39:00Z">
        <w:r>
          <w:rPr>
            <w:rFonts w:ascii="Times New Roman" w:hAnsi="Times New Roman" w:cs="Times New Roman"/>
          </w:rPr>
          <w:t xml:space="preserve">remains fully visible throughout the duration of an action event. These issues raise </w:t>
        </w:r>
      </w:ins>
      <w:ins w:id="1596" w:author="Benton, Deon" w:date="2026-04-08T10:48:00Z" w16du:dateUtc="2026-04-08T15:48:00Z">
        <w:r w:rsidR="00A703F3">
          <w:rPr>
            <w:rFonts w:ascii="Times New Roman" w:hAnsi="Times New Roman" w:cs="Times New Roman"/>
          </w:rPr>
          <w:t xml:space="preserve">critical </w:t>
        </w:r>
      </w:ins>
      <w:ins w:id="1597" w:author="Benton, Deon" w:date="2026-03-23T16:39:00Z" w16du:dateUtc="2026-03-23T21:39:00Z">
        <w:r>
          <w:rPr>
            <w:rFonts w:ascii="Times New Roman" w:hAnsi="Times New Roman" w:cs="Times New Roman"/>
          </w:rPr>
          <w:t xml:space="preserve">questions about the </w:t>
        </w:r>
      </w:ins>
      <w:ins w:id="1598" w:author="Benton, Deon" w:date="2026-04-08T10:48:00Z" w16du:dateUtc="2026-04-08T15:48:00Z">
        <w:r w:rsidR="00A703F3">
          <w:rPr>
            <w:rFonts w:ascii="Times New Roman" w:hAnsi="Times New Roman" w:cs="Times New Roman"/>
          </w:rPr>
          <w:t>basis of</w:t>
        </w:r>
      </w:ins>
      <w:ins w:id="1599" w:author="Benton, Deon" w:date="2026-03-23T16:39:00Z" w16du:dateUtc="2026-03-23T21:39:00Z">
        <w:r>
          <w:rPr>
            <w:rFonts w:ascii="Times New Roman" w:hAnsi="Times New Roman" w:cs="Times New Roman"/>
          </w:rPr>
          <w:t xml:space="preserve"> the success of Overwalle’s (2010) model in capturing infants’ looking behaviors in Gergely et al. (1995); that is, it is possible that the success of this model stemmed from properties of the input that failed faithfully to implement the events presented to infants rather than from capturing the processes that underlie infants’ action understanding. </w:t>
        </w:r>
        <w:r w:rsidRPr="00710203">
          <w:rPr>
            <w:rFonts w:ascii="Times New Roman" w:hAnsi="Times New Roman" w:cs="Times New Roman"/>
          </w:rPr>
          <w:t>To assess the</w:t>
        </w:r>
        <w:r>
          <w:rPr>
            <w:rFonts w:ascii="Times New Roman" w:hAnsi="Times New Roman" w:cs="Times New Roman"/>
          </w:rPr>
          <w:t xml:space="preserve"> importance of</w:t>
        </w:r>
        <w:r w:rsidRPr="00710203">
          <w:rPr>
            <w:rFonts w:ascii="Times New Roman" w:hAnsi="Times New Roman" w:cs="Times New Roman"/>
          </w:rPr>
          <w:t xml:space="preserve"> </w:t>
        </w:r>
      </w:ins>
      <w:ins w:id="1600" w:author="Benton, Deon" w:date="2026-03-23T16:42:00Z" w16du:dateUtc="2026-03-23T21:42:00Z">
        <w:r w:rsidR="005A0500">
          <w:rPr>
            <w:rFonts w:ascii="Times New Roman" w:hAnsi="Times New Roman" w:cs="Times New Roman"/>
          </w:rPr>
          <w:t xml:space="preserve">and </w:t>
        </w:r>
      </w:ins>
      <w:ins w:id="1601" w:author="Benton, Deon" w:date="2026-03-23T16:39:00Z" w16du:dateUtc="2026-03-23T21:39:00Z">
        <w:r w:rsidRPr="00710203">
          <w:rPr>
            <w:rFonts w:ascii="Times New Roman" w:hAnsi="Times New Roman" w:cs="Times New Roman"/>
          </w:rPr>
          <w:t xml:space="preserve">impact </w:t>
        </w:r>
        <w:r>
          <w:rPr>
            <w:rFonts w:ascii="Times New Roman" w:hAnsi="Times New Roman" w:cs="Times New Roman"/>
          </w:rPr>
          <w:t xml:space="preserve">on OM10’s overall performance, in all </w:t>
        </w:r>
        <w:r>
          <w:rPr>
            <w:rFonts w:ascii="Times New Roman" w:hAnsi="Times New Roman" w:cs="Times New Roman"/>
          </w:rPr>
          <w:lastRenderedPageBreak/>
          <w:t xml:space="preserve">simulations </w:t>
        </w:r>
        <w:r w:rsidRPr="00710203">
          <w:rPr>
            <w:rFonts w:ascii="Times New Roman" w:hAnsi="Times New Roman" w:cs="Times New Roman"/>
          </w:rPr>
          <w:t xml:space="preserve">the </w:t>
        </w:r>
        <w:r>
          <w:rPr>
            <w:rFonts w:ascii="Times New Roman" w:hAnsi="Times New Roman" w:cs="Times New Roman"/>
          </w:rPr>
          <w:t>behavior of</w:t>
        </w:r>
        <w:r w:rsidRPr="00710203">
          <w:rPr>
            <w:rFonts w:ascii="Times New Roman" w:hAnsi="Times New Roman" w:cs="Times New Roman"/>
          </w:rPr>
          <w:t xml:space="preserve"> OM10 was compared</w:t>
        </w:r>
        <w:r>
          <w:rPr>
            <w:rFonts w:ascii="Times New Roman" w:hAnsi="Times New Roman" w:cs="Times New Roman"/>
          </w:rPr>
          <w:t xml:space="preserve"> </w:t>
        </w:r>
        <w:r w:rsidRPr="00710203">
          <w:rPr>
            <w:rFonts w:ascii="Times New Roman" w:hAnsi="Times New Roman" w:cs="Times New Roman"/>
          </w:rPr>
          <w:t>to that of a modified version of the model</w:t>
        </w:r>
        <w:r>
          <w:rPr>
            <w:rFonts w:ascii="Times New Roman" w:hAnsi="Times New Roman" w:cs="Times New Roman"/>
          </w:rPr>
          <w:t xml:space="preserve"> called OM10-2</w:t>
        </w:r>
      </w:ins>
      <w:ins w:id="1602" w:author="Benton, Deon" w:date="2026-03-23T16:43:00Z" w16du:dateUtc="2026-03-23T21:43:00Z">
        <w:r w:rsidR="00BC1E32">
          <w:rPr>
            <w:rFonts w:ascii="Times New Roman" w:hAnsi="Times New Roman" w:cs="Times New Roman"/>
          </w:rPr>
          <w:t xml:space="preserve"> as well as to ALIAS</w:t>
        </w:r>
      </w:ins>
      <w:ins w:id="1603" w:author="Benton, Deon" w:date="2026-03-23T16:39:00Z" w16du:dateUtc="2026-03-23T21:39:00Z">
        <w:r>
          <w:rPr>
            <w:rFonts w:ascii="Times New Roman" w:hAnsi="Times New Roman" w:cs="Times New Roman"/>
          </w:rPr>
          <w:t xml:space="preserve">. In </w:t>
        </w:r>
      </w:ins>
      <w:ins w:id="1604" w:author="Benton, Deon" w:date="2026-03-23T16:43:00Z" w16du:dateUtc="2026-03-23T21:43:00Z">
        <w:r w:rsidR="00BC1E32">
          <w:rPr>
            <w:rFonts w:ascii="Times New Roman" w:hAnsi="Times New Roman" w:cs="Times New Roman"/>
          </w:rPr>
          <w:t>OM10-2</w:t>
        </w:r>
      </w:ins>
      <w:ins w:id="1605" w:author="Benton, Deon" w:date="2026-03-23T16:39:00Z" w16du:dateUtc="2026-03-23T21:39:00Z">
        <w:r>
          <w:rPr>
            <w:rFonts w:ascii="Times New Roman" w:hAnsi="Times New Roman" w:cs="Times New Roman"/>
          </w:rPr>
          <w:t>,</w:t>
        </w:r>
        <w:r w:rsidRPr="00710203">
          <w:rPr>
            <w:rFonts w:ascii="Times New Roman" w:hAnsi="Times New Roman" w:cs="Times New Roman"/>
          </w:rPr>
          <w:t xml:space="preserve"> the agent does not overshoot the barrier and both the barrier and goal object </w:t>
        </w:r>
      </w:ins>
      <w:ins w:id="1606" w:author="Benton, Deon" w:date="2026-04-08T10:49:00Z" w16du:dateUtc="2026-04-08T15:49:00Z">
        <w:r w:rsidR="00A703F3">
          <w:rPr>
            <w:rFonts w:ascii="Times New Roman" w:hAnsi="Times New Roman" w:cs="Times New Roman"/>
          </w:rPr>
          <w:t>remain</w:t>
        </w:r>
      </w:ins>
      <w:ins w:id="1607" w:author="Benton, Deon" w:date="2026-03-23T16:39:00Z" w16du:dateUtc="2026-03-23T21:39:00Z">
        <w:r w:rsidRPr="00710203">
          <w:rPr>
            <w:rFonts w:ascii="Times New Roman" w:hAnsi="Times New Roman" w:cs="Times New Roman"/>
          </w:rPr>
          <w:t xml:space="preserve"> present </w:t>
        </w:r>
      </w:ins>
      <w:ins w:id="1608" w:author="Benton, Deon" w:date="2026-03-23T16:43:00Z" w16du:dateUtc="2026-03-23T21:43:00Z">
        <w:r w:rsidR="00BC1E32">
          <w:rPr>
            <w:rFonts w:ascii="Times New Roman" w:hAnsi="Times New Roman" w:cs="Times New Roman"/>
          </w:rPr>
          <w:t>across</w:t>
        </w:r>
      </w:ins>
      <w:ins w:id="1609" w:author="Benton, Deon" w:date="2026-03-23T16:39:00Z" w16du:dateUtc="2026-03-23T21:39:00Z">
        <w:r w:rsidRPr="00710203">
          <w:rPr>
            <w:rFonts w:ascii="Times New Roman" w:hAnsi="Times New Roman" w:cs="Times New Roman"/>
          </w:rPr>
          <w:t xml:space="preserve"> </w:t>
        </w:r>
      </w:ins>
      <w:r w:rsidR="004D7CEA">
        <w:rPr>
          <w:rFonts w:ascii="Times New Roman" w:hAnsi="Times New Roman" w:cs="Times New Roman"/>
        </w:rPr>
        <w:t xml:space="preserve">all </w:t>
      </w:r>
      <w:ins w:id="1610" w:author="Benton, Deon" w:date="2026-04-08T10:49:00Z" w16du:dateUtc="2026-04-08T15:49:00Z">
        <w:r w:rsidR="00A703F3">
          <w:rPr>
            <w:rFonts w:ascii="Times New Roman" w:hAnsi="Times New Roman" w:cs="Times New Roman"/>
          </w:rPr>
          <w:t xml:space="preserve">time </w:t>
        </w:r>
      </w:ins>
      <w:ins w:id="1611" w:author="Benton, Deon" w:date="2026-03-23T16:39:00Z" w16du:dateUtc="2026-03-23T21:39:00Z">
        <w:r w:rsidRPr="00710203">
          <w:rPr>
            <w:rFonts w:ascii="Times New Roman" w:hAnsi="Times New Roman" w:cs="Times New Roman"/>
          </w:rPr>
          <w:t>steps.</w:t>
        </w:r>
      </w:ins>
      <w:ins w:id="1612" w:author="Benton, Deon" w:date="2026-03-25T10:10:00Z" w16du:dateUtc="2026-03-25T15:10:00Z">
        <w:r w:rsidR="00A40620">
          <w:rPr>
            <w:rFonts w:ascii="Times New Roman" w:hAnsi="Times New Roman" w:cs="Times New Roman"/>
          </w:rPr>
          <w:t xml:space="preserve"> </w:t>
        </w:r>
      </w:ins>
      <w:ins w:id="1613" w:author="Benton, Deon" w:date="2026-03-25T10:12:00Z" w16du:dateUtc="2026-03-25T15:12:00Z">
        <w:r w:rsidR="00F06E48">
          <w:rPr>
            <w:rFonts w:ascii="Times New Roman" w:hAnsi="Times New Roman" w:cs="Times New Roman"/>
          </w:rPr>
          <w:t xml:space="preserve">Finally, </w:t>
        </w:r>
      </w:ins>
      <w:ins w:id="1614" w:author="Benton, Deon" w:date="2026-03-25T10:13:00Z" w16du:dateUtc="2026-03-25T15:13:00Z">
        <w:r w:rsidR="00F06E48">
          <w:rPr>
            <w:rFonts w:ascii="Times New Roman" w:hAnsi="Times New Roman" w:cs="Times New Roman"/>
          </w:rPr>
          <w:t>because</w:t>
        </w:r>
      </w:ins>
      <w:ins w:id="1615" w:author="Benton, Deon" w:date="2026-03-25T10:18:00Z" w16du:dateUtc="2026-03-25T15:18:00Z">
        <w:r w:rsidR="00037ADB">
          <w:rPr>
            <w:rFonts w:ascii="Times New Roman" w:hAnsi="Times New Roman" w:cs="Times New Roman"/>
          </w:rPr>
          <w:t xml:space="preserve"> there is greater overall network activity in</w:t>
        </w:r>
      </w:ins>
      <w:ins w:id="1616" w:author="Benton, Deon" w:date="2026-03-25T10:15:00Z" w16du:dateUtc="2026-03-25T15:15:00Z">
        <w:r w:rsidR="00D96F7B">
          <w:rPr>
            <w:rFonts w:ascii="Times New Roman" w:hAnsi="Times New Roman" w:cs="Times New Roman"/>
          </w:rPr>
          <w:t xml:space="preserve"> OM10-2 </w:t>
        </w:r>
      </w:ins>
      <w:ins w:id="1617" w:author="Benton, Deon" w:date="2026-03-25T10:16:00Z" w16du:dateUtc="2026-03-25T15:16:00Z">
        <w:r w:rsidR="00D96F7B">
          <w:rPr>
            <w:rFonts w:ascii="Times New Roman" w:hAnsi="Times New Roman" w:cs="Times New Roman"/>
          </w:rPr>
          <w:t>compared to</w:t>
        </w:r>
      </w:ins>
      <w:ins w:id="1618" w:author="Benton, Deon" w:date="2026-03-25T10:12:00Z" w16du:dateUtc="2026-03-25T15:12:00Z">
        <w:r w:rsidR="00F06E48">
          <w:rPr>
            <w:rFonts w:ascii="Times New Roman" w:hAnsi="Times New Roman" w:cs="Times New Roman"/>
          </w:rPr>
          <w:t xml:space="preserve"> OM10—giv</w:t>
        </w:r>
      </w:ins>
      <w:ins w:id="1619" w:author="Benton, Deon" w:date="2026-03-25T10:13:00Z" w16du:dateUtc="2026-03-25T15:13:00Z">
        <w:r w:rsidR="00F06E48">
          <w:rPr>
            <w:rFonts w:ascii="Times New Roman" w:hAnsi="Times New Roman" w:cs="Times New Roman"/>
          </w:rPr>
          <w:t>en that the barrier and goal objects remain visible across all time steps in which they are present—</w:t>
        </w:r>
      </w:ins>
      <w:ins w:id="1620" w:author="Benton, Deon" w:date="2026-03-25T10:16:00Z" w16du:dateUtc="2026-03-25T15:16:00Z">
        <w:r w:rsidR="00037ADB">
          <w:rPr>
            <w:rFonts w:ascii="Times New Roman" w:hAnsi="Times New Roman" w:cs="Times New Roman"/>
          </w:rPr>
          <w:t>a</w:t>
        </w:r>
      </w:ins>
      <w:ins w:id="1621" w:author="Benton, Deon" w:date="2026-03-25T10:17:00Z" w16du:dateUtc="2026-03-25T15:17:00Z">
        <w:r w:rsidR="00037ADB">
          <w:rPr>
            <w:rFonts w:ascii="Times New Roman" w:hAnsi="Times New Roman" w:cs="Times New Roman"/>
          </w:rPr>
          <w:t xml:space="preserve"> sigmoid activation was applied to the internal activation. </w:t>
        </w:r>
      </w:ins>
      <w:ins w:id="1622" w:author="Benton, Deon" w:date="2026-03-25T10:18:00Z" w16du:dateUtc="2026-03-25T15:18:00Z">
        <w:r w:rsidR="001F434E">
          <w:rPr>
            <w:rFonts w:ascii="Times New Roman" w:hAnsi="Times New Roman" w:cs="Times New Roman"/>
          </w:rPr>
          <w:t>In the absence of this activity function,</w:t>
        </w:r>
      </w:ins>
      <w:ins w:id="1623" w:author="Benton, Deon" w:date="2026-03-25T10:19:00Z" w16du:dateUtc="2026-03-25T15:19:00Z">
        <w:r w:rsidR="001F434E">
          <w:rPr>
            <w:rFonts w:ascii="Times New Roman" w:hAnsi="Times New Roman" w:cs="Times New Roman"/>
          </w:rPr>
          <w:t xml:space="preserve"> the stronger recurrent activity in OM10-2 could lead to a situation in which the activity of the network cannot be computed </w:t>
        </w:r>
      </w:ins>
      <w:ins w:id="1624" w:author="Benton, Deon" w:date="2026-03-25T10:20:00Z" w16du:dateUtc="2026-03-25T15:20:00Z">
        <w:r w:rsidR="001F434E">
          <w:rPr>
            <w:rFonts w:ascii="Times New Roman" w:hAnsi="Times New Roman" w:cs="Times New Roman"/>
          </w:rPr>
          <w:t>due to</w:t>
        </w:r>
      </w:ins>
      <w:ins w:id="1625" w:author="Benton, Deon" w:date="2026-03-25T10:19:00Z" w16du:dateUtc="2026-03-25T15:19:00Z">
        <w:r w:rsidR="001F434E">
          <w:rPr>
            <w:rFonts w:ascii="Times New Roman" w:hAnsi="Times New Roman" w:cs="Times New Roman"/>
          </w:rPr>
          <w:t xml:space="preserve"> unstable network dynamics. </w:t>
        </w:r>
      </w:ins>
    </w:p>
    <w:p w14:paraId="618C49B5" w14:textId="7825C5AE" w:rsidR="00890D2E" w:rsidRDefault="00890D2E" w:rsidP="00AD6BA9">
      <w:pPr>
        <w:spacing w:line="480" w:lineRule="auto"/>
        <w:contextualSpacing/>
        <w:rPr>
          <w:ins w:id="1626" w:author="Benton, Deon" w:date="2026-03-23T15:47:00Z" w16du:dateUtc="2026-03-23T20:47:00Z"/>
          <w:rFonts w:ascii="Times New Roman" w:hAnsi="Times New Roman" w:cs="Times New Roman"/>
        </w:rPr>
      </w:pPr>
      <w:ins w:id="1627" w:author="Benton, Deon" w:date="2026-03-23T15:24:00Z" w16du:dateUtc="2026-03-23T20:24:00Z">
        <w:r>
          <w:rPr>
            <w:rFonts w:ascii="Times New Roman" w:hAnsi="Times New Roman" w:cs="Times New Roman"/>
          </w:rPr>
          <w:tab/>
        </w:r>
      </w:ins>
      <w:ins w:id="1628" w:author="Benton, Deon" w:date="2026-03-23T15:45:00Z" w16du:dateUtc="2026-03-23T20:45:00Z">
        <w:r w:rsidR="00572B16">
          <w:rPr>
            <w:rFonts w:ascii="Times New Roman" w:hAnsi="Times New Roman" w:cs="Times New Roman"/>
          </w:rPr>
          <w:t>At the conclusion of the first phase, t</w:t>
        </w:r>
      </w:ins>
      <w:ins w:id="1629" w:author="Benton, Deon" w:date="2026-03-23T15:24:00Z" w16du:dateUtc="2026-03-23T20:24:00Z">
        <w:r>
          <w:rPr>
            <w:rFonts w:ascii="Times New Roman" w:hAnsi="Times New Roman" w:cs="Times New Roman"/>
          </w:rPr>
          <w:t xml:space="preserve">he model entered </w:t>
        </w:r>
      </w:ins>
      <w:ins w:id="1630" w:author="Benton, Deon" w:date="2026-04-08T10:49:00Z" w16du:dateUtc="2026-04-08T15:49:00Z">
        <w:r w:rsidR="00644795">
          <w:rPr>
            <w:rFonts w:ascii="Times New Roman" w:hAnsi="Times New Roman" w:cs="Times New Roman"/>
          </w:rPr>
          <w:t>a</w:t>
        </w:r>
      </w:ins>
      <w:ins w:id="1631" w:author="Benton, Deon" w:date="2026-03-23T15:24:00Z" w16du:dateUtc="2026-03-23T20:24:00Z">
        <w:r>
          <w:rPr>
            <w:rFonts w:ascii="Times New Roman" w:hAnsi="Times New Roman" w:cs="Times New Roman"/>
          </w:rPr>
          <w:t xml:space="preserve"> second</w:t>
        </w:r>
      </w:ins>
      <w:ins w:id="1632" w:author="Benton, Deon" w:date="2026-03-23T15:46:00Z" w16du:dateUtc="2026-03-23T20:46:00Z">
        <w:r w:rsidR="00B019C9">
          <w:rPr>
            <w:rFonts w:ascii="Times New Roman" w:hAnsi="Times New Roman" w:cs="Times New Roman"/>
          </w:rPr>
          <w:t xml:space="preserve">, </w:t>
        </w:r>
        <w:r w:rsidR="00B019C9" w:rsidRPr="0011240F">
          <w:rPr>
            <w:rFonts w:ascii="Times New Roman" w:hAnsi="Times New Roman" w:cs="Times New Roman"/>
            <w:i/>
            <w:iCs/>
          </w:rPr>
          <w:t>learning</w:t>
        </w:r>
        <w:r w:rsidR="00572B16">
          <w:rPr>
            <w:rFonts w:ascii="Times New Roman" w:hAnsi="Times New Roman" w:cs="Times New Roman"/>
          </w:rPr>
          <w:t xml:space="preserve"> phase</w:t>
        </w:r>
      </w:ins>
      <w:ins w:id="1633" w:author="Benton, Deon" w:date="2026-03-23T15:24:00Z" w16du:dateUtc="2026-03-23T20:24:00Z">
        <w:r>
          <w:rPr>
            <w:rFonts w:ascii="Times New Roman" w:hAnsi="Times New Roman" w:cs="Times New Roman"/>
          </w:rPr>
          <w:t xml:space="preserve">. </w:t>
        </w:r>
      </w:ins>
      <w:ins w:id="1634" w:author="Benton, Deon" w:date="2026-03-23T15:25:00Z" w16du:dateUtc="2026-03-23T20:25:00Z">
        <w:r>
          <w:rPr>
            <w:rFonts w:ascii="Times New Roman" w:hAnsi="Times New Roman" w:cs="Times New Roman"/>
          </w:rPr>
          <w:t>During this phase, the</w:t>
        </w:r>
      </w:ins>
      <w:ins w:id="1635" w:author="Benton, Deon" w:date="2026-03-23T15:26:00Z" w16du:dateUtc="2026-03-23T20:26:00Z">
        <w:r w:rsidR="003F199F">
          <w:rPr>
            <w:rFonts w:ascii="Times New Roman" w:hAnsi="Times New Roman" w:cs="Times New Roman"/>
          </w:rPr>
          <w:t xml:space="preserve"> </w:t>
        </w:r>
      </w:ins>
      <w:ins w:id="1636" w:author="Benton, Deon" w:date="2026-03-23T15:31:00Z" w16du:dateUtc="2026-03-23T20:31:00Z">
        <w:r w:rsidR="00BE654E">
          <w:rPr>
            <w:rFonts w:ascii="Times New Roman" w:hAnsi="Times New Roman" w:cs="Times New Roman"/>
          </w:rPr>
          <w:t>Delta rule (</w:t>
        </w:r>
      </w:ins>
      <w:ins w:id="1637" w:author="Benton, Deon" w:date="2026-03-23T15:43:00Z" w16du:dateUtc="2026-03-23T20:43:00Z">
        <w:r w:rsidR="00D973CA">
          <w:rPr>
            <w:rFonts w:ascii="Times New Roman" w:hAnsi="Times New Roman" w:cs="Times New Roman"/>
          </w:rPr>
          <w:t xml:space="preserve">e.g., </w:t>
        </w:r>
      </w:ins>
      <w:ins w:id="1638" w:author="Benton, Deon" w:date="2026-03-23T15:31:00Z" w16du:dateUtc="2026-03-23T20:31:00Z">
        <w:r w:rsidR="00BE654E">
          <w:rPr>
            <w:rFonts w:ascii="Times New Roman" w:hAnsi="Times New Roman" w:cs="Times New Roman"/>
          </w:rPr>
          <w:t xml:space="preserve">McClelland </w:t>
        </w:r>
        <w:r w:rsidR="00AD6BA9">
          <w:rPr>
            <w:rFonts w:ascii="Times New Roman" w:hAnsi="Times New Roman" w:cs="Times New Roman"/>
          </w:rPr>
          <w:t>&amp; Rumelhart, 1988</w:t>
        </w:r>
      </w:ins>
      <w:ins w:id="1639" w:author="Benton, Deon" w:date="2026-03-23T15:43:00Z" w16du:dateUtc="2026-03-23T20:43:00Z">
        <w:r w:rsidR="00D973CA">
          <w:rPr>
            <w:rFonts w:ascii="Times New Roman" w:hAnsi="Times New Roman" w:cs="Times New Roman"/>
          </w:rPr>
          <w:t>; Widrow &amp; Hoff, 1960</w:t>
        </w:r>
      </w:ins>
      <w:ins w:id="1640" w:author="Benton, Deon" w:date="2026-03-23T15:31:00Z" w16du:dateUtc="2026-03-23T20:31:00Z">
        <w:r w:rsidR="00AD6BA9">
          <w:rPr>
            <w:rFonts w:ascii="Times New Roman" w:hAnsi="Times New Roman" w:cs="Times New Roman"/>
          </w:rPr>
          <w:t xml:space="preserve">) </w:t>
        </w:r>
      </w:ins>
      <w:ins w:id="1641" w:author="Benton, Deon" w:date="2026-03-23T15:25:00Z" w16du:dateUtc="2026-03-23T20:25:00Z">
        <w:r w:rsidR="003F199F">
          <w:rPr>
            <w:rFonts w:ascii="Times New Roman" w:hAnsi="Times New Roman" w:cs="Times New Roman"/>
          </w:rPr>
          <w:t>was used to update the network weights</w:t>
        </w:r>
      </w:ins>
      <w:ins w:id="1642" w:author="Benton, Deon" w:date="2026-03-23T15:32:00Z" w16du:dateUtc="2026-03-23T20:32:00Z">
        <w:r w:rsidR="00AD6BA9">
          <w:rPr>
            <w:rFonts w:ascii="Times New Roman" w:hAnsi="Times New Roman" w:cs="Times New Roman"/>
          </w:rPr>
          <w:t xml:space="preserve">. </w:t>
        </w:r>
      </w:ins>
      <w:r w:rsidR="00D13D5A">
        <w:rPr>
          <w:rFonts w:ascii="Times New Roman" w:hAnsi="Times New Roman" w:cs="Times New Roman"/>
        </w:rPr>
        <w:t xml:space="preserve">It </w:t>
      </w:r>
      <w:ins w:id="1643" w:author="Benton, Deon" w:date="2026-03-23T15:46:00Z" w16du:dateUtc="2026-03-23T20:46:00Z">
        <w:r w:rsidR="00CB2377">
          <w:rPr>
            <w:rFonts w:ascii="Times New Roman" w:hAnsi="Times New Roman" w:cs="Times New Roman"/>
          </w:rPr>
          <w:t xml:space="preserve">is worth noting that </w:t>
        </w:r>
      </w:ins>
      <w:ins w:id="1644" w:author="Benton, Deon" w:date="2026-03-23T15:33:00Z" w16du:dateUtc="2026-03-23T20:33:00Z">
        <w:r w:rsidR="00AD6BA9">
          <w:rPr>
            <w:rFonts w:ascii="Times New Roman" w:hAnsi="Times New Roman" w:cs="Times New Roman"/>
          </w:rPr>
          <w:t xml:space="preserve">the specific form of </w:t>
        </w:r>
      </w:ins>
      <w:ins w:id="1645" w:author="Benton, Deon" w:date="2026-03-23T15:36:00Z" w16du:dateUtc="2026-03-23T20:36:00Z">
        <w:r w:rsidR="009B68DB">
          <w:rPr>
            <w:rFonts w:ascii="Times New Roman" w:hAnsi="Times New Roman" w:cs="Times New Roman"/>
          </w:rPr>
          <w:t xml:space="preserve">this rule that </w:t>
        </w:r>
      </w:ins>
      <w:r w:rsidR="00D13D5A">
        <w:rPr>
          <w:rFonts w:ascii="Times New Roman" w:hAnsi="Times New Roman" w:cs="Times New Roman"/>
        </w:rPr>
        <w:t xml:space="preserve">Overwalle (2010) </w:t>
      </w:r>
      <w:ins w:id="1646" w:author="Benton, Deon" w:date="2026-03-23T15:46:00Z" w16du:dateUtc="2026-03-23T20:46:00Z">
        <w:r w:rsidR="00CB2377">
          <w:rPr>
            <w:rFonts w:ascii="Times New Roman" w:hAnsi="Times New Roman" w:cs="Times New Roman"/>
          </w:rPr>
          <w:t xml:space="preserve">employed </w:t>
        </w:r>
      </w:ins>
      <w:ins w:id="1647" w:author="Benton, Deon" w:date="2026-03-23T15:33:00Z" w16du:dateUtc="2026-03-23T20:33:00Z">
        <w:r w:rsidR="00AD6BA9">
          <w:rPr>
            <w:rFonts w:ascii="Times New Roman" w:hAnsi="Times New Roman" w:cs="Times New Roman"/>
          </w:rPr>
          <w:t>encouraged the network to</w:t>
        </w:r>
        <w:r w:rsidR="00651648">
          <w:rPr>
            <w:rFonts w:ascii="Times New Roman" w:hAnsi="Times New Roman" w:cs="Times New Roman"/>
          </w:rPr>
          <w:t xml:space="preserve"> reduce</w:t>
        </w:r>
      </w:ins>
      <w:ins w:id="1648" w:author="Benton, Deon" w:date="2026-03-23T15:36:00Z" w16du:dateUtc="2026-03-23T20:36:00Z">
        <w:r w:rsidR="009B68DB">
          <w:rPr>
            <w:rFonts w:ascii="Times New Roman" w:hAnsi="Times New Roman" w:cs="Times New Roman"/>
          </w:rPr>
          <w:t xml:space="preserve"> </w:t>
        </w:r>
      </w:ins>
      <w:ins w:id="1649" w:author="Benton, Deon" w:date="2026-03-23T15:46:00Z" w16du:dateUtc="2026-03-23T20:46:00Z">
        <w:r w:rsidR="00D1467C">
          <w:rPr>
            <w:rFonts w:ascii="Times New Roman" w:hAnsi="Times New Roman" w:cs="Times New Roman"/>
          </w:rPr>
          <w:t xml:space="preserve">the </w:t>
        </w:r>
      </w:ins>
      <w:ins w:id="1650" w:author="Benton, Deon" w:date="2026-03-23T15:36:00Z" w16du:dateUtc="2026-03-23T20:36:00Z">
        <w:r w:rsidR="009B68DB">
          <w:rPr>
            <w:rFonts w:ascii="Times New Roman" w:hAnsi="Times New Roman" w:cs="Times New Roman"/>
          </w:rPr>
          <w:t>discrepancy between</w:t>
        </w:r>
      </w:ins>
      <w:ins w:id="1651" w:author="Benton, Deon" w:date="2026-03-23T15:33:00Z" w16du:dateUtc="2026-03-23T20:33:00Z">
        <w:r w:rsidR="00651648">
          <w:rPr>
            <w:rFonts w:ascii="Times New Roman" w:hAnsi="Times New Roman" w:cs="Times New Roman"/>
          </w:rPr>
          <w:t xml:space="preserve"> the </w:t>
        </w:r>
      </w:ins>
      <w:ins w:id="1652" w:author="Benton, Deon" w:date="2026-03-23T15:37:00Z" w16du:dateUtc="2026-03-23T20:37:00Z">
        <w:r w:rsidR="009B68DB">
          <w:rPr>
            <w:rFonts w:ascii="Times New Roman" w:hAnsi="Times New Roman" w:cs="Times New Roman"/>
          </w:rPr>
          <w:t>externally provided state of the environment and the internally generated pattern of activation that emerged over the course of the network’s settling dynamic</w:t>
        </w:r>
      </w:ins>
      <w:ins w:id="1653" w:author="Benton, Deon" w:date="2026-03-23T15:34:00Z" w16du:dateUtc="2026-03-23T20:34:00Z">
        <w:r w:rsidR="00651648">
          <w:rPr>
            <w:rFonts w:ascii="Times New Roman" w:hAnsi="Times New Roman" w:cs="Times New Roman"/>
          </w:rPr>
          <w:t xml:space="preserve">; more common usages of the Delta rule involve </w:t>
        </w:r>
      </w:ins>
      <w:ins w:id="1654" w:author="Benton, Deon" w:date="2026-03-23T15:38:00Z" w16du:dateUtc="2026-03-23T20:38:00Z">
        <w:r w:rsidR="009B68DB">
          <w:rPr>
            <w:rFonts w:ascii="Times New Roman" w:hAnsi="Times New Roman" w:cs="Times New Roman"/>
          </w:rPr>
          <w:t>reducing the discrepancy between a target output and the network’s predicted output</w:t>
        </w:r>
      </w:ins>
      <w:ins w:id="1655" w:author="Benton, Deon" w:date="2026-03-23T15:40:00Z" w16du:dateUtc="2026-03-23T20:40:00Z">
        <w:r w:rsidR="00863918">
          <w:rPr>
            <w:rFonts w:ascii="Times New Roman" w:hAnsi="Times New Roman" w:cs="Times New Roman"/>
          </w:rPr>
          <w:t xml:space="preserve"> (e.g., </w:t>
        </w:r>
      </w:ins>
      <w:ins w:id="1656" w:author="Benton, Deon" w:date="2026-03-23T15:44:00Z" w16du:dateUtc="2026-03-23T20:44:00Z">
        <w:r w:rsidR="00D973CA">
          <w:rPr>
            <w:rFonts w:ascii="Times New Roman" w:hAnsi="Times New Roman" w:cs="Times New Roman"/>
          </w:rPr>
          <w:t>Rumelhart &amp; McCllelland, 1986).</w:t>
        </w:r>
      </w:ins>
      <w:ins w:id="1657" w:author="Benton, Deon" w:date="2026-03-25T11:34:00Z" w16du:dateUtc="2026-03-25T16:34:00Z">
        <w:r w:rsidR="006F5DD4">
          <w:rPr>
            <w:rFonts w:ascii="Times New Roman" w:hAnsi="Times New Roman" w:cs="Times New Roman"/>
          </w:rPr>
          <w:t xml:space="preserve"> As was the case in Overwalle (2010), learning rate was set to 0.10</w:t>
        </w:r>
      </w:ins>
      <w:ins w:id="1658" w:author="Benton, Deon" w:date="2026-03-25T12:11:00Z" w16du:dateUtc="2026-03-25T17:11:00Z">
        <w:r w:rsidR="00860B92">
          <w:rPr>
            <w:rFonts w:ascii="Times New Roman" w:hAnsi="Times New Roman" w:cs="Times New Roman"/>
          </w:rPr>
          <w:t xml:space="preserve"> and the weights</w:t>
        </w:r>
      </w:ins>
      <w:ins w:id="1659" w:author="Benton, Deon" w:date="2026-03-25T12:12:00Z" w16du:dateUtc="2026-03-25T17:12:00Z">
        <w:r w:rsidR="00860B92">
          <w:rPr>
            <w:rFonts w:ascii="Times New Roman" w:hAnsi="Times New Roman" w:cs="Times New Roman"/>
          </w:rPr>
          <w:t xml:space="preserve"> were randomly initialized within the range ±0.2</w:t>
        </w:r>
      </w:ins>
      <w:ins w:id="1660" w:author="Benton, Deon" w:date="2026-03-25T11:34:00Z" w16du:dateUtc="2026-03-25T16:34:00Z">
        <w:r w:rsidR="006F5DD4">
          <w:rPr>
            <w:rFonts w:ascii="Times New Roman" w:hAnsi="Times New Roman" w:cs="Times New Roman"/>
          </w:rPr>
          <w:t>.</w:t>
        </w:r>
      </w:ins>
    </w:p>
    <w:p w14:paraId="74875764" w14:textId="17647624" w:rsidR="007712E0" w:rsidRPr="007712E0" w:rsidRDefault="0011240F" w:rsidP="0023774E">
      <w:pPr>
        <w:spacing w:line="480" w:lineRule="auto"/>
        <w:contextualSpacing/>
        <w:rPr>
          <w:rFonts w:ascii="Times New Roman" w:hAnsi="Times New Roman" w:cs="Times New Roman"/>
        </w:rPr>
      </w:pPr>
      <w:ins w:id="1661" w:author="Benton, Deon" w:date="2026-03-23T15:47:00Z" w16du:dateUtc="2026-03-23T20:47:00Z">
        <w:r>
          <w:rPr>
            <w:rFonts w:ascii="Times New Roman" w:hAnsi="Times New Roman" w:cs="Times New Roman"/>
          </w:rPr>
          <w:tab/>
        </w:r>
      </w:ins>
      <w:ins w:id="1662" w:author="Benton, Deon" w:date="2026-03-23T16:00:00Z" w16du:dateUtc="2026-03-23T21:00:00Z">
        <w:r w:rsidR="00D80739" w:rsidRPr="00D80739">
          <w:rPr>
            <w:rFonts w:ascii="Times New Roman" w:hAnsi="Times New Roman" w:cs="Times New Roman"/>
          </w:rPr>
          <w:t xml:space="preserve">The final phase that the model entered into was the prediction phase. This phase </w:t>
        </w:r>
      </w:ins>
      <w:r w:rsidR="00CA7750">
        <w:rPr>
          <w:rFonts w:ascii="Times New Roman" w:hAnsi="Times New Roman" w:cs="Times New Roman"/>
        </w:rPr>
        <w:t>is the</w:t>
      </w:r>
      <w:r w:rsidR="002278AD">
        <w:rPr>
          <w:rFonts w:ascii="Times New Roman" w:hAnsi="Times New Roman" w:cs="Times New Roman"/>
        </w:rPr>
        <w:t xml:space="preserve"> model analogue of the</w:t>
      </w:r>
      <w:ins w:id="1663" w:author="Benton, Deon" w:date="2026-03-23T16:00:00Z" w16du:dateUtc="2026-03-23T21:00:00Z">
        <w:r w:rsidR="00D80739" w:rsidRPr="00D80739">
          <w:rPr>
            <w:rFonts w:ascii="Times New Roman" w:hAnsi="Times New Roman" w:cs="Times New Roman"/>
          </w:rPr>
          <w:t xml:space="preserve"> test phase in infant studies on action understanding. As such, the network was shown barrierless straight and arced motion events</w:t>
        </w:r>
      </w:ins>
      <w:r w:rsidR="00D2337C">
        <w:rPr>
          <w:rFonts w:ascii="Times New Roman" w:hAnsi="Times New Roman" w:cs="Times New Roman"/>
        </w:rPr>
        <w:t>; as was the case in Overwalle (2010), the straight event lasted 5 steps</w:t>
      </w:r>
      <w:ins w:id="1664" w:author="Benton, Deon" w:date="2026-03-23T16:00:00Z" w16du:dateUtc="2026-03-23T21:00:00Z">
        <w:r w:rsidR="00D80739" w:rsidRPr="00D80739">
          <w:rPr>
            <w:rFonts w:ascii="Times New Roman" w:hAnsi="Times New Roman" w:cs="Times New Roman"/>
          </w:rPr>
          <w:t xml:space="preserve">. Crucially, the internal activation of “critical units” was recorded following network settling. These units corresponded to locations along </w:t>
        </w:r>
      </w:ins>
      <w:ins w:id="1665" w:author="Benton, Deon" w:date="2026-03-23T16:01:00Z" w16du:dateUtc="2026-03-23T21:01:00Z">
        <w:r w:rsidR="00D80739">
          <w:rPr>
            <w:rFonts w:ascii="Times New Roman" w:hAnsi="Times New Roman" w:cs="Times New Roman"/>
          </w:rPr>
          <w:t>the two trajectories.</w:t>
        </w:r>
      </w:ins>
      <w:ins w:id="1666" w:author="Benton, Deon" w:date="2026-03-23T16:00:00Z" w16du:dateUtc="2026-03-23T21:00:00Z">
        <w:r w:rsidR="00D80739" w:rsidRPr="00D80739">
          <w:rPr>
            <w:rFonts w:ascii="Times New Roman" w:hAnsi="Times New Roman" w:cs="Times New Roman"/>
          </w:rPr>
          <w:t xml:space="preserve"> </w:t>
        </w:r>
      </w:ins>
      <w:ins w:id="1667" w:author="Benton, Deon" w:date="2026-03-23T16:01:00Z" w16du:dateUtc="2026-03-23T21:01:00Z">
        <w:r w:rsidR="00D80739">
          <w:rPr>
            <w:rFonts w:ascii="Times New Roman" w:hAnsi="Times New Roman" w:cs="Times New Roman"/>
          </w:rPr>
          <w:t xml:space="preserve">The critical cells for the straight trajectory were </w:t>
        </w:r>
      </w:ins>
      <w:ins w:id="1668" w:author="Benton, Deon" w:date="2026-03-23T16:02:00Z" w16du:dateUtc="2026-03-23T21:02:00Z">
        <w:r w:rsidR="00D80739">
          <w:rPr>
            <w:rFonts w:ascii="Times New Roman" w:hAnsi="Times New Roman" w:cs="Times New Roman"/>
          </w:rPr>
          <w:t xml:space="preserve">columns 2-4 in the bottom row of the spatial grid; </w:t>
        </w:r>
        <w:r w:rsidR="00AB7607">
          <w:rPr>
            <w:rFonts w:ascii="Times New Roman" w:hAnsi="Times New Roman" w:cs="Times New Roman"/>
          </w:rPr>
          <w:t xml:space="preserve">the </w:t>
        </w:r>
        <w:r w:rsidR="00AB7607">
          <w:rPr>
            <w:rFonts w:ascii="Times New Roman" w:hAnsi="Times New Roman" w:cs="Times New Roman"/>
          </w:rPr>
          <w:lastRenderedPageBreak/>
          <w:t xml:space="preserve">cells corresponding to </w:t>
        </w:r>
      </w:ins>
      <w:ins w:id="1669" w:author="Benton, Deon" w:date="2026-03-23T16:03:00Z" w16du:dateUtc="2026-03-23T21:03:00Z">
        <w:r w:rsidR="00AB7607">
          <w:rPr>
            <w:rFonts w:ascii="Times New Roman" w:hAnsi="Times New Roman" w:cs="Times New Roman"/>
          </w:rPr>
          <w:t xml:space="preserve">column 2-4 in the third row of the grid comprised the critical cells for the arced motion trajectory. </w:t>
        </w:r>
      </w:ins>
      <w:ins w:id="1670" w:author="Benton, Deon" w:date="2026-03-23T16:04:00Z" w16du:dateUtc="2026-03-23T21:04:00Z">
        <w:r w:rsidR="00AB7607">
          <w:rPr>
            <w:rFonts w:ascii="Times New Roman" w:hAnsi="Times New Roman" w:cs="Times New Roman"/>
          </w:rPr>
          <w:t xml:space="preserve"> Overwalle (2010) interpreted the </w:t>
        </w:r>
      </w:ins>
      <w:ins w:id="1671" w:author="Benton, Deon" w:date="2026-03-23T16:00:00Z" w16du:dateUtc="2026-03-23T21:00:00Z">
        <w:r w:rsidR="00D80739" w:rsidRPr="00D80739">
          <w:rPr>
            <w:rFonts w:ascii="Times New Roman" w:hAnsi="Times New Roman" w:cs="Times New Roman"/>
          </w:rPr>
          <w:t xml:space="preserve">magnitude of </w:t>
        </w:r>
      </w:ins>
      <w:ins w:id="1672" w:author="Benton, Deon" w:date="2026-03-23T16:04:00Z" w16du:dateUtc="2026-03-23T21:04:00Z">
        <w:r w:rsidR="00AB7607">
          <w:rPr>
            <w:rFonts w:ascii="Times New Roman" w:hAnsi="Times New Roman" w:cs="Times New Roman"/>
          </w:rPr>
          <w:t>the combined activation of these unit</w:t>
        </w:r>
      </w:ins>
      <w:r w:rsidR="00D2337C">
        <w:rPr>
          <w:rFonts w:ascii="Times New Roman" w:hAnsi="Times New Roman" w:cs="Times New Roman"/>
        </w:rPr>
        <w:t>s</w:t>
      </w:r>
      <w:ins w:id="1673" w:author="Benton, Deon" w:date="2026-03-23T16:04:00Z" w16du:dateUtc="2026-03-23T21:04:00Z">
        <w:r w:rsidR="00AB7607">
          <w:rPr>
            <w:rFonts w:ascii="Times New Roman" w:hAnsi="Times New Roman" w:cs="Times New Roman"/>
          </w:rPr>
          <w:t xml:space="preserve"> as a measure of the network’s expectation for a given event</w:t>
        </w:r>
      </w:ins>
      <w:ins w:id="1674" w:author="Benton, Deon" w:date="2026-03-23T16:05:00Z" w16du:dateUtc="2026-03-23T21:05:00Z">
        <w:r w:rsidR="00AB7607">
          <w:rPr>
            <w:rFonts w:ascii="Times New Roman" w:hAnsi="Times New Roman" w:cs="Times New Roman"/>
          </w:rPr>
          <w:t xml:space="preserve">—greater activation denoted a stronger expectation. </w:t>
        </w:r>
      </w:ins>
      <w:ins w:id="1675" w:author="Benton, Deon" w:date="2026-03-23T16:00:00Z" w16du:dateUtc="2026-03-23T21:00:00Z">
        <w:r w:rsidR="00D80739" w:rsidRPr="00D80739">
          <w:rPr>
            <w:rFonts w:ascii="Times New Roman" w:hAnsi="Times New Roman" w:cs="Times New Roman"/>
          </w:rPr>
          <w:t xml:space="preserve"> </w:t>
        </w:r>
      </w:ins>
      <w:ins w:id="1676" w:author="Benton, Deon" w:date="2026-03-23T16:10:00Z" w16du:dateUtc="2026-03-23T21:10:00Z">
        <w:r w:rsidR="00AD7AE3">
          <w:rPr>
            <w:rFonts w:ascii="Times New Roman" w:hAnsi="Times New Roman" w:cs="Times New Roman"/>
          </w:rPr>
          <w:t xml:space="preserve">However, because the primary dependent measure in infant action understanding studies </w:t>
        </w:r>
      </w:ins>
      <w:r w:rsidR="00D2337C">
        <w:rPr>
          <w:rFonts w:ascii="Times New Roman" w:hAnsi="Times New Roman" w:cs="Times New Roman"/>
        </w:rPr>
        <w:t>tends to be looking</w:t>
      </w:r>
      <w:ins w:id="1677" w:author="Benton, Deon" w:date="2026-03-23T16:10:00Z" w16du:dateUtc="2026-03-23T21:10:00Z">
        <w:r w:rsidR="00AD7AE3">
          <w:rPr>
            <w:rFonts w:ascii="Times New Roman" w:hAnsi="Times New Roman" w:cs="Times New Roman"/>
          </w:rPr>
          <w:t xml:space="preserve"> time</w:t>
        </w:r>
      </w:ins>
      <w:ins w:id="1678" w:author="Benton, Deon" w:date="2026-03-23T16:11:00Z" w16du:dateUtc="2026-03-23T21:11:00Z">
        <w:r w:rsidR="00AD7AE3">
          <w:rPr>
            <w:rFonts w:ascii="Times New Roman" w:hAnsi="Times New Roman" w:cs="Times New Roman"/>
          </w:rPr>
          <w:t xml:space="preserve"> rather than expectation</w:t>
        </w:r>
      </w:ins>
      <w:ins w:id="1679" w:author="Benton, Deon" w:date="2026-03-23T16:10:00Z" w16du:dateUtc="2026-03-23T21:10:00Z">
        <w:r w:rsidR="00AD7AE3">
          <w:rPr>
            <w:rFonts w:ascii="Times New Roman" w:hAnsi="Times New Roman" w:cs="Times New Roman"/>
          </w:rPr>
          <w:t xml:space="preserve">, Overwalle (2010) linearly rescaled these activation </w:t>
        </w:r>
      </w:ins>
      <w:ins w:id="1680" w:author="Benton, Deon" w:date="2026-03-23T16:11:00Z" w16du:dateUtc="2026-03-23T21:11:00Z">
        <w:r w:rsidR="00AD7AE3">
          <w:rPr>
            <w:rFonts w:ascii="Times New Roman" w:hAnsi="Times New Roman" w:cs="Times New Roman"/>
          </w:rPr>
          <w:t xml:space="preserve">values such that </w:t>
        </w:r>
      </w:ins>
      <w:ins w:id="1681" w:author="Benton, Deon" w:date="2026-03-23T16:00:00Z" w16du:dateUtc="2026-03-23T21:00:00Z">
        <w:r w:rsidR="00D80739" w:rsidRPr="00D80739">
          <w:rPr>
            <w:rFonts w:ascii="Times New Roman" w:hAnsi="Times New Roman" w:cs="Times New Roman"/>
          </w:rPr>
          <w:t xml:space="preserve">lower activation (weaker </w:t>
        </w:r>
      </w:ins>
      <w:ins w:id="1682" w:author="Benton, Deon" w:date="2026-03-23T16:11:00Z" w16du:dateUtc="2026-03-23T21:11:00Z">
        <w:r w:rsidR="00AD7AE3">
          <w:rPr>
            <w:rFonts w:ascii="Times New Roman" w:hAnsi="Times New Roman" w:cs="Times New Roman"/>
          </w:rPr>
          <w:t>expectation</w:t>
        </w:r>
      </w:ins>
      <w:ins w:id="1683" w:author="Benton, Deon" w:date="2026-03-23T16:00:00Z" w16du:dateUtc="2026-03-23T21:00:00Z">
        <w:r w:rsidR="00D80739" w:rsidRPr="00D80739">
          <w:rPr>
            <w:rFonts w:ascii="Times New Roman" w:hAnsi="Times New Roman" w:cs="Times New Roman"/>
          </w:rPr>
          <w:t>) corresponded to longer looking times and higher activation (</w:t>
        </w:r>
      </w:ins>
      <w:ins w:id="1684" w:author="Benton, Deon" w:date="2026-03-23T16:11:00Z" w16du:dateUtc="2026-03-23T21:11:00Z">
        <w:r w:rsidR="00AD7AE3">
          <w:rPr>
            <w:rFonts w:ascii="Times New Roman" w:hAnsi="Times New Roman" w:cs="Times New Roman"/>
          </w:rPr>
          <w:t>stronger expectation</w:t>
        </w:r>
      </w:ins>
      <w:ins w:id="1685" w:author="Benton, Deon" w:date="2026-03-23T16:00:00Z" w16du:dateUtc="2026-03-23T21:00:00Z">
        <w:r w:rsidR="00D80739" w:rsidRPr="00D80739">
          <w:rPr>
            <w:rFonts w:ascii="Times New Roman" w:hAnsi="Times New Roman" w:cs="Times New Roman"/>
          </w:rPr>
          <w:t>) corresponded to shorter looking times (Overwalle, 2010).</w:t>
        </w:r>
      </w:ins>
      <w:ins w:id="1686" w:author="Benton, Deon" w:date="2026-03-23T16:11:00Z" w16du:dateUtc="2026-03-23T21:11:00Z">
        <w:r w:rsidR="00AD7AE3">
          <w:rPr>
            <w:rFonts w:ascii="Times New Roman" w:hAnsi="Times New Roman" w:cs="Times New Roman"/>
          </w:rPr>
          <w:t xml:space="preserve"> </w:t>
        </w:r>
      </w:ins>
      <w:ins w:id="1687" w:author="Benton, Deon" w:date="2026-03-23T16:16:00Z" w16du:dateUtc="2026-03-23T21:16:00Z">
        <w:r w:rsidR="0027661B">
          <w:rPr>
            <w:rFonts w:ascii="Times New Roman" w:hAnsi="Times New Roman" w:cs="Times New Roman"/>
          </w:rPr>
          <w:t>Because the exact nature of this r</w:t>
        </w:r>
      </w:ins>
      <w:ins w:id="1688" w:author="Benton, Deon" w:date="2026-03-23T16:12:00Z" w16du:dateUtc="2026-03-23T21:12:00Z">
        <w:r w:rsidR="00AD7AE3">
          <w:rPr>
            <w:rFonts w:ascii="Times New Roman" w:hAnsi="Times New Roman" w:cs="Times New Roman"/>
          </w:rPr>
          <w:t xml:space="preserve">escaling was </w:t>
        </w:r>
      </w:ins>
      <w:ins w:id="1689" w:author="Benton, Deon" w:date="2026-03-23T16:17:00Z" w16du:dateUtc="2026-03-23T21:17:00Z">
        <w:r w:rsidR="0027661B">
          <w:rPr>
            <w:rFonts w:ascii="Times New Roman" w:hAnsi="Times New Roman" w:cs="Times New Roman"/>
          </w:rPr>
          <w:t>not specified</w:t>
        </w:r>
      </w:ins>
      <w:ins w:id="1690" w:author="Benton, Deon" w:date="2026-03-23T16:12:00Z" w16du:dateUtc="2026-03-23T21:12:00Z">
        <w:r w:rsidR="00AD7AE3">
          <w:rPr>
            <w:rFonts w:ascii="Times New Roman" w:hAnsi="Times New Roman" w:cs="Times New Roman"/>
          </w:rPr>
          <w:t>, i</w:t>
        </w:r>
      </w:ins>
      <w:ins w:id="1691" w:author="Benton, Deon" w:date="2026-03-23T16:00:00Z" w16du:dateUtc="2026-03-23T21:00:00Z">
        <w:r w:rsidR="00D80739" w:rsidRPr="00D80739">
          <w:rPr>
            <w:rFonts w:ascii="Times New Roman" w:hAnsi="Times New Roman" w:cs="Times New Roman"/>
          </w:rPr>
          <w:t>n the present implementation, this relationship was made explicit by transforming activation values using a simple inverse mapping</w:t>
        </w:r>
      </w:ins>
      <w:ins w:id="1692" w:author="Benton, Deon" w:date="2026-03-23T16:12:00Z" w16du:dateUtc="2026-03-23T21:12:00Z">
        <w:r w:rsidR="00FE7098">
          <w:rPr>
            <w:rFonts w:ascii="Times New Roman" w:hAnsi="Times New Roman" w:cs="Times New Roman"/>
          </w:rPr>
          <w:t xml:space="preserve"> in which</w:t>
        </w:r>
      </w:ins>
      <w:ins w:id="1693" w:author="Benton, Deon" w:date="2026-03-23T16:13:00Z" w16du:dateUtc="2026-03-23T21:13:00Z">
        <w:r w:rsidR="00FE7098">
          <w:rPr>
            <w:rFonts w:ascii="Times New Roman" w:hAnsi="Times New Roman" w:cs="Times New Roman"/>
          </w:rPr>
          <w:t xml:space="preserve"> the combined activation of the critical units was subtracted from one. A</w:t>
        </w:r>
      </w:ins>
      <w:ins w:id="1694" w:author="Benton, Deon" w:date="2026-03-23T16:14:00Z" w16du:dateUtc="2026-03-23T21:14:00Z">
        <w:r w:rsidR="005217F5">
          <w:rPr>
            <w:rFonts w:ascii="Times New Roman" w:hAnsi="Times New Roman" w:cs="Times New Roman"/>
          </w:rPr>
          <w:t xml:space="preserve">lthough the mathematical transformation used here differed from that </w:t>
        </w:r>
      </w:ins>
      <w:ins w:id="1695" w:author="Benton, Deon" w:date="2026-03-23T16:13:00Z" w16du:dateUtc="2026-03-23T21:13:00Z">
        <w:r w:rsidR="00FE7098">
          <w:rPr>
            <w:rFonts w:ascii="Times New Roman" w:hAnsi="Times New Roman" w:cs="Times New Roman"/>
          </w:rPr>
          <w:t xml:space="preserve">in Overwalle </w:t>
        </w:r>
      </w:ins>
      <w:ins w:id="1696" w:author="Benton, Deon" w:date="2026-03-23T16:14:00Z" w16du:dateUtc="2026-03-23T21:14:00Z">
        <w:r w:rsidR="00FE7098">
          <w:rPr>
            <w:rFonts w:ascii="Times New Roman" w:hAnsi="Times New Roman" w:cs="Times New Roman"/>
          </w:rPr>
          <w:t>(2010),</w:t>
        </w:r>
        <w:r w:rsidR="005217F5">
          <w:rPr>
            <w:rFonts w:ascii="Times New Roman" w:hAnsi="Times New Roman" w:cs="Times New Roman"/>
          </w:rPr>
          <w:t xml:space="preserve"> the </w:t>
        </w:r>
      </w:ins>
      <w:ins w:id="1697" w:author="Benton, Deon" w:date="2026-03-23T16:17:00Z" w16du:dateUtc="2026-03-23T21:17:00Z">
        <w:r w:rsidR="0027661B">
          <w:rPr>
            <w:rFonts w:ascii="Times New Roman" w:hAnsi="Times New Roman" w:cs="Times New Roman"/>
          </w:rPr>
          <w:t>interpretation of</w:t>
        </w:r>
      </w:ins>
      <w:ins w:id="1698" w:author="Benton, Deon" w:date="2026-03-23T16:14:00Z" w16du:dateUtc="2026-03-23T21:14:00Z">
        <w:r w:rsidR="005217F5">
          <w:rPr>
            <w:rFonts w:ascii="Times New Roman" w:hAnsi="Times New Roman" w:cs="Times New Roman"/>
          </w:rPr>
          <w:t xml:space="preserve"> the mapping betwe</w:t>
        </w:r>
      </w:ins>
      <w:ins w:id="1699" w:author="Benton, Deon" w:date="2026-03-23T16:15:00Z" w16du:dateUtc="2026-03-23T21:15:00Z">
        <w:r w:rsidR="005217F5">
          <w:rPr>
            <w:rFonts w:ascii="Times New Roman" w:hAnsi="Times New Roman" w:cs="Times New Roman"/>
          </w:rPr>
          <w:t xml:space="preserve">en </w:t>
        </w:r>
      </w:ins>
      <w:ins w:id="1700" w:author="Benton, Deon" w:date="2026-03-23T16:17:00Z" w16du:dateUtc="2026-03-23T21:17:00Z">
        <w:r w:rsidR="0027661B">
          <w:rPr>
            <w:rFonts w:ascii="Times New Roman" w:hAnsi="Times New Roman" w:cs="Times New Roman"/>
          </w:rPr>
          <w:t>activation and looking time</w:t>
        </w:r>
      </w:ins>
      <w:ins w:id="1701" w:author="Benton, Deon" w:date="2026-03-23T16:15:00Z" w16du:dateUtc="2026-03-23T21:15:00Z">
        <w:r w:rsidR="005217F5">
          <w:rPr>
            <w:rFonts w:ascii="Times New Roman" w:hAnsi="Times New Roman" w:cs="Times New Roman"/>
          </w:rPr>
          <w:t xml:space="preserve"> </w:t>
        </w:r>
        <w:r w:rsidR="004E170A">
          <w:rPr>
            <w:rFonts w:ascii="Times New Roman" w:hAnsi="Times New Roman" w:cs="Times New Roman"/>
          </w:rPr>
          <w:t>was preserved</w:t>
        </w:r>
        <w:r w:rsidR="005217F5">
          <w:rPr>
            <w:rFonts w:ascii="Times New Roman" w:hAnsi="Times New Roman" w:cs="Times New Roman"/>
          </w:rPr>
          <w:t>:</w:t>
        </w:r>
      </w:ins>
      <w:ins w:id="1702" w:author="Benton, Deon" w:date="2026-03-23T16:00:00Z" w16du:dateUtc="2026-03-23T21:00:00Z">
        <w:r w:rsidR="00D80739" w:rsidRPr="00D80739">
          <w:rPr>
            <w:rFonts w:ascii="Times New Roman" w:hAnsi="Times New Roman" w:cs="Times New Roman"/>
          </w:rPr>
          <w:t xml:space="preserve"> higher</w:t>
        </w:r>
      </w:ins>
      <w:ins w:id="1703" w:author="Benton, Deon" w:date="2026-03-23T16:15:00Z" w16du:dateUtc="2026-03-23T21:15:00Z">
        <w:r w:rsidR="005217F5">
          <w:rPr>
            <w:rFonts w:ascii="Times New Roman" w:hAnsi="Times New Roman" w:cs="Times New Roman"/>
          </w:rPr>
          <w:t xml:space="preserve"> activation</w:t>
        </w:r>
      </w:ins>
      <w:ins w:id="1704" w:author="Benton, Deon" w:date="2026-03-23T16:00:00Z" w16du:dateUtc="2026-03-23T21:00:00Z">
        <w:r w:rsidR="00D80739" w:rsidRPr="00D80739">
          <w:rPr>
            <w:rFonts w:ascii="Times New Roman" w:hAnsi="Times New Roman" w:cs="Times New Roman"/>
          </w:rPr>
          <w:t xml:space="preserve"> values </w:t>
        </w:r>
      </w:ins>
      <w:ins w:id="1705" w:author="Benton, Deon" w:date="2026-03-23T16:15:00Z" w16du:dateUtc="2026-03-23T21:15:00Z">
        <w:r w:rsidR="005217F5">
          <w:rPr>
            <w:rFonts w:ascii="Times New Roman" w:hAnsi="Times New Roman" w:cs="Times New Roman"/>
          </w:rPr>
          <w:t xml:space="preserve">on this </w:t>
        </w:r>
      </w:ins>
      <w:ins w:id="1706" w:author="Benton, Deon" w:date="2026-03-23T16:17:00Z" w16du:dateUtc="2026-03-23T21:17:00Z">
        <w:r w:rsidR="007A7E19">
          <w:rPr>
            <w:rFonts w:ascii="Times New Roman" w:hAnsi="Times New Roman" w:cs="Times New Roman"/>
          </w:rPr>
          <w:t xml:space="preserve">transformed </w:t>
        </w:r>
      </w:ins>
      <w:ins w:id="1707" w:author="Benton, Deon" w:date="2026-03-23T16:15:00Z" w16du:dateUtc="2026-03-23T21:15:00Z">
        <w:r w:rsidR="005217F5">
          <w:rPr>
            <w:rFonts w:ascii="Times New Roman" w:hAnsi="Times New Roman" w:cs="Times New Roman"/>
          </w:rPr>
          <w:t>measure reflect longer looking.</w:t>
        </w:r>
      </w:ins>
      <w:r w:rsidR="007D1241">
        <w:rPr>
          <w:rFonts w:ascii="Times New Roman" w:hAnsi="Times New Roman" w:cs="Times New Roman"/>
        </w:rPr>
        <w:t xml:space="preserve"> </w:t>
      </w:r>
    </w:p>
    <w:p w14:paraId="200D6C24" w14:textId="464D440F" w:rsidR="00524642" w:rsidRDefault="00747C36" w:rsidP="007712E0">
      <w:pPr>
        <w:spacing w:line="480" w:lineRule="auto"/>
        <w:ind w:firstLine="720"/>
        <w:contextualSpacing/>
        <w:rPr>
          <w:rFonts w:ascii="Times New Roman" w:hAnsi="Times New Roman" w:cs="Times New Roman"/>
        </w:rPr>
      </w:pPr>
      <w:r>
        <w:rPr>
          <w:rFonts w:ascii="Times New Roman" w:hAnsi="Times New Roman" w:cs="Times New Roman"/>
          <w:b/>
          <w:bCs/>
        </w:rPr>
        <w:t xml:space="preserve">ALIAS. </w:t>
      </w:r>
      <w:r w:rsidR="00181ADB">
        <w:rPr>
          <w:rFonts w:ascii="Times New Roman" w:hAnsi="Times New Roman" w:cs="Times New Roman"/>
        </w:rPr>
        <w:t>The Associative Learning in Action Studies (ALIAS) model was</w:t>
      </w:r>
      <w:r w:rsidR="00524642">
        <w:rPr>
          <w:rFonts w:ascii="Times New Roman" w:hAnsi="Times New Roman" w:cs="Times New Roman"/>
        </w:rPr>
        <w:t xml:space="preserve"> </w:t>
      </w:r>
      <w:ins w:id="1708" w:author="Benton, Deon" w:date="2026-02-25T13:09:00Z" w16du:dateUtc="2026-02-25T19:09:00Z">
        <w:r w:rsidR="001F704D">
          <w:rPr>
            <w:rFonts w:ascii="Times New Roman" w:hAnsi="Times New Roman" w:cs="Times New Roman"/>
          </w:rPr>
          <w:t>a connectionist model</w:t>
        </w:r>
      </w:ins>
      <w:ins w:id="1709" w:author="Benton, Deon" w:date="2026-02-25T12:33:00Z" w16du:dateUtc="2026-02-25T18:33:00Z">
        <w:r w:rsidR="00840921">
          <w:rPr>
            <w:rFonts w:ascii="Times New Roman" w:hAnsi="Times New Roman" w:cs="Times New Roman"/>
          </w:rPr>
          <w:t xml:space="preserve"> that combined an </w:t>
        </w:r>
      </w:ins>
      <w:ins w:id="1710" w:author="Benton, Deon" w:date="2026-02-25T12:35:00Z" w16du:dateUtc="2026-02-25T18:35:00Z">
        <w:r w:rsidR="00181ADB">
          <w:rPr>
            <w:rFonts w:ascii="Times New Roman" w:hAnsi="Times New Roman" w:cs="Times New Roman"/>
          </w:rPr>
          <w:t>autoencoder</w:t>
        </w:r>
      </w:ins>
      <w:ins w:id="1711" w:author="Benton, Deon" w:date="2026-02-25T12:33:00Z" w16du:dateUtc="2026-02-25T18:33:00Z">
        <w:r w:rsidR="00840921">
          <w:rPr>
            <w:rFonts w:ascii="Times New Roman" w:hAnsi="Times New Roman" w:cs="Times New Roman"/>
          </w:rPr>
          <w:t xml:space="preserve"> (e.g., Mareschal et al., 2000) with a simple</w:t>
        </w:r>
      </w:ins>
      <w:ins w:id="1712" w:author="Benton, Deon" w:date="2026-02-25T12:34:00Z" w16du:dateUtc="2026-02-25T18:34:00Z">
        <w:r w:rsidR="00840921">
          <w:rPr>
            <w:rFonts w:ascii="Times New Roman" w:hAnsi="Times New Roman" w:cs="Times New Roman"/>
          </w:rPr>
          <w:t xml:space="preserve"> recurrent network (</w:t>
        </w:r>
      </w:ins>
      <w:ins w:id="1713" w:author="Benton, Deon" w:date="2026-02-25T12:44:00Z" w16du:dateUtc="2026-02-25T18:44:00Z">
        <w:r w:rsidR="006B0C8E">
          <w:rPr>
            <w:rFonts w:ascii="Times New Roman" w:hAnsi="Times New Roman" w:cs="Times New Roman"/>
          </w:rPr>
          <w:t xml:space="preserve">i.e., an </w:t>
        </w:r>
      </w:ins>
      <w:ins w:id="1714" w:author="Benton, Deon" w:date="2026-02-25T12:36:00Z" w16du:dateUtc="2026-02-25T18:36:00Z">
        <w:r w:rsidR="00181ADB">
          <w:rPr>
            <w:rFonts w:ascii="Times New Roman" w:hAnsi="Times New Roman" w:cs="Times New Roman"/>
          </w:rPr>
          <w:t xml:space="preserve">SRN; </w:t>
        </w:r>
      </w:ins>
      <w:ins w:id="1715" w:author="Benton, Deon" w:date="2026-02-25T12:34:00Z" w16du:dateUtc="2026-02-25T18:34:00Z">
        <w:r w:rsidR="00840921">
          <w:rPr>
            <w:rFonts w:ascii="Times New Roman" w:hAnsi="Times New Roman" w:cs="Times New Roman"/>
          </w:rPr>
          <w:t>e.g., Elman, 1990).</w:t>
        </w:r>
      </w:ins>
      <w:r w:rsidR="00524642">
        <w:rPr>
          <w:rFonts w:ascii="Times New Roman" w:hAnsi="Times New Roman" w:cs="Times New Roman"/>
        </w:rPr>
        <w:t xml:space="preserve"> </w:t>
      </w:r>
      <w:ins w:id="1716" w:author="Benton, Deon" w:date="2026-03-20T11:02:00Z" w16du:dateUtc="2026-03-20T16:02:00Z">
        <w:r w:rsidR="003A78A1">
          <w:rPr>
            <w:rFonts w:ascii="Times New Roman" w:hAnsi="Times New Roman" w:cs="Times New Roman"/>
          </w:rPr>
          <w:t>Autoencoders are artificial neural networks that</w:t>
        </w:r>
      </w:ins>
      <w:ins w:id="1717" w:author="Benton, Deon" w:date="2026-02-25T12:34:00Z" w16du:dateUtc="2026-02-25T18:34:00Z">
        <w:r w:rsidR="00840921">
          <w:rPr>
            <w:rFonts w:ascii="Times New Roman" w:hAnsi="Times New Roman" w:cs="Times New Roman"/>
          </w:rPr>
          <w:t xml:space="preserve"> </w:t>
        </w:r>
      </w:ins>
      <w:ins w:id="1718" w:author="Benton, Deon" w:date="2026-02-25T12:35:00Z" w16du:dateUtc="2026-02-25T18:35:00Z">
        <w:r w:rsidR="00840921">
          <w:rPr>
            <w:rFonts w:ascii="Times New Roman" w:hAnsi="Times New Roman" w:cs="Times New Roman"/>
          </w:rPr>
          <w:t>learn a compact</w:t>
        </w:r>
      </w:ins>
      <w:ins w:id="1719" w:author="Benton, Deon" w:date="2026-03-20T11:03:00Z" w16du:dateUtc="2026-03-20T16:03:00Z">
        <w:r w:rsidR="003A78A1">
          <w:rPr>
            <w:rFonts w:ascii="Times New Roman" w:hAnsi="Times New Roman" w:cs="Times New Roman"/>
          </w:rPr>
          <w:t xml:space="preserve"> internal</w:t>
        </w:r>
      </w:ins>
      <w:ins w:id="1720" w:author="Benton, Deon" w:date="2026-02-25T12:35:00Z" w16du:dateUtc="2026-02-25T18:35:00Z">
        <w:r w:rsidR="00840921">
          <w:rPr>
            <w:rFonts w:ascii="Times New Roman" w:hAnsi="Times New Roman" w:cs="Times New Roman"/>
          </w:rPr>
          <w:t xml:space="preserve"> representation</w:t>
        </w:r>
      </w:ins>
      <w:ins w:id="1721" w:author="Benton, Deon" w:date="2026-03-20T11:03:00Z" w16du:dateUtc="2026-03-20T16:03:00Z">
        <w:r w:rsidR="003A78A1">
          <w:rPr>
            <w:rFonts w:ascii="Times New Roman" w:hAnsi="Times New Roman" w:cs="Times New Roman"/>
          </w:rPr>
          <w:t xml:space="preserve"> at the hidden layer</w:t>
        </w:r>
      </w:ins>
      <w:ins w:id="1722" w:author="Benton, Deon" w:date="2026-02-25T12:35:00Z" w16du:dateUtc="2026-02-25T18:35:00Z">
        <w:r w:rsidR="00840921">
          <w:rPr>
            <w:rFonts w:ascii="Times New Roman" w:hAnsi="Times New Roman" w:cs="Times New Roman"/>
          </w:rPr>
          <w:t xml:space="preserve"> </w:t>
        </w:r>
      </w:ins>
      <w:ins w:id="1723" w:author="Benton, Deon" w:date="2026-03-20T11:03:00Z" w16du:dateUtc="2026-03-20T16:03:00Z">
        <w:r w:rsidR="003A78A1">
          <w:rPr>
            <w:rFonts w:ascii="Times New Roman" w:hAnsi="Times New Roman" w:cs="Times New Roman"/>
          </w:rPr>
          <w:t>that is</w:t>
        </w:r>
      </w:ins>
      <w:ins w:id="1724" w:author="Benton, Deon" w:date="2026-02-25T12:35:00Z" w16du:dateUtc="2026-02-25T18:35:00Z">
        <w:r w:rsidR="00840921">
          <w:rPr>
            <w:rFonts w:ascii="Times New Roman" w:hAnsi="Times New Roman" w:cs="Times New Roman"/>
          </w:rPr>
          <w:t xml:space="preserve"> sufficient to reproduce </w:t>
        </w:r>
      </w:ins>
      <w:ins w:id="1725" w:author="Benton, Deon" w:date="2026-03-20T11:03:00Z" w16du:dateUtc="2026-03-20T16:03:00Z">
        <w:r w:rsidR="003A78A1">
          <w:rPr>
            <w:rFonts w:ascii="Times New Roman" w:hAnsi="Times New Roman" w:cs="Times New Roman"/>
          </w:rPr>
          <w:t>input presented to the model</w:t>
        </w:r>
      </w:ins>
      <w:ins w:id="1726" w:author="Benton, Deon" w:date="2026-02-25T12:35:00Z" w16du:dateUtc="2026-02-25T18:35:00Z">
        <w:r w:rsidR="00840921">
          <w:rPr>
            <w:rFonts w:ascii="Times New Roman" w:hAnsi="Times New Roman" w:cs="Times New Roman"/>
          </w:rPr>
          <w:t xml:space="preserve"> at the output layer</w:t>
        </w:r>
      </w:ins>
      <w:ins w:id="1727" w:author="Benton, Deon" w:date="2026-03-20T11:06:00Z" w16du:dateUtc="2026-03-20T16:06:00Z">
        <w:r w:rsidR="005D3A58">
          <w:rPr>
            <w:rFonts w:ascii="Times New Roman" w:hAnsi="Times New Roman" w:cs="Times New Roman"/>
          </w:rPr>
          <w:t xml:space="preserve">. This kind of model was chosen because the form of learning that </w:t>
        </w:r>
      </w:ins>
      <w:ins w:id="1728" w:author="Benton, Deon" w:date="2026-03-20T11:07:00Z" w16du:dateUtc="2026-03-20T16:07:00Z">
        <w:r w:rsidR="000F4A8C">
          <w:rPr>
            <w:rFonts w:ascii="Times New Roman" w:hAnsi="Times New Roman" w:cs="Times New Roman"/>
          </w:rPr>
          <w:t>it employs</w:t>
        </w:r>
      </w:ins>
      <w:ins w:id="1729" w:author="Benton, Deon" w:date="2026-03-20T11:06:00Z" w16du:dateUtc="2026-03-20T16:06:00Z">
        <w:r w:rsidR="005D3A58">
          <w:rPr>
            <w:rFonts w:ascii="Times New Roman" w:hAnsi="Times New Roman" w:cs="Times New Roman"/>
          </w:rPr>
          <w:t xml:space="preserve">—namely, </w:t>
        </w:r>
      </w:ins>
      <w:ins w:id="1730" w:author="Benton, Deon" w:date="2026-03-20T11:13:00Z" w16du:dateUtc="2026-03-20T16:13:00Z">
        <w:r w:rsidR="001D25EC">
          <w:rPr>
            <w:rFonts w:ascii="Times New Roman" w:hAnsi="Times New Roman" w:cs="Times New Roman"/>
          </w:rPr>
          <w:t xml:space="preserve">self-supervised learning </w:t>
        </w:r>
      </w:ins>
      <w:ins w:id="1731" w:author="Benton, Deon" w:date="2026-03-20T11:14:00Z" w16du:dateUtc="2026-03-20T16:14:00Z">
        <w:r w:rsidR="001D25EC">
          <w:rPr>
            <w:rFonts w:ascii="Times New Roman" w:hAnsi="Times New Roman" w:cs="Times New Roman"/>
          </w:rPr>
          <w:t xml:space="preserve">that is </w:t>
        </w:r>
      </w:ins>
      <w:ins w:id="1732" w:author="Benton, Deon" w:date="2026-03-20T11:08:00Z" w16du:dateUtc="2026-03-20T16:08:00Z">
        <w:r w:rsidR="000F4A8C">
          <w:rPr>
            <w:rFonts w:ascii="Times New Roman" w:hAnsi="Times New Roman" w:cs="Times New Roman"/>
          </w:rPr>
          <w:t xml:space="preserve">input-driven </w:t>
        </w:r>
      </w:ins>
      <w:ins w:id="1733" w:author="Benton, Deon" w:date="2026-03-20T11:14:00Z" w16du:dateUtc="2026-03-20T16:14:00Z">
        <w:r w:rsidR="001D25EC">
          <w:rPr>
            <w:rFonts w:ascii="Times New Roman" w:hAnsi="Times New Roman" w:cs="Times New Roman"/>
          </w:rPr>
          <w:t xml:space="preserve">rather than driven by </w:t>
        </w:r>
      </w:ins>
      <w:ins w:id="1734" w:author="Benton, Deon" w:date="2026-03-20T11:08:00Z" w16du:dateUtc="2026-03-20T16:08:00Z">
        <w:r w:rsidR="000F4A8C">
          <w:rPr>
            <w:rFonts w:ascii="Times New Roman" w:hAnsi="Times New Roman" w:cs="Times New Roman"/>
          </w:rPr>
          <w:t>an explicit teaching signal—</w:t>
        </w:r>
      </w:ins>
      <w:ins w:id="1735" w:author="Benton, Deon" w:date="2026-03-20T11:07:00Z" w16du:dateUtc="2026-03-20T16:07:00Z">
        <w:r w:rsidR="000F4A8C">
          <w:rPr>
            <w:rFonts w:ascii="Times New Roman" w:hAnsi="Times New Roman" w:cs="Times New Roman"/>
          </w:rPr>
          <w:t xml:space="preserve">aligns with </w:t>
        </w:r>
      </w:ins>
      <w:ins w:id="1736" w:author="Benton, Deon" w:date="2026-03-20T11:08:00Z" w16du:dateUtc="2026-03-20T16:08:00Z">
        <w:r w:rsidR="000F4A8C">
          <w:rPr>
            <w:rFonts w:ascii="Times New Roman" w:hAnsi="Times New Roman" w:cs="Times New Roman"/>
          </w:rPr>
          <w:t>prominent theories of</w:t>
        </w:r>
      </w:ins>
      <w:ins w:id="1737" w:author="Benton, Deon" w:date="2026-03-20T11:07:00Z" w16du:dateUtc="2026-03-20T16:07:00Z">
        <w:r w:rsidR="000F4A8C">
          <w:rPr>
            <w:rFonts w:ascii="Times New Roman" w:hAnsi="Times New Roman" w:cs="Times New Roman"/>
          </w:rPr>
          <w:t xml:space="preserve"> how infants </w:t>
        </w:r>
      </w:ins>
      <w:ins w:id="1738" w:author="Benton, Deon" w:date="2026-03-20T11:10:00Z" w16du:dateUtc="2026-03-20T16:10:00Z">
        <w:r w:rsidR="006510CD">
          <w:rPr>
            <w:rFonts w:ascii="Times New Roman" w:hAnsi="Times New Roman" w:cs="Times New Roman"/>
          </w:rPr>
          <w:t>learn</w:t>
        </w:r>
      </w:ins>
      <w:ins w:id="1739" w:author="Benton, Deon" w:date="2026-03-20T11:12:00Z" w16du:dateUtc="2026-03-20T16:12:00Z">
        <w:r w:rsidR="00B2137D">
          <w:rPr>
            <w:rFonts w:ascii="Times New Roman" w:hAnsi="Times New Roman" w:cs="Times New Roman"/>
          </w:rPr>
          <w:t xml:space="preserve"> (e.g., Jeffrey &amp; Cohen, </w:t>
        </w:r>
      </w:ins>
      <w:ins w:id="1740" w:author="Benton, Deon" w:date="2026-03-20T11:13:00Z" w16du:dateUtc="2026-03-20T16:13:00Z">
        <w:r w:rsidR="00B2137D">
          <w:rPr>
            <w:rFonts w:ascii="Times New Roman" w:hAnsi="Times New Roman" w:cs="Times New Roman"/>
          </w:rPr>
          <w:t xml:space="preserve">1971; </w:t>
        </w:r>
      </w:ins>
      <w:ins w:id="1741" w:author="Benton, Deon" w:date="2026-03-20T11:12:00Z" w16du:dateUtc="2026-03-20T16:12:00Z">
        <w:r w:rsidR="00B2137D">
          <w:rPr>
            <w:rFonts w:ascii="Times New Roman" w:hAnsi="Times New Roman" w:cs="Times New Roman"/>
          </w:rPr>
          <w:t>Sokolov, 1963)</w:t>
        </w:r>
      </w:ins>
      <w:ins w:id="1742" w:author="Benton, Deon" w:date="2026-03-20T11:07:00Z" w16du:dateUtc="2026-03-20T16:07:00Z">
        <w:r w:rsidR="000F4A8C">
          <w:rPr>
            <w:rFonts w:ascii="Times New Roman" w:hAnsi="Times New Roman" w:cs="Times New Roman"/>
          </w:rPr>
          <w:t xml:space="preserve">. </w:t>
        </w:r>
      </w:ins>
      <w:ins w:id="1743" w:author="Benton, Deon" w:date="2026-02-25T12:36:00Z" w16du:dateUtc="2026-02-25T18:36:00Z">
        <w:r w:rsidR="00181ADB">
          <w:rPr>
            <w:rFonts w:ascii="Times New Roman" w:hAnsi="Times New Roman" w:cs="Times New Roman"/>
          </w:rPr>
          <w:t>In contrast, the task of the</w:t>
        </w:r>
      </w:ins>
      <w:ins w:id="1744" w:author="Benton, Deon" w:date="2026-02-25T12:37:00Z" w16du:dateUtc="2026-02-25T18:37:00Z">
        <w:r w:rsidR="00181ADB">
          <w:rPr>
            <w:rFonts w:ascii="Times New Roman" w:hAnsi="Times New Roman" w:cs="Times New Roman"/>
          </w:rPr>
          <w:t xml:space="preserve"> SRN was to predict </w:t>
        </w:r>
      </w:ins>
      <w:ins w:id="1745" w:author="Benton, Deon" w:date="2026-02-25T12:38:00Z" w16du:dateUtc="2026-02-25T18:38:00Z">
        <w:r w:rsidR="00BA4C0B">
          <w:rPr>
            <w:rFonts w:ascii="Times New Roman" w:hAnsi="Times New Roman" w:cs="Times New Roman"/>
          </w:rPr>
          <w:t>an object’s position at the next time point given its current position.</w:t>
        </w:r>
      </w:ins>
      <w:ins w:id="1746" w:author="Benton, Deon" w:date="2026-02-25T12:44:00Z" w16du:dateUtc="2026-02-25T18:44:00Z">
        <w:r w:rsidR="00226F49">
          <w:rPr>
            <w:rFonts w:ascii="Times New Roman" w:hAnsi="Times New Roman" w:cs="Times New Roman"/>
          </w:rPr>
          <w:t xml:space="preserve"> </w:t>
        </w:r>
      </w:ins>
      <w:ins w:id="1747" w:author="Benton, Deon" w:date="2026-03-20T11:13:00Z" w16du:dateUtc="2026-03-20T16:13:00Z">
        <w:r w:rsidR="00B2137D">
          <w:rPr>
            <w:rFonts w:ascii="Times New Roman" w:hAnsi="Times New Roman" w:cs="Times New Roman"/>
          </w:rPr>
          <w:t xml:space="preserve">However, like an autoencoder, SRNs </w:t>
        </w:r>
      </w:ins>
      <w:ins w:id="1748" w:author="Benton, Deon" w:date="2026-03-20T11:14:00Z" w16du:dateUtc="2026-03-20T16:14:00Z">
        <w:r w:rsidR="001D25EC">
          <w:rPr>
            <w:rFonts w:ascii="Times New Roman" w:hAnsi="Times New Roman" w:cs="Times New Roman"/>
          </w:rPr>
          <w:t>rely on self-supervised learning</w:t>
        </w:r>
      </w:ins>
      <w:ins w:id="1749" w:author="Benton, Deon" w:date="2026-03-20T11:16:00Z" w16du:dateUtc="2026-03-20T16:16:00Z">
        <w:r w:rsidR="00EE2F59">
          <w:rPr>
            <w:rFonts w:ascii="Times New Roman" w:hAnsi="Times New Roman" w:cs="Times New Roman"/>
          </w:rPr>
          <w:t>. Specifically, in an SRN,</w:t>
        </w:r>
      </w:ins>
      <w:ins w:id="1750" w:author="Benton, Deon" w:date="2026-03-20T11:14:00Z" w16du:dateUtc="2026-03-20T16:14:00Z">
        <w:r w:rsidR="001D25EC">
          <w:rPr>
            <w:rFonts w:ascii="Times New Roman" w:hAnsi="Times New Roman" w:cs="Times New Roman"/>
          </w:rPr>
          <w:t xml:space="preserve"> the error sign</w:t>
        </w:r>
      </w:ins>
      <w:ins w:id="1751" w:author="Benton, Deon" w:date="2026-03-20T11:15:00Z" w16du:dateUtc="2026-03-20T16:15:00Z">
        <w:r w:rsidR="001D25EC">
          <w:rPr>
            <w:rFonts w:ascii="Times New Roman" w:hAnsi="Times New Roman" w:cs="Times New Roman"/>
          </w:rPr>
          <w:t xml:space="preserve">al used to update </w:t>
        </w:r>
      </w:ins>
      <w:ins w:id="1752" w:author="Benton, Deon" w:date="2026-03-20T11:17:00Z" w16du:dateUtc="2026-03-20T16:17:00Z">
        <w:r w:rsidR="009D3ED5">
          <w:rPr>
            <w:rFonts w:ascii="Times New Roman" w:hAnsi="Times New Roman" w:cs="Times New Roman"/>
          </w:rPr>
          <w:t xml:space="preserve">the </w:t>
        </w:r>
        <w:r w:rsidR="009D3ED5">
          <w:rPr>
            <w:rFonts w:ascii="Times New Roman" w:hAnsi="Times New Roman" w:cs="Times New Roman"/>
          </w:rPr>
          <w:lastRenderedPageBreak/>
          <w:t>weights in the network</w:t>
        </w:r>
      </w:ins>
      <w:ins w:id="1753" w:author="Benton, Deon" w:date="2026-03-20T11:16:00Z" w16du:dateUtc="2026-03-20T16:16:00Z">
        <w:r w:rsidR="00EE2F59">
          <w:rPr>
            <w:rFonts w:ascii="Times New Roman" w:hAnsi="Times New Roman" w:cs="Times New Roman"/>
          </w:rPr>
          <w:t xml:space="preserve"> comes</w:t>
        </w:r>
      </w:ins>
      <w:ins w:id="1754" w:author="Benton, Deon" w:date="2026-03-20T11:15:00Z" w16du:dateUtc="2026-03-20T16:15:00Z">
        <w:r w:rsidR="001D25EC">
          <w:rPr>
            <w:rFonts w:ascii="Times New Roman" w:hAnsi="Times New Roman" w:cs="Times New Roman"/>
          </w:rPr>
          <w:t xml:space="preserve"> from the input itself</w:t>
        </w:r>
      </w:ins>
      <w:ins w:id="1755" w:author="Benton, Deon" w:date="2026-03-20T11:17:00Z" w16du:dateUtc="2026-03-20T16:17:00Z">
        <w:r w:rsidR="009D3ED5">
          <w:rPr>
            <w:rFonts w:ascii="Times New Roman" w:hAnsi="Times New Roman" w:cs="Times New Roman"/>
          </w:rPr>
          <w:t xml:space="preserve">. </w:t>
        </w:r>
      </w:ins>
      <w:ins w:id="1756" w:author="Benton, Deon" w:date="2026-02-25T12:44:00Z" w16du:dateUtc="2026-02-25T18:44:00Z">
        <w:r w:rsidR="00226F49">
          <w:rPr>
            <w:rFonts w:ascii="Times New Roman" w:hAnsi="Times New Roman" w:cs="Times New Roman"/>
          </w:rPr>
          <w:t xml:space="preserve">An SRN was </w:t>
        </w:r>
      </w:ins>
      <w:ins w:id="1757" w:author="Benton, Deon" w:date="2026-03-20T11:16:00Z" w16du:dateUtc="2026-03-20T16:16:00Z">
        <w:r w:rsidR="00F95E83">
          <w:rPr>
            <w:rFonts w:ascii="Times New Roman" w:hAnsi="Times New Roman" w:cs="Times New Roman"/>
          </w:rPr>
          <w:t xml:space="preserve">also used </w:t>
        </w:r>
      </w:ins>
      <w:ins w:id="1758" w:author="Benton, Deon" w:date="2026-02-25T12:44:00Z" w16du:dateUtc="2026-02-25T18:44:00Z">
        <w:r w:rsidR="00226F49">
          <w:rPr>
            <w:rFonts w:ascii="Times New Roman" w:hAnsi="Times New Roman" w:cs="Times New Roman"/>
          </w:rPr>
          <w:t xml:space="preserve">because encoding </w:t>
        </w:r>
      </w:ins>
      <w:ins w:id="1759" w:author="Benton, Deon" w:date="2026-03-20T11:18:00Z" w16du:dateUtc="2026-03-20T16:18:00Z">
        <w:r w:rsidR="006166F1">
          <w:rPr>
            <w:rFonts w:ascii="Times New Roman" w:hAnsi="Times New Roman" w:cs="Times New Roman"/>
          </w:rPr>
          <w:t>actions</w:t>
        </w:r>
      </w:ins>
      <w:ins w:id="1760" w:author="Benton, Deon" w:date="2026-02-25T12:44:00Z" w16du:dateUtc="2026-02-25T18:44:00Z">
        <w:r w:rsidR="00226F49">
          <w:rPr>
            <w:rFonts w:ascii="Times New Roman" w:hAnsi="Times New Roman" w:cs="Times New Roman"/>
          </w:rPr>
          <w:t xml:space="preserve"> necessarily involves predicting </w:t>
        </w:r>
        <w:r w:rsidR="006B0C8E">
          <w:rPr>
            <w:rFonts w:ascii="Times New Roman" w:hAnsi="Times New Roman" w:cs="Times New Roman"/>
          </w:rPr>
          <w:t xml:space="preserve">how </w:t>
        </w:r>
      </w:ins>
      <w:ins w:id="1761" w:author="Benton, Deon" w:date="2026-03-20T11:18:00Z" w16du:dateUtc="2026-03-20T16:18:00Z">
        <w:r w:rsidR="006166F1">
          <w:rPr>
            <w:rFonts w:ascii="Times New Roman" w:hAnsi="Times New Roman" w:cs="Times New Roman"/>
          </w:rPr>
          <w:t>the kinematics comprising them</w:t>
        </w:r>
      </w:ins>
      <w:ins w:id="1762" w:author="Benton, Deon" w:date="2026-02-25T12:44:00Z" w16du:dateUtc="2026-02-25T18:44:00Z">
        <w:r w:rsidR="006B0C8E">
          <w:rPr>
            <w:rFonts w:ascii="Times New Roman" w:hAnsi="Times New Roman" w:cs="Times New Roman"/>
          </w:rPr>
          <w:t xml:space="preserve"> unfold over time.</w:t>
        </w:r>
      </w:ins>
      <w:ins w:id="1763" w:author="Benton, Deon" w:date="2026-02-25T12:36:00Z" w16du:dateUtc="2026-02-25T18:36:00Z">
        <w:r w:rsidR="00181ADB">
          <w:rPr>
            <w:rFonts w:ascii="Times New Roman" w:hAnsi="Times New Roman" w:cs="Times New Roman"/>
          </w:rPr>
          <w:t xml:space="preserve"> </w:t>
        </w:r>
      </w:ins>
      <w:r w:rsidR="00524642">
        <w:rPr>
          <w:rFonts w:ascii="Times New Roman" w:hAnsi="Times New Roman" w:cs="Times New Roman"/>
        </w:rPr>
        <w:t xml:space="preserve">Networks were trained with backpropagation in cross-entropy error (e.g., Rumelhart et al., 1986). </w:t>
      </w:r>
    </w:p>
    <w:p w14:paraId="3DFA6843" w14:textId="050125F6"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The </w:t>
      </w:r>
      <w:ins w:id="1764" w:author="Benton, Deon" w:date="2026-02-25T12:51:00Z" w16du:dateUtc="2026-02-25T18:51:00Z">
        <w:r w:rsidR="00E45DBA">
          <w:rPr>
            <w:rFonts w:ascii="Times New Roman" w:hAnsi="Times New Roman" w:cs="Times New Roman"/>
          </w:rPr>
          <w:t>network itself consisted of three layers</w:t>
        </w:r>
      </w:ins>
      <w:r>
        <w:rPr>
          <w:rFonts w:ascii="Times New Roman" w:hAnsi="Times New Roman" w:cs="Times New Roman"/>
        </w:rPr>
        <w:t xml:space="preserve"> (Figure </w:t>
      </w:r>
      <w:r w:rsidR="007C05B2">
        <w:rPr>
          <w:rFonts w:ascii="Times New Roman" w:hAnsi="Times New Roman" w:cs="Times New Roman"/>
        </w:rPr>
        <w:t>2</w:t>
      </w:r>
      <w:r>
        <w:rPr>
          <w:rFonts w:ascii="Times New Roman" w:hAnsi="Times New Roman" w:cs="Times New Roman"/>
        </w:rPr>
        <w:t xml:space="preserve">). </w:t>
      </w:r>
      <w:ins w:id="1765" w:author="Benton, Deon" w:date="2026-02-25T13:01:00Z" w16du:dateUtc="2026-02-25T19:01:00Z">
        <w:r w:rsidR="00CE59AD">
          <w:rPr>
            <w:rFonts w:ascii="Times New Roman" w:hAnsi="Times New Roman" w:cs="Times New Roman"/>
          </w:rPr>
          <w:t>The</w:t>
        </w:r>
      </w:ins>
      <w:ins w:id="1766" w:author="Benton, Deon" w:date="2026-03-20T11:29:00Z" w16du:dateUtc="2026-03-20T16:29:00Z">
        <w:r w:rsidR="00271083">
          <w:rPr>
            <w:rFonts w:ascii="Times New Roman" w:hAnsi="Times New Roman" w:cs="Times New Roman"/>
          </w:rPr>
          <w:t xml:space="preserve"> input an</w:t>
        </w:r>
      </w:ins>
      <w:ins w:id="1767" w:author="Benton, Deon" w:date="2026-03-20T11:30:00Z" w16du:dateUtc="2026-03-20T16:30:00Z">
        <w:r w:rsidR="00271083">
          <w:rPr>
            <w:rFonts w:ascii="Times New Roman" w:hAnsi="Times New Roman" w:cs="Times New Roman"/>
          </w:rPr>
          <w:t>d output layers of the model consisted of the same</w:t>
        </w:r>
      </w:ins>
      <w:ins w:id="1768" w:author="Benton, Deon" w:date="2026-02-25T13:01:00Z" w16du:dateUtc="2026-02-25T19:01:00Z">
        <w:r w:rsidR="00CE59AD">
          <w:rPr>
            <w:rFonts w:ascii="Times New Roman" w:hAnsi="Times New Roman" w:cs="Times New Roman"/>
          </w:rPr>
          <w:t xml:space="preserve"> 11 clusters or groups of units</w:t>
        </w:r>
      </w:ins>
      <w:ins w:id="1769" w:author="Benton, Deon" w:date="2026-02-25T13:03:00Z" w16du:dateUtc="2026-02-25T19:03:00Z">
        <w:r w:rsidR="004C47A9">
          <w:rPr>
            <w:rFonts w:ascii="Times New Roman" w:hAnsi="Times New Roman" w:cs="Times New Roman"/>
          </w:rPr>
          <w:t>, and both layers used a localist</w:t>
        </w:r>
      </w:ins>
      <w:ins w:id="1770" w:author="Benton, Deon" w:date="2026-02-26T13:47:00Z" w16du:dateUtc="2026-02-26T19:47:00Z">
        <w:r w:rsidR="00DA73F5">
          <w:rPr>
            <w:rFonts w:ascii="Times New Roman" w:hAnsi="Times New Roman" w:cs="Times New Roman"/>
          </w:rPr>
          <w:t xml:space="preserve"> or “one-hot”</w:t>
        </w:r>
      </w:ins>
      <w:ins w:id="1771" w:author="Benton, Deon" w:date="2026-02-25T13:03:00Z" w16du:dateUtc="2026-02-25T19:03:00Z">
        <w:r w:rsidR="004C47A9">
          <w:rPr>
            <w:rFonts w:ascii="Times New Roman" w:hAnsi="Times New Roman" w:cs="Times New Roman"/>
          </w:rPr>
          <w:t xml:space="preserve"> coding scheme</w:t>
        </w:r>
      </w:ins>
      <w:ins w:id="1772" w:author="Benton, Deon" w:date="2026-03-20T11:29:00Z" w16du:dateUtc="2026-03-20T16:29:00Z">
        <w:r w:rsidR="00AD2DE0">
          <w:rPr>
            <w:rFonts w:ascii="Times New Roman" w:hAnsi="Times New Roman" w:cs="Times New Roman"/>
          </w:rPr>
          <w:t xml:space="preserve">. </w:t>
        </w:r>
      </w:ins>
      <w:ins w:id="1773" w:author="Benton, Deon" w:date="2026-03-20T11:30:00Z" w16du:dateUtc="2026-03-20T16:30:00Z">
        <w:r w:rsidR="00271083">
          <w:rPr>
            <w:rFonts w:ascii="Times New Roman" w:hAnsi="Times New Roman" w:cs="Times New Roman"/>
          </w:rPr>
          <w:t xml:space="preserve">The </w:t>
        </w:r>
      </w:ins>
      <w:ins w:id="1774" w:author="Benton, Deon" w:date="2026-03-20T11:31:00Z" w16du:dateUtc="2026-03-20T16:31:00Z">
        <w:r w:rsidR="00271083">
          <w:rPr>
            <w:rFonts w:ascii="Times New Roman" w:hAnsi="Times New Roman" w:cs="Times New Roman"/>
          </w:rPr>
          <w:t>main difference</w:t>
        </w:r>
      </w:ins>
      <w:ins w:id="1775" w:author="Benton, Deon" w:date="2026-03-20T11:30:00Z" w16du:dateUtc="2026-03-20T16:30:00Z">
        <w:r w:rsidR="00271083">
          <w:rPr>
            <w:rFonts w:ascii="Times New Roman" w:hAnsi="Times New Roman" w:cs="Times New Roman"/>
          </w:rPr>
          <w:t xml:space="preserve"> between the input and output layers was that </w:t>
        </w:r>
      </w:ins>
      <w:ins w:id="1776" w:author="Benton, Deon" w:date="2026-03-20T11:31:00Z" w16du:dateUtc="2026-03-20T16:31:00Z">
        <w:r w:rsidR="00271083">
          <w:rPr>
            <w:rFonts w:ascii="Times New Roman" w:hAnsi="Times New Roman" w:cs="Times New Roman"/>
          </w:rPr>
          <w:t xml:space="preserve">the activity of the units in the input layer was </w:t>
        </w:r>
      </w:ins>
      <w:ins w:id="1777" w:author="Benton, Deon" w:date="2026-03-20T11:32:00Z" w16du:dateUtc="2026-03-20T16:32:00Z">
        <w:r w:rsidR="00271083">
          <w:rPr>
            <w:rFonts w:ascii="Times New Roman" w:hAnsi="Times New Roman" w:cs="Times New Roman"/>
          </w:rPr>
          <w:t>“</w:t>
        </w:r>
      </w:ins>
      <w:ins w:id="1778" w:author="Benton, Deon" w:date="2026-03-20T11:31:00Z" w16du:dateUtc="2026-03-20T16:31:00Z">
        <w:r w:rsidR="00271083">
          <w:rPr>
            <w:rFonts w:ascii="Times New Roman" w:hAnsi="Times New Roman" w:cs="Times New Roman"/>
          </w:rPr>
          <w:t>hard-clamped</w:t>
        </w:r>
      </w:ins>
      <w:ins w:id="1779" w:author="Benton, Deon" w:date="2026-03-20T11:32:00Z" w16du:dateUtc="2026-03-20T16:32:00Z">
        <w:r w:rsidR="00271083">
          <w:rPr>
            <w:rFonts w:ascii="Times New Roman" w:hAnsi="Times New Roman" w:cs="Times New Roman"/>
          </w:rPr>
          <w:t>” (i.e., their activity was set externally by the environment),</w:t>
        </w:r>
      </w:ins>
      <w:ins w:id="1780" w:author="Benton, Deon" w:date="2026-03-20T11:31:00Z" w16du:dateUtc="2026-03-20T16:31:00Z">
        <w:r w:rsidR="00271083">
          <w:rPr>
            <w:rFonts w:ascii="Times New Roman" w:hAnsi="Times New Roman" w:cs="Times New Roman"/>
          </w:rPr>
          <w:t xml:space="preserve"> whereas the activity of the output units was determined by a sigmoid activation function.</w:t>
        </w:r>
      </w:ins>
      <w:ins w:id="1781" w:author="Benton, Deon" w:date="2026-03-20T11:29:00Z" w16du:dateUtc="2026-03-20T16:29:00Z">
        <w:r w:rsidR="00AD2DE0">
          <w:rPr>
            <w:rFonts w:ascii="Times New Roman" w:hAnsi="Times New Roman" w:cs="Times New Roman"/>
          </w:rPr>
          <w:t xml:space="preserve"> </w:t>
        </w:r>
      </w:ins>
      <w:ins w:id="1782" w:author="Benton, Deon" w:date="2026-02-25T13:03:00Z" w16du:dateUtc="2026-02-25T19:03:00Z">
        <w:r w:rsidR="004C47A9">
          <w:rPr>
            <w:rFonts w:ascii="Times New Roman" w:hAnsi="Times New Roman" w:cs="Times New Roman"/>
          </w:rPr>
          <w:t>A localist encod</w:t>
        </w:r>
      </w:ins>
      <w:ins w:id="1783" w:author="Benton, Deon" w:date="2026-02-25T13:04:00Z" w16du:dateUtc="2026-02-25T19:04:00Z">
        <w:r w:rsidR="004C47A9">
          <w:rPr>
            <w:rFonts w:ascii="Times New Roman" w:hAnsi="Times New Roman" w:cs="Times New Roman"/>
          </w:rPr>
          <w:t>ing scheme—in which a single unit is used to represent a given concept or feature—was</w:t>
        </w:r>
      </w:ins>
      <w:ins w:id="1784" w:author="Benton, Deon" w:date="2026-02-25T13:08:00Z" w16du:dateUtc="2026-02-25T19:08:00Z">
        <w:r w:rsidR="00AC7C96">
          <w:rPr>
            <w:rFonts w:ascii="Times New Roman" w:hAnsi="Times New Roman" w:cs="Times New Roman"/>
          </w:rPr>
          <w:t xml:space="preserve"> adopted</w:t>
        </w:r>
      </w:ins>
      <w:ins w:id="1785" w:author="Benton, Deon" w:date="2026-03-20T11:32:00Z" w16du:dateUtc="2026-03-20T16:32:00Z">
        <w:r w:rsidR="00C457E2">
          <w:rPr>
            <w:rFonts w:ascii="Times New Roman" w:hAnsi="Times New Roman" w:cs="Times New Roman"/>
          </w:rPr>
          <w:t xml:space="preserve"> in both layers</w:t>
        </w:r>
      </w:ins>
      <w:ins w:id="1786" w:author="Benton, Deon" w:date="2026-02-25T13:08:00Z" w16du:dateUtc="2026-02-25T19:08:00Z">
        <w:r w:rsidR="00AC7C96">
          <w:rPr>
            <w:rFonts w:ascii="Times New Roman" w:hAnsi="Times New Roman" w:cs="Times New Roman"/>
          </w:rPr>
          <w:t xml:space="preserve"> to ensure</w:t>
        </w:r>
      </w:ins>
      <w:r>
        <w:rPr>
          <w:rFonts w:ascii="Times New Roman" w:hAnsi="Times New Roman" w:cs="Times New Roman"/>
        </w:rPr>
        <w:t xml:space="preserve"> </w:t>
      </w:r>
      <w:ins w:id="1787" w:author="Benton, Deon" w:date="2026-02-25T13:04:00Z" w16du:dateUtc="2026-02-25T19:04:00Z">
        <w:r w:rsidR="004C47A9">
          <w:rPr>
            <w:rFonts w:ascii="Times New Roman" w:hAnsi="Times New Roman" w:cs="Times New Roman"/>
          </w:rPr>
          <w:t>t</w:t>
        </w:r>
      </w:ins>
      <w:ins w:id="1788" w:author="Benton, Deon" w:date="2026-02-25T13:05:00Z" w16du:dateUtc="2026-02-25T19:05:00Z">
        <w:r w:rsidR="004C47A9">
          <w:rPr>
            <w:rFonts w:ascii="Times New Roman" w:hAnsi="Times New Roman" w:cs="Times New Roman"/>
          </w:rPr>
          <w:t xml:space="preserve">hat the model’s performance reflected learned relations between surface </w:t>
        </w:r>
        <w:r w:rsidR="00B9047B">
          <w:rPr>
            <w:rFonts w:ascii="Times New Roman" w:hAnsi="Times New Roman" w:cs="Times New Roman"/>
          </w:rPr>
          <w:t xml:space="preserve">and kinematic </w:t>
        </w:r>
        <w:r w:rsidR="004C47A9">
          <w:rPr>
            <w:rFonts w:ascii="Times New Roman" w:hAnsi="Times New Roman" w:cs="Times New Roman"/>
          </w:rPr>
          <w:t xml:space="preserve">features </w:t>
        </w:r>
        <w:r w:rsidR="00B9047B">
          <w:rPr>
            <w:rFonts w:ascii="Times New Roman" w:hAnsi="Times New Roman" w:cs="Times New Roman"/>
          </w:rPr>
          <w:t>rather than</w:t>
        </w:r>
      </w:ins>
      <w:ins w:id="1789" w:author="Benton, Deon" w:date="2026-02-25T13:06:00Z" w16du:dateUtc="2026-02-25T19:06:00Z">
        <w:r w:rsidR="00B9047B">
          <w:rPr>
            <w:rFonts w:ascii="Times New Roman" w:hAnsi="Times New Roman" w:cs="Times New Roman"/>
          </w:rPr>
          <w:t xml:space="preserve"> arbitrary similarity relations among the objects</w:t>
        </w:r>
      </w:ins>
      <w:r>
        <w:rPr>
          <w:rFonts w:ascii="Times New Roman" w:hAnsi="Times New Roman" w:cs="Times New Roman"/>
        </w:rPr>
        <w:t>.</w:t>
      </w:r>
      <w:ins w:id="1790" w:author="Benton, Deon" w:date="2026-03-20T11:20:00Z" w16du:dateUtc="2026-03-20T16:20:00Z">
        <w:r w:rsidR="00C30D64">
          <w:rPr>
            <w:rFonts w:ascii="Times New Roman" w:hAnsi="Times New Roman" w:cs="Times New Roman"/>
          </w:rPr>
          <w:t xml:space="preserve"> </w:t>
        </w:r>
      </w:ins>
      <w:r>
        <w:rPr>
          <w:rFonts w:ascii="Times New Roman" w:hAnsi="Times New Roman" w:cs="Times New Roman"/>
        </w:rPr>
        <w:t xml:space="preserve">In contrast, the hidden layer </w:t>
      </w:r>
      <w:ins w:id="1791" w:author="Benton, Deon" w:date="2026-03-20T11:24:00Z" w16du:dateUtc="2026-03-20T16:24:00Z">
        <w:r w:rsidR="003F0FFD">
          <w:rPr>
            <w:rFonts w:ascii="Times New Roman" w:hAnsi="Times New Roman" w:cs="Times New Roman"/>
          </w:rPr>
          <w:t xml:space="preserve">was a single group of 50 units; </w:t>
        </w:r>
      </w:ins>
      <w:ins w:id="1792" w:author="Benton, Deon" w:date="2026-03-20T11:34:00Z" w16du:dateUtc="2026-03-20T16:34:00Z">
        <w:r w:rsidR="00D57E7B">
          <w:rPr>
            <w:rFonts w:ascii="Times New Roman" w:hAnsi="Times New Roman" w:cs="Times New Roman"/>
          </w:rPr>
          <w:t xml:space="preserve">the activity of the units in this layer was determined by </w:t>
        </w:r>
      </w:ins>
      <w:ins w:id="1793" w:author="Benton, Deon" w:date="2026-03-20T11:24:00Z" w16du:dateUtc="2026-03-20T16:24:00Z">
        <w:r w:rsidR="003F0FFD">
          <w:rPr>
            <w:rFonts w:ascii="Times New Roman" w:hAnsi="Times New Roman" w:cs="Times New Roman"/>
          </w:rPr>
          <w:t xml:space="preserve">a RELU activation function to prevent </w:t>
        </w:r>
      </w:ins>
      <w:ins w:id="1794" w:author="Benton, Deon" w:date="2026-03-20T11:25:00Z" w16du:dateUtc="2026-03-20T16:25:00Z">
        <w:r w:rsidR="003F0FFD">
          <w:rPr>
            <w:rFonts w:ascii="Times New Roman" w:hAnsi="Times New Roman" w:cs="Times New Roman"/>
          </w:rPr>
          <w:t>error derivatives</w:t>
        </w:r>
      </w:ins>
      <w:ins w:id="1795" w:author="Benton, Deon" w:date="2026-03-20T11:24:00Z" w16du:dateUtc="2026-03-20T16:24:00Z">
        <w:r w:rsidR="003F0FFD">
          <w:rPr>
            <w:rFonts w:ascii="Times New Roman" w:hAnsi="Times New Roman" w:cs="Times New Roman"/>
          </w:rPr>
          <w:t xml:space="preserve"> from vanish</w:t>
        </w:r>
      </w:ins>
      <w:ins w:id="1796" w:author="Benton, Deon" w:date="2026-03-20T11:25:00Z" w16du:dateUtc="2026-03-20T16:25:00Z">
        <w:r w:rsidR="003F0FFD">
          <w:rPr>
            <w:rFonts w:ascii="Times New Roman" w:hAnsi="Times New Roman" w:cs="Times New Roman"/>
          </w:rPr>
          <w:t>ing as they were propagated backwards through time.</w:t>
        </w:r>
      </w:ins>
      <w:ins w:id="1797" w:author="Benton, Deon" w:date="2026-03-20T11:24:00Z" w16du:dateUtc="2026-03-20T16:24:00Z">
        <w:r w:rsidR="003F0FFD">
          <w:rPr>
            <w:rFonts w:ascii="Times New Roman" w:hAnsi="Times New Roman" w:cs="Times New Roman"/>
          </w:rPr>
          <w:t xml:space="preserve"> Crucially,</w:t>
        </w:r>
      </w:ins>
      <w:r>
        <w:rPr>
          <w:rFonts w:ascii="Times New Roman" w:hAnsi="Times New Roman" w:cs="Times New Roman"/>
        </w:rPr>
        <w:t xml:space="preserve"> </w:t>
      </w:r>
      <w:ins w:id="1798" w:author="Benton, Deon" w:date="2026-03-20T11:25:00Z" w16du:dateUtc="2026-03-20T16:25:00Z">
        <w:r w:rsidR="003F0FFD">
          <w:rPr>
            <w:rFonts w:ascii="Times New Roman" w:hAnsi="Times New Roman" w:cs="Times New Roman"/>
          </w:rPr>
          <w:t>the</w:t>
        </w:r>
      </w:ins>
      <w:r>
        <w:rPr>
          <w:rFonts w:ascii="Times New Roman" w:hAnsi="Times New Roman" w:cs="Times New Roman"/>
        </w:rPr>
        <w:t xml:space="preserve"> representations </w:t>
      </w:r>
      <w:ins w:id="1799" w:author="Benton, Deon" w:date="2026-03-20T11:25:00Z" w16du:dateUtc="2026-03-20T16:25:00Z">
        <w:r w:rsidR="003F0FFD">
          <w:rPr>
            <w:rFonts w:ascii="Times New Roman" w:hAnsi="Times New Roman" w:cs="Times New Roman"/>
          </w:rPr>
          <w:t xml:space="preserve">that </w:t>
        </w:r>
      </w:ins>
      <w:r>
        <w:rPr>
          <w:rFonts w:ascii="Times New Roman" w:hAnsi="Times New Roman" w:cs="Times New Roman"/>
        </w:rPr>
        <w:t>developed over these units were largely distributed</w:t>
      </w:r>
      <w:ins w:id="1800" w:author="Benton, Deon" w:date="2026-03-20T11:25:00Z" w16du:dateUtc="2026-03-20T16:25:00Z">
        <w:r w:rsidR="00875EE0">
          <w:rPr>
            <w:rFonts w:ascii="Times New Roman" w:hAnsi="Times New Roman" w:cs="Times New Roman"/>
          </w:rPr>
          <w:t xml:space="preserve">. A distributed representation is one in </w:t>
        </w:r>
      </w:ins>
      <w:ins w:id="1801" w:author="Benton, Deon" w:date="2026-03-20T12:57:00Z" w16du:dateUtc="2026-03-20T17:57:00Z">
        <w:r w:rsidR="006C4159">
          <w:rPr>
            <w:rFonts w:ascii="Times New Roman" w:hAnsi="Times New Roman" w:cs="Times New Roman"/>
          </w:rPr>
          <w:t xml:space="preserve">which </w:t>
        </w:r>
      </w:ins>
      <w:ins w:id="1802" w:author="Benton, Deon" w:date="2026-03-20T11:25:00Z" w16du:dateUtc="2026-03-20T16:25:00Z">
        <w:r w:rsidR="00875EE0">
          <w:rPr>
            <w:rFonts w:ascii="Times New Roman" w:hAnsi="Times New Roman" w:cs="Times New Roman"/>
          </w:rPr>
          <w:t>multiple</w:t>
        </w:r>
      </w:ins>
      <w:r>
        <w:rPr>
          <w:rFonts w:ascii="Times New Roman" w:hAnsi="Times New Roman" w:cs="Times New Roman"/>
        </w:rPr>
        <w:t xml:space="preserve"> units code for a given concept, and the same unit could participate in coding different concepts </w:t>
      </w:r>
      <w:ins w:id="1803" w:author="Benton, Deon" w:date="2026-03-20T11:27:00Z" w16du:dateUtc="2026-03-20T16:27:00Z">
        <w:r w:rsidR="00875EE0">
          <w:rPr>
            <w:rFonts w:ascii="Times New Roman" w:hAnsi="Times New Roman" w:cs="Times New Roman"/>
          </w:rPr>
          <w:t>(</w:t>
        </w:r>
      </w:ins>
      <w:r>
        <w:rPr>
          <w:rFonts w:ascii="Times New Roman" w:hAnsi="Times New Roman" w:cs="Times New Roman"/>
        </w:rPr>
        <w:t xml:space="preserve">Hinton, 1984). </w:t>
      </w:r>
      <w:ins w:id="1804" w:author="Benton, Deon" w:date="2026-03-20T11:22:00Z" w16du:dateUtc="2026-03-20T16:22:00Z">
        <w:r w:rsidR="00A765E8">
          <w:rPr>
            <w:rFonts w:ascii="Times New Roman" w:hAnsi="Times New Roman" w:cs="Times New Roman"/>
          </w:rPr>
          <w:t xml:space="preserve">The fact that the hidden layer learned distributed representations </w:t>
        </w:r>
      </w:ins>
      <w:ins w:id="1805" w:author="Benton, Deon" w:date="2026-03-20T11:27:00Z" w16du:dateUtc="2026-03-20T16:27:00Z">
        <w:r w:rsidR="00875EE0">
          <w:rPr>
            <w:rFonts w:ascii="Times New Roman" w:hAnsi="Times New Roman" w:cs="Times New Roman"/>
          </w:rPr>
          <w:t xml:space="preserve">was important here because it </w:t>
        </w:r>
      </w:ins>
      <w:ins w:id="1806" w:author="Benton, Deon" w:date="2026-03-20T11:22:00Z" w16du:dateUtc="2026-03-20T16:22:00Z">
        <w:r w:rsidR="00A765E8">
          <w:rPr>
            <w:rFonts w:ascii="Times New Roman" w:hAnsi="Times New Roman" w:cs="Times New Roman"/>
          </w:rPr>
          <w:t>meant that the</w:t>
        </w:r>
      </w:ins>
      <w:ins w:id="1807" w:author="Benton, Deon" w:date="2026-03-20T11:23:00Z" w16du:dateUtc="2026-03-20T16:23:00Z">
        <w:r w:rsidR="00A765E8">
          <w:rPr>
            <w:rFonts w:ascii="Times New Roman" w:hAnsi="Times New Roman" w:cs="Times New Roman"/>
          </w:rPr>
          <w:t xml:space="preserve"> network’s </w:t>
        </w:r>
      </w:ins>
      <w:ins w:id="1808" w:author="Benton, Deon" w:date="2026-03-20T12:57:00Z" w16du:dateUtc="2026-03-20T17:57:00Z">
        <w:r w:rsidR="006C4159">
          <w:rPr>
            <w:rFonts w:ascii="Times New Roman" w:hAnsi="Times New Roman" w:cs="Times New Roman"/>
          </w:rPr>
          <w:t>output re</w:t>
        </w:r>
      </w:ins>
      <w:ins w:id="1809" w:author="Benton, Deon" w:date="2026-03-20T12:58:00Z" w16du:dateUtc="2026-03-20T17:58:00Z">
        <w:r w:rsidR="006C4159">
          <w:rPr>
            <w:rFonts w:ascii="Times New Roman" w:hAnsi="Times New Roman" w:cs="Times New Roman"/>
          </w:rPr>
          <w:t>sponses were</w:t>
        </w:r>
      </w:ins>
      <w:ins w:id="1810" w:author="Benton, Deon" w:date="2026-03-20T11:23:00Z" w16du:dateUtc="2026-03-20T16:23:00Z">
        <w:r w:rsidR="00A765E8">
          <w:rPr>
            <w:rFonts w:ascii="Times New Roman" w:hAnsi="Times New Roman" w:cs="Times New Roman"/>
          </w:rPr>
          <w:t xml:space="preserve"> based on</w:t>
        </w:r>
        <w:r w:rsidR="003F0FFD">
          <w:rPr>
            <w:rFonts w:ascii="Times New Roman" w:hAnsi="Times New Roman" w:cs="Times New Roman"/>
          </w:rPr>
          <w:t xml:space="preserve"> a more diffuse representation rather than a one-hot encoding of the input. </w:t>
        </w:r>
      </w:ins>
      <w:ins w:id="1811" w:author="Benton, Deon" w:date="2026-02-25T12:51:00Z" w16du:dateUtc="2026-02-25T18:51:00Z">
        <w:r w:rsidR="00E45DBA">
          <w:rPr>
            <w:rFonts w:ascii="Times New Roman" w:hAnsi="Times New Roman" w:cs="Times New Roman"/>
          </w:rPr>
          <w:t xml:space="preserve">In contrast, the output layer used a sigmoid activation function. </w:t>
        </w:r>
      </w:ins>
    </w:p>
    <w:p w14:paraId="76168F9C" w14:textId="77777777" w:rsidR="00524642" w:rsidRDefault="00524642" w:rsidP="00524642">
      <w:pPr>
        <w:spacing w:line="480" w:lineRule="auto"/>
        <w:contextualSpacing/>
        <w:rPr>
          <w:rFonts w:ascii="Times New Roman" w:hAnsi="Times New Roman" w:cs="Times New Roman"/>
        </w:rPr>
      </w:pPr>
      <w:r w:rsidRPr="00E03CC8">
        <w:rPr>
          <w:rFonts w:ascii="Times New Roman" w:hAnsi="Times New Roman" w:cs="Times New Roman"/>
          <w:noProof/>
        </w:rPr>
        <w:lastRenderedPageBreak/>
        <mc:AlternateContent>
          <mc:Choice Requires="wps">
            <w:drawing>
              <wp:anchor distT="45720" distB="45720" distL="114300" distR="114300" simplePos="0" relativeHeight="251661312" behindDoc="0" locked="0" layoutInCell="1" allowOverlap="1" wp14:anchorId="6465BF65" wp14:editId="242550A8">
                <wp:simplePos x="0" y="0"/>
                <wp:positionH relativeFrom="margin">
                  <wp:posOffset>-504825</wp:posOffset>
                </wp:positionH>
                <wp:positionV relativeFrom="paragraph">
                  <wp:posOffset>401955</wp:posOffset>
                </wp:positionV>
                <wp:extent cx="7325995" cy="4867275"/>
                <wp:effectExtent l="0" t="0" r="8255" b="9525"/>
                <wp:wrapSquare wrapText="bothSides"/>
                <wp:docPr id="3697481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25995" cy="4867275"/>
                        </a:xfrm>
                        <a:prstGeom prst="rect">
                          <a:avLst/>
                        </a:prstGeom>
                        <a:solidFill>
                          <a:srgbClr val="FFFFFF"/>
                        </a:solidFill>
                        <a:ln w="9525">
                          <a:noFill/>
                          <a:miter lim="800000"/>
                          <a:headEnd/>
                          <a:tailEnd/>
                        </a:ln>
                      </wps:spPr>
                      <wps:txbx>
                        <w:txbxContent>
                          <w:p w14:paraId="5878BE2C" w14:textId="41676CF1" w:rsidR="00524642" w:rsidRDefault="00866C5E" w:rsidP="00524642">
                            <w:pPr>
                              <w:keepNext/>
                              <w:jc w:val="center"/>
                            </w:pPr>
                            <w:r>
                              <w:rPr>
                                <w:noProof/>
                              </w:rPr>
                              <w:drawing>
                                <wp:inline distT="0" distB="0" distL="0" distR="0" wp14:anchorId="37CB3963" wp14:editId="3C1C4D50">
                                  <wp:extent cx="7162800" cy="4029274"/>
                                  <wp:effectExtent l="0" t="0" r="0" b="9525"/>
                                  <wp:docPr id="1084724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724443" name="Picture 1084724443"/>
                                          <pic:cNvPicPr/>
                                        </pic:nvPicPr>
                                        <pic:blipFill>
                                          <a:blip r:embed="rId9">
                                            <a:extLst>
                                              <a:ext uri="{28A0092B-C50C-407E-A947-70E740481C1C}">
                                                <a14:useLocalDpi xmlns:a14="http://schemas.microsoft.com/office/drawing/2010/main" val="0"/>
                                              </a:ext>
                                            </a:extLst>
                                          </a:blip>
                                          <a:stretch>
                                            <a:fillRect/>
                                          </a:stretch>
                                        </pic:blipFill>
                                        <pic:spPr>
                                          <a:xfrm>
                                            <a:off x="0" y="0"/>
                                            <a:ext cx="7166599" cy="4031411"/>
                                          </a:xfrm>
                                          <a:prstGeom prst="rect">
                                            <a:avLst/>
                                          </a:prstGeom>
                                        </pic:spPr>
                                      </pic:pic>
                                    </a:graphicData>
                                  </a:graphic>
                                </wp:inline>
                              </w:drawing>
                            </w:r>
                          </w:p>
                          <w:p w14:paraId="2B248636" w14:textId="6909B9A5"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AD4C5C">
                              <w:rPr>
                                <w:rFonts w:ascii="Times New Roman" w:hAnsi="Times New Roman" w:cs="Times New Roman"/>
                                <w:i w:val="0"/>
                                <w:iCs w:val="0"/>
                                <w:noProof/>
                                <w:color w:val="000000" w:themeColor="text1"/>
                                <w:sz w:val="24"/>
                                <w:szCs w:val="24"/>
                              </w:rPr>
                              <w:t>2</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 xml:space="preserve">Schematic of </w:t>
                            </w:r>
                            <w:r w:rsidR="00A5163D">
                              <w:rPr>
                                <w:rFonts w:ascii="Times New Roman" w:hAnsi="Times New Roman" w:cs="Times New Roman"/>
                                <w:i w:val="0"/>
                                <w:iCs w:val="0"/>
                                <w:color w:val="000000" w:themeColor="text1"/>
                                <w:sz w:val="24"/>
                                <w:szCs w:val="24"/>
                              </w:rPr>
                              <w:t>an untrained ALIAS</w:t>
                            </w:r>
                            <w:r>
                              <w:rPr>
                                <w:rFonts w:ascii="Times New Roman" w:hAnsi="Times New Roman" w:cs="Times New Roman"/>
                                <w:i w:val="0"/>
                                <w:iCs w:val="0"/>
                                <w:color w:val="000000" w:themeColor="text1"/>
                                <w:sz w:val="24"/>
                                <w:szCs w:val="24"/>
                              </w:rPr>
                              <w:t>.</w:t>
                            </w:r>
                            <w:r w:rsidR="00410053">
                              <w:rPr>
                                <w:rFonts w:ascii="Times New Roman" w:hAnsi="Times New Roman" w:cs="Times New Roman"/>
                                <w:i w:val="0"/>
                                <w:iCs w:val="0"/>
                                <w:color w:val="000000" w:themeColor="text1"/>
                                <w:sz w:val="24"/>
                                <w:szCs w:val="24"/>
                              </w:rPr>
                              <w:t xml:space="preserve"> The event </w:t>
                            </w:r>
                            <w:r w:rsidR="008F0625">
                              <w:rPr>
                                <w:rFonts w:ascii="Times New Roman" w:hAnsi="Times New Roman" w:cs="Times New Roman"/>
                                <w:i w:val="0"/>
                                <w:iCs w:val="0"/>
                                <w:color w:val="000000" w:themeColor="text1"/>
                                <w:sz w:val="24"/>
                                <w:szCs w:val="24"/>
                              </w:rPr>
                              <w:t>being</w:t>
                            </w:r>
                            <w:r w:rsidR="00410053">
                              <w:rPr>
                                <w:rFonts w:ascii="Times New Roman" w:hAnsi="Times New Roman" w:cs="Times New Roman"/>
                                <w:i w:val="0"/>
                                <w:iCs w:val="0"/>
                                <w:color w:val="000000" w:themeColor="text1"/>
                                <w:sz w:val="24"/>
                                <w:szCs w:val="24"/>
                              </w:rPr>
                              <w:t xml:space="preserve"> depicted</w:t>
                            </w:r>
                            <w:ins w:id="1812" w:author="Benton, Deon" w:date="2026-03-20T13:51:00Z" w16du:dateUtc="2026-03-20T18:51:00Z">
                              <w:r w:rsidR="0055007A">
                                <w:rPr>
                                  <w:rFonts w:ascii="Times New Roman" w:hAnsi="Times New Roman" w:cs="Times New Roman"/>
                                  <w:i w:val="0"/>
                                  <w:iCs w:val="0"/>
                                  <w:color w:val="000000" w:themeColor="text1"/>
                                  <w:sz w:val="24"/>
                                  <w:szCs w:val="24"/>
                                </w:rPr>
                                <w:t xml:space="preserve"> here is a linear path event in which</w:t>
                              </w:r>
                            </w:ins>
                            <w:r w:rsidR="00410053">
                              <w:rPr>
                                <w:rFonts w:ascii="Times New Roman" w:hAnsi="Times New Roman" w:cs="Times New Roman"/>
                                <w:i w:val="0"/>
                                <w:iCs w:val="0"/>
                                <w:color w:val="000000" w:themeColor="text1"/>
                                <w:sz w:val="24"/>
                                <w:szCs w:val="24"/>
                              </w:rPr>
                              <w:t xml:space="preserve"> one </w:t>
                            </w:r>
                            <w:r w:rsidR="00A5163D">
                              <w:rPr>
                                <w:rFonts w:ascii="Times New Roman" w:hAnsi="Times New Roman" w:cs="Times New Roman"/>
                                <w:i w:val="0"/>
                                <w:iCs w:val="0"/>
                                <w:color w:val="000000" w:themeColor="text1"/>
                                <w:sz w:val="24"/>
                                <w:szCs w:val="24"/>
                              </w:rPr>
                              <w:t>object</w:t>
                            </w:r>
                            <w:r w:rsidR="00410053">
                              <w:rPr>
                                <w:rFonts w:ascii="Times New Roman" w:hAnsi="Times New Roman" w:cs="Times New Roman"/>
                                <w:i w:val="0"/>
                                <w:iCs w:val="0"/>
                                <w:color w:val="000000" w:themeColor="text1"/>
                                <w:sz w:val="24"/>
                                <w:szCs w:val="24"/>
                              </w:rPr>
                              <w:t xml:space="preserve"> </w:t>
                            </w:r>
                            <w:r w:rsidR="00A5163D">
                              <w:rPr>
                                <w:rFonts w:ascii="Times New Roman" w:hAnsi="Times New Roman" w:cs="Times New Roman"/>
                                <w:i w:val="0"/>
                                <w:iCs w:val="0"/>
                                <w:color w:val="000000" w:themeColor="text1"/>
                                <w:sz w:val="24"/>
                                <w:szCs w:val="24"/>
                              </w:rPr>
                              <w:t xml:space="preserve">beginning to move horizontally along </w:t>
                            </w:r>
                            <w:r w:rsidR="00410053">
                              <w:rPr>
                                <w:rFonts w:ascii="Times New Roman" w:hAnsi="Times New Roman" w:cs="Times New Roman"/>
                                <w:i w:val="0"/>
                                <w:iCs w:val="0"/>
                                <w:color w:val="000000" w:themeColor="text1"/>
                                <w:sz w:val="24"/>
                                <w:szCs w:val="24"/>
                              </w:rPr>
                              <w:t xml:space="preserve">a linear path to reach </w:t>
                            </w:r>
                            <w:r w:rsidR="00A5163D">
                              <w:rPr>
                                <w:rFonts w:ascii="Times New Roman" w:hAnsi="Times New Roman" w:cs="Times New Roman"/>
                                <w:i w:val="0"/>
                                <w:iCs w:val="0"/>
                                <w:color w:val="000000" w:themeColor="text1"/>
                                <w:sz w:val="24"/>
                                <w:szCs w:val="24"/>
                              </w:rPr>
                              <w:t>the other</w:t>
                            </w:r>
                            <w:r w:rsidR="00410053">
                              <w:rPr>
                                <w:rFonts w:ascii="Times New Roman" w:hAnsi="Times New Roman" w:cs="Times New Roman"/>
                                <w:i w:val="0"/>
                                <w:iCs w:val="0"/>
                                <w:color w:val="000000" w:themeColor="text1"/>
                                <w:sz w:val="24"/>
                                <w:szCs w:val="24"/>
                              </w:rPr>
                              <w:t xml:space="preserve"> object.</w:t>
                            </w:r>
                            <w:r w:rsidR="008212A4">
                              <w:rPr>
                                <w:rFonts w:ascii="Times New Roman" w:hAnsi="Times New Roman" w:cs="Times New Roman"/>
                                <w:i w:val="0"/>
                                <w:iCs w:val="0"/>
                                <w:color w:val="000000" w:themeColor="text1"/>
                                <w:sz w:val="24"/>
                                <w:szCs w:val="24"/>
                              </w:rPr>
                              <w:t xml:space="preserve"> Looking and reaching by the network is also taking place.</w:t>
                            </w:r>
                            <w:r w:rsidR="00A5163D">
                              <w:rPr>
                                <w:rFonts w:ascii="Times New Roman" w:hAnsi="Times New Roman" w:cs="Times New Roman"/>
                                <w:i w:val="0"/>
                                <w:iCs w:val="0"/>
                                <w:color w:val="000000" w:themeColor="text1"/>
                                <w:sz w:val="24"/>
                                <w:szCs w:val="24"/>
                              </w:rPr>
                              <w:t xml:space="preserve"> The legend</w:t>
                            </w:r>
                            <w:r w:rsidR="008F0625">
                              <w:rPr>
                                <w:rFonts w:ascii="Times New Roman" w:hAnsi="Times New Roman" w:cs="Times New Roman"/>
                                <w:i w:val="0"/>
                                <w:iCs w:val="0"/>
                                <w:color w:val="000000" w:themeColor="text1"/>
                                <w:sz w:val="24"/>
                                <w:szCs w:val="24"/>
                              </w:rPr>
                              <w:t xml:space="preserve"> on the left</w:t>
                            </w:r>
                            <w:r w:rsidR="00A5163D">
                              <w:rPr>
                                <w:rFonts w:ascii="Times New Roman" w:hAnsi="Times New Roman" w:cs="Times New Roman"/>
                                <w:i w:val="0"/>
                                <w:iCs w:val="0"/>
                                <w:color w:val="000000" w:themeColor="text1"/>
                                <w:sz w:val="24"/>
                                <w:szCs w:val="24"/>
                              </w:rPr>
                              <w:t xml:space="preserve"> provides the names of the input groups and corresponding output groups.</w:t>
                            </w:r>
                            <w:r>
                              <w:rPr>
                                <w:rFonts w:ascii="Times New Roman" w:hAnsi="Times New Roman" w:cs="Times New Roman"/>
                                <w:i w:val="0"/>
                                <w:iCs w:val="0"/>
                                <w:color w:val="000000" w:themeColor="text1"/>
                                <w:sz w:val="24"/>
                                <w:szCs w:val="24"/>
                              </w:rPr>
                              <w:t xml:space="preserve"> </w:t>
                            </w:r>
                          </w:p>
                          <w:p w14:paraId="333D927F" w14:textId="77777777" w:rsidR="00524642" w:rsidRDefault="00524642" w:rsidP="00524642">
                            <w:pPr>
                              <w:keepNext/>
                            </w:pPr>
                          </w:p>
                          <w:p w14:paraId="5C29D38C"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465BF65" id="_x0000_t202" coordsize="21600,21600" o:spt="202" path="m,l,21600r21600,l21600,xe">
                <v:stroke joinstyle="miter"/>
                <v:path gradientshapeok="t" o:connecttype="rect"/>
              </v:shapetype>
              <v:shape id="Text Box 2" o:spid="_x0000_s1026" type="#_x0000_t202" style="position:absolute;margin-left:-39.75pt;margin-top:31.65pt;width:576.85pt;height:383.25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" stroked="f">
                <v:textbox>
                  <w:txbxContent>
                    <w:p w14:paraId="5878BE2C" w14:textId="41676CF1" w:rsidR="00524642" w:rsidRDefault="00866C5E" w:rsidP="00524642">
                      <w:pPr>
                        <w:keepNext/>
                        <w:jc w:val="center"/>
                      </w:pPr>
                      <w:r>
                        <w:rPr>
                          <w:noProof/>
                        </w:rPr>
                        <w:drawing>
                          <wp:inline distT="0" distB="0" distL="0" distR="0" wp14:anchorId="37CB3963" wp14:editId="3C1C4D50">
                            <wp:extent cx="7162800" cy="4029274"/>
                            <wp:effectExtent l="0" t="0" r="0" b="9525"/>
                            <wp:docPr id="1084724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724443" name="Picture 1084724443"/>
                                    <pic:cNvPicPr/>
                                  </pic:nvPicPr>
                                  <pic:blipFill>
                                    <a:blip r:embed="rId9">
                                      <a:extLst>
                                        <a:ext uri="{28A0092B-C50C-407E-A947-70E740481C1C}">
                                          <a14:useLocalDpi xmlns:a14="http://schemas.microsoft.com/office/drawing/2010/main" val="0"/>
                                        </a:ext>
                                      </a:extLst>
                                    </a:blip>
                                    <a:stretch>
                                      <a:fillRect/>
                                    </a:stretch>
                                  </pic:blipFill>
                                  <pic:spPr>
                                    <a:xfrm>
                                      <a:off x="0" y="0"/>
                                      <a:ext cx="7166599" cy="4031411"/>
                                    </a:xfrm>
                                    <a:prstGeom prst="rect">
                                      <a:avLst/>
                                    </a:prstGeom>
                                  </pic:spPr>
                                </pic:pic>
                              </a:graphicData>
                            </a:graphic>
                          </wp:inline>
                        </w:drawing>
                      </w:r>
                    </w:p>
                    <w:p w14:paraId="2B248636" w14:textId="6909B9A5"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AD4C5C">
                        <w:rPr>
                          <w:rFonts w:ascii="Times New Roman" w:hAnsi="Times New Roman" w:cs="Times New Roman"/>
                          <w:i w:val="0"/>
                          <w:iCs w:val="0"/>
                          <w:noProof/>
                          <w:color w:val="000000" w:themeColor="text1"/>
                          <w:sz w:val="24"/>
                          <w:szCs w:val="24"/>
                        </w:rPr>
                        <w:t>2</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 xml:space="preserve">Schematic of </w:t>
                      </w:r>
                      <w:r w:rsidR="00A5163D">
                        <w:rPr>
                          <w:rFonts w:ascii="Times New Roman" w:hAnsi="Times New Roman" w:cs="Times New Roman"/>
                          <w:i w:val="0"/>
                          <w:iCs w:val="0"/>
                          <w:color w:val="000000" w:themeColor="text1"/>
                          <w:sz w:val="24"/>
                          <w:szCs w:val="24"/>
                        </w:rPr>
                        <w:t>an untrained ALIAS</w:t>
                      </w:r>
                      <w:r>
                        <w:rPr>
                          <w:rFonts w:ascii="Times New Roman" w:hAnsi="Times New Roman" w:cs="Times New Roman"/>
                          <w:i w:val="0"/>
                          <w:iCs w:val="0"/>
                          <w:color w:val="000000" w:themeColor="text1"/>
                          <w:sz w:val="24"/>
                          <w:szCs w:val="24"/>
                        </w:rPr>
                        <w:t>.</w:t>
                      </w:r>
                      <w:r w:rsidR="00410053">
                        <w:rPr>
                          <w:rFonts w:ascii="Times New Roman" w:hAnsi="Times New Roman" w:cs="Times New Roman"/>
                          <w:i w:val="0"/>
                          <w:iCs w:val="0"/>
                          <w:color w:val="000000" w:themeColor="text1"/>
                          <w:sz w:val="24"/>
                          <w:szCs w:val="24"/>
                        </w:rPr>
                        <w:t xml:space="preserve"> The event </w:t>
                      </w:r>
                      <w:r w:rsidR="008F0625">
                        <w:rPr>
                          <w:rFonts w:ascii="Times New Roman" w:hAnsi="Times New Roman" w:cs="Times New Roman"/>
                          <w:i w:val="0"/>
                          <w:iCs w:val="0"/>
                          <w:color w:val="000000" w:themeColor="text1"/>
                          <w:sz w:val="24"/>
                          <w:szCs w:val="24"/>
                        </w:rPr>
                        <w:t>being</w:t>
                      </w:r>
                      <w:r w:rsidR="00410053">
                        <w:rPr>
                          <w:rFonts w:ascii="Times New Roman" w:hAnsi="Times New Roman" w:cs="Times New Roman"/>
                          <w:i w:val="0"/>
                          <w:iCs w:val="0"/>
                          <w:color w:val="000000" w:themeColor="text1"/>
                          <w:sz w:val="24"/>
                          <w:szCs w:val="24"/>
                        </w:rPr>
                        <w:t xml:space="preserve"> depicted</w:t>
                      </w:r>
                      <w:ins w:id="1813" w:author="Benton, Deon" w:date="2026-03-20T13:51:00Z" w16du:dateUtc="2026-03-20T18:51:00Z">
                        <w:r w:rsidR="0055007A">
                          <w:rPr>
                            <w:rFonts w:ascii="Times New Roman" w:hAnsi="Times New Roman" w:cs="Times New Roman"/>
                            <w:i w:val="0"/>
                            <w:iCs w:val="0"/>
                            <w:color w:val="000000" w:themeColor="text1"/>
                            <w:sz w:val="24"/>
                            <w:szCs w:val="24"/>
                          </w:rPr>
                          <w:t xml:space="preserve"> here is a linear path event in which</w:t>
                        </w:r>
                      </w:ins>
                      <w:r w:rsidR="00410053">
                        <w:rPr>
                          <w:rFonts w:ascii="Times New Roman" w:hAnsi="Times New Roman" w:cs="Times New Roman"/>
                          <w:i w:val="0"/>
                          <w:iCs w:val="0"/>
                          <w:color w:val="000000" w:themeColor="text1"/>
                          <w:sz w:val="24"/>
                          <w:szCs w:val="24"/>
                        </w:rPr>
                        <w:t xml:space="preserve"> one </w:t>
                      </w:r>
                      <w:r w:rsidR="00A5163D">
                        <w:rPr>
                          <w:rFonts w:ascii="Times New Roman" w:hAnsi="Times New Roman" w:cs="Times New Roman"/>
                          <w:i w:val="0"/>
                          <w:iCs w:val="0"/>
                          <w:color w:val="000000" w:themeColor="text1"/>
                          <w:sz w:val="24"/>
                          <w:szCs w:val="24"/>
                        </w:rPr>
                        <w:t>object</w:t>
                      </w:r>
                      <w:r w:rsidR="00410053">
                        <w:rPr>
                          <w:rFonts w:ascii="Times New Roman" w:hAnsi="Times New Roman" w:cs="Times New Roman"/>
                          <w:i w:val="0"/>
                          <w:iCs w:val="0"/>
                          <w:color w:val="000000" w:themeColor="text1"/>
                          <w:sz w:val="24"/>
                          <w:szCs w:val="24"/>
                        </w:rPr>
                        <w:t xml:space="preserve"> </w:t>
                      </w:r>
                      <w:r w:rsidR="00A5163D">
                        <w:rPr>
                          <w:rFonts w:ascii="Times New Roman" w:hAnsi="Times New Roman" w:cs="Times New Roman"/>
                          <w:i w:val="0"/>
                          <w:iCs w:val="0"/>
                          <w:color w:val="000000" w:themeColor="text1"/>
                          <w:sz w:val="24"/>
                          <w:szCs w:val="24"/>
                        </w:rPr>
                        <w:t xml:space="preserve">beginning to move horizontally along </w:t>
                      </w:r>
                      <w:r w:rsidR="00410053">
                        <w:rPr>
                          <w:rFonts w:ascii="Times New Roman" w:hAnsi="Times New Roman" w:cs="Times New Roman"/>
                          <w:i w:val="0"/>
                          <w:iCs w:val="0"/>
                          <w:color w:val="000000" w:themeColor="text1"/>
                          <w:sz w:val="24"/>
                          <w:szCs w:val="24"/>
                        </w:rPr>
                        <w:t xml:space="preserve">a linear path to reach </w:t>
                      </w:r>
                      <w:r w:rsidR="00A5163D">
                        <w:rPr>
                          <w:rFonts w:ascii="Times New Roman" w:hAnsi="Times New Roman" w:cs="Times New Roman"/>
                          <w:i w:val="0"/>
                          <w:iCs w:val="0"/>
                          <w:color w:val="000000" w:themeColor="text1"/>
                          <w:sz w:val="24"/>
                          <w:szCs w:val="24"/>
                        </w:rPr>
                        <w:t>the other</w:t>
                      </w:r>
                      <w:r w:rsidR="00410053">
                        <w:rPr>
                          <w:rFonts w:ascii="Times New Roman" w:hAnsi="Times New Roman" w:cs="Times New Roman"/>
                          <w:i w:val="0"/>
                          <w:iCs w:val="0"/>
                          <w:color w:val="000000" w:themeColor="text1"/>
                          <w:sz w:val="24"/>
                          <w:szCs w:val="24"/>
                        </w:rPr>
                        <w:t xml:space="preserve"> object.</w:t>
                      </w:r>
                      <w:r w:rsidR="008212A4">
                        <w:rPr>
                          <w:rFonts w:ascii="Times New Roman" w:hAnsi="Times New Roman" w:cs="Times New Roman"/>
                          <w:i w:val="0"/>
                          <w:iCs w:val="0"/>
                          <w:color w:val="000000" w:themeColor="text1"/>
                          <w:sz w:val="24"/>
                          <w:szCs w:val="24"/>
                        </w:rPr>
                        <w:t xml:space="preserve"> Looking and reaching by the network is also taking place.</w:t>
                      </w:r>
                      <w:r w:rsidR="00A5163D">
                        <w:rPr>
                          <w:rFonts w:ascii="Times New Roman" w:hAnsi="Times New Roman" w:cs="Times New Roman"/>
                          <w:i w:val="0"/>
                          <w:iCs w:val="0"/>
                          <w:color w:val="000000" w:themeColor="text1"/>
                          <w:sz w:val="24"/>
                          <w:szCs w:val="24"/>
                        </w:rPr>
                        <w:t xml:space="preserve"> The legend</w:t>
                      </w:r>
                      <w:r w:rsidR="008F0625">
                        <w:rPr>
                          <w:rFonts w:ascii="Times New Roman" w:hAnsi="Times New Roman" w:cs="Times New Roman"/>
                          <w:i w:val="0"/>
                          <w:iCs w:val="0"/>
                          <w:color w:val="000000" w:themeColor="text1"/>
                          <w:sz w:val="24"/>
                          <w:szCs w:val="24"/>
                        </w:rPr>
                        <w:t xml:space="preserve"> on the left</w:t>
                      </w:r>
                      <w:r w:rsidR="00A5163D">
                        <w:rPr>
                          <w:rFonts w:ascii="Times New Roman" w:hAnsi="Times New Roman" w:cs="Times New Roman"/>
                          <w:i w:val="0"/>
                          <w:iCs w:val="0"/>
                          <w:color w:val="000000" w:themeColor="text1"/>
                          <w:sz w:val="24"/>
                          <w:szCs w:val="24"/>
                        </w:rPr>
                        <w:t xml:space="preserve"> provides the names of the input groups and corresponding output groups.</w:t>
                      </w:r>
                      <w:r>
                        <w:rPr>
                          <w:rFonts w:ascii="Times New Roman" w:hAnsi="Times New Roman" w:cs="Times New Roman"/>
                          <w:i w:val="0"/>
                          <w:iCs w:val="0"/>
                          <w:color w:val="000000" w:themeColor="text1"/>
                          <w:sz w:val="24"/>
                          <w:szCs w:val="24"/>
                        </w:rPr>
                        <w:t xml:space="preserve"> </w:t>
                      </w:r>
                    </w:p>
                    <w:p w14:paraId="333D927F" w14:textId="77777777" w:rsidR="00524642" w:rsidRDefault="00524642" w:rsidP="00524642">
                      <w:pPr>
                        <w:keepNext/>
                      </w:pPr>
                    </w:p>
                    <w:p w14:paraId="5C29D38C" w14:textId="77777777" w:rsidR="00524642" w:rsidRDefault="00524642" w:rsidP="00524642"/>
                  </w:txbxContent>
                </v:textbox>
                <w10:wrap type="square" anchorx="margin"/>
              </v:shape>
            </w:pict>
          </mc:Fallback>
        </mc:AlternateContent>
      </w:r>
    </w:p>
    <w:p w14:paraId="5A9037B3" w14:textId="77777777" w:rsidR="00524642" w:rsidRDefault="00524642" w:rsidP="00524642">
      <w:pPr>
        <w:spacing w:line="480" w:lineRule="auto"/>
        <w:ind w:firstLine="720"/>
        <w:contextualSpacing/>
        <w:rPr>
          <w:rFonts w:ascii="Times New Roman" w:hAnsi="Times New Roman" w:cs="Times New Roman"/>
        </w:rPr>
      </w:pPr>
    </w:p>
    <w:p w14:paraId="69B5BABF" w14:textId="15C9DB18"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The first two </w:t>
      </w:r>
      <w:ins w:id="1814" w:author="Benton, Deon" w:date="2026-02-26T14:48:00Z" w16du:dateUtc="2026-02-26T20:48:00Z">
        <w:r w:rsidR="00860AB8">
          <w:rPr>
            <w:rFonts w:ascii="Times New Roman" w:hAnsi="Times New Roman" w:cs="Times New Roman"/>
          </w:rPr>
          <w:t>groups in the input layer were</w:t>
        </w:r>
      </w:ins>
      <w:r>
        <w:rPr>
          <w:rFonts w:ascii="Times New Roman" w:hAnsi="Times New Roman" w:cs="Times New Roman"/>
        </w:rPr>
        <w:t xml:space="preserve"> Object Left and Object Right. Copies of each input group also appeared on the output side of the model. Two different object groups were used because studies that used the Gergely paradigm tended to use two objects or entities. Crucially, each group consisted of 82 units. One of these groups was located on the network’s </w:t>
      </w:r>
      <w:r w:rsidR="00803555">
        <w:rPr>
          <w:rFonts w:ascii="Times New Roman" w:hAnsi="Times New Roman" w:cs="Times New Roman"/>
        </w:rPr>
        <w:t>“</w:t>
      </w:r>
      <w:r>
        <w:rPr>
          <w:rFonts w:ascii="Times New Roman" w:hAnsi="Times New Roman" w:cs="Times New Roman"/>
        </w:rPr>
        <w:t>left side</w:t>
      </w:r>
      <w:r w:rsidR="00803555">
        <w:rPr>
          <w:rFonts w:ascii="Times New Roman" w:hAnsi="Times New Roman" w:cs="Times New Roman"/>
        </w:rPr>
        <w:t>”</w:t>
      </w:r>
      <w:r>
        <w:rPr>
          <w:rFonts w:ascii="Times New Roman" w:hAnsi="Times New Roman" w:cs="Times New Roman"/>
        </w:rPr>
        <w:t xml:space="preserve"> (hence, Object Left); the other group was located on the network’s </w:t>
      </w:r>
      <w:r w:rsidR="00803555">
        <w:rPr>
          <w:rFonts w:ascii="Times New Roman" w:hAnsi="Times New Roman" w:cs="Times New Roman"/>
        </w:rPr>
        <w:t>“</w:t>
      </w:r>
      <w:r>
        <w:rPr>
          <w:rFonts w:ascii="Times New Roman" w:hAnsi="Times New Roman" w:cs="Times New Roman"/>
        </w:rPr>
        <w:t>right side</w:t>
      </w:r>
      <w:r w:rsidR="00803555">
        <w:rPr>
          <w:rFonts w:ascii="Times New Roman" w:hAnsi="Times New Roman" w:cs="Times New Roman"/>
        </w:rPr>
        <w:t>”</w:t>
      </w:r>
      <w:r>
        <w:rPr>
          <w:rFonts w:ascii="Times New Roman" w:hAnsi="Times New Roman" w:cs="Times New Roman"/>
        </w:rPr>
        <w:t xml:space="preserve"> (hence, Object Right). A single unit was used to represent a given object.</w:t>
      </w:r>
      <w:ins w:id="1815" w:author="Benton, Deon" w:date="2026-02-26T15:28:00Z" w16du:dateUtc="2026-02-26T21:28:00Z">
        <w:r w:rsidR="00D838CA">
          <w:rPr>
            <w:rFonts w:ascii="Times New Roman" w:hAnsi="Times New Roman" w:cs="Times New Roman"/>
          </w:rPr>
          <w:t xml:space="preserve"> Networks</w:t>
        </w:r>
        <w:r w:rsidR="00D838CA" w:rsidDel="00D838CA">
          <w:rPr>
            <w:rFonts w:ascii="Times New Roman" w:hAnsi="Times New Roman" w:cs="Times New Roman"/>
          </w:rPr>
          <w:t xml:space="preserve"> </w:t>
        </w:r>
      </w:ins>
      <w:del w:id="1816" w:author="Benton, Deon" w:date="2026-02-26T15:28:00Z" w16du:dateUtc="2026-02-26T21:28:00Z">
        <w:r w:rsidDel="00D838CA">
          <w:rPr>
            <w:rFonts w:ascii="Times New Roman" w:hAnsi="Times New Roman" w:cs="Times New Roman"/>
          </w:rPr>
          <w:delText xml:space="preserve"> </w:delText>
        </w:r>
      </w:del>
      <w:ins w:id="1817" w:author="Benton, Deon" w:date="2026-02-26T15:10:00Z" w16du:dateUtc="2026-02-26T21:10:00Z">
        <w:r w:rsidR="0016301B">
          <w:rPr>
            <w:rFonts w:ascii="Times New Roman" w:hAnsi="Times New Roman" w:cs="Times New Roman"/>
          </w:rPr>
          <w:t>experienced 80</w:t>
        </w:r>
      </w:ins>
      <w:r>
        <w:rPr>
          <w:rFonts w:ascii="Times New Roman" w:hAnsi="Times New Roman" w:cs="Times New Roman"/>
        </w:rPr>
        <w:t xml:space="preserve"> objects</w:t>
      </w:r>
      <w:ins w:id="1818" w:author="Benton, Deon" w:date="2026-02-26T15:10:00Z" w16du:dateUtc="2026-02-26T21:10:00Z">
        <w:r w:rsidR="0016301B">
          <w:rPr>
            <w:rFonts w:ascii="Times New Roman" w:hAnsi="Times New Roman" w:cs="Times New Roman"/>
          </w:rPr>
          <w:t xml:space="preserve"> during the pretraining phase in the </w:t>
        </w:r>
      </w:ins>
      <w:ins w:id="1819" w:author="Benton, Deon" w:date="2026-03-07T18:57:00Z" w16du:dateUtc="2026-03-08T00:57:00Z">
        <w:r w:rsidR="009B0551">
          <w:rPr>
            <w:rFonts w:ascii="Times New Roman" w:hAnsi="Times New Roman" w:cs="Times New Roman"/>
          </w:rPr>
          <w:t>all repor</w:t>
        </w:r>
      </w:ins>
      <w:ins w:id="1820" w:author="Benton, Deon" w:date="2026-03-07T18:58:00Z" w16du:dateUtc="2026-03-08T00:58:00Z">
        <w:r w:rsidR="009B0551">
          <w:rPr>
            <w:rFonts w:ascii="Times New Roman" w:hAnsi="Times New Roman" w:cs="Times New Roman"/>
          </w:rPr>
          <w:t xml:space="preserve">ted </w:t>
        </w:r>
      </w:ins>
      <w:ins w:id="1821" w:author="Benton, Deon" w:date="2026-02-26T15:10:00Z" w16du:dateUtc="2026-02-26T21:10:00Z">
        <w:r w:rsidR="0016301B">
          <w:rPr>
            <w:rFonts w:ascii="Times New Roman" w:hAnsi="Times New Roman" w:cs="Times New Roman"/>
          </w:rPr>
          <w:t>simulations; this phase approximated infants’ real-</w:t>
        </w:r>
        <w:r w:rsidR="0016301B">
          <w:rPr>
            <w:rFonts w:ascii="Times New Roman" w:hAnsi="Times New Roman" w:cs="Times New Roman"/>
          </w:rPr>
          <w:lastRenderedPageBreak/>
          <w:t>world experience.</w:t>
        </w:r>
      </w:ins>
      <w:ins w:id="1822" w:author="Benton, Deon" w:date="2026-02-26T15:12:00Z" w16du:dateUtc="2026-02-26T21:12:00Z">
        <w:r w:rsidR="000F1DD4">
          <w:rPr>
            <w:rFonts w:ascii="Times New Roman" w:hAnsi="Times New Roman" w:cs="Times New Roman"/>
          </w:rPr>
          <w:t xml:space="preserve"> Although it was possible to present networks with many more objects during </w:t>
        </w:r>
      </w:ins>
      <w:ins w:id="1823" w:author="Benton, Deon" w:date="2026-02-26T15:28:00Z" w16du:dateUtc="2026-02-26T21:28:00Z">
        <w:r w:rsidR="00D838CA">
          <w:rPr>
            <w:rFonts w:ascii="Times New Roman" w:hAnsi="Times New Roman" w:cs="Times New Roman"/>
          </w:rPr>
          <w:t>this phase</w:t>
        </w:r>
      </w:ins>
      <w:ins w:id="1824" w:author="Benton, Deon" w:date="2026-02-26T15:12:00Z" w16du:dateUtc="2026-02-26T21:12:00Z">
        <w:r w:rsidR="000F1DD4">
          <w:rPr>
            <w:rFonts w:ascii="Times New Roman" w:hAnsi="Times New Roman" w:cs="Times New Roman"/>
          </w:rPr>
          <w:t xml:space="preserve">, this number was chosen to </w:t>
        </w:r>
      </w:ins>
      <w:ins w:id="1825" w:author="Benton, Deon" w:date="2026-02-26T15:13:00Z" w16du:dateUtc="2026-02-26T21:13:00Z">
        <w:r w:rsidR="000F1DD4">
          <w:rPr>
            <w:rFonts w:ascii="Times New Roman" w:hAnsi="Times New Roman" w:cs="Times New Roman"/>
          </w:rPr>
          <w:t>simplify the current model</w:t>
        </w:r>
      </w:ins>
      <w:ins w:id="1826" w:author="Benton, Deon" w:date="2026-03-07T18:58:00Z" w16du:dateUtc="2026-03-08T00:58:00Z">
        <w:r w:rsidR="009B0551">
          <w:rPr>
            <w:rFonts w:ascii="Times New Roman" w:hAnsi="Times New Roman" w:cs="Times New Roman"/>
          </w:rPr>
          <w:t xml:space="preserve"> and </w:t>
        </w:r>
      </w:ins>
      <w:ins w:id="1827" w:author="Benton, Deon" w:date="2026-03-07T18:59:00Z" w16du:dateUtc="2026-03-08T00:59:00Z">
        <w:r w:rsidR="009B0551">
          <w:rPr>
            <w:rFonts w:ascii="Times New Roman" w:hAnsi="Times New Roman" w:cs="Times New Roman"/>
          </w:rPr>
          <w:t>interpretation of its dynamics as well as to</w:t>
        </w:r>
      </w:ins>
      <w:ins w:id="1828" w:author="Benton, Deon" w:date="2026-02-26T15:13:00Z" w16du:dateUtc="2026-02-26T21:13:00Z">
        <w:r w:rsidR="000F1DD4">
          <w:rPr>
            <w:rFonts w:ascii="Times New Roman" w:hAnsi="Times New Roman" w:cs="Times New Roman"/>
          </w:rPr>
          <w:t xml:space="preserve"> keep the training time within reasonable limits.</w:t>
        </w:r>
      </w:ins>
      <w:ins w:id="1829" w:author="Benton, Deon" w:date="2026-02-26T15:28:00Z" w16du:dateUtc="2026-02-26T21:28:00Z">
        <w:r w:rsidR="00D838CA">
          <w:rPr>
            <w:rFonts w:ascii="Times New Roman" w:hAnsi="Times New Roman" w:cs="Times New Roman"/>
          </w:rPr>
          <w:t xml:space="preserve"> There is n</w:t>
        </w:r>
      </w:ins>
      <w:ins w:id="1830" w:author="Benton, Deon" w:date="2026-02-26T15:29:00Z" w16du:dateUtc="2026-02-26T21:29:00Z">
        <w:r w:rsidR="00D838CA">
          <w:rPr>
            <w:rFonts w:ascii="Times New Roman" w:hAnsi="Times New Roman" w:cs="Times New Roman"/>
          </w:rPr>
          <w:t>o reason to believe that the results reported below would change drastically if more or fewer objects were used.</w:t>
        </w:r>
      </w:ins>
      <w:ins w:id="1831" w:author="Benton, Deon" w:date="2026-02-26T15:10:00Z" w16du:dateUtc="2026-02-26T21:10:00Z">
        <w:r w:rsidR="0016301B">
          <w:rPr>
            <w:rFonts w:ascii="Times New Roman" w:hAnsi="Times New Roman" w:cs="Times New Roman"/>
          </w:rPr>
          <w:t xml:space="preserve"> I</w:t>
        </w:r>
      </w:ins>
      <w:ins w:id="1832" w:author="Benton, Deon" w:date="2026-02-26T15:11:00Z" w16du:dateUtc="2026-02-26T21:11:00Z">
        <w:r w:rsidR="0016301B">
          <w:rPr>
            <w:rFonts w:ascii="Times New Roman" w:hAnsi="Times New Roman" w:cs="Times New Roman"/>
          </w:rPr>
          <w:t>n contrast, the remaining two</w:t>
        </w:r>
      </w:ins>
      <w:r>
        <w:rPr>
          <w:rFonts w:ascii="Times New Roman" w:hAnsi="Times New Roman" w:cs="Times New Roman"/>
        </w:rPr>
        <w:t xml:space="preserve"> </w:t>
      </w:r>
      <w:ins w:id="1833" w:author="Benton, Deon" w:date="2026-02-26T15:11:00Z" w16du:dateUtc="2026-02-26T21:11:00Z">
        <w:r w:rsidR="0016301B">
          <w:rPr>
            <w:rFonts w:ascii="Times New Roman" w:hAnsi="Times New Roman" w:cs="Times New Roman"/>
          </w:rPr>
          <w:t xml:space="preserve">objects were shown </w:t>
        </w:r>
      </w:ins>
      <w:ins w:id="1834" w:author="Benton, Deon" w:date="2026-02-26T15:29:00Z" w16du:dateUtc="2026-02-26T21:29:00Z">
        <w:r w:rsidR="00D838CA">
          <w:rPr>
            <w:rFonts w:ascii="Times New Roman" w:hAnsi="Times New Roman" w:cs="Times New Roman"/>
          </w:rPr>
          <w:t xml:space="preserve">to networks during the habituation and test phases of their corresponding simulation. </w:t>
        </w:r>
      </w:ins>
    </w:p>
    <w:p w14:paraId="4C4873C9" w14:textId="382DEB2F" w:rsidR="00A94DF8" w:rsidRDefault="00971B09" w:rsidP="00A94DF8">
      <w:pPr>
        <w:spacing w:line="480" w:lineRule="auto"/>
        <w:ind w:firstLine="720"/>
        <w:contextualSpacing/>
        <w:rPr>
          <w:ins w:id="1835" w:author="Benton, Deon" w:date="2026-03-07T20:57:00Z" w16du:dateUtc="2026-03-08T02:57:00Z"/>
          <w:rFonts w:ascii="Times New Roman" w:hAnsi="Times New Roman" w:cs="Times New Roman"/>
        </w:rPr>
      </w:pPr>
      <w:ins w:id="1836" w:author="Benton, Deon" w:date="2026-02-26T15:39:00Z" w16du:dateUtc="2026-02-26T21:39:00Z">
        <w:r>
          <w:rPr>
            <w:rFonts w:ascii="Times New Roman" w:hAnsi="Times New Roman" w:cs="Times New Roman"/>
          </w:rPr>
          <w:t xml:space="preserve">Surface Property </w:t>
        </w:r>
      </w:ins>
      <w:ins w:id="1837" w:author="Benton, Deon" w:date="2026-02-26T15:40:00Z" w16du:dateUtc="2026-02-26T21:40:00Z">
        <w:r>
          <w:rPr>
            <w:rFonts w:ascii="Times New Roman" w:hAnsi="Times New Roman" w:cs="Times New Roman"/>
          </w:rPr>
          <w:t>Left and Surface Property Right</w:t>
        </w:r>
      </w:ins>
      <w:ins w:id="1838" w:author="Benton, Deon" w:date="2026-03-07T19:00:00Z" w16du:dateUtc="2026-03-08T01:00:00Z">
        <w:r w:rsidR="000D45E6">
          <w:rPr>
            <w:rFonts w:ascii="Times New Roman" w:hAnsi="Times New Roman" w:cs="Times New Roman"/>
          </w:rPr>
          <w:t xml:space="preserve"> were the next input and output groups; both groups consisted of two units</w:t>
        </w:r>
      </w:ins>
      <w:r w:rsidR="00524642">
        <w:rPr>
          <w:rFonts w:ascii="Times New Roman" w:hAnsi="Times New Roman" w:cs="Times New Roman"/>
        </w:rPr>
        <w:t>.</w:t>
      </w:r>
      <w:ins w:id="1839" w:author="Benton, Deon" w:date="2026-02-26T15:31:00Z" w16du:dateUtc="2026-02-26T21:31:00Z">
        <w:r w:rsidR="00950F4C">
          <w:rPr>
            <w:rFonts w:ascii="Times New Roman" w:hAnsi="Times New Roman" w:cs="Times New Roman"/>
          </w:rPr>
          <w:t xml:space="preserve"> As before,</w:t>
        </w:r>
      </w:ins>
      <w:r w:rsidR="00524642">
        <w:rPr>
          <w:rFonts w:ascii="Times New Roman" w:hAnsi="Times New Roman" w:cs="Times New Roman"/>
        </w:rPr>
        <w:t xml:space="preserve"> </w:t>
      </w:r>
      <w:ins w:id="1840" w:author="Benton, Deon" w:date="2026-02-26T15:31:00Z" w16du:dateUtc="2026-02-26T21:31:00Z">
        <w:r w:rsidR="00950F4C">
          <w:rPr>
            <w:rFonts w:ascii="Times New Roman" w:hAnsi="Times New Roman" w:cs="Times New Roman"/>
          </w:rPr>
          <w:t>the left-right designation</w:t>
        </w:r>
      </w:ins>
      <w:r w:rsidR="00524642">
        <w:rPr>
          <w:rFonts w:ascii="Times New Roman" w:hAnsi="Times New Roman" w:cs="Times New Roman"/>
        </w:rPr>
        <w:t xml:space="preserve"> denoted on which side of the network the group appeared. </w:t>
      </w:r>
      <w:r w:rsidR="00CD46DD">
        <w:rPr>
          <w:rFonts w:ascii="Times New Roman" w:hAnsi="Times New Roman" w:cs="Times New Roman"/>
        </w:rPr>
        <w:t>The</w:t>
      </w:r>
      <w:r w:rsidR="00524642">
        <w:rPr>
          <w:rFonts w:ascii="Times New Roman" w:hAnsi="Times New Roman" w:cs="Times New Roman"/>
        </w:rPr>
        <w:t xml:space="preserve"> first unit</w:t>
      </w:r>
      <w:ins w:id="1841" w:author="Benton, Deon" w:date="2026-02-26T16:28:00Z" w16du:dateUtc="2026-02-26T22:28:00Z">
        <w:r w:rsidR="003000D0">
          <w:rPr>
            <w:rFonts w:ascii="Times New Roman" w:hAnsi="Times New Roman" w:cs="Times New Roman"/>
          </w:rPr>
          <w:t xml:space="preserve"> </w:t>
        </w:r>
      </w:ins>
      <w:del w:id="1842" w:author="Benton, Deon" w:date="2026-02-26T16:28:00Z" w16du:dateUtc="2026-02-26T22:28:00Z">
        <w:r w:rsidR="00524642" w:rsidDel="003000D0">
          <w:rPr>
            <w:rFonts w:ascii="Times New Roman" w:hAnsi="Times New Roman" w:cs="Times New Roman"/>
          </w:rPr>
          <w:delText xml:space="preserve"> </w:delText>
        </w:r>
      </w:del>
      <w:r w:rsidR="00524642">
        <w:rPr>
          <w:rFonts w:ascii="Times New Roman" w:hAnsi="Times New Roman" w:cs="Times New Roman"/>
        </w:rPr>
        <w:t xml:space="preserve">in either group </w:t>
      </w:r>
      <w:ins w:id="1843" w:author="Benton, Deon" w:date="2026-02-26T15:40:00Z" w16du:dateUtc="2026-02-26T21:40:00Z">
        <w:r>
          <w:rPr>
            <w:rFonts w:ascii="Times New Roman" w:hAnsi="Times New Roman" w:cs="Times New Roman"/>
          </w:rPr>
          <w:t xml:space="preserve">represented </w:t>
        </w:r>
      </w:ins>
      <w:ins w:id="1844" w:author="Benton, Deon" w:date="2026-02-26T16:06:00Z" w16du:dateUtc="2026-02-26T22:06:00Z">
        <w:r w:rsidR="009D1FA7">
          <w:rPr>
            <w:rFonts w:ascii="Times New Roman" w:hAnsi="Times New Roman" w:cs="Times New Roman"/>
          </w:rPr>
          <w:t xml:space="preserve">one class of </w:t>
        </w:r>
      </w:ins>
      <w:ins w:id="1845" w:author="Benton, Deon" w:date="2026-02-26T15:46:00Z" w16du:dateUtc="2026-02-26T21:46:00Z">
        <w:r w:rsidR="00523168">
          <w:rPr>
            <w:rFonts w:ascii="Times New Roman" w:hAnsi="Times New Roman" w:cs="Times New Roman"/>
          </w:rPr>
          <w:t xml:space="preserve">visible, </w:t>
        </w:r>
      </w:ins>
      <w:ins w:id="1846" w:author="Benton, Deon" w:date="2026-03-20T14:07:00Z" w16du:dateUtc="2026-03-20T19:07:00Z">
        <w:r w:rsidR="000014B3">
          <w:rPr>
            <w:rFonts w:ascii="Times New Roman" w:hAnsi="Times New Roman" w:cs="Times New Roman"/>
          </w:rPr>
          <w:t>perceptually grounded</w:t>
        </w:r>
      </w:ins>
      <w:ins w:id="1847" w:author="Benton, Deon" w:date="2026-02-26T16:06:00Z" w16du:dateUtc="2026-02-26T22:06:00Z">
        <w:r w:rsidR="009D1FA7">
          <w:rPr>
            <w:rFonts w:ascii="Times New Roman" w:hAnsi="Times New Roman" w:cs="Times New Roman"/>
          </w:rPr>
          <w:t xml:space="preserve"> features </w:t>
        </w:r>
      </w:ins>
      <w:ins w:id="1848" w:author="Benton, Deon" w:date="2026-02-26T15:44:00Z" w16du:dateUtc="2026-02-26T21:44:00Z">
        <w:r w:rsidR="00367E30">
          <w:rPr>
            <w:rFonts w:ascii="Times New Roman" w:hAnsi="Times New Roman" w:cs="Times New Roman"/>
          </w:rPr>
          <w:t xml:space="preserve">(e.g., </w:t>
        </w:r>
      </w:ins>
      <w:ins w:id="1849" w:author="Benton, Deon" w:date="2026-02-26T16:09:00Z" w16du:dateUtc="2026-02-26T22:09:00Z">
        <w:r w:rsidR="003248FE">
          <w:rPr>
            <w:rFonts w:ascii="Times New Roman" w:hAnsi="Times New Roman" w:cs="Times New Roman"/>
          </w:rPr>
          <w:t>elongated appendage-like extensions [e.g., legs], high-contrast, ovular elements [</w:t>
        </w:r>
      </w:ins>
      <w:ins w:id="1850" w:author="Benton, Deon" w:date="2026-02-26T16:10:00Z" w16du:dateUtc="2026-02-26T22:10:00Z">
        <w:r w:rsidR="003248FE">
          <w:rPr>
            <w:rFonts w:ascii="Times New Roman" w:hAnsi="Times New Roman" w:cs="Times New Roman"/>
          </w:rPr>
          <w:t>e.g., eyes], etc</w:t>
        </w:r>
      </w:ins>
      <w:ins w:id="1851" w:author="Benton, Deon" w:date="2026-02-26T15:44:00Z" w16du:dateUtc="2026-02-26T21:44:00Z">
        <w:r w:rsidR="00367E30">
          <w:rPr>
            <w:rFonts w:ascii="Times New Roman" w:hAnsi="Times New Roman" w:cs="Times New Roman"/>
          </w:rPr>
          <w:t>.)</w:t>
        </w:r>
      </w:ins>
      <w:ins w:id="1852" w:author="Benton, Deon" w:date="2026-02-26T16:28:00Z" w16du:dateUtc="2026-02-26T22:28:00Z">
        <w:r w:rsidR="003000D0">
          <w:rPr>
            <w:rFonts w:ascii="Times New Roman" w:hAnsi="Times New Roman" w:cs="Times New Roman"/>
          </w:rPr>
          <w:t xml:space="preserve">. </w:t>
        </w:r>
      </w:ins>
      <w:ins w:id="1853" w:author="Benton, Deon" w:date="2026-02-26T16:29:00Z" w16du:dateUtc="2026-02-26T22:29:00Z">
        <w:r w:rsidR="003000D0">
          <w:rPr>
            <w:rFonts w:ascii="Times New Roman" w:hAnsi="Times New Roman" w:cs="Times New Roman"/>
          </w:rPr>
          <w:t>This unit corresponds to Surface Feature A.</w:t>
        </w:r>
      </w:ins>
      <w:ins w:id="1854" w:author="Benton, Deon" w:date="2026-02-26T16:28:00Z" w16du:dateUtc="2026-02-26T22:28:00Z">
        <w:r w:rsidR="003000D0">
          <w:rPr>
            <w:rFonts w:ascii="Times New Roman" w:hAnsi="Times New Roman" w:cs="Times New Roman"/>
          </w:rPr>
          <w:t xml:space="preserve"> </w:t>
        </w:r>
      </w:ins>
      <w:ins w:id="1855" w:author="Benton, Deon" w:date="2026-02-26T16:30:00Z" w16du:dateUtc="2026-02-26T22:30:00Z">
        <w:r w:rsidR="003000D0">
          <w:rPr>
            <w:rFonts w:ascii="Times New Roman" w:hAnsi="Times New Roman" w:cs="Times New Roman"/>
          </w:rPr>
          <w:t>In contrast, the</w:t>
        </w:r>
      </w:ins>
      <w:ins w:id="1856" w:author="Benton, Deon" w:date="2026-02-26T16:29:00Z" w16du:dateUtc="2026-02-26T22:29:00Z">
        <w:r w:rsidR="003000D0">
          <w:rPr>
            <w:rFonts w:ascii="Times New Roman" w:hAnsi="Times New Roman" w:cs="Times New Roman"/>
          </w:rPr>
          <w:t xml:space="preserve"> second unit in</w:t>
        </w:r>
      </w:ins>
      <w:r w:rsidR="00524642">
        <w:rPr>
          <w:rFonts w:ascii="Times New Roman" w:hAnsi="Times New Roman" w:cs="Times New Roman"/>
        </w:rPr>
        <w:t xml:space="preserve"> either group </w:t>
      </w:r>
      <w:ins w:id="1857" w:author="Benton, Deon" w:date="2026-02-26T15:44:00Z" w16du:dateUtc="2026-02-26T21:44:00Z">
        <w:r w:rsidR="00367E30">
          <w:rPr>
            <w:rFonts w:ascii="Times New Roman" w:hAnsi="Times New Roman" w:cs="Times New Roman"/>
          </w:rPr>
          <w:t xml:space="preserve">represented </w:t>
        </w:r>
      </w:ins>
      <w:ins w:id="1858" w:author="Benton, Deon" w:date="2026-02-26T16:10:00Z" w16du:dateUtc="2026-02-26T22:10:00Z">
        <w:r w:rsidR="003248FE">
          <w:rPr>
            <w:rFonts w:ascii="Times New Roman" w:hAnsi="Times New Roman" w:cs="Times New Roman"/>
          </w:rPr>
          <w:t>a different class</w:t>
        </w:r>
        <w:r w:rsidR="00823362">
          <w:rPr>
            <w:rFonts w:ascii="Times New Roman" w:hAnsi="Times New Roman" w:cs="Times New Roman"/>
          </w:rPr>
          <w:t xml:space="preserve"> of visible, surface features</w:t>
        </w:r>
      </w:ins>
      <w:ins w:id="1859" w:author="Benton, Deon" w:date="2026-02-26T15:43:00Z" w16du:dateUtc="2026-02-26T21:43:00Z">
        <w:r w:rsidR="00367E30">
          <w:rPr>
            <w:rFonts w:ascii="Times New Roman" w:hAnsi="Times New Roman" w:cs="Times New Roman"/>
          </w:rPr>
          <w:t xml:space="preserve"> (e.g., </w:t>
        </w:r>
      </w:ins>
      <w:ins w:id="1860" w:author="Benton, Deon" w:date="2026-02-26T16:11:00Z" w16du:dateUtc="2026-02-26T22:11:00Z">
        <w:r w:rsidR="00823362">
          <w:rPr>
            <w:rFonts w:ascii="Times New Roman" w:hAnsi="Times New Roman" w:cs="Times New Roman"/>
          </w:rPr>
          <w:t xml:space="preserve">rigid and </w:t>
        </w:r>
      </w:ins>
      <w:ins w:id="1861" w:author="Benton, Deon" w:date="2026-02-26T16:10:00Z" w16du:dateUtc="2026-02-26T22:10:00Z">
        <w:r w:rsidR="00823362">
          <w:rPr>
            <w:rFonts w:ascii="Times New Roman" w:hAnsi="Times New Roman" w:cs="Times New Roman"/>
          </w:rPr>
          <w:t>compact</w:t>
        </w:r>
      </w:ins>
      <w:ins w:id="1862" w:author="Benton, Deon" w:date="2026-02-26T16:11:00Z" w16du:dateUtc="2026-02-26T22:11:00Z">
        <w:r w:rsidR="00823362">
          <w:rPr>
            <w:rFonts w:ascii="Times New Roman" w:hAnsi="Times New Roman" w:cs="Times New Roman"/>
          </w:rPr>
          <w:t xml:space="preserve"> [e.g., solid geometric shapes], uniform</w:t>
        </w:r>
      </w:ins>
      <w:ins w:id="1863" w:author="Benton, Deon" w:date="2026-02-26T16:12:00Z" w16du:dateUtc="2026-02-26T22:12:00Z">
        <w:r w:rsidR="00823362">
          <w:rPr>
            <w:rFonts w:ascii="Times New Roman" w:hAnsi="Times New Roman" w:cs="Times New Roman"/>
          </w:rPr>
          <w:t xml:space="preserve"> contour structure [e.g., the smooth</w:t>
        </w:r>
      </w:ins>
      <w:ins w:id="1864" w:author="Benton, Deon" w:date="2026-03-02T16:23:00Z" w16du:dateUtc="2026-03-02T22:23:00Z">
        <w:r w:rsidR="009F774E">
          <w:rPr>
            <w:rFonts w:ascii="Times New Roman" w:hAnsi="Times New Roman" w:cs="Times New Roman"/>
          </w:rPr>
          <w:t>, rectilinear</w:t>
        </w:r>
      </w:ins>
      <w:ins w:id="1865" w:author="Benton, Deon" w:date="2026-02-26T16:12:00Z" w16du:dateUtc="2026-02-26T22:12:00Z">
        <w:r w:rsidR="00823362">
          <w:rPr>
            <w:rFonts w:ascii="Times New Roman" w:hAnsi="Times New Roman" w:cs="Times New Roman"/>
          </w:rPr>
          <w:t xml:space="preserve"> edges of a block]</w:t>
        </w:r>
      </w:ins>
      <w:ins w:id="1866" w:author="Benton, Deon" w:date="2026-02-26T15:47:00Z" w16du:dateUtc="2026-02-26T21:47:00Z">
        <w:r w:rsidR="00523168">
          <w:rPr>
            <w:rFonts w:ascii="Times New Roman" w:hAnsi="Times New Roman" w:cs="Times New Roman"/>
          </w:rPr>
          <w:t>)</w:t>
        </w:r>
      </w:ins>
      <w:r w:rsidR="00524642">
        <w:rPr>
          <w:rFonts w:ascii="Times New Roman" w:hAnsi="Times New Roman" w:cs="Times New Roman"/>
        </w:rPr>
        <w:t xml:space="preserve">. </w:t>
      </w:r>
      <w:ins w:id="1867" w:author="Benton, Deon" w:date="2026-02-26T16:29:00Z" w16du:dateUtc="2026-02-26T22:29:00Z">
        <w:r w:rsidR="003000D0">
          <w:rPr>
            <w:rFonts w:ascii="Times New Roman" w:hAnsi="Times New Roman" w:cs="Times New Roman"/>
          </w:rPr>
          <w:t xml:space="preserve">This unit corresponds to Surface Feature B. </w:t>
        </w:r>
      </w:ins>
      <w:ins w:id="1868" w:author="Benton, Deon" w:date="2026-03-07T20:45:00Z" w16du:dateUtc="2026-03-08T02:45:00Z">
        <w:r w:rsidR="00011DAB">
          <w:rPr>
            <w:rFonts w:ascii="Times New Roman" w:hAnsi="Times New Roman" w:cs="Times New Roman"/>
          </w:rPr>
          <w:t>This way of coding features meant that the object on the left or right possessed Surface Feature A if the first unit of the corresponding right or left Surface Property group had a value of 1. In contrast, the object possessed Surface Property B if the second unit in either of these groups had a value of 1.</w:t>
        </w:r>
      </w:ins>
    </w:p>
    <w:p w14:paraId="52D95AED" w14:textId="2B53E36C" w:rsidR="006969EB" w:rsidRDefault="001B1E4E" w:rsidP="00A94DF8">
      <w:pPr>
        <w:spacing w:line="480" w:lineRule="auto"/>
        <w:ind w:firstLine="720"/>
        <w:contextualSpacing/>
        <w:rPr>
          <w:rFonts w:ascii="Times New Roman" w:hAnsi="Times New Roman" w:cs="Times New Roman"/>
        </w:rPr>
      </w:pPr>
      <w:ins w:id="1869" w:author="Benton, Deon" w:date="2026-03-07T20:45:00Z" w16du:dateUtc="2026-03-08T02:45:00Z">
        <w:r>
          <w:rPr>
            <w:rFonts w:ascii="Times New Roman" w:hAnsi="Times New Roman" w:cs="Times New Roman"/>
          </w:rPr>
          <w:t>A point that is worth noting is that</w:t>
        </w:r>
      </w:ins>
      <w:ins w:id="1870" w:author="Benton, Deon" w:date="2026-03-07T20:46:00Z" w16du:dateUtc="2026-03-08T02:46:00Z">
        <w:r>
          <w:rPr>
            <w:rFonts w:ascii="Times New Roman" w:hAnsi="Times New Roman" w:cs="Times New Roman"/>
          </w:rPr>
          <w:t xml:space="preserve"> because the current</w:t>
        </w:r>
      </w:ins>
      <w:ins w:id="1871" w:author="Benton, Deon" w:date="2026-02-26T16:17:00Z" w16du:dateUtc="2026-02-26T22:17:00Z">
        <w:r w:rsidR="00BA7139">
          <w:rPr>
            <w:rFonts w:ascii="Times New Roman" w:hAnsi="Times New Roman" w:cs="Times New Roman"/>
          </w:rPr>
          <w:t xml:space="preserve"> simulations were </w:t>
        </w:r>
      </w:ins>
      <w:ins w:id="1872" w:author="Benton, Deon" w:date="2026-02-26T16:18:00Z" w16du:dateUtc="2026-02-26T22:18:00Z">
        <w:r w:rsidR="00BA7139">
          <w:rPr>
            <w:rFonts w:ascii="Times New Roman" w:hAnsi="Times New Roman" w:cs="Times New Roman"/>
          </w:rPr>
          <w:t xml:space="preserve">designed to </w:t>
        </w:r>
        <w:r w:rsidR="00F70864">
          <w:rPr>
            <w:rFonts w:ascii="Times New Roman" w:hAnsi="Times New Roman" w:cs="Times New Roman"/>
          </w:rPr>
          <w:t xml:space="preserve">demonstrate that associations formed among </w:t>
        </w:r>
      </w:ins>
      <w:ins w:id="1873" w:author="Benton, Deon" w:date="2026-02-26T16:19:00Z" w16du:dateUtc="2026-02-26T22:19:00Z">
        <w:r w:rsidR="00F70864">
          <w:rPr>
            <w:rFonts w:ascii="Times New Roman" w:hAnsi="Times New Roman" w:cs="Times New Roman"/>
          </w:rPr>
          <w:t xml:space="preserve">one or more </w:t>
        </w:r>
      </w:ins>
      <w:ins w:id="1874" w:author="Benton, Deon" w:date="2026-03-07T20:48:00Z" w16du:dateUtc="2026-03-08T02:48:00Z">
        <w:r w:rsidR="007E006B">
          <w:rPr>
            <w:rFonts w:ascii="Times New Roman" w:hAnsi="Times New Roman" w:cs="Times New Roman"/>
          </w:rPr>
          <w:t xml:space="preserve">visible </w:t>
        </w:r>
      </w:ins>
      <w:ins w:id="1875" w:author="Benton, Deon" w:date="2026-02-26T16:19:00Z" w16du:dateUtc="2026-02-26T22:19:00Z">
        <w:r w:rsidR="00F70864">
          <w:rPr>
            <w:rFonts w:ascii="Times New Roman" w:hAnsi="Times New Roman" w:cs="Times New Roman"/>
          </w:rPr>
          <w:t xml:space="preserve">features and </w:t>
        </w:r>
      </w:ins>
      <w:ins w:id="1876" w:author="Benton, Deon" w:date="2026-03-07T19:07:00Z" w16du:dateUtc="2026-03-08T01:07:00Z">
        <w:r w:rsidR="009351F3">
          <w:rPr>
            <w:rFonts w:ascii="Times New Roman" w:hAnsi="Times New Roman" w:cs="Times New Roman"/>
          </w:rPr>
          <w:t>the k</w:t>
        </w:r>
      </w:ins>
      <w:ins w:id="1877" w:author="Benton, Deon" w:date="2026-03-07T19:08:00Z" w16du:dateUtc="2026-03-08T01:08:00Z">
        <w:r w:rsidR="009351F3">
          <w:rPr>
            <w:rFonts w:ascii="Times New Roman" w:hAnsi="Times New Roman" w:cs="Times New Roman"/>
          </w:rPr>
          <w:t>inematics of different actions</w:t>
        </w:r>
      </w:ins>
      <w:ins w:id="1878" w:author="Benton, Deon" w:date="2026-02-26T16:19:00Z" w16du:dateUtc="2026-02-26T22:19:00Z">
        <w:r w:rsidR="00F70864">
          <w:rPr>
            <w:rFonts w:ascii="Times New Roman" w:hAnsi="Times New Roman" w:cs="Times New Roman"/>
          </w:rPr>
          <w:t xml:space="preserve"> can explain infants’ looking patterns in</w:t>
        </w:r>
      </w:ins>
      <w:ins w:id="1879" w:author="Benton, Deon" w:date="2026-02-26T16:30:00Z" w16du:dateUtc="2026-02-26T22:30:00Z">
        <w:r w:rsidR="003000D0">
          <w:rPr>
            <w:rFonts w:ascii="Times New Roman" w:hAnsi="Times New Roman" w:cs="Times New Roman"/>
          </w:rPr>
          <w:t xml:space="preserve"> </w:t>
        </w:r>
      </w:ins>
      <w:ins w:id="1880" w:author="Benton, Deon" w:date="2026-03-07T20:46:00Z" w16du:dateUtc="2026-03-08T02:46:00Z">
        <w:r>
          <w:rPr>
            <w:rFonts w:ascii="Times New Roman" w:hAnsi="Times New Roman" w:cs="Times New Roman"/>
          </w:rPr>
          <w:t>studies assessing their putative action understanding</w:t>
        </w:r>
      </w:ins>
      <w:ins w:id="1881" w:author="Benton, Deon" w:date="2026-03-07T20:20:00Z" w16du:dateUtc="2026-03-08T02:20:00Z">
        <w:r w:rsidR="00BA0306">
          <w:rPr>
            <w:rFonts w:ascii="Times New Roman" w:hAnsi="Times New Roman" w:cs="Times New Roman"/>
          </w:rPr>
          <w:t xml:space="preserve">, </w:t>
        </w:r>
      </w:ins>
      <w:ins w:id="1882" w:author="Benton, Deon" w:date="2026-03-07T19:03:00Z" w16du:dateUtc="2026-03-08T01:03:00Z">
        <w:r w:rsidR="00481F13">
          <w:rPr>
            <w:rFonts w:ascii="Times New Roman" w:hAnsi="Times New Roman" w:cs="Times New Roman"/>
          </w:rPr>
          <w:t>no attempt was made</w:t>
        </w:r>
      </w:ins>
      <w:ins w:id="1883" w:author="Benton, Deon" w:date="2026-03-07T20:48:00Z" w16du:dateUtc="2026-03-08T02:48:00Z">
        <w:r w:rsidR="007E006B">
          <w:rPr>
            <w:rFonts w:ascii="Times New Roman" w:hAnsi="Times New Roman" w:cs="Times New Roman"/>
          </w:rPr>
          <w:t xml:space="preserve"> here</w:t>
        </w:r>
      </w:ins>
      <w:ins w:id="1884" w:author="Benton, Deon" w:date="2026-03-07T19:03:00Z" w16du:dateUtc="2026-03-08T01:03:00Z">
        <w:r w:rsidR="00481F13">
          <w:rPr>
            <w:rFonts w:ascii="Times New Roman" w:hAnsi="Times New Roman" w:cs="Times New Roman"/>
          </w:rPr>
          <w:t xml:space="preserve"> to model</w:t>
        </w:r>
      </w:ins>
      <w:ins w:id="1885" w:author="Benton, Deon" w:date="2026-02-26T16:21:00Z" w16du:dateUtc="2026-02-26T22:21:00Z">
        <w:r w:rsidR="00FB1CF6">
          <w:rPr>
            <w:rFonts w:ascii="Times New Roman" w:hAnsi="Times New Roman" w:cs="Times New Roman"/>
          </w:rPr>
          <w:t xml:space="preserve"> specific </w:t>
        </w:r>
      </w:ins>
      <w:ins w:id="1886" w:author="Benton, Deon" w:date="2026-03-07T19:04:00Z" w16du:dateUtc="2026-03-08T01:04:00Z">
        <w:r w:rsidR="00481F13">
          <w:rPr>
            <w:rFonts w:ascii="Times New Roman" w:hAnsi="Times New Roman" w:cs="Times New Roman"/>
          </w:rPr>
          <w:t xml:space="preserve">surface </w:t>
        </w:r>
      </w:ins>
      <w:ins w:id="1887" w:author="Benton, Deon" w:date="2026-02-26T16:21:00Z" w16du:dateUtc="2026-02-26T22:21:00Z">
        <w:r w:rsidR="00FB1CF6">
          <w:rPr>
            <w:rFonts w:ascii="Times New Roman" w:hAnsi="Times New Roman" w:cs="Times New Roman"/>
          </w:rPr>
          <w:t>features</w:t>
        </w:r>
      </w:ins>
      <w:ins w:id="1888" w:author="Benton, Deon" w:date="2026-02-26T16:22:00Z" w16du:dateUtc="2026-02-26T22:22:00Z">
        <w:r w:rsidR="00FB1CF6">
          <w:rPr>
            <w:rFonts w:ascii="Times New Roman" w:hAnsi="Times New Roman" w:cs="Times New Roman"/>
          </w:rPr>
          <w:t>.</w:t>
        </w:r>
      </w:ins>
      <w:ins w:id="1889" w:author="Benton, Deon" w:date="2026-02-26T16:23:00Z" w16du:dateUtc="2026-02-26T22:23:00Z">
        <w:r w:rsidR="0097153C">
          <w:rPr>
            <w:rFonts w:ascii="Times New Roman" w:hAnsi="Times New Roman" w:cs="Times New Roman"/>
          </w:rPr>
          <w:t xml:space="preserve"> Instead, </w:t>
        </w:r>
      </w:ins>
      <w:ins w:id="1890" w:author="Benton, Deon" w:date="2026-03-07T20:15:00Z" w16du:dateUtc="2026-03-08T02:15:00Z">
        <w:r w:rsidR="00BA0306">
          <w:rPr>
            <w:rFonts w:ascii="Times New Roman" w:hAnsi="Times New Roman" w:cs="Times New Roman"/>
          </w:rPr>
          <w:t>the first and second units</w:t>
        </w:r>
      </w:ins>
      <w:ins w:id="1891" w:author="Benton, Deon" w:date="2026-03-07T19:31:00Z" w16du:dateUtc="2026-03-08T01:31:00Z">
        <w:r w:rsidR="007636E8">
          <w:rPr>
            <w:rFonts w:ascii="Times New Roman" w:hAnsi="Times New Roman" w:cs="Times New Roman"/>
          </w:rPr>
          <w:t xml:space="preserve"> in </w:t>
        </w:r>
      </w:ins>
      <w:ins w:id="1892" w:author="Benton, Deon" w:date="2026-03-07T20:46:00Z" w16du:dateUtc="2026-03-08T02:46:00Z">
        <w:r w:rsidR="007E006B">
          <w:rPr>
            <w:rFonts w:ascii="Times New Roman" w:hAnsi="Times New Roman" w:cs="Times New Roman"/>
          </w:rPr>
          <w:t>the Surface Property Left and Surface Property Right groups</w:t>
        </w:r>
      </w:ins>
      <w:ins w:id="1893" w:author="Benton, Deon" w:date="2026-03-07T19:31:00Z" w16du:dateUtc="2026-03-08T01:31:00Z">
        <w:r w:rsidR="007636E8">
          <w:rPr>
            <w:rFonts w:ascii="Times New Roman" w:hAnsi="Times New Roman" w:cs="Times New Roman"/>
          </w:rPr>
          <w:t xml:space="preserve"> </w:t>
        </w:r>
      </w:ins>
      <w:ins w:id="1894" w:author="Benton, Deon" w:date="2026-02-26T16:23:00Z" w16du:dateUtc="2026-02-26T22:23:00Z">
        <w:r w:rsidR="0097153C">
          <w:rPr>
            <w:rFonts w:ascii="Times New Roman" w:hAnsi="Times New Roman" w:cs="Times New Roman"/>
          </w:rPr>
          <w:t>served</w:t>
        </w:r>
      </w:ins>
      <w:ins w:id="1895" w:author="Benton, Deon" w:date="2026-03-07T20:16:00Z" w16du:dateUtc="2026-03-08T02:16:00Z">
        <w:r w:rsidR="00BA0306">
          <w:rPr>
            <w:rFonts w:ascii="Times New Roman" w:hAnsi="Times New Roman" w:cs="Times New Roman"/>
          </w:rPr>
          <w:t>, respectively,</w:t>
        </w:r>
      </w:ins>
      <w:ins w:id="1896" w:author="Benton, Deon" w:date="2026-02-26T16:23:00Z" w16du:dateUtc="2026-02-26T22:23:00Z">
        <w:r w:rsidR="0097153C">
          <w:rPr>
            <w:rFonts w:ascii="Times New Roman" w:hAnsi="Times New Roman" w:cs="Times New Roman"/>
          </w:rPr>
          <w:t xml:space="preserve"> as</w:t>
        </w:r>
      </w:ins>
      <w:ins w:id="1897" w:author="Benton, Deon" w:date="2026-03-07T19:31:00Z" w16du:dateUtc="2026-03-08T01:31:00Z">
        <w:r w:rsidR="007636E8">
          <w:rPr>
            <w:rFonts w:ascii="Times New Roman" w:hAnsi="Times New Roman" w:cs="Times New Roman"/>
          </w:rPr>
          <w:t xml:space="preserve"> plac</w:t>
        </w:r>
      </w:ins>
      <w:ins w:id="1898" w:author="Benton, Deon" w:date="2026-03-07T19:32:00Z" w16du:dateUtc="2026-03-08T01:32:00Z">
        <w:r w:rsidR="007636E8">
          <w:rPr>
            <w:rFonts w:ascii="Times New Roman" w:hAnsi="Times New Roman" w:cs="Times New Roman"/>
          </w:rPr>
          <w:t>eholder</w:t>
        </w:r>
      </w:ins>
      <w:ins w:id="1899" w:author="Benton, Deon" w:date="2026-03-07T20:15:00Z" w16du:dateUtc="2026-03-08T02:15:00Z">
        <w:r w:rsidR="00BA0306">
          <w:rPr>
            <w:rFonts w:ascii="Times New Roman" w:hAnsi="Times New Roman" w:cs="Times New Roman"/>
          </w:rPr>
          <w:t>s</w:t>
        </w:r>
      </w:ins>
      <w:ins w:id="1900" w:author="Benton, Deon" w:date="2026-03-07T19:29:00Z" w16du:dateUtc="2026-03-08T01:29:00Z">
        <w:r w:rsidR="007636E8">
          <w:rPr>
            <w:rFonts w:ascii="Times New Roman" w:hAnsi="Times New Roman" w:cs="Times New Roman"/>
          </w:rPr>
          <w:t xml:space="preserve"> for the surface features</w:t>
        </w:r>
      </w:ins>
      <w:ins w:id="1901" w:author="Benton, Deon" w:date="2026-03-07T20:16:00Z" w16du:dateUtc="2026-03-08T02:16:00Z">
        <w:r w:rsidR="00BA0306">
          <w:rPr>
            <w:rFonts w:ascii="Times New Roman" w:hAnsi="Times New Roman" w:cs="Times New Roman"/>
          </w:rPr>
          <w:t xml:space="preserve"> possessed by animate entities </w:t>
        </w:r>
      </w:ins>
      <w:ins w:id="1902" w:author="Benton, Deon" w:date="2026-03-07T20:17:00Z" w16du:dateUtc="2026-03-08T02:17:00Z">
        <w:r w:rsidR="00BA0306">
          <w:rPr>
            <w:rFonts w:ascii="Times New Roman" w:hAnsi="Times New Roman" w:cs="Times New Roman"/>
          </w:rPr>
          <w:t>(e.g., elongated appendage-</w:t>
        </w:r>
        <w:r w:rsidR="00BA0306">
          <w:rPr>
            <w:rFonts w:ascii="Times New Roman" w:hAnsi="Times New Roman" w:cs="Times New Roman"/>
          </w:rPr>
          <w:lastRenderedPageBreak/>
          <w:t xml:space="preserve">like extensions) </w:t>
        </w:r>
      </w:ins>
      <w:ins w:id="1903" w:author="Benton, Deon" w:date="2026-03-07T20:16:00Z" w16du:dateUtc="2026-03-08T02:16:00Z">
        <w:r w:rsidR="00BA0306">
          <w:rPr>
            <w:rFonts w:ascii="Times New Roman" w:hAnsi="Times New Roman" w:cs="Times New Roman"/>
          </w:rPr>
          <w:t>and inanimate objects</w:t>
        </w:r>
      </w:ins>
      <w:ins w:id="1904" w:author="Benton, Deon" w:date="2026-03-07T20:17:00Z" w16du:dateUtc="2026-03-08T02:17:00Z">
        <w:r w:rsidR="00BA0306">
          <w:rPr>
            <w:rFonts w:ascii="Times New Roman" w:hAnsi="Times New Roman" w:cs="Times New Roman"/>
          </w:rPr>
          <w:t xml:space="preserve"> (e.g., rigidity and compactness)</w:t>
        </w:r>
      </w:ins>
      <w:ins w:id="1905" w:author="Benton, Deon" w:date="2026-03-07T20:52:00Z" w16du:dateUtc="2026-03-08T02:52:00Z">
        <w:r w:rsidR="007E006B">
          <w:rPr>
            <w:rFonts w:ascii="Times New Roman" w:hAnsi="Times New Roman" w:cs="Times New Roman"/>
          </w:rPr>
          <w:t xml:space="preserve">; </w:t>
        </w:r>
      </w:ins>
      <w:ins w:id="1906" w:author="Benton, Deon" w:date="2026-03-07T20:51:00Z" w16du:dateUtc="2026-03-08T02:51:00Z">
        <w:r w:rsidR="007E006B">
          <w:rPr>
            <w:rFonts w:ascii="Times New Roman" w:hAnsi="Times New Roman" w:cs="Times New Roman"/>
          </w:rPr>
          <w:t xml:space="preserve">these units did not serve as placeholders </w:t>
        </w:r>
      </w:ins>
      <w:ins w:id="1907" w:author="Benton, Deon" w:date="2026-03-07T20:52:00Z" w16du:dateUtc="2026-03-08T02:52:00Z">
        <w:r w:rsidR="007E006B">
          <w:rPr>
            <w:rFonts w:ascii="Times New Roman" w:hAnsi="Times New Roman" w:cs="Times New Roman"/>
          </w:rPr>
          <w:t xml:space="preserve">for </w:t>
        </w:r>
      </w:ins>
      <w:ins w:id="1908" w:author="Benton, Deon" w:date="2026-03-07T20:51:00Z" w16du:dateUtc="2026-03-08T02:51:00Z">
        <w:r w:rsidR="007E006B">
          <w:rPr>
            <w:rFonts w:ascii="Times New Roman" w:hAnsi="Times New Roman" w:cs="Times New Roman"/>
          </w:rPr>
          <w:t>the categories themselves</w:t>
        </w:r>
      </w:ins>
      <w:ins w:id="1909" w:author="Benton, Deon" w:date="2026-03-07T20:17:00Z" w16du:dateUtc="2026-03-08T02:17:00Z">
        <w:r w:rsidR="00BA0306">
          <w:rPr>
            <w:rFonts w:ascii="Times New Roman" w:hAnsi="Times New Roman" w:cs="Times New Roman"/>
          </w:rPr>
          <w:t>.</w:t>
        </w:r>
      </w:ins>
      <w:ins w:id="1910" w:author="Benton, Deon" w:date="2026-03-07T20:49:00Z" w16du:dateUtc="2026-03-08T02:49:00Z">
        <w:r w:rsidR="007E006B">
          <w:rPr>
            <w:rFonts w:ascii="Times New Roman" w:hAnsi="Times New Roman" w:cs="Times New Roman"/>
          </w:rPr>
          <w:t xml:space="preserve"> </w:t>
        </w:r>
      </w:ins>
      <w:ins w:id="1911" w:author="Benton, Deon" w:date="2026-03-07T20:20:00Z" w16du:dateUtc="2026-03-08T02:20:00Z">
        <w:r w:rsidR="00BA0306">
          <w:rPr>
            <w:rFonts w:ascii="Times New Roman" w:hAnsi="Times New Roman" w:cs="Times New Roman"/>
          </w:rPr>
          <w:t>A chief advantage of</w:t>
        </w:r>
      </w:ins>
      <w:ins w:id="1912" w:author="Benton, Deon" w:date="2026-03-07T19:27:00Z" w16du:dateUtc="2026-03-08T01:27:00Z">
        <w:r w:rsidR="007636E8">
          <w:rPr>
            <w:rFonts w:ascii="Times New Roman" w:hAnsi="Times New Roman" w:cs="Times New Roman"/>
          </w:rPr>
          <w:t xml:space="preserve"> not modeling specific surface features </w:t>
        </w:r>
      </w:ins>
      <w:ins w:id="1913" w:author="Benton, Deon" w:date="2026-02-26T16:32:00Z" w16du:dateUtc="2026-02-26T22:32:00Z">
        <w:r w:rsidR="00733C83">
          <w:rPr>
            <w:rFonts w:ascii="Times New Roman" w:hAnsi="Times New Roman" w:cs="Times New Roman"/>
          </w:rPr>
          <w:t xml:space="preserve">is that it </w:t>
        </w:r>
      </w:ins>
      <w:ins w:id="1914" w:author="Benton, Deon" w:date="2026-03-07T20:20:00Z" w16du:dateUtc="2026-03-08T02:20:00Z">
        <w:r w:rsidR="00BA0306">
          <w:rPr>
            <w:rFonts w:ascii="Times New Roman" w:hAnsi="Times New Roman" w:cs="Times New Roman"/>
          </w:rPr>
          <w:t xml:space="preserve">eschewed the need to </w:t>
        </w:r>
      </w:ins>
      <w:ins w:id="1915" w:author="Benton, Deon" w:date="2026-02-26T16:24:00Z" w16du:dateUtc="2026-02-26T22:24:00Z">
        <w:r w:rsidR="002D6839">
          <w:rPr>
            <w:rFonts w:ascii="Times New Roman" w:hAnsi="Times New Roman" w:cs="Times New Roman"/>
          </w:rPr>
          <w:t xml:space="preserve">commit to any </w:t>
        </w:r>
      </w:ins>
      <w:ins w:id="1916" w:author="Benton, Deon" w:date="2026-02-26T16:25:00Z" w16du:dateUtc="2026-02-26T22:25:00Z">
        <w:r w:rsidR="002D6839">
          <w:rPr>
            <w:rFonts w:ascii="Times New Roman" w:hAnsi="Times New Roman" w:cs="Times New Roman"/>
          </w:rPr>
          <w:t>specific</w:t>
        </w:r>
      </w:ins>
      <w:ins w:id="1917" w:author="Benton, Deon" w:date="2026-02-26T16:24:00Z" w16du:dateUtc="2026-02-26T22:24:00Z">
        <w:r w:rsidR="002D6839">
          <w:rPr>
            <w:rFonts w:ascii="Times New Roman" w:hAnsi="Times New Roman" w:cs="Times New Roman"/>
          </w:rPr>
          <w:t xml:space="preserve"> feature</w:t>
        </w:r>
      </w:ins>
      <w:ins w:id="1918" w:author="Benton, Deon" w:date="2026-03-07T20:21:00Z" w16du:dateUtc="2026-03-08T02:21:00Z">
        <w:r w:rsidR="00BA0306">
          <w:rPr>
            <w:rFonts w:ascii="Times New Roman" w:hAnsi="Times New Roman" w:cs="Times New Roman"/>
          </w:rPr>
          <w:t xml:space="preserve">. </w:t>
        </w:r>
      </w:ins>
      <w:ins w:id="1919" w:author="Benton, Deon" w:date="2026-03-07T20:36:00Z" w16du:dateUtc="2026-03-08T02:36:00Z">
        <w:r w:rsidR="003770EC">
          <w:rPr>
            <w:rFonts w:ascii="Times New Roman" w:hAnsi="Times New Roman" w:cs="Times New Roman"/>
          </w:rPr>
          <w:t>Such a commitment would also be premature given that</w:t>
        </w:r>
      </w:ins>
      <w:ins w:id="1920" w:author="Benton, Deon" w:date="2026-03-07T20:37:00Z" w16du:dateUtc="2026-03-08T02:37:00Z">
        <w:r w:rsidR="003770EC">
          <w:rPr>
            <w:rFonts w:ascii="Times New Roman" w:hAnsi="Times New Roman" w:cs="Times New Roman"/>
          </w:rPr>
          <w:t xml:space="preserve"> it would first</w:t>
        </w:r>
      </w:ins>
      <w:ins w:id="1921" w:author="Benton, Deon" w:date="2026-03-07T20:32:00Z" w16du:dateUtc="2026-03-08T02:32:00Z">
        <w:r w:rsidR="0049328D">
          <w:rPr>
            <w:rFonts w:ascii="Times New Roman" w:hAnsi="Times New Roman" w:cs="Times New Roman"/>
          </w:rPr>
          <w:t xml:space="preserve"> need to be </w:t>
        </w:r>
      </w:ins>
      <w:ins w:id="1922" w:author="Benton, Deon" w:date="2026-03-07T20:33:00Z" w16du:dateUtc="2026-03-08T02:33:00Z">
        <w:r w:rsidR="0049328D">
          <w:rPr>
            <w:rFonts w:ascii="Times New Roman" w:hAnsi="Times New Roman" w:cs="Times New Roman"/>
          </w:rPr>
          <w:t xml:space="preserve">determined which </w:t>
        </w:r>
      </w:ins>
      <w:ins w:id="1923" w:author="Benton, Deon" w:date="2026-03-07T20:35:00Z" w16du:dateUtc="2026-03-08T02:35:00Z">
        <w:r w:rsidR="003770EC">
          <w:rPr>
            <w:rFonts w:ascii="Times New Roman" w:hAnsi="Times New Roman" w:cs="Times New Roman"/>
          </w:rPr>
          <w:t>surface features infants attend to in action understanding studies</w:t>
        </w:r>
      </w:ins>
      <w:ins w:id="1924" w:author="Benton, Deon" w:date="2026-03-07T20:38:00Z" w16du:dateUtc="2026-03-08T02:38:00Z">
        <w:r w:rsidR="003770EC">
          <w:rPr>
            <w:rFonts w:ascii="Times New Roman" w:hAnsi="Times New Roman" w:cs="Times New Roman"/>
          </w:rPr>
          <w:t>.</w:t>
        </w:r>
      </w:ins>
      <w:ins w:id="1925" w:author="Benton, Deon" w:date="2026-03-07T20:42:00Z" w16du:dateUtc="2026-03-08T02:42:00Z">
        <w:r w:rsidR="003770EC">
          <w:rPr>
            <w:rFonts w:ascii="Times New Roman" w:hAnsi="Times New Roman" w:cs="Times New Roman"/>
          </w:rPr>
          <w:t xml:space="preserve"> Th</w:t>
        </w:r>
      </w:ins>
      <w:ins w:id="1926" w:author="Benton, Deon" w:date="2026-03-07T20:43:00Z" w16du:dateUtc="2026-03-08T02:43:00Z">
        <w:r w:rsidR="003770EC">
          <w:rPr>
            <w:rFonts w:ascii="Times New Roman" w:hAnsi="Times New Roman" w:cs="Times New Roman"/>
          </w:rPr>
          <w:t xml:space="preserve">e reason </w:t>
        </w:r>
      </w:ins>
      <w:ins w:id="1927" w:author="Benton, Deon" w:date="2026-03-07T20:53:00Z" w16du:dateUtc="2026-03-08T02:53:00Z">
        <w:r w:rsidR="007E006B">
          <w:rPr>
            <w:rFonts w:ascii="Times New Roman" w:hAnsi="Times New Roman" w:cs="Times New Roman"/>
          </w:rPr>
          <w:t>such evidence is lacking is</w:t>
        </w:r>
      </w:ins>
      <w:ins w:id="1928" w:author="Benton, Deon" w:date="2026-03-07T20:43:00Z" w16du:dateUtc="2026-03-08T02:43:00Z">
        <w:r w:rsidR="003770EC">
          <w:rPr>
            <w:rFonts w:ascii="Times New Roman" w:hAnsi="Times New Roman" w:cs="Times New Roman"/>
          </w:rPr>
          <w:t xml:space="preserve"> that</w:t>
        </w:r>
      </w:ins>
      <w:ins w:id="1929" w:author="Benton, Deon" w:date="2026-03-07T20:54:00Z" w16du:dateUtc="2026-03-08T02:54:00Z">
        <w:r w:rsidR="007E006B">
          <w:rPr>
            <w:rFonts w:ascii="Times New Roman" w:hAnsi="Times New Roman" w:cs="Times New Roman"/>
          </w:rPr>
          <w:t xml:space="preserve"> existing accounts have interpreted</w:t>
        </w:r>
      </w:ins>
      <w:ins w:id="1930" w:author="Benton, Deon" w:date="2026-03-07T20:38:00Z" w16du:dateUtc="2026-03-08T02:38:00Z">
        <w:r w:rsidR="003770EC">
          <w:rPr>
            <w:rFonts w:ascii="Times New Roman" w:hAnsi="Times New Roman" w:cs="Times New Roman"/>
          </w:rPr>
          <w:t xml:space="preserve"> infants’ looking </w:t>
        </w:r>
      </w:ins>
      <w:ins w:id="1931" w:author="Benton, Deon" w:date="2026-03-07T20:42:00Z" w16du:dateUtc="2026-03-08T02:42:00Z">
        <w:r w:rsidR="003770EC">
          <w:rPr>
            <w:rFonts w:ascii="Times New Roman" w:hAnsi="Times New Roman" w:cs="Times New Roman"/>
          </w:rPr>
          <w:t>behaviors</w:t>
        </w:r>
      </w:ins>
      <w:ins w:id="1932" w:author="Benton, Deon" w:date="2026-03-07T20:38:00Z" w16du:dateUtc="2026-03-08T02:38:00Z">
        <w:r w:rsidR="003770EC">
          <w:rPr>
            <w:rFonts w:ascii="Times New Roman" w:hAnsi="Times New Roman" w:cs="Times New Roman"/>
          </w:rPr>
          <w:t xml:space="preserve"> in studies on this topic as arising from </w:t>
        </w:r>
      </w:ins>
      <w:ins w:id="1933" w:author="Benton, Deon" w:date="2026-03-07T20:39:00Z" w16du:dateUtc="2026-03-08T02:39:00Z">
        <w:r w:rsidR="003770EC">
          <w:rPr>
            <w:rFonts w:ascii="Times New Roman" w:hAnsi="Times New Roman" w:cs="Times New Roman"/>
          </w:rPr>
          <w:t>abstract</w:t>
        </w:r>
      </w:ins>
      <w:ins w:id="1934" w:author="Benton, Deon" w:date="2026-03-07T20:38:00Z" w16du:dateUtc="2026-03-08T02:38:00Z">
        <w:r w:rsidR="003770EC">
          <w:rPr>
            <w:rFonts w:ascii="Times New Roman" w:hAnsi="Times New Roman" w:cs="Times New Roman"/>
          </w:rPr>
          <w:t>, conceptual</w:t>
        </w:r>
      </w:ins>
      <w:ins w:id="1935" w:author="Benton, Deon" w:date="2026-03-07T20:39:00Z" w16du:dateUtc="2026-03-08T02:39:00Z">
        <w:r w:rsidR="003770EC">
          <w:rPr>
            <w:rFonts w:ascii="Times New Roman" w:hAnsi="Times New Roman" w:cs="Times New Roman"/>
          </w:rPr>
          <w:t>ly rich notions of acti</w:t>
        </w:r>
      </w:ins>
      <w:ins w:id="1936" w:author="Benton, Deon" w:date="2026-03-07T20:54:00Z" w16du:dateUtc="2026-03-08T02:54:00Z">
        <w:r w:rsidR="007E006B">
          <w:rPr>
            <w:rFonts w:ascii="Times New Roman" w:hAnsi="Times New Roman" w:cs="Times New Roman"/>
          </w:rPr>
          <w:t>on rather than from associations formed</w:t>
        </w:r>
      </w:ins>
      <w:ins w:id="1937" w:author="Benton, Deon" w:date="2026-03-07T20:55:00Z" w16du:dateUtc="2026-03-08T02:55:00Z">
        <w:r w:rsidR="007E006B">
          <w:rPr>
            <w:rFonts w:ascii="Times New Roman" w:hAnsi="Times New Roman" w:cs="Times New Roman"/>
          </w:rPr>
          <w:t xml:space="preserve"> over semantically neutral, visible, surface features.</w:t>
        </w:r>
      </w:ins>
      <w:ins w:id="1938" w:author="Benton, Deon" w:date="2026-03-07T20:42:00Z" w16du:dateUtc="2026-03-08T02:42:00Z">
        <w:r w:rsidR="003770EC">
          <w:rPr>
            <w:rFonts w:ascii="Times New Roman" w:hAnsi="Times New Roman" w:cs="Times New Roman"/>
          </w:rPr>
          <w:t xml:space="preserve"> </w:t>
        </w:r>
      </w:ins>
    </w:p>
    <w:p w14:paraId="7BCA20BA" w14:textId="50EA1339" w:rsidR="00524642" w:rsidRDefault="008F6102" w:rsidP="00652EF0">
      <w:pPr>
        <w:spacing w:line="480" w:lineRule="auto"/>
        <w:ind w:firstLine="720"/>
        <w:contextualSpacing/>
        <w:rPr>
          <w:rFonts w:ascii="Times New Roman" w:hAnsi="Times New Roman" w:cs="Times New Roman"/>
        </w:rPr>
      </w:pPr>
      <w:ins w:id="1939" w:author="Benton, Deon" w:date="2026-03-07T20:58:00Z" w16du:dateUtc="2026-03-08T02:58:00Z">
        <w:r>
          <w:rPr>
            <w:rFonts w:ascii="Times New Roman" w:hAnsi="Times New Roman" w:cs="Times New Roman"/>
          </w:rPr>
          <w:t>Horizontal Posit</w:t>
        </w:r>
      </w:ins>
      <w:ins w:id="1940" w:author="Benton, Deon" w:date="2026-03-07T21:00:00Z" w16du:dateUtc="2026-03-08T03:00:00Z">
        <w:r>
          <w:rPr>
            <w:rFonts w:ascii="Times New Roman" w:hAnsi="Times New Roman" w:cs="Times New Roman"/>
          </w:rPr>
          <w:t>i</w:t>
        </w:r>
      </w:ins>
      <w:ins w:id="1941" w:author="Benton, Deon" w:date="2026-03-07T20:58:00Z" w16du:dateUtc="2026-03-08T02:58:00Z">
        <w:r>
          <w:rPr>
            <w:rFonts w:ascii="Times New Roman" w:hAnsi="Times New Roman" w:cs="Times New Roman"/>
          </w:rPr>
          <w:t>on</w:t>
        </w:r>
      </w:ins>
      <w:ins w:id="1942" w:author="Benton, Deon" w:date="2026-03-07T21:00:00Z" w16du:dateUtc="2026-03-08T03:00:00Z">
        <w:r>
          <w:rPr>
            <w:rFonts w:ascii="Times New Roman" w:hAnsi="Times New Roman" w:cs="Times New Roman"/>
          </w:rPr>
          <w:t xml:space="preserve"> </w:t>
        </w:r>
      </w:ins>
      <w:ins w:id="1943" w:author="Benton, Deon" w:date="2026-03-07T20:58:00Z" w16du:dateUtc="2026-03-08T02:58:00Z">
        <w:r>
          <w:rPr>
            <w:rFonts w:ascii="Times New Roman" w:hAnsi="Times New Roman" w:cs="Times New Roman"/>
          </w:rPr>
          <w:t>w</w:t>
        </w:r>
      </w:ins>
      <w:ins w:id="1944" w:author="Benton, Deon" w:date="2026-03-07T20:59:00Z" w16du:dateUtc="2026-03-08T02:59:00Z">
        <w:r>
          <w:rPr>
            <w:rFonts w:ascii="Times New Roman" w:hAnsi="Times New Roman" w:cs="Times New Roman"/>
          </w:rPr>
          <w:t>a</w:t>
        </w:r>
      </w:ins>
      <w:ins w:id="1945" w:author="Benton, Deon" w:date="2026-03-07T20:58:00Z" w16du:dateUtc="2026-03-08T02:58:00Z">
        <w:r>
          <w:rPr>
            <w:rFonts w:ascii="Times New Roman" w:hAnsi="Times New Roman" w:cs="Times New Roman"/>
          </w:rPr>
          <w:t>s the next</w:t>
        </w:r>
      </w:ins>
      <w:r w:rsidR="00524642">
        <w:rPr>
          <w:rFonts w:ascii="Times New Roman" w:hAnsi="Times New Roman" w:cs="Times New Roman"/>
        </w:rPr>
        <w:t xml:space="preserve"> group of input and output units</w:t>
      </w:r>
      <w:ins w:id="1946" w:author="Benton, Deon" w:date="2026-03-07T20:59:00Z" w16du:dateUtc="2026-03-08T02:59:00Z">
        <w:r>
          <w:rPr>
            <w:rFonts w:ascii="Times New Roman" w:hAnsi="Times New Roman" w:cs="Times New Roman"/>
          </w:rPr>
          <w:t>.</w:t>
        </w:r>
      </w:ins>
      <w:ins w:id="1947" w:author="Benton, Deon" w:date="2026-03-07T21:00:00Z" w16du:dateUtc="2026-03-08T03:00:00Z">
        <w:r>
          <w:rPr>
            <w:rFonts w:ascii="Times New Roman" w:hAnsi="Times New Roman" w:cs="Times New Roman"/>
          </w:rPr>
          <w:t xml:space="preserve"> This group consisted of six units. </w:t>
        </w:r>
      </w:ins>
      <w:r w:rsidR="00524642">
        <w:rPr>
          <w:rFonts w:ascii="Times New Roman" w:hAnsi="Times New Roman" w:cs="Times New Roman"/>
        </w:rPr>
        <w:t xml:space="preserve"> </w:t>
      </w:r>
      <w:r w:rsidR="006A1861">
        <w:rPr>
          <w:rFonts w:ascii="Times New Roman" w:eastAsia="Times New Roman" w:hAnsi="Times New Roman" w:cs="Times New Roman"/>
        </w:rPr>
        <w:t xml:space="preserve">Although the network could “see” at any point in time two </w:t>
      </w:r>
      <w:ins w:id="1948" w:author="Benton, Deon" w:date="2026-02-27T13:09:00Z" w16du:dateUtc="2026-02-27T19:09:00Z">
        <w:r w:rsidR="00CF4781">
          <w:rPr>
            <w:rFonts w:ascii="Times New Roman" w:eastAsia="Times New Roman" w:hAnsi="Times New Roman" w:cs="Times New Roman"/>
          </w:rPr>
          <w:t>objects</w:t>
        </w:r>
      </w:ins>
      <w:r w:rsidR="006A1861" w:rsidRPr="007208F2">
        <w:rPr>
          <w:rFonts w:ascii="Times New Roman" w:eastAsia="Times New Roman" w:hAnsi="Times New Roman" w:cs="Times New Roman"/>
        </w:rPr>
        <w:t xml:space="preserve">, a single </w:t>
      </w:r>
      <w:ins w:id="1949" w:author="Benton, Deon" w:date="2026-02-27T13:09:00Z" w16du:dateUtc="2026-02-27T19:09:00Z">
        <w:r w:rsidR="00CF4781">
          <w:rPr>
            <w:rFonts w:ascii="Times New Roman" w:eastAsia="Times New Roman" w:hAnsi="Times New Roman" w:cs="Times New Roman"/>
          </w:rPr>
          <w:t>group that captured the</w:t>
        </w:r>
      </w:ins>
      <w:ins w:id="1950" w:author="Benton, Deon" w:date="2026-03-07T21:00:00Z" w16du:dateUtc="2026-03-08T03:00:00Z">
        <w:r>
          <w:rPr>
            <w:rFonts w:ascii="Times New Roman" w:eastAsia="Times New Roman" w:hAnsi="Times New Roman" w:cs="Times New Roman"/>
          </w:rPr>
          <w:t xml:space="preserve"> horizontal</w:t>
        </w:r>
      </w:ins>
      <w:ins w:id="1951" w:author="Benton, Deon" w:date="2026-02-27T13:09:00Z" w16du:dateUtc="2026-02-27T19:09:00Z">
        <w:r w:rsidR="00CF4781">
          <w:rPr>
            <w:rFonts w:ascii="Times New Roman" w:eastAsia="Times New Roman" w:hAnsi="Times New Roman" w:cs="Times New Roman"/>
          </w:rPr>
          <w:t xml:space="preserve"> position of either object at any given moment in time was used</w:t>
        </w:r>
        <w:r w:rsidR="005E2925">
          <w:rPr>
            <w:rFonts w:ascii="Times New Roman" w:eastAsia="Times New Roman" w:hAnsi="Times New Roman" w:cs="Times New Roman"/>
          </w:rPr>
          <w:t xml:space="preserve"> (for a similar ap</w:t>
        </w:r>
      </w:ins>
      <w:ins w:id="1952" w:author="Benton, Deon" w:date="2026-02-27T13:10:00Z" w16du:dateUtc="2026-02-27T19:10:00Z">
        <w:r w:rsidR="005E2925">
          <w:rPr>
            <w:rFonts w:ascii="Times New Roman" w:eastAsia="Times New Roman" w:hAnsi="Times New Roman" w:cs="Times New Roman"/>
          </w:rPr>
          <w:t xml:space="preserve">proach, </w:t>
        </w:r>
      </w:ins>
      <w:ins w:id="1953" w:author="Benton, Deon" w:date="2026-02-27T13:09:00Z" w16du:dateUtc="2026-02-27T19:09:00Z">
        <w:r w:rsidR="005E2925">
          <w:rPr>
            <w:rFonts w:ascii="Times New Roman" w:eastAsia="Times New Roman" w:hAnsi="Times New Roman" w:cs="Times New Roman"/>
          </w:rPr>
          <w:t xml:space="preserve">see </w:t>
        </w:r>
      </w:ins>
      <w:ins w:id="1954" w:author="Benton, Deon" w:date="2026-03-07T20:59:00Z" w16du:dateUtc="2026-03-08T02:59:00Z">
        <w:r>
          <w:rPr>
            <w:rFonts w:ascii="Times New Roman" w:eastAsia="Times New Roman" w:hAnsi="Times New Roman" w:cs="Times New Roman"/>
          </w:rPr>
          <w:t xml:space="preserve">Benton, 2024 and </w:t>
        </w:r>
      </w:ins>
      <w:ins w:id="1955" w:author="Benton, Deon" w:date="2026-02-27T13:09:00Z" w16du:dateUtc="2026-02-27T19:09:00Z">
        <w:r w:rsidR="005E2925">
          <w:rPr>
            <w:rFonts w:ascii="Times New Roman" w:eastAsia="Times New Roman" w:hAnsi="Times New Roman" w:cs="Times New Roman"/>
          </w:rPr>
          <w:t>Rakison &amp; Lupyan, 2008)</w:t>
        </w:r>
      </w:ins>
      <w:r w:rsidR="006A1861" w:rsidRPr="007208F2">
        <w:rPr>
          <w:rFonts w:ascii="Times New Roman" w:eastAsia="Times New Roman" w:hAnsi="Times New Roman" w:cs="Times New Roman"/>
        </w:rPr>
        <w:t>.</w:t>
      </w:r>
      <w:r w:rsidR="006A1861">
        <w:rPr>
          <w:rFonts w:ascii="Times New Roman" w:eastAsia="Times New Roman" w:hAnsi="Times New Roman" w:cs="Times New Roman"/>
        </w:rPr>
        <w:t xml:space="preserve"> </w:t>
      </w:r>
      <w:ins w:id="1956" w:author="Benton, Deon" w:date="2026-03-07T21:02:00Z" w16du:dateUtc="2026-03-08T03:02:00Z">
        <w:r>
          <w:rPr>
            <w:rFonts w:ascii="Times New Roman" w:eastAsia="Times New Roman" w:hAnsi="Times New Roman" w:cs="Times New Roman"/>
          </w:rPr>
          <w:t>It should be noted that this group captured the precise horizontal position of the left object at a particular moment in time and relative to the horizontal position of the right object rather than that motion’s type or kinematics; that is, this group represented simply</w:t>
        </w:r>
        <w:r>
          <w:rPr>
            <w:rFonts w:ascii="Times New Roman" w:eastAsia="Times New Roman" w:hAnsi="Times New Roman" w:cs="Times New Roman"/>
            <w:i/>
            <w:iCs/>
          </w:rPr>
          <w:t xml:space="preserve"> </w:t>
        </w:r>
        <w:r>
          <w:rPr>
            <w:rFonts w:ascii="Times New Roman" w:eastAsia="Times New Roman" w:hAnsi="Times New Roman" w:cs="Times New Roman"/>
          </w:rPr>
          <w:t xml:space="preserve">that an object can either move towards or away from another object. </w:t>
        </w:r>
      </w:ins>
      <w:r w:rsidR="00AF1530">
        <w:rPr>
          <w:rFonts w:ascii="Times New Roman" w:eastAsia="Times New Roman" w:hAnsi="Times New Roman" w:cs="Times New Roman"/>
        </w:rPr>
        <w:t>O</w:t>
      </w:r>
      <w:r w:rsidR="006A1861" w:rsidRPr="007208F2">
        <w:rPr>
          <w:rFonts w:ascii="Times New Roman" w:eastAsia="Times New Roman" w:hAnsi="Times New Roman" w:cs="Times New Roman"/>
        </w:rPr>
        <w:t>n each timestep</w:t>
      </w:r>
      <w:r w:rsidR="00AF1530">
        <w:rPr>
          <w:rFonts w:ascii="Times New Roman" w:eastAsia="Times New Roman" w:hAnsi="Times New Roman" w:cs="Times New Roman"/>
        </w:rPr>
        <w:t>,</w:t>
      </w:r>
      <w:r w:rsidR="006A1861" w:rsidRPr="007208F2">
        <w:rPr>
          <w:rFonts w:ascii="Times New Roman" w:eastAsia="Times New Roman" w:hAnsi="Times New Roman" w:cs="Times New Roman"/>
        </w:rPr>
        <w:t xml:space="preserve"> a single bit in </w:t>
      </w:r>
      <w:ins w:id="1957" w:author="Benton, Deon" w:date="2026-03-07T21:00:00Z" w16du:dateUtc="2026-03-08T03:00:00Z">
        <w:r>
          <w:rPr>
            <w:rFonts w:ascii="Times New Roman" w:eastAsia="Times New Roman" w:hAnsi="Times New Roman" w:cs="Times New Roman"/>
          </w:rPr>
          <w:t>th</w:t>
        </w:r>
      </w:ins>
      <w:ins w:id="1958" w:author="Benton, Deon" w:date="2026-03-07T21:01:00Z" w16du:dateUtc="2026-03-08T03:01:00Z">
        <w:r>
          <w:rPr>
            <w:rFonts w:ascii="Times New Roman" w:eastAsia="Times New Roman" w:hAnsi="Times New Roman" w:cs="Times New Roman"/>
          </w:rPr>
          <w:t>is</w:t>
        </w:r>
      </w:ins>
      <w:r w:rsidR="006A1861" w:rsidRPr="007208F2">
        <w:rPr>
          <w:rFonts w:ascii="Times New Roman" w:eastAsia="Times New Roman" w:hAnsi="Times New Roman" w:cs="Times New Roman"/>
        </w:rPr>
        <w:t xml:space="preserve"> layer was active according to the </w:t>
      </w:r>
      <w:r w:rsidR="00C77DB5">
        <w:rPr>
          <w:rFonts w:ascii="Times New Roman" w:eastAsia="Times New Roman" w:hAnsi="Times New Roman" w:cs="Times New Roman"/>
        </w:rPr>
        <w:t xml:space="preserve">first object’s </w:t>
      </w:r>
      <w:ins w:id="1959" w:author="Benton, Deon" w:date="2026-02-27T13:10:00Z" w16du:dateUtc="2026-02-27T19:10:00Z">
        <w:r w:rsidR="00A500C3">
          <w:rPr>
            <w:rFonts w:ascii="Times New Roman" w:eastAsia="Times New Roman" w:hAnsi="Times New Roman" w:cs="Times New Roman"/>
          </w:rPr>
          <w:t xml:space="preserve">current horizontal </w:t>
        </w:r>
      </w:ins>
      <w:r w:rsidR="00C77DB5">
        <w:rPr>
          <w:rFonts w:ascii="Times New Roman" w:eastAsia="Times New Roman" w:hAnsi="Times New Roman" w:cs="Times New Roman"/>
        </w:rPr>
        <w:t>position</w:t>
      </w:r>
      <w:r w:rsidR="006A1861" w:rsidRPr="007208F2">
        <w:rPr>
          <w:rFonts w:ascii="Times New Roman" w:eastAsia="Times New Roman" w:hAnsi="Times New Roman" w:cs="Times New Roman"/>
        </w:rPr>
        <w:t xml:space="preserve">. </w:t>
      </w:r>
      <w:r w:rsidR="00AF1530">
        <w:rPr>
          <w:rFonts w:ascii="Times New Roman" w:eastAsia="Times New Roman" w:hAnsi="Times New Roman" w:cs="Times New Roman"/>
        </w:rPr>
        <w:t xml:space="preserve">In particular, at time </w:t>
      </w:r>
      <w:r w:rsidR="00AF1530">
        <w:rPr>
          <w:rFonts w:ascii="Times New Roman" w:eastAsia="Times New Roman" w:hAnsi="Times New Roman" w:cs="Times New Roman"/>
          <w:i/>
          <w:iCs/>
        </w:rPr>
        <w:t xml:space="preserve">t </w:t>
      </w:r>
      <w:r w:rsidR="00AF1530">
        <w:rPr>
          <w:rFonts w:ascii="Times New Roman" w:eastAsia="Times New Roman" w:hAnsi="Times New Roman" w:cs="Times New Roman"/>
        </w:rPr>
        <w:t>= 1, the activation value of the 1</w:t>
      </w:r>
      <w:r w:rsidR="00AF1530" w:rsidRPr="007832B1">
        <w:rPr>
          <w:rFonts w:ascii="Times New Roman" w:eastAsia="Times New Roman" w:hAnsi="Times New Roman" w:cs="Times New Roman"/>
          <w:vertAlign w:val="superscript"/>
        </w:rPr>
        <w:t>st</w:t>
      </w:r>
      <w:r w:rsidR="00AF1530">
        <w:rPr>
          <w:rFonts w:ascii="Times New Roman" w:eastAsia="Times New Roman" w:hAnsi="Times New Roman" w:cs="Times New Roman"/>
        </w:rPr>
        <w:t xml:space="preserve"> (or leftmost) unit in th</w:t>
      </w:r>
      <w:ins w:id="1960" w:author="Benton, Deon" w:date="2026-03-07T21:01:00Z" w16du:dateUtc="2026-03-08T03:01:00Z">
        <w:r>
          <w:rPr>
            <w:rFonts w:ascii="Times New Roman" w:eastAsia="Times New Roman" w:hAnsi="Times New Roman" w:cs="Times New Roman"/>
          </w:rPr>
          <w:t xml:space="preserve">is </w:t>
        </w:r>
      </w:ins>
      <w:ins w:id="1961" w:author="Benton, Deon" w:date="2026-02-27T13:10:00Z" w16du:dateUtc="2026-02-27T19:10:00Z">
        <w:r w:rsidR="00150907">
          <w:rPr>
            <w:rFonts w:ascii="Times New Roman" w:eastAsia="Times New Roman" w:hAnsi="Times New Roman" w:cs="Times New Roman"/>
          </w:rPr>
          <w:t>group</w:t>
        </w:r>
      </w:ins>
      <w:r w:rsidR="00AF1530">
        <w:rPr>
          <w:rFonts w:ascii="Times New Roman" w:eastAsia="Times New Roman" w:hAnsi="Times New Roman" w:cs="Times New Roman"/>
        </w:rPr>
        <w:t xml:space="preserve"> was set to 1 (the activation values of the remaining units were set to 0), and the network’s task was to activate the second unit (from the left) in the corresponding</w:t>
      </w:r>
      <w:ins w:id="1962" w:author="Benton, Deon" w:date="2026-02-27T13:11:00Z" w16du:dateUtc="2026-02-27T19:11:00Z">
        <w:r w:rsidR="00150907">
          <w:rPr>
            <w:rFonts w:ascii="Times New Roman" w:eastAsia="Times New Roman" w:hAnsi="Times New Roman" w:cs="Times New Roman"/>
          </w:rPr>
          <w:t xml:space="preserve"> output group.</w:t>
        </w:r>
      </w:ins>
      <w:r w:rsidR="00AF1530">
        <w:rPr>
          <w:rFonts w:ascii="Times New Roman" w:eastAsia="Times New Roman" w:hAnsi="Times New Roman" w:cs="Times New Roman"/>
        </w:rPr>
        <w:t xml:space="preserve"> At time </w:t>
      </w:r>
      <w:r w:rsidR="00AF1530" w:rsidRPr="006A24E6">
        <w:rPr>
          <w:rFonts w:ascii="Times New Roman" w:eastAsia="Times New Roman" w:hAnsi="Times New Roman" w:cs="Times New Roman"/>
          <w:i/>
          <w:iCs/>
        </w:rPr>
        <w:t xml:space="preserve">t </w:t>
      </w:r>
      <w:r w:rsidR="00AF1530">
        <w:rPr>
          <w:rFonts w:ascii="Times New Roman" w:eastAsia="Times New Roman" w:hAnsi="Times New Roman" w:cs="Times New Roman"/>
        </w:rPr>
        <w:t xml:space="preserve">= 2, the activation value of the second input unit in </w:t>
      </w:r>
      <w:ins w:id="1963" w:author="Benton, Deon" w:date="2026-02-27T13:11:00Z" w16du:dateUtc="2026-02-27T19:11:00Z">
        <w:r w:rsidR="00150907">
          <w:rPr>
            <w:rFonts w:ascii="Times New Roman" w:eastAsia="Times New Roman" w:hAnsi="Times New Roman" w:cs="Times New Roman"/>
          </w:rPr>
          <w:t>this group</w:t>
        </w:r>
      </w:ins>
      <w:r w:rsidR="00AF1530">
        <w:rPr>
          <w:rFonts w:ascii="Times New Roman" w:eastAsia="Times New Roman" w:hAnsi="Times New Roman" w:cs="Times New Roman"/>
        </w:rPr>
        <w:t xml:space="preserve"> was set to 1 (all other values were set to 0), and the network’s task was to turn on the 3</w:t>
      </w:r>
      <w:r w:rsidR="00AF1530" w:rsidRPr="007832B1">
        <w:rPr>
          <w:rFonts w:ascii="Times New Roman" w:eastAsia="Times New Roman" w:hAnsi="Times New Roman" w:cs="Times New Roman"/>
          <w:vertAlign w:val="superscript"/>
        </w:rPr>
        <w:t>rd</w:t>
      </w:r>
      <w:r w:rsidR="00AF1530">
        <w:rPr>
          <w:rFonts w:ascii="Times New Roman" w:eastAsia="Times New Roman" w:hAnsi="Times New Roman" w:cs="Times New Roman"/>
        </w:rPr>
        <w:t xml:space="preserve"> output unit (from the left) in the corresponding output group.</w:t>
      </w:r>
      <w:r w:rsidR="00125E54">
        <w:rPr>
          <w:rFonts w:ascii="Times New Roman" w:eastAsia="Times New Roman" w:hAnsi="Times New Roman" w:cs="Times New Roman"/>
        </w:rPr>
        <w:t xml:space="preserve"> </w:t>
      </w:r>
      <w:ins w:id="1964" w:author="Benton, Deon" w:date="2026-02-27T13:12:00Z" w16du:dateUtc="2026-02-27T19:12:00Z">
        <w:r w:rsidR="002D082E">
          <w:rPr>
            <w:rFonts w:ascii="Times New Roman" w:eastAsia="Times New Roman" w:hAnsi="Times New Roman" w:cs="Times New Roman"/>
          </w:rPr>
          <w:t xml:space="preserve">Horizontal movement </w:t>
        </w:r>
      </w:ins>
      <w:r w:rsidR="00125E54">
        <w:rPr>
          <w:rFonts w:ascii="Times New Roman" w:eastAsia="Times New Roman" w:hAnsi="Times New Roman" w:cs="Times New Roman"/>
        </w:rPr>
        <w:t>continued in this manner until the 5</w:t>
      </w:r>
      <w:r w:rsidR="00125E54" w:rsidRPr="00E32409">
        <w:rPr>
          <w:rFonts w:ascii="Times New Roman" w:eastAsia="Times New Roman" w:hAnsi="Times New Roman" w:cs="Times New Roman"/>
          <w:vertAlign w:val="superscript"/>
        </w:rPr>
        <w:t>th</w:t>
      </w:r>
      <w:r w:rsidR="00125E54">
        <w:rPr>
          <w:rFonts w:ascii="Times New Roman" w:eastAsia="Times New Roman" w:hAnsi="Times New Roman" w:cs="Times New Roman"/>
        </w:rPr>
        <w:t xml:space="preserve"> input unit was activated in the input layer. The network’s job at this point was to activate the </w:t>
      </w:r>
      <w:r w:rsidR="00125E54">
        <w:rPr>
          <w:rFonts w:ascii="Times New Roman" w:eastAsia="Times New Roman" w:hAnsi="Times New Roman" w:cs="Times New Roman"/>
        </w:rPr>
        <w:lastRenderedPageBreak/>
        <w:t>6</w:t>
      </w:r>
      <w:r w:rsidR="00125E54" w:rsidRPr="00E32409">
        <w:rPr>
          <w:rFonts w:ascii="Times New Roman" w:eastAsia="Times New Roman" w:hAnsi="Times New Roman" w:cs="Times New Roman"/>
          <w:vertAlign w:val="superscript"/>
        </w:rPr>
        <w:t>th</w:t>
      </w:r>
      <w:r w:rsidR="00125E54">
        <w:rPr>
          <w:rFonts w:ascii="Times New Roman" w:eastAsia="Times New Roman" w:hAnsi="Times New Roman" w:cs="Times New Roman"/>
        </w:rPr>
        <w:t xml:space="preserve"> unit in the output layer.</w:t>
      </w:r>
      <w:r w:rsidR="00AF1530">
        <w:rPr>
          <w:rFonts w:ascii="Times New Roman" w:eastAsia="Times New Roman" w:hAnsi="Times New Roman" w:cs="Times New Roman"/>
        </w:rPr>
        <w:t xml:space="preserve"> </w:t>
      </w:r>
      <w:ins w:id="1965" w:author="Benton, Deon" w:date="2026-02-27T13:36:00Z" w16du:dateUtc="2026-02-27T19:36:00Z">
        <w:r w:rsidR="00BB07E6">
          <w:rPr>
            <w:rFonts w:ascii="Times New Roman" w:eastAsia="Times New Roman" w:hAnsi="Times New Roman" w:cs="Times New Roman"/>
          </w:rPr>
          <w:t>The type or nature of</w:t>
        </w:r>
        <w:r w:rsidR="0040779B">
          <w:rPr>
            <w:rFonts w:ascii="Times New Roman" w:eastAsia="Times New Roman" w:hAnsi="Times New Roman" w:cs="Times New Roman"/>
          </w:rPr>
          <w:t xml:space="preserve"> movement</w:t>
        </w:r>
      </w:ins>
      <w:ins w:id="1966" w:author="Benton, Deon" w:date="2026-02-27T13:34:00Z" w16du:dateUtc="2026-02-27T19:34:00Z">
        <w:r w:rsidR="00BB07E6">
          <w:rPr>
            <w:rFonts w:ascii="Times New Roman" w:eastAsia="Times New Roman" w:hAnsi="Times New Roman" w:cs="Times New Roman"/>
          </w:rPr>
          <w:t xml:space="preserve"> </w:t>
        </w:r>
      </w:ins>
      <w:r w:rsidR="003128F0">
        <w:rPr>
          <w:rFonts w:ascii="Times New Roman" w:eastAsia="Times New Roman" w:hAnsi="Times New Roman" w:cs="Times New Roman"/>
        </w:rPr>
        <w:t>was</w:t>
      </w:r>
      <w:r w:rsidR="00FD78C4">
        <w:rPr>
          <w:rFonts w:ascii="Times New Roman" w:eastAsia="Times New Roman" w:hAnsi="Times New Roman" w:cs="Times New Roman"/>
        </w:rPr>
        <w:t xml:space="preserve"> instead</w:t>
      </w:r>
      <w:r w:rsidR="003128F0">
        <w:rPr>
          <w:rFonts w:ascii="Times New Roman" w:eastAsia="Times New Roman" w:hAnsi="Times New Roman" w:cs="Times New Roman"/>
        </w:rPr>
        <w:t xml:space="preserve"> captured by a</w:t>
      </w:r>
      <w:r w:rsidR="00837F81">
        <w:rPr>
          <w:rFonts w:ascii="Times New Roman" w:eastAsia="Times New Roman" w:hAnsi="Times New Roman" w:cs="Times New Roman"/>
        </w:rPr>
        <w:t xml:space="preserve"> separate group of input and output units</w:t>
      </w:r>
      <w:r w:rsidR="002B4582">
        <w:rPr>
          <w:rFonts w:ascii="Times New Roman" w:eastAsia="Times New Roman" w:hAnsi="Times New Roman" w:cs="Times New Roman"/>
        </w:rPr>
        <w:t xml:space="preserve"> called the </w:t>
      </w:r>
      <w:ins w:id="1967" w:author="Benton, Deon" w:date="2026-02-27T13:36:00Z" w16du:dateUtc="2026-02-27T19:36:00Z">
        <w:r w:rsidR="0040779B">
          <w:rPr>
            <w:rFonts w:ascii="Times New Roman" w:eastAsia="Times New Roman" w:hAnsi="Times New Roman" w:cs="Times New Roman"/>
          </w:rPr>
          <w:t>Kinematic Motion Type</w:t>
        </w:r>
      </w:ins>
      <w:r w:rsidR="00837F81">
        <w:rPr>
          <w:rFonts w:ascii="Times New Roman" w:eastAsia="Times New Roman" w:hAnsi="Times New Roman" w:cs="Times New Roman"/>
        </w:rPr>
        <w:t xml:space="preserve">. </w:t>
      </w:r>
      <w:r w:rsidR="002B4582">
        <w:rPr>
          <w:rFonts w:ascii="Times New Roman" w:hAnsi="Times New Roman" w:cs="Times New Roman"/>
        </w:rPr>
        <w:t xml:space="preserve">The first unit in this group was the </w:t>
      </w:r>
      <w:ins w:id="1968" w:author="Benton, Deon" w:date="2026-02-27T13:37:00Z" w16du:dateUtc="2026-02-27T19:37:00Z">
        <w:r w:rsidR="0040779B">
          <w:rPr>
            <w:rFonts w:ascii="Times New Roman" w:hAnsi="Times New Roman" w:cs="Times New Roman"/>
          </w:rPr>
          <w:t>Linear Path</w:t>
        </w:r>
      </w:ins>
      <w:r w:rsidR="002B4582">
        <w:rPr>
          <w:rFonts w:ascii="Times New Roman" w:hAnsi="Times New Roman" w:cs="Times New Roman"/>
        </w:rPr>
        <w:t xml:space="preserve"> unit; the second unit was the </w:t>
      </w:r>
      <w:ins w:id="1969" w:author="Benton, Deon" w:date="2026-02-27T13:38:00Z" w16du:dateUtc="2026-02-27T19:38:00Z">
        <w:r w:rsidR="0040779B">
          <w:rPr>
            <w:rFonts w:ascii="Times New Roman" w:hAnsi="Times New Roman" w:cs="Times New Roman"/>
          </w:rPr>
          <w:t>Arced Path</w:t>
        </w:r>
      </w:ins>
      <w:r w:rsidR="002B4582">
        <w:rPr>
          <w:rFonts w:ascii="Times New Roman" w:hAnsi="Times New Roman" w:cs="Times New Roman"/>
        </w:rPr>
        <w:t xml:space="preserve"> unit. </w:t>
      </w:r>
      <w:ins w:id="1970" w:author="Benton, Deon" w:date="2026-02-27T13:41:00Z" w16du:dateUtc="2026-02-27T19:41:00Z">
        <w:r w:rsidR="00773EE1">
          <w:rPr>
            <w:rFonts w:ascii="Times New Roman" w:hAnsi="Times New Roman" w:cs="Times New Roman"/>
          </w:rPr>
          <w:t xml:space="preserve">Separating these </w:t>
        </w:r>
      </w:ins>
      <w:ins w:id="1971" w:author="Benton, Deon" w:date="2026-02-27T13:39:00Z" w16du:dateUtc="2026-02-27T19:39:00Z">
        <w:r w:rsidR="00DD510D">
          <w:rPr>
            <w:rFonts w:ascii="Times New Roman" w:hAnsi="Times New Roman" w:cs="Times New Roman"/>
          </w:rPr>
          <w:t>two aspects of motion—that is, hori</w:t>
        </w:r>
      </w:ins>
      <w:ins w:id="1972" w:author="Benton, Deon" w:date="2026-02-27T13:40:00Z" w16du:dateUtc="2026-02-27T19:40:00Z">
        <w:r w:rsidR="00DD510D">
          <w:rPr>
            <w:rFonts w:ascii="Times New Roman" w:hAnsi="Times New Roman" w:cs="Times New Roman"/>
          </w:rPr>
          <w:t>zontal translation from curvature—</w:t>
        </w:r>
      </w:ins>
      <w:ins w:id="1973" w:author="Benton, Deon" w:date="2026-02-27T13:42:00Z" w16du:dateUtc="2026-02-27T19:42:00Z">
        <w:r w:rsidR="00773EE1">
          <w:rPr>
            <w:rFonts w:ascii="Times New Roman" w:hAnsi="Times New Roman" w:cs="Times New Roman"/>
          </w:rPr>
          <w:t>in this way enabled</w:t>
        </w:r>
      </w:ins>
      <w:ins w:id="1974" w:author="Benton, Deon" w:date="2026-02-27T13:41:00Z" w16du:dateUtc="2026-02-27T19:41:00Z">
        <w:r w:rsidR="00773EE1">
          <w:rPr>
            <w:rFonts w:ascii="Times New Roman" w:hAnsi="Times New Roman" w:cs="Times New Roman"/>
          </w:rPr>
          <w:t xml:space="preserve"> </w:t>
        </w:r>
      </w:ins>
      <w:ins w:id="1975" w:author="Benton, Deon" w:date="2026-02-27T13:42:00Z" w16du:dateUtc="2026-02-27T19:42:00Z">
        <w:r w:rsidR="00773EE1">
          <w:rPr>
            <w:rFonts w:ascii="Times New Roman" w:hAnsi="Times New Roman" w:cs="Times New Roman"/>
          </w:rPr>
          <w:t>the</w:t>
        </w:r>
      </w:ins>
      <w:ins w:id="1976" w:author="Benton, Deon" w:date="2026-02-27T13:40:00Z" w16du:dateUtc="2026-02-27T19:40:00Z">
        <w:r w:rsidR="00773EE1">
          <w:rPr>
            <w:rFonts w:ascii="Times New Roman" w:hAnsi="Times New Roman" w:cs="Times New Roman"/>
          </w:rPr>
          <w:t xml:space="preserve"> model to represent </w:t>
        </w:r>
      </w:ins>
      <w:ins w:id="1977" w:author="Benton, Deon" w:date="2026-02-27T13:43:00Z" w16du:dateUtc="2026-02-27T19:43:00Z">
        <w:r w:rsidR="008E11CA">
          <w:rPr>
            <w:rFonts w:ascii="Times New Roman" w:hAnsi="Times New Roman" w:cs="Times New Roman"/>
          </w:rPr>
          <w:t>heading direction</w:t>
        </w:r>
      </w:ins>
      <w:ins w:id="1978" w:author="Benton, Deon" w:date="2026-02-27T13:41:00Z" w16du:dateUtc="2026-02-27T19:41:00Z">
        <w:r w:rsidR="00773EE1">
          <w:rPr>
            <w:rFonts w:ascii="Times New Roman" w:hAnsi="Times New Roman" w:cs="Times New Roman"/>
          </w:rPr>
          <w:t xml:space="preserve"> independently from </w:t>
        </w:r>
      </w:ins>
      <w:ins w:id="1979" w:author="Benton, Deon" w:date="2026-02-27T13:44:00Z" w16du:dateUtc="2026-02-27T19:44:00Z">
        <w:r w:rsidR="008E11CA">
          <w:rPr>
            <w:rFonts w:ascii="Times New Roman" w:hAnsi="Times New Roman" w:cs="Times New Roman"/>
          </w:rPr>
          <w:t xml:space="preserve">its </w:t>
        </w:r>
      </w:ins>
      <w:ins w:id="1980" w:author="Benton, Deon" w:date="2026-02-27T13:41:00Z" w16du:dateUtc="2026-02-27T19:41:00Z">
        <w:r w:rsidR="00773EE1">
          <w:rPr>
            <w:rFonts w:ascii="Times New Roman" w:hAnsi="Times New Roman" w:cs="Times New Roman"/>
          </w:rPr>
          <w:t>geometry</w:t>
        </w:r>
      </w:ins>
      <w:ins w:id="1981" w:author="Benton, Deon" w:date="2026-02-27T13:42:00Z" w16du:dateUtc="2026-02-27T19:42:00Z">
        <w:r w:rsidR="00773EE1">
          <w:rPr>
            <w:rFonts w:ascii="Times New Roman" w:hAnsi="Times New Roman" w:cs="Times New Roman"/>
          </w:rPr>
          <w:t xml:space="preserve"> and simplified </w:t>
        </w:r>
      </w:ins>
      <w:r w:rsidR="006842DF">
        <w:rPr>
          <w:rFonts w:ascii="Times New Roman" w:hAnsi="Times New Roman" w:cs="Times New Roman"/>
        </w:rPr>
        <w:t xml:space="preserve">later </w:t>
      </w:r>
      <w:r w:rsidR="001B597B">
        <w:rPr>
          <w:rFonts w:ascii="Times New Roman" w:hAnsi="Times New Roman" w:cs="Times New Roman"/>
        </w:rPr>
        <w:t xml:space="preserve">analyses </w:t>
      </w:r>
      <w:r w:rsidR="00DE481C">
        <w:rPr>
          <w:rFonts w:ascii="Times New Roman" w:hAnsi="Times New Roman" w:cs="Times New Roman"/>
        </w:rPr>
        <w:t>of the model’s internal dynamics</w:t>
      </w:r>
      <w:r w:rsidR="001B597B">
        <w:rPr>
          <w:rFonts w:ascii="Times New Roman" w:hAnsi="Times New Roman" w:cs="Times New Roman"/>
        </w:rPr>
        <w:t xml:space="preserve">. </w:t>
      </w:r>
      <w:r w:rsidR="006842DF">
        <w:rPr>
          <w:rFonts w:ascii="Times New Roman" w:hAnsi="Times New Roman" w:cs="Times New Roman"/>
        </w:rPr>
        <w:t>Nonetheless</w:t>
      </w:r>
      <w:r w:rsidR="001B597B">
        <w:rPr>
          <w:rFonts w:ascii="Times New Roman" w:hAnsi="Times New Roman" w:cs="Times New Roman"/>
        </w:rPr>
        <w:t xml:space="preserve">, </w:t>
      </w:r>
      <w:r w:rsidR="006842DF">
        <w:rPr>
          <w:rFonts w:ascii="Times New Roman" w:hAnsi="Times New Roman" w:cs="Times New Roman"/>
        </w:rPr>
        <w:t xml:space="preserve">it is </w:t>
      </w:r>
      <w:ins w:id="1982" w:author="Benton, Deon" w:date="2026-02-27T13:44:00Z" w16du:dateUtc="2026-02-27T19:44:00Z">
        <w:r w:rsidR="008E11CA">
          <w:rPr>
            <w:rFonts w:ascii="Times New Roman" w:hAnsi="Times New Roman" w:cs="Times New Roman"/>
          </w:rPr>
          <w:t>unlikely that</w:t>
        </w:r>
      </w:ins>
      <w:r w:rsidR="001B597B">
        <w:rPr>
          <w:rFonts w:ascii="Times New Roman" w:hAnsi="Times New Roman" w:cs="Times New Roman"/>
        </w:rPr>
        <w:t xml:space="preserve"> these two </w:t>
      </w:r>
      <w:r w:rsidR="00DE481C">
        <w:rPr>
          <w:rFonts w:ascii="Times New Roman" w:hAnsi="Times New Roman" w:cs="Times New Roman"/>
        </w:rPr>
        <w:t>aspects of motion</w:t>
      </w:r>
      <w:r w:rsidR="001B597B">
        <w:rPr>
          <w:rFonts w:ascii="Times New Roman" w:hAnsi="Times New Roman" w:cs="Times New Roman"/>
        </w:rPr>
        <w:t xml:space="preserve"> </w:t>
      </w:r>
      <w:r w:rsidR="00920922">
        <w:rPr>
          <w:rFonts w:ascii="Times New Roman" w:hAnsi="Times New Roman" w:cs="Times New Roman"/>
        </w:rPr>
        <w:t>are perceived independently in the real world</w:t>
      </w:r>
      <w:r w:rsidR="001B597B">
        <w:rPr>
          <w:rFonts w:ascii="Times New Roman" w:hAnsi="Times New Roman" w:cs="Times New Roman"/>
        </w:rPr>
        <w:t>, and a more realistic model would</w:t>
      </w:r>
      <w:r w:rsidR="00DE481C">
        <w:rPr>
          <w:rFonts w:ascii="Times New Roman" w:hAnsi="Times New Roman" w:cs="Times New Roman"/>
        </w:rPr>
        <w:t xml:space="preserve"> need</w:t>
      </w:r>
      <w:r w:rsidR="00F3194E">
        <w:rPr>
          <w:rFonts w:ascii="Times New Roman" w:hAnsi="Times New Roman" w:cs="Times New Roman"/>
        </w:rPr>
        <w:t xml:space="preserve"> to</w:t>
      </w:r>
      <w:r w:rsidR="001B597B">
        <w:rPr>
          <w:rFonts w:ascii="Times New Roman" w:hAnsi="Times New Roman" w:cs="Times New Roman"/>
        </w:rPr>
        <w:t xml:space="preserve"> simulate </w:t>
      </w:r>
      <w:ins w:id="1983" w:author="Benton, Deon" w:date="2026-02-27T13:45:00Z" w16du:dateUtc="2026-02-27T19:45:00Z">
        <w:r w:rsidR="008E11CA">
          <w:rPr>
            <w:rFonts w:ascii="Times New Roman" w:hAnsi="Times New Roman" w:cs="Times New Roman"/>
          </w:rPr>
          <w:t>linear and arced paths</w:t>
        </w:r>
      </w:ins>
      <w:r w:rsidR="006842DF">
        <w:rPr>
          <w:rFonts w:ascii="Times New Roman" w:hAnsi="Times New Roman" w:cs="Times New Roman"/>
        </w:rPr>
        <w:t xml:space="preserve"> as </w:t>
      </w:r>
      <w:ins w:id="1984" w:author="Benton, Deon" w:date="2026-02-27T13:45:00Z" w16du:dateUtc="2026-02-27T19:45:00Z">
        <w:r w:rsidR="008E11CA">
          <w:rPr>
            <w:rFonts w:ascii="Times New Roman" w:hAnsi="Times New Roman" w:cs="Times New Roman"/>
          </w:rPr>
          <w:t>integrated</w:t>
        </w:r>
      </w:ins>
      <w:r w:rsidR="006842DF">
        <w:rPr>
          <w:rFonts w:ascii="Times New Roman" w:hAnsi="Times New Roman" w:cs="Times New Roman"/>
        </w:rPr>
        <w:t>, dynamic activity patterns</w:t>
      </w:r>
      <w:r w:rsidR="001B597B">
        <w:rPr>
          <w:rFonts w:ascii="Times New Roman" w:hAnsi="Times New Roman" w:cs="Times New Roman"/>
        </w:rPr>
        <w:t>.</w:t>
      </w:r>
      <w:ins w:id="1985" w:author="Benton, Deon" w:date="2026-02-27T13:47:00Z" w16du:dateUtc="2026-02-27T19:47:00Z">
        <w:r w:rsidR="001D5018">
          <w:rPr>
            <w:rFonts w:ascii="Times New Roman" w:hAnsi="Times New Roman" w:cs="Times New Roman"/>
          </w:rPr>
          <w:t xml:space="preserve"> Simulating movement dynamically aligned with how movement unfolds in the real world.</w:t>
        </w:r>
      </w:ins>
      <w:r w:rsidR="00920922">
        <w:rPr>
          <w:rFonts w:ascii="Times New Roman" w:hAnsi="Times New Roman" w:cs="Times New Roman"/>
        </w:rPr>
        <w:t xml:space="preserve"> </w:t>
      </w:r>
    </w:p>
    <w:p w14:paraId="36D540BC" w14:textId="126A7884" w:rsidR="00F246A7" w:rsidRDefault="00524642" w:rsidP="00F246A7">
      <w:pPr>
        <w:spacing w:line="480" w:lineRule="auto"/>
        <w:ind w:firstLine="720"/>
        <w:contextualSpacing/>
        <w:rPr>
          <w:ins w:id="1986" w:author="Benton, Deon" w:date="2026-04-06T11:14:00Z" w16du:dateUtc="2026-04-06T16:14:00Z"/>
          <w:rFonts w:ascii="Times New Roman" w:hAnsi="Times New Roman" w:cs="Times New Roman"/>
        </w:rPr>
      </w:pPr>
      <w:r>
        <w:rPr>
          <w:rFonts w:ascii="Times New Roman" w:hAnsi="Times New Roman" w:cs="Times New Roman"/>
        </w:rPr>
        <w:t xml:space="preserve">The remaining </w:t>
      </w:r>
      <w:ins w:id="1987" w:author="Benton, Deon" w:date="2026-04-08T10:50:00Z" w16du:dateUtc="2026-04-08T15:50:00Z">
        <w:r w:rsidR="00C50184">
          <w:rPr>
            <w:rFonts w:ascii="Times New Roman" w:hAnsi="Times New Roman" w:cs="Times New Roman"/>
          </w:rPr>
          <w:t>five</w:t>
        </w:r>
      </w:ins>
      <w:ins w:id="1988" w:author="Benton, Deon" w:date="2026-03-10T16:24:00Z" w16du:dateUtc="2026-03-10T21:24:00Z">
        <w:r w:rsidR="008212A4">
          <w:rPr>
            <w:rFonts w:ascii="Times New Roman" w:hAnsi="Times New Roman" w:cs="Times New Roman"/>
          </w:rPr>
          <w:t xml:space="preserve"> </w:t>
        </w:r>
      </w:ins>
      <w:r>
        <w:rPr>
          <w:rFonts w:ascii="Times New Roman" w:hAnsi="Times New Roman" w:cs="Times New Roman"/>
        </w:rPr>
        <w:t xml:space="preserve">input and output groups were a five-unit </w:t>
      </w:r>
      <w:ins w:id="1989" w:author="Benton, Deon" w:date="2026-02-27T13:51:00Z" w16du:dateUtc="2026-02-27T19:51:00Z">
        <w:r w:rsidR="00EC0FEC">
          <w:rPr>
            <w:rFonts w:ascii="Times New Roman" w:hAnsi="Times New Roman" w:cs="Times New Roman"/>
          </w:rPr>
          <w:t xml:space="preserve">Obstacle </w:t>
        </w:r>
      </w:ins>
      <w:r>
        <w:rPr>
          <w:rFonts w:ascii="Times New Roman" w:hAnsi="Times New Roman" w:cs="Times New Roman"/>
        </w:rPr>
        <w:t xml:space="preserve">Height group, a five-unit </w:t>
      </w:r>
      <w:ins w:id="1990" w:author="Benton, Deon" w:date="2026-02-27T13:54:00Z" w16du:dateUtc="2026-02-27T19:54:00Z">
        <w:r w:rsidR="007C37CB">
          <w:rPr>
            <w:rFonts w:ascii="Times New Roman" w:hAnsi="Times New Roman" w:cs="Times New Roman"/>
          </w:rPr>
          <w:t>Arc Peak Height</w:t>
        </w:r>
      </w:ins>
      <w:r>
        <w:rPr>
          <w:rFonts w:ascii="Times New Roman" w:hAnsi="Times New Roman" w:cs="Times New Roman"/>
        </w:rPr>
        <w:t xml:space="preserve"> group, a three-unit </w:t>
      </w:r>
      <w:ins w:id="1991" w:author="Benton, Deon" w:date="2026-02-27T13:54:00Z" w16du:dateUtc="2026-02-27T19:54:00Z">
        <w:r w:rsidR="007C37CB">
          <w:rPr>
            <w:rFonts w:ascii="Times New Roman" w:hAnsi="Times New Roman" w:cs="Times New Roman"/>
          </w:rPr>
          <w:t>Obstacle Horizontal</w:t>
        </w:r>
      </w:ins>
      <w:ins w:id="1992" w:author="Benton, Deon" w:date="2026-02-27T14:03:00Z" w16du:dateUtc="2026-02-27T20:03:00Z">
        <w:r w:rsidR="00334B9E">
          <w:rPr>
            <w:rFonts w:ascii="Times New Roman" w:hAnsi="Times New Roman" w:cs="Times New Roman"/>
          </w:rPr>
          <w:t xml:space="preserve"> Spatial</w:t>
        </w:r>
      </w:ins>
      <w:ins w:id="1993" w:author="Benton, Deon" w:date="2026-02-27T13:54:00Z" w16du:dateUtc="2026-02-27T19:54:00Z">
        <w:r w:rsidR="007C37CB">
          <w:rPr>
            <w:rFonts w:ascii="Times New Roman" w:hAnsi="Times New Roman" w:cs="Times New Roman"/>
          </w:rPr>
          <w:t xml:space="preserve"> Position</w:t>
        </w:r>
      </w:ins>
      <w:r>
        <w:rPr>
          <w:rFonts w:ascii="Times New Roman" w:hAnsi="Times New Roman" w:cs="Times New Roman"/>
        </w:rPr>
        <w:t xml:space="preserve"> group,</w:t>
      </w:r>
      <w:r w:rsidR="00A00226">
        <w:rPr>
          <w:rFonts w:ascii="Times New Roman" w:hAnsi="Times New Roman" w:cs="Times New Roman"/>
        </w:rPr>
        <w:t xml:space="preserve"> a third-unit </w:t>
      </w:r>
      <w:ins w:id="1994" w:author="Benton, Deon" w:date="2026-02-27T16:06:00Z" w16du:dateUtc="2026-02-27T22:06:00Z">
        <w:r w:rsidR="000D00F9">
          <w:rPr>
            <w:rFonts w:ascii="Times New Roman" w:hAnsi="Times New Roman" w:cs="Times New Roman"/>
          </w:rPr>
          <w:t xml:space="preserve">Arc </w:t>
        </w:r>
      </w:ins>
      <w:ins w:id="1995" w:author="Benton, Deon" w:date="2026-02-27T13:55:00Z" w16du:dateUtc="2026-02-27T19:55:00Z">
        <w:r w:rsidR="007C37CB">
          <w:rPr>
            <w:rFonts w:ascii="Times New Roman" w:hAnsi="Times New Roman" w:cs="Times New Roman"/>
          </w:rPr>
          <w:t xml:space="preserve">Apex-Obstacle Gap </w:t>
        </w:r>
      </w:ins>
      <w:r w:rsidR="00A00226">
        <w:rPr>
          <w:rFonts w:ascii="Times New Roman" w:hAnsi="Times New Roman" w:cs="Times New Roman"/>
        </w:rPr>
        <w:t>group,</w:t>
      </w:r>
      <w:r>
        <w:rPr>
          <w:rFonts w:ascii="Times New Roman" w:hAnsi="Times New Roman" w:cs="Times New Roman"/>
        </w:rPr>
        <w:t xml:space="preserve"> </w:t>
      </w:r>
      <w:ins w:id="1996" w:author="Benton, Deon" w:date="2026-04-06T11:12:00Z" w16du:dateUtc="2026-04-06T16:12:00Z">
        <w:r w:rsidR="00997C20">
          <w:rPr>
            <w:rFonts w:ascii="Times New Roman" w:hAnsi="Times New Roman" w:cs="Times New Roman"/>
          </w:rPr>
          <w:t xml:space="preserve">and </w:t>
        </w:r>
      </w:ins>
      <w:r>
        <w:rPr>
          <w:rFonts w:ascii="Times New Roman" w:hAnsi="Times New Roman" w:cs="Times New Roman"/>
        </w:rPr>
        <w:t xml:space="preserve">a one-unit </w:t>
      </w:r>
      <w:ins w:id="1997" w:author="Benton, Deon" w:date="2026-02-27T13:55:00Z" w16du:dateUtc="2026-02-27T19:55:00Z">
        <w:r w:rsidR="006B5248">
          <w:rPr>
            <w:rFonts w:ascii="Times New Roman" w:hAnsi="Times New Roman" w:cs="Times New Roman"/>
          </w:rPr>
          <w:t xml:space="preserve">Final Adjacency </w:t>
        </w:r>
      </w:ins>
      <w:r>
        <w:rPr>
          <w:rFonts w:ascii="Times New Roman" w:hAnsi="Times New Roman" w:cs="Times New Roman"/>
        </w:rPr>
        <w:t xml:space="preserve">group. The five units in the </w:t>
      </w:r>
      <w:ins w:id="1998" w:author="Benton, Deon" w:date="2026-02-27T13:55:00Z" w16du:dateUtc="2026-02-27T19:55:00Z">
        <w:r w:rsidR="006B5248">
          <w:rPr>
            <w:rFonts w:ascii="Times New Roman" w:hAnsi="Times New Roman" w:cs="Times New Roman"/>
          </w:rPr>
          <w:t xml:space="preserve">Obstacle </w:t>
        </w:r>
      </w:ins>
      <w:r>
        <w:rPr>
          <w:rFonts w:ascii="Times New Roman" w:hAnsi="Times New Roman" w:cs="Times New Roman"/>
        </w:rPr>
        <w:t xml:space="preserve">Height group represented progressively larger </w:t>
      </w:r>
      <w:ins w:id="1999" w:author="Benton, Deon" w:date="2026-02-27T13:56:00Z" w16du:dateUtc="2026-02-27T19:56:00Z">
        <w:r w:rsidR="00C12084">
          <w:rPr>
            <w:rFonts w:ascii="Times New Roman" w:hAnsi="Times New Roman" w:cs="Times New Roman"/>
          </w:rPr>
          <w:t xml:space="preserve">obstacles </w:t>
        </w:r>
      </w:ins>
      <w:r>
        <w:rPr>
          <w:rFonts w:ascii="Times New Roman" w:hAnsi="Times New Roman" w:cs="Times New Roman"/>
        </w:rPr>
        <w:t xml:space="preserve">(i.e., </w:t>
      </w:r>
      <w:ins w:id="2000" w:author="Benton, Deon" w:date="2026-02-27T13:56:00Z" w16du:dateUtc="2026-02-27T19:56:00Z">
        <w:r w:rsidR="00C12084">
          <w:rPr>
            <w:rFonts w:ascii="Times New Roman" w:hAnsi="Times New Roman" w:cs="Times New Roman"/>
          </w:rPr>
          <w:t xml:space="preserve">Obstacle </w:t>
        </w:r>
      </w:ins>
      <w:r>
        <w:rPr>
          <w:rFonts w:ascii="Times New Roman" w:hAnsi="Times New Roman" w:cs="Times New Roman"/>
        </w:rPr>
        <w:t xml:space="preserve">Height 0 through </w:t>
      </w:r>
      <w:ins w:id="2001" w:author="Benton, Deon" w:date="2026-02-27T13:56:00Z" w16du:dateUtc="2026-02-27T19:56:00Z">
        <w:r w:rsidR="00C12084">
          <w:rPr>
            <w:rFonts w:ascii="Times New Roman" w:hAnsi="Times New Roman" w:cs="Times New Roman"/>
          </w:rPr>
          <w:t xml:space="preserve">Obstacle </w:t>
        </w:r>
      </w:ins>
      <w:r>
        <w:rPr>
          <w:rFonts w:ascii="Times New Roman" w:hAnsi="Times New Roman" w:cs="Times New Roman"/>
        </w:rPr>
        <w:t xml:space="preserve">Height 4). Similarly, the five units in the </w:t>
      </w:r>
      <w:ins w:id="2002" w:author="Benton, Deon" w:date="2026-02-27T13:56:00Z" w16du:dateUtc="2026-02-27T19:56:00Z">
        <w:r w:rsidR="00C12084">
          <w:rPr>
            <w:rFonts w:ascii="Times New Roman" w:hAnsi="Times New Roman" w:cs="Times New Roman"/>
          </w:rPr>
          <w:t xml:space="preserve">Arc Peak </w:t>
        </w:r>
      </w:ins>
      <w:r>
        <w:rPr>
          <w:rFonts w:ascii="Times New Roman" w:hAnsi="Times New Roman" w:cs="Times New Roman"/>
        </w:rPr>
        <w:t>Height group represented</w:t>
      </w:r>
      <w:ins w:id="2003" w:author="Benton, Deon" w:date="2026-02-27T13:56:00Z" w16du:dateUtc="2026-02-27T19:56:00Z">
        <w:r w:rsidR="00C12084">
          <w:rPr>
            <w:rFonts w:ascii="Times New Roman" w:hAnsi="Times New Roman" w:cs="Times New Roman"/>
          </w:rPr>
          <w:t xml:space="preserve"> curved motions or arcs that became</w:t>
        </w:r>
      </w:ins>
      <w:r>
        <w:rPr>
          <w:rFonts w:ascii="Times New Roman" w:hAnsi="Times New Roman" w:cs="Times New Roman"/>
        </w:rPr>
        <w:t xml:space="preserve"> increasingly higher (i.e., </w:t>
      </w:r>
      <w:ins w:id="2004" w:author="Benton, Deon" w:date="2026-02-27T13:57:00Z" w16du:dateUtc="2026-02-27T19:57:00Z">
        <w:r w:rsidR="00C12084">
          <w:rPr>
            <w:rFonts w:ascii="Times New Roman" w:hAnsi="Times New Roman" w:cs="Times New Roman"/>
          </w:rPr>
          <w:t xml:space="preserve">Arc Peak </w:t>
        </w:r>
      </w:ins>
      <w:r>
        <w:rPr>
          <w:rFonts w:ascii="Times New Roman" w:hAnsi="Times New Roman" w:cs="Times New Roman"/>
        </w:rPr>
        <w:t xml:space="preserve">Height 0 through </w:t>
      </w:r>
      <w:ins w:id="2005" w:author="Benton, Deon" w:date="2026-02-27T13:57:00Z" w16du:dateUtc="2026-02-27T19:57:00Z">
        <w:r w:rsidR="00C12084">
          <w:rPr>
            <w:rFonts w:ascii="Times New Roman" w:hAnsi="Times New Roman" w:cs="Times New Roman"/>
          </w:rPr>
          <w:t xml:space="preserve">Arc </w:t>
        </w:r>
      </w:ins>
      <w:r>
        <w:rPr>
          <w:rFonts w:ascii="Times New Roman" w:hAnsi="Times New Roman" w:cs="Times New Roman"/>
        </w:rPr>
        <w:t xml:space="preserve">Height 4). Note that </w:t>
      </w:r>
      <w:ins w:id="2006" w:author="Benton, Deon" w:date="2026-02-27T13:57:00Z" w16du:dateUtc="2026-02-27T19:57:00Z">
        <w:r w:rsidR="00A858D9">
          <w:rPr>
            <w:rFonts w:ascii="Times New Roman" w:hAnsi="Times New Roman" w:cs="Times New Roman"/>
          </w:rPr>
          <w:t xml:space="preserve">Obstacle </w:t>
        </w:r>
      </w:ins>
      <w:r>
        <w:rPr>
          <w:rFonts w:ascii="Times New Roman" w:hAnsi="Times New Roman" w:cs="Times New Roman"/>
        </w:rPr>
        <w:t>Height 0 corresponds to</w:t>
      </w:r>
      <w:ins w:id="2007" w:author="Benton, Deon" w:date="2026-02-27T13:57:00Z" w16du:dateUtc="2026-02-27T19:57:00Z">
        <w:r w:rsidR="00A858D9">
          <w:rPr>
            <w:rFonts w:ascii="Times New Roman" w:hAnsi="Times New Roman" w:cs="Times New Roman"/>
          </w:rPr>
          <w:t xml:space="preserve"> the absence of a</w:t>
        </w:r>
      </w:ins>
      <w:ins w:id="2008" w:author="Benton, Deon" w:date="2026-02-27T13:58:00Z" w16du:dateUtc="2026-02-27T19:58:00Z">
        <w:r w:rsidR="003730F6">
          <w:rPr>
            <w:rFonts w:ascii="Times New Roman" w:hAnsi="Times New Roman" w:cs="Times New Roman"/>
          </w:rPr>
          <w:t xml:space="preserve">n </w:t>
        </w:r>
      </w:ins>
      <w:ins w:id="2009" w:author="Benton, Deon" w:date="2026-02-27T14:00:00Z" w16du:dateUtc="2026-02-27T20:00:00Z">
        <w:r w:rsidR="003730F6">
          <w:rPr>
            <w:rFonts w:ascii="Times New Roman" w:hAnsi="Times New Roman" w:cs="Times New Roman"/>
          </w:rPr>
          <w:t>o</w:t>
        </w:r>
      </w:ins>
      <w:ins w:id="2010" w:author="Benton, Deon" w:date="2026-02-27T14:02:00Z" w16du:dateUtc="2026-02-27T20:02:00Z">
        <w:r w:rsidR="00ED1C88">
          <w:rPr>
            <w:rFonts w:ascii="Times New Roman" w:hAnsi="Times New Roman" w:cs="Times New Roman"/>
          </w:rPr>
          <w:t>bstacle</w:t>
        </w:r>
      </w:ins>
      <w:r>
        <w:rPr>
          <w:rFonts w:ascii="Times New Roman" w:hAnsi="Times New Roman" w:cs="Times New Roman"/>
        </w:rPr>
        <w:t xml:space="preserve">. The same is true for </w:t>
      </w:r>
      <w:ins w:id="2011" w:author="Benton, Deon" w:date="2026-02-27T13:58:00Z" w16du:dateUtc="2026-02-27T19:58:00Z">
        <w:r w:rsidR="003730F6">
          <w:rPr>
            <w:rFonts w:ascii="Times New Roman" w:hAnsi="Times New Roman" w:cs="Times New Roman"/>
          </w:rPr>
          <w:t>Arc Peak</w:t>
        </w:r>
      </w:ins>
      <w:r>
        <w:rPr>
          <w:rFonts w:ascii="Times New Roman" w:hAnsi="Times New Roman" w:cs="Times New Roman"/>
        </w:rPr>
        <w:t xml:space="preserve"> 0</w:t>
      </w:r>
      <w:ins w:id="2012" w:author="Benton, Deon" w:date="2026-02-27T13:59:00Z" w16du:dateUtc="2026-02-27T19:59:00Z">
        <w:r w:rsidR="003730F6">
          <w:rPr>
            <w:rFonts w:ascii="Times New Roman" w:hAnsi="Times New Roman" w:cs="Times New Roman"/>
          </w:rPr>
          <w:t>, which represented the absence of curved or arced movement</w:t>
        </w:r>
      </w:ins>
      <w:r>
        <w:rPr>
          <w:rFonts w:ascii="Times New Roman" w:hAnsi="Times New Roman" w:cs="Times New Roman"/>
        </w:rPr>
        <w:t xml:space="preserve">. In the simulations reported below, </w:t>
      </w:r>
      <w:ins w:id="2013" w:author="Benton, Deon" w:date="2026-02-27T16:19:00Z" w16du:dateUtc="2026-02-27T22:19:00Z">
        <w:r w:rsidR="002D1FB6">
          <w:rPr>
            <w:rFonts w:ascii="Times New Roman" w:hAnsi="Times New Roman" w:cs="Times New Roman"/>
          </w:rPr>
          <w:t>Arced Peak and Obstacle Heights</w:t>
        </w:r>
      </w:ins>
      <w:ins w:id="2014" w:author="Benton, Deon" w:date="2026-02-27T14:03:00Z" w16du:dateUtc="2026-02-27T20:03:00Z">
        <w:r w:rsidR="00ED1C88">
          <w:rPr>
            <w:rFonts w:ascii="Times New Roman" w:hAnsi="Times New Roman" w:cs="Times New Roman"/>
          </w:rPr>
          <w:t xml:space="preserve"> </w:t>
        </w:r>
      </w:ins>
      <w:r>
        <w:rPr>
          <w:rFonts w:ascii="Times New Roman" w:hAnsi="Times New Roman" w:cs="Times New Roman"/>
        </w:rPr>
        <w:t>mostly aligned</w:t>
      </w:r>
      <w:ins w:id="2015" w:author="Benton, Deon" w:date="2026-02-27T16:45:00Z" w16du:dateUtc="2026-02-27T22:45:00Z">
        <w:r w:rsidR="00643C67">
          <w:rPr>
            <w:rFonts w:ascii="Times New Roman" w:hAnsi="Times New Roman" w:cs="Times New Roman"/>
          </w:rPr>
          <w:t xml:space="preserve"> with one another</w:t>
        </w:r>
      </w:ins>
      <w:r>
        <w:rPr>
          <w:rFonts w:ascii="Times New Roman" w:hAnsi="Times New Roman" w:cs="Times New Roman"/>
        </w:rPr>
        <w:t xml:space="preserve"> (though see Simulation</w:t>
      </w:r>
      <w:ins w:id="2016" w:author="Benton, Deon" w:date="2026-02-27T16:19:00Z" w16du:dateUtc="2026-02-27T22:19:00Z">
        <w:r w:rsidR="00191AB7">
          <w:rPr>
            <w:rFonts w:ascii="Times New Roman" w:hAnsi="Times New Roman" w:cs="Times New Roman"/>
          </w:rPr>
          <w:t>s</w:t>
        </w:r>
      </w:ins>
      <w:r>
        <w:rPr>
          <w:rFonts w:ascii="Times New Roman" w:hAnsi="Times New Roman" w:cs="Times New Roman"/>
        </w:rPr>
        <w:t xml:space="preserve"> </w:t>
      </w:r>
      <w:ins w:id="2017" w:author="Benton, Deon" w:date="2026-02-27T14:03:00Z" w16du:dateUtc="2026-02-27T20:03:00Z">
        <w:r w:rsidR="00ED1C88">
          <w:rPr>
            <w:rFonts w:ascii="Times New Roman" w:hAnsi="Times New Roman" w:cs="Times New Roman"/>
          </w:rPr>
          <w:t>X</w:t>
        </w:r>
      </w:ins>
      <w:r>
        <w:rPr>
          <w:rFonts w:ascii="Times New Roman" w:hAnsi="Times New Roman" w:cs="Times New Roman"/>
        </w:rPr>
        <w:t xml:space="preserve">). </w:t>
      </w:r>
      <w:r w:rsidR="00A00226">
        <w:rPr>
          <w:rFonts w:ascii="Times New Roman" w:hAnsi="Times New Roman" w:cs="Times New Roman"/>
        </w:rPr>
        <w:t xml:space="preserve">The first unit in the </w:t>
      </w:r>
      <w:ins w:id="2018" w:author="Benton, Deon" w:date="2026-02-27T14:03:00Z" w16du:dateUtc="2026-02-27T20:03:00Z">
        <w:r w:rsidR="00334B9E">
          <w:rPr>
            <w:rFonts w:ascii="Times New Roman" w:hAnsi="Times New Roman" w:cs="Times New Roman"/>
          </w:rPr>
          <w:t>Obstacle Horizontal Spatial Position</w:t>
        </w:r>
      </w:ins>
      <w:r w:rsidR="00A00226">
        <w:rPr>
          <w:rFonts w:ascii="Times New Roman" w:hAnsi="Times New Roman" w:cs="Times New Roman"/>
        </w:rPr>
        <w:t xml:space="preserve"> group</w:t>
      </w:r>
      <w:r>
        <w:rPr>
          <w:rFonts w:ascii="Times New Roman" w:hAnsi="Times New Roman" w:cs="Times New Roman"/>
        </w:rPr>
        <w:t xml:space="preserve"> corresponded to the </w:t>
      </w:r>
      <w:ins w:id="2019" w:author="Benton, Deon" w:date="2026-02-27T14:04:00Z" w16du:dateUtc="2026-02-27T20:04:00Z">
        <w:r w:rsidR="00334B9E">
          <w:rPr>
            <w:rFonts w:ascii="Times New Roman" w:hAnsi="Times New Roman" w:cs="Times New Roman"/>
          </w:rPr>
          <w:t>Obstacle Missing</w:t>
        </w:r>
      </w:ins>
      <w:r>
        <w:rPr>
          <w:rFonts w:ascii="Times New Roman" w:hAnsi="Times New Roman" w:cs="Times New Roman"/>
        </w:rPr>
        <w:t xml:space="preserve"> unit, whereas the remaining two units corresponded, respectively, to </w:t>
      </w:r>
      <w:ins w:id="2020" w:author="Benton, Deon" w:date="2026-02-27T14:04:00Z" w16du:dateUtc="2026-02-27T20:04:00Z">
        <w:r w:rsidR="00334B9E">
          <w:rPr>
            <w:rFonts w:ascii="Times New Roman" w:hAnsi="Times New Roman" w:cs="Times New Roman"/>
          </w:rPr>
          <w:t xml:space="preserve">Obstacle </w:t>
        </w:r>
      </w:ins>
      <w:r>
        <w:rPr>
          <w:rFonts w:ascii="Times New Roman" w:hAnsi="Times New Roman" w:cs="Times New Roman"/>
        </w:rPr>
        <w:t xml:space="preserve">Middle </w:t>
      </w:r>
      <w:ins w:id="2021" w:author="Benton, Deon" w:date="2026-02-27T14:04:00Z" w16du:dateUtc="2026-02-27T20:04:00Z">
        <w:r w:rsidR="00334B9E">
          <w:rPr>
            <w:rFonts w:ascii="Times New Roman" w:hAnsi="Times New Roman" w:cs="Times New Roman"/>
          </w:rPr>
          <w:t xml:space="preserve">(i.e., the obstacle was positioned in the middle of the screen) </w:t>
        </w:r>
      </w:ins>
      <w:r>
        <w:rPr>
          <w:rFonts w:ascii="Times New Roman" w:hAnsi="Times New Roman" w:cs="Times New Roman"/>
        </w:rPr>
        <w:t xml:space="preserve">and </w:t>
      </w:r>
      <w:ins w:id="2022" w:author="Benton, Deon" w:date="2026-02-27T14:04:00Z" w16du:dateUtc="2026-02-27T20:04:00Z">
        <w:r w:rsidR="00334B9E">
          <w:rPr>
            <w:rFonts w:ascii="Times New Roman" w:hAnsi="Times New Roman" w:cs="Times New Roman"/>
          </w:rPr>
          <w:t xml:space="preserve">Obstacle </w:t>
        </w:r>
      </w:ins>
      <w:r>
        <w:rPr>
          <w:rFonts w:ascii="Times New Roman" w:hAnsi="Times New Roman" w:cs="Times New Roman"/>
        </w:rPr>
        <w:t xml:space="preserve">Side </w:t>
      </w:r>
      <w:ins w:id="2023" w:author="Benton, Deon" w:date="2026-02-27T14:04:00Z" w16du:dateUtc="2026-02-27T20:04:00Z">
        <w:r w:rsidR="00334B9E">
          <w:rPr>
            <w:rFonts w:ascii="Times New Roman" w:hAnsi="Times New Roman" w:cs="Times New Roman"/>
          </w:rPr>
          <w:t xml:space="preserve">(i.e., the obstacle was positioned to </w:t>
        </w:r>
      </w:ins>
      <w:ins w:id="2024" w:author="Benton, Deon" w:date="2026-02-27T14:05:00Z" w16du:dateUtc="2026-02-27T20:05:00Z">
        <w:r w:rsidR="00334B9E">
          <w:rPr>
            <w:rFonts w:ascii="Times New Roman" w:hAnsi="Times New Roman" w:cs="Times New Roman"/>
          </w:rPr>
          <w:t xml:space="preserve">one of the two sides of the screen) </w:t>
        </w:r>
      </w:ins>
      <w:r>
        <w:rPr>
          <w:rFonts w:ascii="Times New Roman" w:hAnsi="Times New Roman" w:cs="Times New Roman"/>
        </w:rPr>
        <w:t>units</w:t>
      </w:r>
      <w:r w:rsidR="00A00226">
        <w:rPr>
          <w:rFonts w:ascii="Times New Roman" w:hAnsi="Times New Roman" w:cs="Times New Roman"/>
        </w:rPr>
        <w:t>.</w:t>
      </w:r>
      <w:r w:rsidR="000B7017">
        <w:rPr>
          <w:rFonts w:ascii="Times New Roman" w:hAnsi="Times New Roman" w:cs="Times New Roman"/>
        </w:rPr>
        <w:t xml:space="preserve"> </w:t>
      </w:r>
      <w:r w:rsidR="00126BA4">
        <w:rPr>
          <w:rFonts w:ascii="Times New Roman" w:hAnsi="Times New Roman" w:cs="Times New Roman"/>
        </w:rPr>
        <w:t xml:space="preserve">In terms of the three-unit </w:t>
      </w:r>
      <w:ins w:id="2025" w:author="Benton, Deon" w:date="2026-02-27T16:06:00Z" w16du:dateUtc="2026-02-27T22:06:00Z">
        <w:r w:rsidR="000D00F9">
          <w:rPr>
            <w:rFonts w:ascii="Times New Roman" w:hAnsi="Times New Roman" w:cs="Times New Roman"/>
          </w:rPr>
          <w:t>Arc Apex-Obstacle Gap</w:t>
        </w:r>
      </w:ins>
      <w:r w:rsidR="00126BA4">
        <w:rPr>
          <w:rFonts w:ascii="Times New Roman" w:hAnsi="Times New Roman" w:cs="Times New Roman"/>
        </w:rPr>
        <w:t xml:space="preserve"> group, the first unit </w:t>
      </w:r>
      <w:ins w:id="2026" w:author="Benton, Deon" w:date="2026-02-27T16:07:00Z" w16du:dateUtc="2026-02-27T22:07:00Z">
        <w:r w:rsidR="000D00F9">
          <w:rPr>
            <w:rFonts w:ascii="Times New Roman" w:hAnsi="Times New Roman" w:cs="Times New Roman"/>
          </w:rPr>
          <w:t xml:space="preserve">was No </w:t>
        </w:r>
      </w:ins>
      <w:ins w:id="2027" w:author="Benton, Deon" w:date="2026-02-27T16:09:00Z" w16du:dateUtc="2026-02-27T22:09:00Z">
        <w:r w:rsidR="00CB7F61">
          <w:rPr>
            <w:rFonts w:ascii="Times New Roman" w:hAnsi="Times New Roman" w:cs="Times New Roman"/>
          </w:rPr>
          <w:t>Vertical Separation</w:t>
        </w:r>
      </w:ins>
      <w:r w:rsidR="00126BA4">
        <w:rPr>
          <w:rFonts w:ascii="Times New Roman" w:hAnsi="Times New Roman" w:cs="Times New Roman"/>
        </w:rPr>
        <w:t xml:space="preserve"> (which </w:t>
      </w:r>
      <w:r w:rsidR="00126BA4">
        <w:rPr>
          <w:rFonts w:ascii="Times New Roman" w:hAnsi="Times New Roman" w:cs="Times New Roman"/>
        </w:rPr>
        <w:lastRenderedPageBreak/>
        <w:t xml:space="preserve">occurred when </w:t>
      </w:r>
      <w:ins w:id="2028" w:author="Benton, Deon" w:date="2026-02-27T16:07:00Z" w16du:dateUtc="2026-02-27T22:07:00Z">
        <w:r w:rsidR="00597AD3">
          <w:rPr>
            <w:rFonts w:ascii="Times New Roman" w:hAnsi="Times New Roman" w:cs="Times New Roman"/>
          </w:rPr>
          <w:t xml:space="preserve">an </w:t>
        </w:r>
      </w:ins>
      <w:ins w:id="2029" w:author="Benton, Deon" w:date="2026-02-27T16:08:00Z" w16du:dateUtc="2026-02-27T22:08:00Z">
        <w:r w:rsidR="00597AD3">
          <w:rPr>
            <w:rFonts w:ascii="Times New Roman" w:hAnsi="Times New Roman" w:cs="Times New Roman"/>
          </w:rPr>
          <w:t>object</w:t>
        </w:r>
      </w:ins>
      <w:ins w:id="2030" w:author="Benton, Deon" w:date="2026-02-27T16:07:00Z" w16du:dateUtc="2026-02-27T22:07:00Z">
        <w:r w:rsidR="00597AD3">
          <w:rPr>
            <w:rFonts w:ascii="Times New Roman" w:hAnsi="Times New Roman" w:cs="Times New Roman"/>
          </w:rPr>
          <w:t xml:space="preserve"> did n</w:t>
        </w:r>
      </w:ins>
      <w:ins w:id="2031" w:author="Benton, Deon" w:date="2026-02-27T16:08:00Z" w16du:dateUtc="2026-02-27T22:08:00Z">
        <w:r w:rsidR="00597AD3">
          <w:rPr>
            <w:rFonts w:ascii="Times New Roman" w:hAnsi="Times New Roman" w:cs="Times New Roman"/>
          </w:rPr>
          <w:t>ot engage in arced motion</w:t>
        </w:r>
      </w:ins>
      <w:r w:rsidR="00126BA4">
        <w:rPr>
          <w:rFonts w:ascii="Times New Roman" w:hAnsi="Times New Roman" w:cs="Times New Roman"/>
        </w:rPr>
        <w:t xml:space="preserve">), the second to </w:t>
      </w:r>
      <w:ins w:id="2032" w:author="Benton, Deon" w:date="2026-02-27T16:10:00Z" w16du:dateUtc="2026-02-27T22:10:00Z">
        <w:r w:rsidR="00CB7F61">
          <w:rPr>
            <w:rFonts w:ascii="Times New Roman" w:hAnsi="Times New Roman" w:cs="Times New Roman"/>
          </w:rPr>
          <w:t xml:space="preserve">Small Vertical Separation </w:t>
        </w:r>
      </w:ins>
      <w:r w:rsidR="00126BA4">
        <w:rPr>
          <w:rFonts w:ascii="Times New Roman" w:hAnsi="Times New Roman" w:cs="Times New Roman"/>
        </w:rPr>
        <w:t xml:space="preserve">(which </w:t>
      </w:r>
      <w:ins w:id="2033" w:author="Benton, Deon" w:date="2026-02-27T16:11:00Z" w16du:dateUtc="2026-02-27T22:11:00Z">
        <w:r w:rsidR="00CB7F61">
          <w:rPr>
            <w:rFonts w:ascii="Times New Roman" w:hAnsi="Times New Roman" w:cs="Times New Roman"/>
          </w:rPr>
          <w:t>occurred when the vertical distance between the apex of the arced motion and the top of the obstacle was small)</w:t>
        </w:r>
      </w:ins>
      <w:r w:rsidR="00126BA4">
        <w:rPr>
          <w:rFonts w:ascii="Times New Roman" w:hAnsi="Times New Roman" w:cs="Times New Roman"/>
        </w:rPr>
        <w:t xml:space="preserve">, and the third to </w:t>
      </w:r>
      <w:ins w:id="2034" w:author="Benton, Deon" w:date="2026-02-27T16:12:00Z" w16du:dateUtc="2026-02-27T22:12:00Z">
        <w:r w:rsidR="00722439">
          <w:rPr>
            <w:rFonts w:ascii="Times New Roman" w:hAnsi="Times New Roman" w:cs="Times New Roman"/>
          </w:rPr>
          <w:t>Large Vertical Separation</w:t>
        </w:r>
      </w:ins>
      <w:r w:rsidR="00126BA4">
        <w:rPr>
          <w:rFonts w:ascii="Times New Roman" w:hAnsi="Times New Roman" w:cs="Times New Roman"/>
        </w:rPr>
        <w:t xml:space="preserve"> (</w:t>
      </w:r>
      <w:ins w:id="2035" w:author="Benton, Deon" w:date="2026-02-27T16:13:00Z" w16du:dateUtc="2026-02-27T22:13:00Z">
        <w:r w:rsidR="00722439">
          <w:rPr>
            <w:rFonts w:ascii="Times New Roman" w:hAnsi="Times New Roman" w:cs="Times New Roman"/>
          </w:rPr>
          <w:t>which occurred when the vertical distance between the apex of the arced motion and the top of the obstacle was large</w:t>
        </w:r>
      </w:ins>
      <w:ins w:id="2036" w:author="Benton, Deon" w:date="2026-03-10T16:26:00Z" w16du:dateUtc="2026-03-10T21:26:00Z">
        <w:r w:rsidR="00D45295">
          <w:rPr>
            <w:rFonts w:ascii="Times New Roman" w:hAnsi="Times New Roman" w:cs="Times New Roman"/>
          </w:rPr>
          <w:t>). The</w:t>
        </w:r>
      </w:ins>
      <w:ins w:id="2037" w:author="Benton, Deon" w:date="2026-03-10T16:25:00Z" w16du:dateUtc="2026-03-10T21:25:00Z">
        <w:r w:rsidR="008212A4">
          <w:rPr>
            <w:rFonts w:ascii="Times New Roman" w:hAnsi="Times New Roman" w:cs="Times New Roman"/>
          </w:rPr>
          <w:t xml:space="preserve"> </w:t>
        </w:r>
      </w:ins>
      <w:r>
        <w:rPr>
          <w:rFonts w:ascii="Times New Roman" w:hAnsi="Times New Roman" w:cs="Times New Roman"/>
        </w:rPr>
        <w:t xml:space="preserve">single unit in the </w:t>
      </w:r>
      <w:ins w:id="2038" w:author="Benton, Deon" w:date="2026-02-27T16:13:00Z" w16du:dateUtc="2026-02-27T22:13:00Z">
        <w:r w:rsidR="00722439">
          <w:rPr>
            <w:rFonts w:ascii="Times New Roman" w:hAnsi="Times New Roman" w:cs="Times New Roman"/>
          </w:rPr>
          <w:t xml:space="preserve">Final Adjacency </w:t>
        </w:r>
      </w:ins>
      <w:r>
        <w:rPr>
          <w:rFonts w:ascii="Times New Roman" w:hAnsi="Times New Roman" w:cs="Times New Roman"/>
        </w:rPr>
        <w:t xml:space="preserve">group </w:t>
      </w:r>
      <w:r w:rsidR="00FE70C7">
        <w:rPr>
          <w:rFonts w:ascii="Times New Roman" w:hAnsi="Times New Roman" w:cs="Times New Roman"/>
        </w:rPr>
        <w:t>en</w:t>
      </w:r>
      <w:r>
        <w:rPr>
          <w:rFonts w:ascii="Times New Roman" w:hAnsi="Times New Roman" w:cs="Times New Roman"/>
        </w:rPr>
        <w:t xml:space="preserve">coded </w:t>
      </w:r>
      <w:ins w:id="2039" w:author="Benton, Deon" w:date="2026-02-27T16:15:00Z" w16du:dateUtc="2026-02-27T22:15:00Z">
        <w:r w:rsidR="00305A74">
          <w:rPr>
            <w:rFonts w:ascii="Times New Roman" w:hAnsi="Times New Roman" w:cs="Times New Roman"/>
          </w:rPr>
          <w:t xml:space="preserve">whether the first and second object were </w:t>
        </w:r>
      </w:ins>
      <w:ins w:id="2040" w:author="Benton, Deon" w:date="2026-03-10T16:33:00Z" w16du:dateUtc="2026-03-10T21:33:00Z">
        <w:r w:rsidR="00362066">
          <w:rPr>
            <w:rFonts w:ascii="Times New Roman" w:hAnsi="Times New Roman" w:cs="Times New Roman"/>
          </w:rPr>
          <w:t>spatially abutted at</w:t>
        </w:r>
      </w:ins>
      <w:ins w:id="2041" w:author="Benton, Deon" w:date="2026-02-27T16:15:00Z" w16du:dateUtc="2026-02-27T22:15:00Z">
        <w:r w:rsidR="00305A74">
          <w:rPr>
            <w:rFonts w:ascii="Times New Roman" w:hAnsi="Times New Roman" w:cs="Times New Roman"/>
          </w:rPr>
          <w:t xml:space="preserve"> the end of a motion sequence</w:t>
        </w:r>
      </w:ins>
      <w:ins w:id="2042" w:author="Benton, Deon" w:date="2026-02-27T16:14:00Z" w16du:dateUtc="2026-02-27T22:14:00Z">
        <w:r w:rsidR="00305A74">
          <w:rPr>
            <w:rFonts w:ascii="Times New Roman" w:hAnsi="Times New Roman" w:cs="Times New Roman"/>
          </w:rPr>
          <w:t xml:space="preserve">. </w:t>
        </w:r>
      </w:ins>
      <w:ins w:id="2043" w:author="Benton, Deon" w:date="2026-02-27T16:18:00Z" w16du:dateUtc="2026-02-27T22:18:00Z">
        <w:r w:rsidR="00774EFB">
          <w:rPr>
            <w:rFonts w:ascii="Times New Roman" w:hAnsi="Times New Roman" w:cs="Times New Roman"/>
          </w:rPr>
          <w:t xml:space="preserve">This </w:t>
        </w:r>
      </w:ins>
      <w:r w:rsidR="00FE70C7">
        <w:rPr>
          <w:rFonts w:ascii="Times New Roman" w:hAnsi="Times New Roman" w:cs="Times New Roman"/>
        </w:rPr>
        <w:t xml:space="preserve">unit was turned on </w:t>
      </w:r>
      <w:r w:rsidR="00432D34">
        <w:rPr>
          <w:rFonts w:ascii="Times New Roman" w:hAnsi="Times New Roman" w:cs="Times New Roman"/>
        </w:rPr>
        <w:t>only</w:t>
      </w:r>
      <w:r w:rsidR="00FE70C7">
        <w:rPr>
          <w:rFonts w:ascii="Times New Roman" w:hAnsi="Times New Roman" w:cs="Times New Roman"/>
        </w:rPr>
        <w:t xml:space="preserve"> if </w:t>
      </w:r>
      <w:ins w:id="2044" w:author="Benton, Deon" w:date="2026-03-10T16:33:00Z" w16du:dateUtc="2026-03-10T21:33:00Z">
        <w:r w:rsidR="00362066">
          <w:rPr>
            <w:rFonts w:ascii="Times New Roman" w:hAnsi="Times New Roman" w:cs="Times New Roman"/>
          </w:rPr>
          <w:t>this was true</w:t>
        </w:r>
      </w:ins>
      <w:ins w:id="2045" w:author="Benton, Deon" w:date="2026-02-27T16:19:00Z" w16du:dateUtc="2026-02-27T22:19:00Z">
        <w:r w:rsidR="00774EFB">
          <w:rPr>
            <w:rFonts w:ascii="Times New Roman" w:hAnsi="Times New Roman" w:cs="Times New Roman"/>
          </w:rPr>
          <w:t>.</w:t>
        </w:r>
      </w:ins>
      <w:ins w:id="2046" w:author="Benton, Deon" w:date="2026-03-10T16:26:00Z" w16du:dateUtc="2026-03-10T21:26:00Z">
        <w:r w:rsidR="00D45295">
          <w:rPr>
            <w:rFonts w:ascii="Times New Roman" w:hAnsi="Times New Roman" w:cs="Times New Roman"/>
          </w:rPr>
          <w:t xml:space="preserve"> </w:t>
        </w:r>
      </w:ins>
      <w:ins w:id="2047" w:author="Benton, Deon" w:date="2026-03-10T18:27:00Z" w16du:dateUtc="2026-03-10T23:27:00Z">
        <w:r w:rsidR="00DB1E68">
          <w:rPr>
            <w:rFonts w:ascii="Times New Roman" w:hAnsi="Times New Roman" w:cs="Times New Roman"/>
          </w:rPr>
          <w:t xml:space="preserve">The rationale </w:t>
        </w:r>
      </w:ins>
      <w:ins w:id="2048" w:author="Benton, Deon" w:date="2026-04-06T11:12:00Z" w16du:dateUtc="2026-04-06T16:12:00Z">
        <w:r w:rsidR="00997C20">
          <w:rPr>
            <w:rFonts w:ascii="Times New Roman" w:hAnsi="Times New Roman" w:cs="Times New Roman"/>
          </w:rPr>
          <w:t xml:space="preserve">for this naming scheme was </w:t>
        </w:r>
      </w:ins>
      <w:ins w:id="2049" w:author="Benton, Deon" w:date="2026-03-10T18:27:00Z" w16du:dateUtc="2026-03-10T23:27:00Z">
        <w:r w:rsidR="00DB1E68">
          <w:rPr>
            <w:rFonts w:ascii="Times New Roman" w:hAnsi="Times New Roman" w:cs="Times New Roman"/>
          </w:rPr>
          <w:t xml:space="preserve">to emphasize </w:t>
        </w:r>
      </w:ins>
      <w:ins w:id="2050" w:author="Benton, Deon" w:date="2026-04-06T11:12:00Z" w16du:dateUtc="2026-04-06T16:12:00Z">
        <w:r w:rsidR="00997C20">
          <w:rPr>
            <w:rFonts w:ascii="Times New Roman" w:hAnsi="Times New Roman" w:cs="Times New Roman"/>
          </w:rPr>
          <w:t xml:space="preserve">each group’s </w:t>
        </w:r>
      </w:ins>
      <w:ins w:id="2051" w:author="Benton, Deon" w:date="2026-03-10T18:27:00Z" w16du:dateUtc="2026-03-10T23:27:00Z">
        <w:r w:rsidR="00DB1E68">
          <w:rPr>
            <w:rFonts w:ascii="Times New Roman" w:hAnsi="Times New Roman" w:cs="Times New Roman"/>
          </w:rPr>
          <w:t>surface-level, perceptually grounded,</w:t>
        </w:r>
      </w:ins>
      <w:ins w:id="2052" w:author="Benton, Deon" w:date="2026-04-06T11:12:00Z" w16du:dateUtc="2026-04-06T16:12:00Z">
        <w:r w:rsidR="00997C20">
          <w:rPr>
            <w:rFonts w:ascii="Times New Roman" w:hAnsi="Times New Roman" w:cs="Times New Roman"/>
          </w:rPr>
          <w:t xml:space="preserve"> and</w:t>
        </w:r>
      </w:ins>
      <w:ins w:id="2053" w:author="Benton, Deon" w:date="2026-03-10T18:27:00Z" w16du:dateUtc="2026-03-10T23:27:00Z">
        <w:r w:rsidR="00DB1E68">
          <w:rPr>
            <w:rFonts w:ascii="Times New Roman" w:hAnsi="Times New Roman" w:cs="Times New Roman"/>
          </w:rPr>
          <w:t xml:space="preserve"> conceptually neutral nature. </w:t>
        </w:r>
      </w:ins>
    </w:p>
    <w:p w14:paraId="712A37B9" w14:textId="77777777" w:rsidR="00C0494B" w:rsidRDefault="00C0494B" w:rsidP="00F246A7">
      <w:pPr>
        <w:spacing w:line="480" w:lineRule="auto"/>
        <w:ind w:firstLine="720"/>
        <w:contextualSpacing/>
        <w:rPr>
          <w:rFonts w:ascii="Times New Roman" w:hAnsi="Times New Roman" w:cs="Times New Roman"/>
        </w:rPr>
      </w:pPr>
    </w:p>
    <w:p w14:paraId="45438DCC" w14:textId="77777777" w:rsidR="00524642" w:rsidRDefault="00524642" w:rsidP="00524642">
      <w:pPr>
        <w:spacing w:line="480" w:lineRule="auto"/>
        <w:contextualSpacing/>
        <w:rPr>
          <w:rFonts w:ascii="Times New Roman" w:hAnsi="Times New Roman" w:cs="Times New Roman"/>
        </w:rPr>
      </w:pPr>
      <w:r>
        <w:rPr>
          <w:rFonts w:ascii="Times New Roman" w:hAnsi="Times New Roman" w:cs="Times New Roman"/>
          <w:b/>
          <w:bCs/>
        </w:rPr>
        <w:t>Pretraining</w:t>
      </w:r>
      <w:r>
        <w:rPr>
          <w:rFonts w:ascii="Times New Roman" w:hAnsi="Times New Roman" w:cs="Times New Roman"/>
        </w:rPr>
        <w:t xml:space="preserve"> </w:t>
      </w:r>
    </w:p>
    <w:p w14:paraId="4BA3ABD7" w14:textId="3E36CB76"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r>
      <w:ins w:id="2054" w:author="Benton, Deon" w:date="2026-02-27T16:21:00Z" w16du:dateUtc="2026-02-27T22:21:00Z">
        <w:r w:rsidR="00F12553">
          <w:rPr>
            <w:rFonts w:ascii="Times New Roman" w:hAnsi="Times New Roman" w:cs="Times New Roman"/>
          </w:rPr>
          <w:t>A key assumption of the current</w:t>
        </w:r>
      </w:ins>
      <w:r>
        <w:rPr>
          <w:rFonts w:ascii="Times New Roman" w:hAnsi="Times New Roman" w:cs="Times New Roman"/>
        </w:rPr>
        <w:t xml:space="preserve"> theoretical proposal</w:t>
      </w:r>
      <w:ins w:id="2055" w:author="Benton, Deon" w:date="2026-02-27T16:21:00Z" w16du:dateUtc="2026-02-27T22:21:00Z">
        <w:r w:rsidR="00F12553">
          <w:rPr>
            <w:rFonts w:ascii="Times New Roman" w:hAnsi="Times New Roman" w:cs="Times New Roman"/>
          </w:rPr>
          <w:t xml:space="preserve"> is that</w:t>
        </w:r>
      </w:ins>
      <w:ins w:id="2056" w:author="Benton, Deon" w:date="2026-02-27T16:24:00Z" w16du:dateUtc="2026-02-27T22:24:00Z">
        <w:r w:rsidR="00B25E66">
          <w:rPr>
            <w:rFonts w:ascii="Times New Roman" w:hAnsi="Times New Roman" w:cs="Times New Roman"/>
          </w:rPr>
          <w:t xml:space="preserve"> infants’ looking behaviors in studies that putatively measure their action understanding </w:t>
        </w:r>
      </w:ins>
      <w:ins w:id="2057" w:author="Benton, Deon" w:date="2026-02-27T16:29:00Z" w16du:dateUtc="2026-02-27T22:29:00Z">
        <w:r w:rsidR="00123CA6">
          <w:rPr>
            <w:rFonts w:ascii="Times New Roman" w:hAnsi="Times New Roman" w:cs="Times New Roman"/>
          </w:rPr>
          <w:t>are</w:t>
        </w:r>
      </w:ins>
      <w:ins w:id="2058" w:author="Benton, Deon" w:date="2026-02-27T16:24:00Z" w16du:dateUtc="2026-02-27T22:24:00Z">
        <w:r w:rsidR="00B25E66">
          <w:rPr>
            <w:rFonts w:ascii="Times New Roman" w:hAnsi="Times New Roman" w:cs="Times New Roman"/>
          </w:rPr>
          <w:t xml:space="preserve"> based on real-world</w:t>
        </w:r>
      </w:ins>
      <w:r>
        <w:rPr>
          <w:rFonts w:ascii="Times New Roman" w:hAnsi="Times New Roman" w:cs="Times New Roman"/>
        </w:rPr>
        <w:t xml:space="preserve"> experience</w:t>
      </w:r>
      <w:ins w:id="2059" w:author="Benton, Deon" w:date="2026-02-27T16:23:00Z" w16du:dateUtc="2026-02-27T22:23:00Z">
        <w:r w:rsidR="00F12553">
          <w:rPr>
            <w:rFonts w:ascii="Times New Roman" w:hAnsi="Times New Roman" w:cs="Times New Roman"/>
          </w:rPr>
          <w:t xml:space="preserve"> </w:t>
        </w:r>
      </w:ins>
      <w:del w:id="2060" w:author="Benton, Deon" w:date="2026-02-27T16:24:00Z" w16du:dateUtc="2026-02-27T22:24:00Z">
        <w:r w:rsidDel="00B25E66">
          <w:rPr>
            <w:rFonts w:ascii="Times New Roman" w:hAnsi="Times New Roman" w:cs="Times New Roman"/>
          </w:rPr>
          <w:delText xml:space="preserve"> </w:delText>
        </w:r>
      </w:del>
      <w:ins w:id="2061" w:author="Benton, Deon" w:date="2026-02-27T16:22:00Z" w16du:dateUtc="2026-02-27T22:22:00Z">
        <w:r w:rsidR="00F12553">
          <w:rPr>
            <w:rFonts w:ascii="Times New Roman" w:hAnsi="Times New Roman" w:cs="Times New Roman"/>
          </w:rPr>
          <w:t xml:space="preserve">processing and encoding the kinematics of different </w:t>
        </w:r>
      </w:ins>
      <w:ins w:id="2062" w:author="Benton, Deon" w:date="2026-02-27T16:46:00Z" w16du:dateUtc="2026-02-27T22:46:00Z">
        <w:r w:rsidR="005D4226">
          <w:rPr>
            <w:rFonts w:ascii="Times New Roman" w:hAnsi="Times New Roman" w:cs="Times New Roman"/>
          </w:rPr>
          <w:t>movements</w:t>
        </w:r>
      </w:ins>
      <w:ins w:id="2063" w:author="Benton, Deon" w:date="2026-02-27T16:23:00Z" w16du:dateUtc="2026-02-27T22:23:00Z">
        <w:r w:rsidR="00B25E66">
          <w:rPr>
            <w:rFonts w:ascii="Times New Roman" w:hAnsi="Times New Roman" w:cs="Times New Roman"/>
          </w:rPr>
          <w:t xml:space="preserve">, </w:t>
        </w:r>
      </w:ins>
      <w:ins w:id="2064" w:author="Benton, Deon" w:date="2026-02-27T16:22:00Z" w16du:dateUtc="2026-02-27T22:22:00Z">
        <w:r w:rsidR="00F12553">
          <w:rPr>
            <w:rFonts w:ascii="Times New Roman" w:hAnsi="Times New Roman" w:cs="Times New Roman"/>
          </w:rPr>
          <w:t>the perceptual</w:t>
        </w:r>
      </w:ins>
      <w:ins w:id="2065" w:author="Benton, Deon" w:date="2026-04-08T10:50:00Z" w16du:dateUtc="2026-04-08T15:50:00Z">
        <w:r w:rsidR="00C50184">
          <w:rPr>
            <w:rFonts w:ascii="Times New Roman" w:hAnsi="Times New Roman" w:cs="Times New Roman"/>
          </w:rPr>
          <w:t xml:space="preserve"> or surface-based</w:t>
        </w:r>
      </w:ins>
      <w:ins w:id="2066" w:author="Benton, Deon" w:date="2026-02-27T16:22:00Z" w16du:dateUtc="2026-02-27T22:22:00Z">
        <w:r w:rsidR="00F12553">
          <w:rPr>
            <w:rFonts w:ascii="Times New Roman" w:hAnsi="Times New Roman" w:cs="Times New Roman"/>
          </w:rPr>
          <w:t xml:space="preserve"> appearance of </w:t>
        </w:r>
      </w:ins>
      <w:ins w:id="2067" w:author="Benton, Deon" w:date="2026-02-27T16:23:00Z" w16du:dateUtc="2026-02-27T22:23:00Z">
        <w:r w:rsidR="00B25E66">
          <w:rPr>
            <w:rFonts w:ascii="Times New Roman" w:hAnsi="Times New Roman" w:cs="Times New Roman"/>
          </w:rPr>
          <w:t>the different objects</w:t>
        </w:r>
      </w:ins>
      <w:ins w:id="2068" w:author="Benton, Deon" w:date="2026-02-27T16:25:00Z" w16du:dateUtc="2026-02-27T22:25:00Z">
        <w:r w:rsidR="00B25E66">
          <w:rPr>
            <w:rFonts w:ascii="Times New Roman" w:hAnsi="Times New Roman" w:cs="Times New Roman"/>
          </w:rPr>
          <w:t xml:space="preserve"> and entities</w:t>
        </w:r>
      </w:ins>
      <w:ins w:id="2069" w:author="Benton, Deon" w:date="2026-02-27T16:24:00Z" w16du:dateUtc="2026-02-27T22:24:00Z">
        <w:r w:rsidR="00B25E66">
          <w:rPr>
            <w:rFonts w:ascii="Times New Roman" w:hAnsi="Times New Roman" w:cs="Times New Roman"/>
          </w:rPr>
          <w:t xml:space="preserve"> </w:t>
        </w:r>
      </w:ins>
      <w:ins w:id="2070" w:author="Benton, Deon" w:date="2026-02-27T16:22:00Z" w16du:dateUtc="2026-02-27T22:22:00Z">
        <w:r w:rsidR="00F12553">
          <w:rPr>
            <w:rFonts w:ascii="Times New Roman" w:hAnsi="Times New Roman" w:cs="Times New Roman"/>
          </w:rPr>
          <w:t xml:space="preserve">that engage in those </w:t>
        </w:r>
      </w:ins>
      <w:ins w:id="2071" w:author="Benton, Deon" w:date="2026-02-27T16:46:00Z" w16du:dateUtc="2026-02-27T22:46:00Z">
        <w:r w:rsidR="005D4226">
          <w:rPr>
            <w:rFonts w:ascii="Times New Roman" w:hAnsi="Times New Roman" w:cs="Times New Roman"/>
          </w:rPr>
          <w:t>movements</w:t>
        </w:r>
      </w:ins>
      <w:ins w:id="2072" w:author="Benton, Deon" w:date="2026-02-27T16:24:00Z" w16du:dateUtc="2026-02-27T22:24:00Z">
        <w:r w:rsidR="00B25E66">
          <w:rPr>
            <w:rFonts w:ascii="Times New Roman" w:hAnsi="Times New Roman" w:cs="Times New Roman"/>
          </w:rPr>
          <w:t>, as well as the associative relation</w:t>
        </w:r>
      </w:ins>
      <w:ins w:id="2073" w:author="Benton, Deon" w:date="2026-02-27T16:25:00Z" w16du:dateUtc="2026-02-27T22:25:00Z">
        <w:r w:rsidR="00B25E66">
          <w:rPr>
            <w:rFonts w:ascii="Times New Roman" w:hAnsi="Times New Roman" w:cs="Times New Roman"/>
          </w:rPr>
          <w:t>s</w:t>
        </w:r>
      </w:ins>
      <w:ins w:id="2074" w:author="Benton, Deon" w:date="2026-02-27T16:24:00Z" w16du:dateUtc="2026-02-27T22:24:00Z">
        <w:r w:rsidR="00B25E66">
          <w:rPr>
            <w:rFonts w:ascii="Times New Roman" w:hAnsi="Times New Roman" w:cs="Times New Roman"/>
          </w:rPr>
          <w:t xml:space="preserve"> among the</w:t>
        </w:r>
      </w:ins>
      <w:ins w:id="2075" w:author="Benton, Deon" w:date="2026-02-27T16:29:00Z" w16du:dateUtc="2026-02-27T22:29:00Z">
        <w:r w:rsidR="00123CA6">
          <w:rPr>
            <w:rFonts w:ascii="Times New Roman" w:hAnsi="Times New Roman" w:cs="Times New Roman"/>
          </w:rPr>
          <w:t xml:space="preserve">se </w:t>
        </w:r>
      </w:ins>
      <w:ins w:id="2076" w:author="Benton, Deon" w:date="2026-03-25T10:29:00Z" w16du:dateUtc="2026-03-25T15:29:00Z">
        <w:r w:rsidR="006663DD">
          <w:rPr>
            <w:rFonts w:ascii="Times New Roman" w:hAnsi="Times New Roman" w:cs="Times New Roman"/>
          </w:rPr>
          <w:t xml:space="preserve">perceptually-grounded </w:t>
        </w:r>
      </w:ins>
      <w:ins w:id="2077" w:author="Benton, Deon" w:date="2026-02-27T16:29:00Z" w16du:dateUtc="2026-02-27T22:29:00Z">
        <w:r w:rsidR="00123CA6">
          <w:rPr>
            <w:rFonts w:ascii="Times New Roman" w:hAnsi="Times New Roman" w:cs="Times New Roman"/>
          </w:rPr>
          <w:t>elements</w:t>
        </w:r>
      </w:ins>
      <w:ins w:id="2078" w:author="Benton, Deon" w:date="2026-02-27T16:25:00Z" w16du:dateUtc="2026-02-27T22:25:00Z">
        <w:r w:rsidR="00B25E66">
          <w:rPr>
            <w:rFonts w:ascii="Times New Roman" w:hAnsi="Times New Roman" w:cs="Times New Roman"/>
          </w:rPr>
          <w:t>.</w:t>
        </w:r>
      </w:ins>
      <w:ins w:id="2079" w:author="Benton, Deon" w:date="2026-02-27T16:22:00Z" w16du:dateUtc="2026-02-27T22:22:00Z">
        <w:r w:rsidR="00F12553">
          <w:rPr>
            <w:rFonts w:ascii="Times New Roman" w:hAnsi="Times New Roman" w:cs="Times New Roman"/>
          </w:rPr>
          <w:t xml:space="preserve"> </w:t>
        </w:r>
      </w:ins>
      <w:ins w:id="2080" w:author="Benton, Deon" w:date="2026-02-27T16:26:00Z" w16du:dateUtc="2026-02-27T22:26:00Z">
        <w:r w:rsidR="00864BDF">
          <w:rPr>
            <w:rFonts w:ascii="Times New Roman" w:hAnsi="Times New Roman" w:cs="Times New Roman"/>
          </w:rPr>
          <w:t xml:space="preserve">To implement this aspect of the </w:t>
        </w:r>
      </w:ins>
      <w:ins w:id="2081" w:author="Benton, Deon" w:date="2026-02-27T16:29:00Z" w16du:dateUtc="2026-02-27T22:29:00Z">
        <w:r w:rsidR="00F10356">
          <w:rPr>
            <w:rFonts w:ascii="Times New Roman" w:hAnsi="Times New Roman" w:cs="Times New Roman"/>
          </w:rPr>
          <w:t>proposal</w:t>
        </w:r>
      </w:ins>
      <w:ins w:id="2082" w:author="Benton, Deon" w:date="2026-02-27T16:26:00Z" w16du:dateUtc="2026-02-27T22:26:00Z">
        <w:r w:rsidR="00864BDF">
          <w:rPr>
            <w:rFonts w:ascii="Times New Roman" w:hAnsi="Times New Roman" w:cs="Times New Roman"/>
          </w:rPr>
          <w:t xml:space="preserve"> in the m</w:t>
        </w:r>
      </w:ins>
      <w:ins w:id="2083" w:author="Benton, Deon" w:date="2026-02-27T16:27:00Z" w16du:dateUtc="2026-02-27T22:27:00Z">
        <w:r w:rsidR="00864BDF">
          <w:rPr>
            <w:rFonts w:ascii="Times New Roman" w:hAnsi="Times New Roman" w:cs="Times New Roman"/>
          </w:rPr>
          <w:t>odel</w:t>
        </w:r>
      </w:ins>
      <w:r>
        <w:rPr>
          <w:rFonts w:ascii="Times New Roman" w:hAnsi="Times New Roman" w:cs="Times New Roman"/>
        </w:rPr>
        <w:t>, networks experienced two different kinds of events during</w:t>
      </w:r>
      <w:ins w:id="2084" w:author="Benton, Deon" w:date="2026-02-27T16:27:00Z" w16du:dateUtc="2026-02-27T22:27:00Z">
        <w:r w:rsidR="00864BDF">
          <w:rPr>
            <w:rFonts w:ascii="Times New Roman" w:hAnsi="Times New Roman" w:cs="Times New Roman"/>
          </w:rPr>
          <w:t xml:space="preserve"> a model analogue </w:t>
        </w:r>
      </w:ins>
      <w:ins w:id="2085" w:author="Benton, Deon" w:date="2026-02-27T16:29:00Z" w16du:dateUtc="2026-02-27T22:29:00Z">
        <w:r w:rsidR="00F10356">
          <w:rPr>
            <w:rFonts w:ascii="Times New Roman" w:hAnsi="Times New Roman" w:cs="Times New Roman"/>
          </w:rPr>
          <w:t>of the real</w:t>
        </w:r>
      </w:ins>
      <w:ins w:id="2086" w:author="Benton, Deon" w:date="2026-02-27T16:30:00Z" w16du:dateUtc="2026-02-27T22:30:00Z">
        <w:r w:rsidR="00F10356">
          <w:rPr>
            <w:rFonts w:ascii="Times New Roman" w:hAnsi="Times New Roman" w:cs="Times New Roman"/>
          </w:rPr>
          <w:t>-world experience</w:t>
        </w:r>
      </w:ins>
      <w:ins w:id="2087" w:author="Benton, Deon" w:date="2026-03-25T10:29:00Z" w16du:dateUtc="2026-03-25T15:29:00Z">
        <w:r w:rsidR="00940055">
          <w:rPr>
            <w:rFonts w:ascii="Times New Roman" w:hAnsi="Times New Roman" w:cs="Times New Roman"/>
          </w:rPr>
          <w:t>—this experience is what</w:t>
        </w:r>
        <w:r w:rsidR="00AC6BAC">
          <w:rPr>
            <w:rFonts w:ascii="Times New Roman" w:hAnsi="Times New Roman" w:cs="Times New Roman"/>
          </w:rPr>
          <w:t xml:space="preserve"> infant</w:t>
        </w:r>
      </w:ins>
      <w:ins w:id="2088" w:author="Benton, Deon" w:date="2026-03-25T10:30:00Z" w16du:dateUtc="2026-03-25T15:30:00Z">
        <w:r w:rsidR="00AC6BAC">
          <w:rPr>
            <w:rFonts w:ascii="Times New Roman" w:hAnsi="Times New Roman" w:cs="Times New Roman"/>
          </w:rPr>
          <w:t xml:space="preserve">s are assumed to bring </w:t>
        </w:r>
      </w:ins>
      <w:ins w:id="2089" w:author="Benton, Deon" w:date="2026-02-27T16:30:00Z" w16du:dateUtc="2026-02-27T22:30:00Z">
        <w:r w:rsidR="008614DA">
          <w:rPr>
            <w:rFonts w:ascii="Times New Roman" w:hAnsi="Times New Roman" w:cs="Times New Roman"/>
          </w:rPr>
          <w:t>with them into action understanding studies.</w:t>
        </w:r>
      </w:ins>
      <w:ins w:id="2090" w:author="Benton, Deon" w:date="2026-02-27T16:44:00Z" w16du:dateUtc="2026-02-27T22:44:00Z">
        <w:r w:rsidR="00C04DFD">
          <w:rPr>
            <w:rFonts w:ascii="Times New Roman" w:hAnsi="Times New Roman" w:cs="Times New Roman"/>
          </w:rPr>
          <w:t xml:space="preserve"> Here,</w:t>
        </w:r>
      </w:ins>
      <w:ins w:id="2091" w:author="Benton, Deon" w:date="2026-02-27T16:31:00Z" w16du:dateUtc="2026-02-27T22:31:00Z">
        <w:r w:rsidR="008614DA">
          <w:rPr>
            <w:rFonts w:ascii="Times New Roman" w:hAnsi="Times New Roman" w:cs="Times New Roman"/>
          </w:rPr>
          <w:t xml:space="preserve"> I refer to this </w:t>
        </w:r>
      </w:ins>
      <w:ins w:id="2092" w:author="Benton, Deon" w:date="2026-02-27T16:44:00Z" w16du:dateUtc="2026-02-27T22:44:00Z">
        <w:r w:rsidR="00C04DFD">
          <w:rPr>
            <w:rFonts w:ascii="Times New Roman" w:hAnsi="Times New Roman" w:cs="Times New Roman"/>
          </w:rPr>
          <w:t xml:space="preserve">aspect of </w:t>
        </w:r>
      </w:ins>
      <w:ins w:id="2093" w:author="Benton, Deon" w:date="2026-02-27T16:45:00Z" w16du:dateUtc="2026-02-27T22:45:00Z">
        <w:r w:rsidR="008D0B80">
          <w:rPr>
            <w:rFonts w:ascii="Times New Roman" w:hAnsi="Times New Roman" w:cs="Times New Roman"/>
          </w:rPr>
          <w:t xml:space="preserve">a network’s </w:t>
        </w:r>
      </w:ins>
      <w:ins w:id="2094" w:author="Benton, Deon" w:date="2026-02-27T16:44:00Z" w16du:dateUtc="2026-02-27T22:44:00Z">
        <w:r w:rsidR="00C04DFD">
          <w:rPr>
            <w:rFonts w:ascii="Times New Roman" w:hAnsi="Times New Roman" w:cs="Times New Roman"/>
          </w:rPr>
          <w:t xml:space="preserve">experience </w:t>
        </w:r>
      </w:ins>
      <w:ins w:id="2095" w:author="Benton, Deon" w:date="2026-02-27T16:31:00Z" w16du:dateUtc="2026-02-27T22:31:00Z">
        <w:r w:rsidR="008614DA">
          <w:rPr>
            <w:rFonts w:ascii="Times New Roman" w:hAnsi="Times New Roman" w:cs="Times New Roman"/>
          </w:rPr>
          <w:t xml:space="preserve">as </w:t>
        </w:r>
      </w:ins>
      <w:ins w:id="2096" w:author="Benton, Deon" w:date="2026-02-27T16:44:00Z" w16du:dateUtc="2026-02-27T22:44:00Z">
        <w:r w:rsidR="00C04DFD">
          <w:rPr>
            <w:rFonts w:ascii="Times New Roman" w:hAnsi="Times New Roman" w:cs="Times New Roman"/>
          </w:rPr>
          <w:t xml:space="preserve">the </w:t>
        </w:r>
      </w:ins>
      <w:ins w:id="2097" w:author="Benton, Deon" w:date="2026-02-27T16:31:00Z" w16du:dateUtc="2026-02-27T22:31:00Z">
        <w:r w:rsidR="008614DA">
          <w:rPr>
            <w:rFonts w:ascii="Times New Roman" w:hAnsi="Times New Roman" w:cs="Times New Roman"/>
          </w:rPr>
          <w:t>pretraining</w:t>
        </w:r>
      </w:ins>
      <w:ins w:id="2098" w:author="Benton, Deon" w:date="2026-02-27T16:44:00Z" w16du:dateUtc="2026-02-27T22:44:00Z">
        <w:r w:rsidR="00C04DFD">
          <w:rPr>
            <w:rFonts w:ascii="Times New Roman" w:hAnsi="Times New Roman" w:cs="Times New Roman"/>
          </w:rPr>
          <w:t xml:space="preserve"> phase</w:t>
        </w:r>
      </w:ins>
      <w:r w:rsidR="00090053">
        <w:rPr>
          <w:rFonts w:ascii="Times New Roman" w:hAnsi="Times New Roman" w:cs="Times New Roman"/>
        </w:rPr>
        <w:t xml:space="preserve">—all networks, regardless of simulation, received </w:t>
      </w:r>
      <w:ins w:id="2099" w:author="Benton, Deon" w:date="2026-04-08T10:51:00Z" w16du:dateUtc="2026-04-08T15:51:00Z">
        <w:r w:rsidR="00B04EF2">
          <w:rPr>
            <w:rFonts w:ascii="Times New Roman" w:hAnsi="Times New Roman" w:cs="Times New Roman"/>
          </w:rPr>
          <w:t>identical</w:t>
        </w:r>
      </w:ins>
      <w:r w:rsidR="00090053">
        <w:rPr>
          <w:rFonts w:ascii="Times New Roman" w:hAnsi="Times New Roman" w:cs="Times New Roman"/>
        </w:rPr>
        <w:t xml:space="preserve"> pretraining experience</w:t>
      </w:r>
      <w:ins w:id="2100" w:author="Benton, Deon" w:date="2026-02-27T16:31:00Z" w16du:dateUtc="2026-02-27T22:31:00Z">
        <w:r w:rsidR="008614DA">
          <w:rPr>
            <w:rFonts w:ascii="Times New Roman" w:hAnsi="Times New Roman" w:cs="Times New Roman"/>
          </w:rPr>
          <w:t>.</w:t>
        </w:r>
      </w:ins>
      <w:ins w:id="2101" w:author="Benton, Deon" w:date="2026-02-27T16:30:00Z" w16du:dateUtc="2026-02-27T22:30:00Z">
        <w:r w:rsidR="008614DA">
          <w:rPr>
            <w:rFonts w:ascii="Times New Roman" w:hAnsi="Times New Roman" w:cs="Times New Roman"/>
          </w:rPr>
          <w:t xml:space="preserve"> </w:t>
        </w:r>
      </w:ins>
      <w:r>
        <w:rPr>
          <w:rFonts w:ascii="Times New Roman" w:hAnsi="Times New Roman" w:cs="Times New Roman"/>
        </w:rPr>
        <w:t xml:space="preserve">In </w:t>
      </w:r>
      <w:ins w:id="2102" w:author="Benton, Deon" w:date="2026-02-27T16:31:00Z" w16du:dateUtc="2026-02-27T22:31:00Z">
        <w:r w:rsidR="008614DA">
          <w:rPr>
            <w:rFonts w:ascii="Times New Roman" w:hAnsi="Times New Roman" w:cs="Times New Roman"/>
          </w:rPr>
          <w:t>Linear Path</w:t>
        </w:r>
      </w:ins>
      <w:r>
        <w:rPr>
          <w:rFonts w:ascii="Times New Roman" w:hAnsi="Times New Roman" w:cs="Times New Roman"/>
        </w:rPr>
        <w:t xml:space="preserve"> pretraining events, one of the objects </w:t>
      </w:r>
      <w:r w:rsidR="00DE5238">
        <w:rPr>
          <w:rFonts w:ascii="Times New Roman" w:hAnsi="Times New Roman" w:cs="Times New Roman"/>
        </w:rPr>
        <w:t>translates or moves</w:t>
      </w:r>
      <w:ins w:id="2103" w:author="Benton, Deon" w:date="2026-02-27T16:45:00Z" w16du:dateUtc="2026-02-27T22:45:00Z">
        <w:r w:rsidR="00A7703B">
          <w:rPr>
            <w:rFonts w:ascii="Times New Roman" w:hAnsi="Times New Roman" w:cs="Times New Roman"/>
          </w:rPr>
          <w:t xml:space="preserve"> </w:t>
        </w:r>
      </w:ins>
      <w:ins w:id="2104" w:author="Benton, Deon" w:date="2026-02-27T16:32:00Z" w16du:dateUtc="2026-02-27T22:32:00Z">
        <w:r w:rsidR="001335A3">
          <w:rPr>
            <w:rFonts w:ascii="Times New Roman" w:hAnsi="Times New Roman" w:cs="Times New Roman"/>
          </w:rPr>
          <w:t>linearly along a horizontal mo</w:t>
        </w:r>
      </w:ins>
      <w:ins w:id="2105" w:author="Benton, Deon" w:date="2026-02-27T16:33:00Z" w16du:dateUtc="2026-02-27T22:33:00Z">
        <w:r w:rsidR="001335A3">
          <w:rPr>
            <w:rFonts w:ascii="Times New Roman" w:hAnsi="Times New Roman" w:cs="Times New Roman"/>
          </w:rPr>
          <w:t>tion path</w:t>
        </w:r>
      </w:ins>
      <w:ins w:id="2106" w:author="Benton, Deon" w:date="2026-02-27T16:32:00Z" w16du:dateUtc="2026-02-27T22:32:00Z">
        <w:r w:rsidR="00C546B9">
          <w:rPr>
            <w:rFonts w:ascii="Times New Roman" w:hAnsi="Times New Roman" w:cs="Times New Roman"/>
          </w:rPr>
          <w:t xml:space="preserve"> towards the other object</w:t>
        </w:r>
      </w:ins>
      <w:ins w:id="2107" w:author="Benton, Deon" w:date="2026-02-27T16:33:00Z" w16du:dateUtc="2026-02-27T22:33:00Z">
        <w:r w:rsidR="001335A3">
          <w:rPr>
            <w:rFonts w:ascii="Times New Roman" w:hAnsi="Times New Roman" w:cs="Times New Roman"/>
          </w:rPr>
          <w:t>. This event was instantiated by activating</w:t>
        </w:r>
      </w:ins>
      <w:ins w:id="2108" w:author="Benton, Deon" w:date="2026-02-27T16:45:00Z" w16du:dateUtc="2026-02-27T22:45:00Z">
        <w:r w:rsidR="00E26CCC">
          <w:rPr>
            <w:rFonts w:ascii="Times New Roman" w:hAnsi="Times New Roman" w:cs="Times New Roman"/>
          </w:rPr>
          <w:t xml:space="preserve"> </w:t>
        </w:r>
      </w:ins>
      <w:r>
        <w:rPr>
          <w:rFonts w:ascii="Times New Roman" w:hAnsi="Times New Roman" w:cs="Times New Roman"/>
        </w:rPr>
        <w:t>one of the 82 units in</w:t>
      </w:r>
      <w:ins w:id="2109" w:author="Benton, Deon" w:date="2026-02-27T16:51:00Z" w16du:dateUtc="2026-02-27T22:51:00Z">
        <w:r w:rsidR="00BF289A">
          <w:rPr>
            <w:rFonts w:ascii="Times New Roman" w:hAnsi="Times New Roman" w:cs="Times New Roman"/>
          </w:rPr>
          <w:t xml:space="preserve"> each of</w:t>
        </w:r>
      </w:ins>
      <w:r>
        <w:rPr>
          <w:rFonts w:ascii="Times New Roman" w:hAnsi="Times New Roman" w:cs="Times New Roman"/>
        </w:rPr>
        <w:t xml:space="preserve"> the </w:t>
      </w:r>
      <w:ins w:id="2110" w:author="Benton, Deon" w:date="2026-02-27T16:34:00Z" w16du:dateUtc="2026-02-27T22:34:00Z">
        <w:r w:rsidR="001335A3">
          <w:rPr>
            <w:rFonts w:ascii="Times New Roman" w:hAnsi="Times New Roman" w:cs="Times New Roman"/>
          </w:rPr>
          <w:t>Object Left</w:t>
        </w:r>
      </w:ins>
      <w:ins w:id="2111" w:author="Benton, Deon" w:date="2026-02-27T16:52:00Z" w16du:dateUtc="2026-02-27T22:52:00Z">
        <w:r w:rsidR="00BF289A">
          <w:rPr>
            <w:rFonts w:ascii="Times New Roman" w:hAnsi="Times New Roman" w:cs="Times New Roman"/>
          </w:rPr>
          <w:t xml:space="preserve"> and Right</w:t>
        </w:r>
      </w:ins>
      <w:ins w:id="2112" w:author="Benton, Deon" w:date="2026-02-27T16:34:00Z" w16du:dateUtc="2026-02-27T22:34:00Z">
        <w:r w:rsidR="001335A3">
          <w:rPr>
            <w:rFonts w:ascii="Times New Roman" w:hAnsi="Times New Roman" w:cs="Times New Roman"/>
          </w:rPr>
          <w:t xml:space="preserve"> input group</w:t>
        </w:r>
      </w:ins>
      <w:ins w:id="2113" w:author="Benton, Deon" w:date="2026-02-27T16:52:00Z" w16du:dateUtc="2026-02-27T22:52:00Z">
        <w:r w:rsidR="00BF289A">
          <w:rPr>
            <w:rFonts w:ascii="Times New Roman" w:hAnsi="Times New Roman" w:cs="Times New Roman"/>
          </w:rPr>
          <w:t>s</w:t>
        </w:r>
      </w:ins>
      <w:ins w:id="2114" w:author="Benton, Deon" w:date="2026-02-27T16:36:00Z" w16du:dateUtc="2026-02-27T22:36:00Z">
        <w:r w:rsidR="008979EA">
          <w:rPr>
            <w:rFonts w:ascii="Times New Roman" w:hAnsi="Times New Roman" w:cs="Times New Roman"/>
          </w:rPr>
          <w:t>;</w:t>
        </w:r>
      </w:ins>
      <w:r>
        <w:rPr>
          <w:rFonts w:ascii="Times New Roman" w:hAnsi="Times New Roman" w:cs="Times New Roman"/>
        </w:rPr>
        <w:t xml:space="preserve"> the </w:t>
      </w:r>
      <w:ins w:id="2115" w:author="Benton, Deon" w:date="2026-02-27T16:34:00Z" w16du:dateUtc="2026-02-27T22:34:00Z">
        <w:r w:rsidR="008979EA">
          <w:rPr>
            <w:rFonts w:ascii="Times New Roman" w:hAnsi="Times New Roman" w:cs="Times New Roman"/>
          </w:rPr>
          <w:t xml:space="preserve">Linear Path unit in the </w:t>
        </w:r>
        <w:r w:rsidR="008979EA">
          <w:rPr>
            <w:rFonts w:ascii="Times New Roman" w:eastAsia="Times New Roman" w:hAnsi="Times New Roman" w:cs="Times New Roman"/>
          </w:rPr>
          <w:t>Kinematic Motion Type</w:t>
        </w:r>
        <w:r w:rsidR="008979EA">
          <w:rPr>
            <w:rFonts w:ascii="Times New Roman" w:hAnsi="Times New Roman" w:cs="Times New Roman"/>
          </w:rPr>
          <w:t xml:space="preserve"> </w:t>
        </w:r>
      </w:ins>
      <w:ins w:id="2116" w:author="Benton, Deon" w:date="2026-02-27T16:35:00Z" w16du:dateUtc="2026-02-27T22:35:00Z">
        <w:r w:rsidR="008979EA">
          <w:rPr>
            <w:rFonts w:ascii="Times New Roman" w:hAnsi="Times New Roman" w:cs="Times New Roman"/>
          </w:rPr>
          <w:t>input group</w:t>
        </w:r>
      </w:ins>
      <w:ins w:id="2117" w:author="Benton, Deon" w:date="2026-02-27T16:36:00Z" w16du:dateUtc="2026-02-27T22:36:00Z">
        <w:r w:rsidR="008979EA">
          <w:rPr>
            <w:rFonts w:ascii="Times New Roman" w:hAnsi="Times New Roman" w:cs="Times New Roman"/>
          </w:rPr>
          <w:t xml:space="preserve">; </w:t>
        </w:r>
        <w:r w:rsidR="002A2896">
          <w:rPr>
            <w:rFonts w:ascii="Times New Roman" w:hAnsi="Times New Roman" w:cs="Times New Roman"/>
          </w:rPr>
          <w:t xml:space="preserve">the </w:t>
        </w:r>
      </w:ins>
      <w:ins w:id="2118" w:author="Benton, Deon" w:date="2026-02-27T16:37:00Z" w16du:dateUtc="2026-02-27T22:37:00Z">
        <w:r w:rsidR="002A2896">
          <w:rPr>
            <w:rFonts w:ascii="Times New Roman" w:hAnsi="Times New Roman" w:cs="Times New Roman"/>
          </w:rPr>
          <w:t xml:space="preserve">Obstacle Height 0 unit in the Obstacle Height input </w:t>
        </w:r>
        <w:r w:rsidR="002A2896">
          <w:rPr>
            <w:rFonts w:ascii="Times New Roman" w:hAnsi="Times New Roman" w:cs="Times New Roman"/>
          </w:rPr>
          <w:lastRenderedPageBreak/>
          <w:t xml:space="preserve">group; the Arc Peak Height 0 unit in the Arc Peak Height input group; the Obstacle Missing unit in the </w:t>
        </w:r>
      </w:ins>
      <w:ins w:id="2119" w:author="Benton, Deon" w:date="2026-02-27T16:38:00Z" w16du:dateUtc="2026-02-27T22:38:00Z">
        <w:r w:rsidR="002A2896">
          <w:rPr>
            <w:rFonts w:ascii="Times New Roman" w:hAnsi="Times New Roman" w:cs="Times New Roman"/>
          </w:rPr>
          <w:t>Obstacle Horizontal Spatial Position  group; the No Vertical Separation unit in the Arc Apex-Obstacle Gap</w:t>
        </w:r>
        <w:r w:rsidR="00F61350">
          <w:rPr>
            <w:rFonts w:ascii="Times New Roman" w:hAnsi="Times New Roman" w:cs="Times New Roman"/>
          </w:rPr>
          <w:t xml:space="preserve"> input group; and the </w:t>
        </w:r>
      </w:ins>
      <w:ins w:id="2120" w:author="Benton, Deon" w:date="2026-02-27T16:39:00Z" w16du:dateUtc="2026-02-27T22:39:00Z">
        <w:r w:rsidR="00F61350">
          <w:rPr>
            <w:rFonts w:ascii="Times New Roman" w:hAnsi="Times New Roman" w:cs="Times New Roman"/>
          </w:rPr>
          <w:t xml:space="preserve">single unit in the Final Adjacency input group. </w:t>
        </w:r>
      </w:ins>
      <w:r>
        <w:rPr>
          <w:rFonts w:ascii="Times New Roman" w:hAnsi="Times New Roman" w:cs="Times New Roman"/>
        </w:rPr>
        <w:t xml:space="preserve">In the </w:t>
      </w:r>
      <w:ins w:id="2121" w:author="Benton, Deon" w:date="2026-02-27T16:49:00Z" w16du:dateUtc="2026-02-27T22:49:00Z">
        <w:r w:rsidR="000E4248">
          <w:rPr>
            <w:rFonts w:ascii="Times New Roman" w:hAnsi="Times New Roman" w:cs="Times New Roman"/>
          </w:rPr>
          <w:t xml:space="preserve">Arced </w:t>
        </w:r>
      </w:ins>
      <w:r>
        <w:rPr>
          <w:rFonts w:ascii="Times New Roman" w:hAnsi="Times New Roman" w:cs="Times New Roman"/>
        </w:rPr>
        <w:t>Path pretraining events, one of the objects</w:t>
      </w:r>
      <w:ins w:id="2122" w:author="Benton, Deon" w:date="2026-02-27T16:49:00Z" w16du:dateUtc="2026-02-27T22:49:00Z">
        <w:r w:rsidR="004916FE">
          <w:rPr>
            <w:rFonts w:ascii="Times New Roman" w:hAnsi="Times New Roman" w:cs="Times New Roman"/>
          </w:rPr>
          <w:t xml:space="preserve"> moved horizontally along a</w:t>
        </w:r>
      </w:ins>
      <w:ins w:id="2123" w:author="Benton, Deon" w:date="2026-02-27T16:50:00Z" w16du:dateUtc="2026-02-27T22:50:00Z">
        <w:r w:rsidR="004916FE">
          <w:rPr>
            <w:rFonts w:ascii="Times New Roman" w:hAnsi="Times New Roman" w:cs="Times New Roman"/>
          </w:rPr>
          <w:t>n</w:t>
        </w:r>
      </w:ins>
      <w:ins w:id="2124" w:author="Benton, Deon" w:date="2026-02-27T16:49:00Z" w16du:dateUtc="2026-02-27T22:49:00Z">
        <w:r w:rsidR="004916FE">
          <w:rPr>
            <w:rFonts w:ascii="Times New Roman" w:hAnsi="Times New Roman" w:cs="Times New Roman"/>
          </w:rPr>
          <w:t xml:space="preserve"> arced path towards</w:t>
        </w:r>
      </w:ins>
      <w:ins w:id="2125" w:author="Benton, Deon" w:date="2026-02-27T16:50:00Z" w16du:dateUtc="2026-02-27T22:50:00Z">
        <w:r w:rsidR="004916FE">
          <w:rPr>
            <w:rFonts w:ascii="Times New Roman" w:hAnsi="Times New Roman" w:cs="Times New Roman"/>
          </w:rPr>
          <w:t xml:space="preserve"> and over an obstacle until it came to rest next to</w:t>
        </w:r>
      </w:ins>
      <w:ins w:id="2126" w:author="Benton, Deon" w:date="2026-02-27T16:49:00Z" w16du:dateUtc="2026-02-27T22:49:00Z">
        <w:r w:rsidR="004916FE">
          <w:rPr>
            <w:rFonts w:ascii="Times New Roman" w:hAnsi="Times New Roman" w:cs="Times New Roman"/>
          </w:rPr>
          <w:t xml:space="preserve"> a second object</w:t>
        </w:r>
      </w:ins>
      <w:r>
        <w:rPr>
          <w:rFonts w:ascii="Times New Roman" w:hAnsi="Times New Roman" w:cs="Times New Roman"/>
        </w:rPr>
        <w:t xml:space="preserve">. </w:t>
      </w:r>
      <w:ins w:id="2127" w:author="Benton, Deon" w:date="2026-02-27T16:51:00Z" w16du:dateUtc="2026-02-27T22:51:00Z">
        <w:r w:rsidR="004916FE">
          <w:rPr>
            <w:rFonts w:ascii="Times New Roman" w:hAnsi="Times New Roman" w:cs="Times New Roman"/>
          </w:rPr>
          <w:t xml:space="preserve">This event was instantiated by turning on </w:t>
        </w:r>
      </w:ins>
      <w:ins w:id="2128" w:author="Benton, Deon" w:date="2026-02-27T16:52:00Z" w16du:dateUtc="2026-02-27T22:52:00Z">
        <w:r w:rsidR="00BF289A">
          <w:rPr>
            <w:rFonts w:ascii="Times New Roman" w:hAnsi="Times New Roman" w:cs="Times New Roman"/>
          </w:rPr>
          <w:t xml:space="preserve">one of the 82 units in each of the Object Left and Right input groups; the Arced Path unit in the </w:t>
        </w:r>
        <w:r w:rsidR="00BF289A">
          <w:rPr>
            <w:rFonts w:ascii="Times New Roman" w:eastAsia="Times New Roman" w:hAnsi="Times New Roman" w:cs="Times New Roman"/>
          </w:rPr>
          <w:t>Kinematic Motion Type</w:t>
        </w:r>
        <w:r w:rsidR="00BF289A">
          <w:rPr>
            <w:rFonts w:ascii="Times New Roman" w:hAnsi="Times New Roman" w:cs="Times New Roman"/>
          </w:rPr>
          <w:t xml:space="preserve"> input group; the Obstacle Height </w:t>
        </w:r>
      </w:ins>
      <w:ins w:id="2129" w:author="Benton, Deon" w:date="2026-02-27T16:53:00Z" w16du:dateUtc="2026-02-27T22:53:00Z">
        <w:r w:rsidR="00BF289A">
          <w:rPr>
            <w:rFonts w:ascii="Times New Roman" w:hAnsi="Times New Roman" w:cs="Times New Roman"/>
          </w:rPr>
          <w:t>1</w:t>
        </w:r>
      </w:ins>
      <w:ins w:id="2130" w:author="Benton, Deon" w:date="2026-02-27T16:52:00Z" w16du:dateUtc="2026-02-27T22:52:00Z">
        <w:r w:rsidR="00BF289A">
          <w:rPr>
            <w:rFonts w:ascii="Times New Roman" w:hAnsi="Times New Roman" w:cs="Times New Roman"/>
          </w:rPr>
          <w:t xml:space="preserve"> unit in the Obstacle Height input group; the Arc Peak Height </w:t>
        </w:r>
      </w:ins>
      <w:ins w:id="2131" w:author="Benton, Deon" w:date="2026-02-27T16:53:00Z" w16du:dateUtc="2026-02-27T22:53:00Z">
        <w:r w:rsidR="00BF289A">
          <w:rPr>
            <w:rFonts w:ascii="Times New Roman" w:hAnsi="Times New Roman" w:cs="Times New Roman"/>
          </w:rPr>
          <w:t>1</w:t>
        </w:r>
      </w:ins>
      <w:ins w:id="2132" w:author="Benton, Deon" w:date="2026-02-27T16:52:00Z" w16du:dateUtc="2026-02-27T22:52:00Z">
        <w:r w:rsidR="00BF289A">
          <w:rPr>
            <w:rFonts w:ascii="Times New Roman" w:hAnsi="Times New Roman" w:cs="Times New Roman"/>
          </w:rPr>
          <w:t xml:space="preserve"> unit in the Arc Peak Height input group; the Obstacle Mi</w:t>
        </w:r>
      </w:ins>
      <w:ins w:id="2133" w:author="Benton, Deon" w:date="2026-02-27T16:53:00Z" w16du:dateUtc="2026-02-27T22:53:00Z">
        <w:r w:rsidR="00BF289A">
          <w:rPr>
            <w:rFonts w:ascii="Times New Roman" w:hAnsi="Times New Roman" w:cs="Times New Roman"/>
          </w:rPr>
          <w:t>ddle</w:t>
        </w:r>
      </w:ins>
      <w:ins w:id="2134" w:author="Benton, Deon" w:date="2026-02-27T16:52:00Z" w16du:dateUtc="2026-02-27T22:52:00Z">
        <w:r w:rsidR="00BF289A">
          <w:rPr>
            <w:rFonts w:ascii="Times New Roman" w:hAnsi="Times New Roman" w:cs="Times New Roman"/>
          </w:rPr>
          <w:t xml:space="preserve"> unit in the Obstacle Horizontal Spatial Position  group; the </w:t>
        </w:r>
      </w:ins>
      <w:ins w:id="2135" w:author="Benton, Deon" w:date="2026-02-27T16:53:00Z" w16du:dateUtc="2026-02-27T22:53:00Z">
        <w:r w:rsidR="00BF289A">
          <w:rPr>
            <w:rFonts w:ascii="Times New Roman" w:hAnsi="Times New Roman" w:cs="Times New Roman"/>
          </w:rPr>
          <w:t>Small</w:t>
        </w:r>
      </w:ins>
      <w:ins w:id="2136" w:author="Benton, Deon" w:date="2026-02-27T16:52:00Z" w16du:dateUtc="2026-02-27T22:52:00Z">
        <w:r w:rsidR="00BF289A">
          <w:rPr>
            <w:rFonts w:ascii="Times New Roman" w:hAnsi="Times New Roman" w:cs="Times New Roman"/>
          </w:rPr>
          <w:t xml:space="preserve"> Vertical Separation unit in the Arc Apex-Obstacle Gap input group; and the single unit in the Final Adjacency input group. </w:t>
        </w:r>
      </w:ins>
      <w:ins w:id="2137" w:author="Benton, Deon" w:date="2026-02-27T17:22:00Z" w16du:dateUtc="2026-02-27T23:22:00Z">
        <w:r w:rsidR="006571BC" w:rsidRPr="006571BC">
          <w:rPr>
            <w:rFonts w:ascii="Times New Roman" w:hAnsi="Times New Roman" w:cs="Times New Roman"/>
          </w:rPr>
          <w:t xml:space="preserve">Recall that the network’s task for both types of events was twofold. First, the network needed to reconstruct the full pattern of input activation at the output layer by activating the corresponding units in each output group. Second, the network simultaneously needed to predict the horizontal position of the objects at </w:t>
        </w:r>
      </w:ins>
      <w:ins w:id="2138" w:author="Benton, Deon" w:date="2026-02-27T17:23:00Z" w16du:dateUtc="2026-02-27T23:23:00Z">
        <w:r w:rsidR="006571BC">
          <w:rPr>
            <w:rFonts w:ascii="Times New Roman" w:hAnsi="Times New Roman" w:cs="Times New Roman"/>
          </w:rPr>
          <w:t xml:space="preserve">time </w:t>
        </w:r>
        <w:r w:rsidR="006571BC">
          <w:rPr>
            <w:rFonts w:ascii="Times New Roman" w:hAnsi="Times New Roman" w:cs="Times New Roman"/>
            <w:i/>
            <w:iCs/>
          </w:rPr>
          <w:t>t</w:t>
        </w:r>
        <w:r w:rsidR="006571BC">
          <w:rPr>
            <w:rFonts w:ascii="Times New Roman" w:hAnsi="Times New Roman" w:cs="Times New Roman"/>
          </w:rPr>
          <w:t xml:space="preserve"> + 1 given their position at time </w:t>
        </w:r>
        <w:r w:rsidR="006571BC">
          <w:rPr>
            <w:rFonts w:ascii="Times New Roman" w:hAnsi="Times New Roman" w:cs="Times New Roman"/>
            <w:i/>
            <w:iCs/>
          </w:rPr>
          <w:t>t</w:t>
        </w:r>
        <w:r w:rsidR="006571BC">
          <w:rPr>
            <w:rFonts w:ascii="Times New Roman" w:hAnsi="Times New Roman" w:cs="Times New Roman"/>
          </w:rPr>
          <w:t>.</w:t>
        </w:r>
      </w:ins>
      <w:ins w:id="2139" w:author="Benton, Deon" w:date="2026-02-27T17:22:00Z" w16du:dateUtc="2026-02-27T23:22:00Z">
        <w:r w:rsidR="006571BC" w:rsidRPr="006571BC">
          <w:rPr>
            <w:rFonts w:ascii="Times New Roman" w:hAnsi="Times New Roman" w:cs="Times New Roman"/>
          </w:rPr>
          <w:t xml:space="preserve"> </w:t>
        </w:r>
      </w:ins>
    </w:p>
    <w:p w14:paraId="056C3AB5" w14:textId="633EB5B5" w:rsidR="00414B5B" w:rsidRDefault="00524642" w:rsidP="00524642">
      <w:pPr>
        <w:spacing w:line="480" w:lineRule="auto"/>
        <w:ind w:firstLine="720"/>
        <w:contextualSpacing/>
        <w:rPr>
          <w:ins w:id="2140" w:author="Benton, Deon" w:date="2026-02-27T17:08:00Z" w16du:dateUtc="2026-02-27T23:08:00Z"/>
          <w:rFonts w:ascii="Times New Roman" w:hAnsi="Times New Roman" w:cs="Times New Roman"/>
        </w:rPr>
      </w:pPr>
      <w:r>
        <w:rPr>
          <w:rFonts w:ascii="Times New Roman" w:hAnsi="Times New Roman" w:cs="Times New Roman"/>
        </w:rPr>
        <w:t xml:space="preserve">To instantiate the assumption that things with </w:t>
      </w:r>
      <w:ins w:id="2141" w:author="Benton, Deon" w:date="2026-02-27T16:58:00Z" w16du:dateUtc="2026-02-27T22:58:00Z">
        <w:r w:rsidR="00580981">
          <w:rPr>
            <w:rFonts w:ascii="Times New Roman" w:hAnsi="Times New Roman" w:cs="Times New Roman"/>
          </w:rPr>
          <w:t>different surface features</w:t>
        </w:r>
      </w:ins>
      <w:r>
        <w:rPr>
          <w:rFonts w:ascii="Times New Roman" w:hAnsi="Times New Roman" w:cs="Times New Roman"/>
        </w:rPr>
        <w:t xml:space="preserve"> can </w:t>
      </w:r>
      <w:ins w:id="2142" w:author="Benton, Deon" w:date="2026-02-27T17:01:00Z" w16du:dateUtc="2026-02-27T23:01:00Z">
        <w:r w:rsidR="00130626">
          <w:rPr>
            <w:rFonts w:ascii="Times New Roman" w:hAnsi="Times New Roman" w:cs="Times New Roman"/>
          </w:rPr>
          <w:t xml:space="preserve">move along arced </w:t>
        </w:r>
      </w:ins>
      <w:ins w:id="2143" w:author="Benton, Deon" w:date="2026-02-27T16:55:00Z" w16du:dateUtc="2026-02-27T22:55:00Z">
        <w:r w:rsidR="001A2E10">
          <w:rPr>
            <w:rFonts w:ascii="Times New Roman" w:hAnsi="Times New Roman" w:cs="Times New Roman"/>
          </w:rPr>
          <w:t>(e.g., a</w:t>
        </w:r>
      </w:ins>
      <w:ins w:id="2144" w:author="Benton, Deon" w:date="2026-02-27T16:59:00Z" w16du:dateUtc="2026-02-27T22:59:00Z">
        <w:r w:rsidR="00580981">
          <w:rPr>
            <w:rFonts w:ascii="Times New Roman" w:hAnsi="Times New Roman" w:cs="Times New Roman"/>
          </w:rPr>
          <w:t xml:space="preserve">n object with elongated appendage-like extensions [e.g., a </w:t>
        </w:r>
      </w:ins>
      <w:ins w:id="2145" w:author="Benton, Deon" w:date="2026-02-27T16:55:00Z" w16du:dateUtc="2026-02-27T22:55:00Z">
        <w:r w:rsidR="001A2E10">
          <w:rPr>
            <w:rFonts w:ascii="Times New Roman" w:hAnsi="Times New Roman" w:cs="Times New Roman"/>
          </w:rPr>
          <w:t>sibling</w:t>
        </w:r>
      </w:ins>
      <w:ins w:id="2146" w:author="Benton, Deon" w:date="2026-02-27T16:59:00Z" w16du:dateUtc="2026-02-27T22:59:00Z">
        <w:r w:rsidR="00580981">
          <w:rPr>
            <w:rFonts w:ascii="Times New Roman" w:hAnsi="Times New Roman" w:cs="Times New Roman"/>
          </w:rPr>
          <w:t>]</w:t>
        </w:r>
      </w:ins>
      <w:ins w:id="2147" w:author="Benton, Deon" w:date="2026-02-27T16:55:00Z" w16du:dateUtc="2026-02-27T22:55:00Z">
        <w:r w:rsidR="001A2E10">
          <w:rPr>
            <w:rFonts w:ascii="Times New Roman" w:hAnsi="Times New Roman" w:cs="Times New Roman"/>
          </w:rPr>
          <w:t xml:space="preserve"> jumping over a toy left on the floor or </w:t>
        </w:r>
      </w:ins>
      <w:ins w:id="2148" w:author="Benton, Deon" w:date="2026-02-27T16:56:00Z" w16du:dateUtc="2026-02-27T22:56:00Z">
        <w:r w:rsidR="00FC216C">
          <w:rPr>
            <w:rFonts w:ascii="Times New Roman" w:hAnsi="Times New Roman" w:cs="Times New Roman"/>
          </w:rPr>
          <w:t>a plastic cup being tossed into a bin)</w:t>
        </w:r>
      </w:ins>
      <w:r>
        <w:rPr>
          <w:rFonts w:ascii="Times New Roman" w:hAnsi="Times New Roman" w:cs="Times New Roman"/>
        </w:rPr>
        <w:t xml:space="preserve"> or linear </w:t>
      </w:r>
      <w:ins w:id="2149" w:author="Benton, Deon" w:date="2026-02-27T16:56:00Z" w16du:dateUtc="2026-02-27T22:56:00Z">
        <w:r w:rsidR="00FC216C">
          <w:rPr>
            <w:rFonts w:ascii="Times New Roman" w:hAnsi="Times New Roman" w:cs="Times New Roman"/>
          </w:rPr>
          <w:t xml:space="preserve">(e.g., </w:t>
        </w:r>
      </w:ins>
      <w:ins w:id="2150" w:author="Benton, Deon" w:date="2026-02-27T16:57:00Z" w16du:dateUtc="2026-02-27T22:57:00Z">
        <w:r w:rsidR="00FC216C">
          <w:rPr>
            <w:rFonts w:ascii="Times New Roman" w:hAnsi="Times New Roman" w:cs="Times New Roman"/>
          </w:rPr>
          <w:t>a</w:t>
        </w:r>
      </w:ins>
      <w:ins w:id="2151" w:author="Benton, Deon" w:date="2026-02-27T17:00:00Z" w16du:dateUtc="2026-02-27T23:00:00Z">
        <w:r w:rsidR="00580981">
          <w:rPr>
            <w:rFonts w:ascii="Times New Roman" w:hAnsi="Times New Roman" w:cs="Times New Roman"/>
          </w:rPr>
          <w:t>n object with elongated appendage-like extensions</w:t>
        </w:r>
      </w:ins>
      <w:ins w:id="2152" w:author="Benton, Deon" w:date="2026-02-27T16:57:00Z" w16du:dateUtc="2026-02-27T22:57:00Z">
        <w:r w:rsidR="00FC216C">
          <w:rPr>
            <w:rFonts w:ascii="Times New Roman" w:hAnsi="Times New Roman" w:cs="Times New Roman"/>
          </w:rPr>
          <w:t xml:space="preserve"> </w:t>
        </w:r>
      </w:ins>
      <w:ins w:id="2153" w:author="Benton, Deon" w:date="2026-02-27T17:00:00Z" w16du:dateUtc="2026-02-27T23:00:00Z">
        <w:r w:rsidR="00580981">
          <w:rPr>
            <w:rFonts w:ascii="Times New Roman" w:hAnsi="Times New Roman" w:cs="Times New Roman"/>
          </w:rPr>
          <w:t>moving swiftly along a horizontal path towards</w:t>
        </w:r>
        <w:r w:rsidR="00130626">
          <w:rPr>
            <w:rFonts w:ascii="Times New Roman" w:hAnsi="Times New Roman" w:cs="Times New Roman"/>
          </w:rPr>
          <w:t xml:space="preserve"> another similarly-feature object [e.g.,</w:t>
        </w:r>
      </w:ins>
      <w:ins w:id="2154" w:author="Benton, Deon" w:date="2026-02-27T16:57:00Z" w16du:dateUtc="2026-02-27T22:57:00Z">
        <w:r w:rsidR="00FC216C">
          <w:rPr>
            <w:rFonts w:ascii="Times New Roman" w:hAnsi="Times New Roman" w:cs="Times New Roman"/>
          </w:rPr>
          <w:t xml:space="preserve"> mom</w:t>
        </w:r>
      </w:ins>
      <w:ins w:id="2155" w:author="Benton, Deon" w:date="2026-02-27T17:00:00Z" w16du:dateUtc="2026-02-27T23:00:00Z">
        <w:r w:rsidR="00130626">
          <w:rPr>
            <w:rFonts w:ascii="Times New Roman" w:hAnsi="Times New Roman" w:cs="Times New Roman"/>
          </w:rPr>
          <w:t>]</w:t>
        </w:r>
      </w:ins>
      <w:ins w:id="2156" w:author="Benton, Deon" w:date="2026-02-27T16:57:00Z" w16du:dateUtc="2026-02-27T22:57:00Z">
        <w:r w:rsidR="00FC216C">
          <w:rPr>
            <w:rFonts w:ascii="Times New Roman" w:hAnsi="Times New Roman" w:cs="Times New Roman"/>
          </w:rPr>
          <w:t xml:space="preserve"> or a </w:t>
        </w:r>
      </w:ins>
      <w:ins w:id="2157" w:author="Benton, Deon" w:date="2026-02-27T17:01:00Z" w16du:dateUtc="2026-02-27T23:01:00Z">
        <w:r w:rsidR="00130626">
          <w:rPr>
            <w:rFonts w:ascii="Times New Roman" w:hAnsi="Times New Roman" w:cs="Times New Roman"/>
          </w:rPr>
          <w:t xml:space="preserve">rigid, small object </w:t>
        </w:r>
      </w:ins>
      <w:ins w:id="2158" w:author="Benton, Deon" w:date="2026-02-27T17:03:00Z" w16du:dateUtc="2026-02-27T23:03:00Z">
        <w:r w:rsidR="00FA25D6">
          <w:rPr>
            <w:rFonts w:ascii="Times New Roman" w:hAnsi="Times New Roman" w:cs="Times New Roman"/>
          </w:rPr>
          <w:t xml:space="preserve">[e.g., toy car] </w:t>
        </w:r>
      </w:ins>
      <w:ins w:id="2159" w:author="Benton, Deon" w:date="2026-02-27T17:01:00Z" w16du:dateUtc="2026-02-27T23:01:00Z">
        <w:r w:rsidR="00130626">
          <w:rPr>
            <w:rFonts w:ascii="Times New Roman" w:hAnsi="Times New Roman" w:cs="Times New Roman"/>
          </w:rPr>
          <w:t xml:space="preserve">with </w:t>
        </w:r>
      </w:ins>
      <w:ins w:id="2160" w:author="Benton, Deon" w:date="2026-02-27T17:03:00Z" w16du:dateUtc="2026-02-27T23:03:00Z">
        <w:r w:rsidR="00FA25D6">
          <w:rPr>
            <w:rFonts w:ascii="Times New Roman" w:hAnsi="Times New Roman" w:cs="Times New Roman"/>
          </w:rPr>
          <w:t>paired circular elements</w:t>
        </w:r>
      </w:ins>
      <w:ins w:id="2161" w:author="Benton, Deon" w:date="2026-02-27T17:02:00Z" w16du:dateUtc="2026-02-27T23:02:00Z">
        <w:r w:rsidR="00960944">
          <w:rPr>
            <w:rFonts w:ascii="Times New Roman" w:hAnsi="Times New Roman" w:cs="Times New Roman"/>
          </w:rPr>
          <w:t xml:space="preserve"> [e.g., </w:t>
        </w:r>
      </w:ins>
      <w:ins w:id="2162" w:author="Benton, Deon" w:date="2026-02-27T17:04:00Z" w16du:dateUtc="2026-02-27T23:04:00Z">
        <w:r w:rsidR="00FA25D6">
          <w:rPr>
            <w:rFonts w:ascii="Times New Roman" w:hAnsi="Times New Roman" w:cs="Times New Roman"/>
          </w:rPr>
          <w:t>wheels</w:t>
        </w:r>
      </w:ins>
      <w:ins w:id="2163" w:author="Benton, Deon" w:date="2026-02-27T17:02:00Z" w16du:dateUtc="2026-02-27T23:02:00Z">
        <w:r w:rsidR="00960944">
          <w:rPr>
            <w:rFonts w:ascii="Times New Roman" w:hAnsi="Times New Roman" w:cs="Times New Roman"/>
          </w:rPr>
          <w:t>]</w:t>
        </w:r>
        <w:r w:rsidR="00130626">
          <w:rPr>
            <w:rFonts w:ascii="Times New Roman" w:hAnsi="Times New Roman" w:cs="Times New Roman"/>
          </w:rPr>
          <w:t xml:space="preserve"> moving horizontally along a linear path</w:t>
        </w:r>
      </w:ins>
      <w:ins w:id="2164" w:author="Benton, Deon" w:date="2026-02-27T16:57:00Z" w16du:dateUtc="2026-02-27T22:57:00Z">
        <w:r w:rsidR="00FC216C">
          <w:rPr>
            <w:rFonts w:ascii="Times New Roman" w:hAnsi="Times New Roman" w:cs="Times New Roman"/>
          </w:rPr>
          <w:t xml:space="preserve"> across the floor) </w:t>
        </w:r>
      </w:ins>
      <w:ins w:id="2165" w:author="Benton, Deon" w:date="2026-04-08T10:52:00Z" w16du:dateUtc="2026-04-08T15:52:00Z">
        <w:r w:rsidR="00B04EF2">
          <w:rPr>
            <w:rFonts w:ascii="Times New Roman" w:hAnsi="Times New Roman" w:cs="Times New Roman"/>
          </w:rPr>
          <w:t xml:space="preserve">motion </w:t>
        </w:r>
      </w:ins>
      <w:r>
        <w:rPr>
          <w:rFonts w:ascii="Times New Roman" w:hAnsi="Times New Roman" w:cs="Times New Roman"/>
        </w:rPr>
        <w:t xml:space="preserve">paths, </w:t>
      </w:r>
      <w:r w:rsidR="000A11D4">
        <w:rPr>
          <w:rFonts w:ascii="Times New Roman" w:hAnsi="Times New Roman" w:cs="Times New Roman"/>
        </w:rPr>
        <w:t>with</w:t>
      </w:r>
      <w:r w:rsidR="00416199">
        <w:rPr>
          <w:rFonts w:ascii="Times New Roman" w:hAnsi="Times New Roman" w:cs="Times New Roman"/>
        </w:rPr>
        <w:t>in</w:t>
      </w:r>
      <w:r w:rsidR="000A11D4">
        <w:rPr>
          <w:rFonts w:ascii="Times New Roman" w:hAnsi="Times New Roman" w:cs="Times New Roman"/>
        </w:rPr>
        <w:t xml:space="preserve"> each type of Linear or Arced Path event</w:t>
      </w:r>
      <w:r w:rsidR="007A65EA">
        <w:rPr>
          <w:rFonts w:ascii="Times New Roman" w:hAnsi="Times New Roman" w:cs="Times New Roman"/>
        </w:rPr>
        <w:t>,</w:t>
      </w:r>
      <w:r w:rsidR="000A11D4">
        <w:rPr>
          <w:rFonts w:ascii="Times New Roman" w:hAnsi="Times New Roman" w:cs="Times New Roman"/>
        </w:rPr>
        <w:t xml:space="preserve"> </w:t>
      </w:r>
      <w:r>
        <w:rPr>
          <w:rFonts w:ascii="Times New Roman" w:hAnsi="Times New Roman" w:cs="Times New Roman"/>
        </w:rPr>
        <w:t xml:space="preserve">half of the objects possessed </w:t>
      </w:r>
      <w:ins w:id="2166" w:author="Benton, Deon" w:date="2026-02-27T17:04:00Z" w16du:dateUtc="2026-02-27T23:04:00Z">
        <w:r w:rsidR="00FA25D6">
          <w:rPr>
            <w:rFonts w:ascii="Times New Roman" w:hAnsi="Times New Roman" w:cs="Times New Roman"/>
          </w:rPr>
          <w:t>one set of surface features</w:t>
        </w:r>
      </w:ins>
      <w:r>
        <w:rPr>
          <w:rFonts w:ascii="Times New Roman" w:hAnsi="Times New Roman" w:cs="Times New Roman"/>
        </w:rPr>
        <w:t xml:space="preserve"> (i.e., </w:t>
      </w:r>
      <w:ins w:id="2167" w:author="Benton, Deon" w:date="2026-02-27T17:04:00Z" w16du:dateUtc="2026-02-27T23:04:00Z">
        <w:r w:rsidR="00FA25D6">
          <w:rPr>
            <w:rFonts w:ascii="Times New Roman" w:hAnsi="Times New Roman" w:cs="Times New Roman"/>
          </w:rPr>
          <w:t>Feature A in the Surface Property groups</w:t>
        </w:r>
      </w:ins>
      <w:r>
        <w:rPr>
          <w:rFonts w:ascii="Times New Roman" w:hAnsi="Times New Roman" w:cs="Times New Roman"/>
        </w:rPr>
        <w:t xml:space="preserve">) and half possessed </w:t>
      </w:r>
      <w:ins w:id="2168" w:author="Benton, Deon" w:date="2026-02-27T17:05:00Z" w16du:dateUtc="2026-02-27T23:05:00Z">
        <w:r w:rsidR="00FA25D6">
          <w:rPr>
            <w:rFonts w:ascii="Times New Roman" w:hAnsi="Times New Roman" w:cs="Times New Roman"/>
          </w:rPr>
          <w:t xml:space="preserve">the other set </w:t>
        </w:r>
      </w:ins>
      <w:del w:id="2169" w:author="Benton, Deon" w:date="2026-03-25T10:34:00Z" w16du:dateUtc="2026-03-25T15:34:00Z">
        <w:r w:rsidDel="001E0B88">
          <w:rPr>
            <w:rFonts w:ascii="Times New Roman" w:hAnsi="Times New Roman" w:cs="Times New Roman"/>
          </w:rPr>
          <w:delText xml:space="preserve"> </w:delText>
        </w:r>
      </w:del>
      <w:r>
        <w:rPr>
          <w:rFonts w:ascii="Times New Roman" w:hAnsi="Times New Roman" w:cs="Times New Roman"/>
        </w:rPr>
        <w:t xml:space="preserve">(i.e., </w:t>
      </w:r>
      <w:ins w:id="2170" w:author="Benton, Deon" w:date="2026-02-27T17:05:00Z" w16du:dateUtc="2026-02-27T23:05:00Z">
        <w:r w:rsidR="00FA25D6">
          <w:rPr>
            <w:rFonts w:ascii="Times New Roman" w:hAnsi="Times New Roman" w:cs="Times New Roman"/>
          </w:rPr>
          <w:t>Feature B in the Surface Property groups</w:t>
        </w:r>
      </w:ins>
      <w:r>
        <w:rPr>
          <w:rFonts w:ascii="Times New Roman" w:hAnsi="Times New Roman" w:cs="Times New Roman"/>
        </w:rPr>
        <w:t xml:space="preserve">). </w:t>
      </w:r>
    </w:p>
    <w:p w14:paraId="6104440D" w14:textId="0E82F654" w:rsidR="00524642" w:rsidRDefault="00414B5B" w:rsidP="00524642">
      <w:pPr>
        <w:spacing w:line="480" w:lineRule="auto"/>
        <w:ind w:firstLine="720"/>
        <w:contextualSpacing/>
        <w:rPr>
          <w:rFonts w:ascii="Times New Roman" w:hAnsi="Times New Roman" w:cs="Times New Roman"/>
        </w:rPr>
      </w:pPr>
      <w:ins w:id="2171" w:author="Benton, Deon" w:date="2026-02-27T17:08:00Z" w16du:dateUtc="2026-02-27T23:08:00Z">
        <w:r>
          <w:rPr>
            <w:rFonts w:ascii="Times New Roman" w:hAnsi="Times New Roman" w:cs="Times New Roman"/>
          </w:rPr>
          <w:lastRenderedPageBreak/>
          <w:t xml:space="preserve">Other key assumptions </w:t>
        </w:r>
      </w:ins>
      <w:ins w:id="2172" w:author="Benton, Deon" w:date="2026-02-27T17:09:00Z" w16du:dateUtc="2026-02-27T23:09:00Z">
        <w:r>
          <w:rPr>
            <w:rFonts w:ascii="Times New Roman" w:hAnsi="Times New Roman" w:cs="Times New Roman"/>
          </w:rPr>
          <w:t xml:space="preserve">of the present theoretical account </w:t>
        </w:r>
      </w:ins>
      <w:ins w:id="2173" w:author="Benton, Deon" w:date="2026-03-25T10:34:00Z" w16du:dateUtc="2026-03-25T15:34:00Z">
        <w:r w:rsidR="001E0B88">
          <w:rPr>
            <w:rFonts w:ascii="Times New Roman" w:hAnsi="Times New Roman" w:cs="Times New Roman"/>
          </w:rPr>
          <w:t>are</w:t>
        </w:r>
      </w:ins>
      <w:ins w:id="2174" w:author="Benton, Deon" w:date="2026-02-27T17:09:00Z" w16du:dateUtc="2026-02-27T23:09:00Z">
        <w:r>
          <w:rPr>
            <w:rFonts w:ascii="Times New Roman" w:hAnsi="Times New Roman" w:cs="Times New Roman"/>
          </w:rPr>
          <w:t xml:space="preserve"> </w:t>
        </w:r>
      </w:ins>
      <w:ins w:id="2175" w:author="Benton, Deon" w:date="2026-04-08T14:55:00Z" w16du:dateUtc="2026-04-08T19:55:00Z">
        <w:r w:rsidR="00A4433E">
          <w:rPr>
            <w:rFonts w:ascii="Times New Roman" w:hAnsi="Times New Roman" w:cs="Times New Roman"/>
          </w:rPr>
          <w:t xml:space="preserve">that </w:t>
        </w:r>
      </w:ins>
      <w:ins w:id="2176" w:author="Benton, Deon" w:date="2026-02-27T17:09:00Z" w16du:dateUtc="2026-02-27T23:09:00Z">
        <w:r w:rsidR="006160C1">
          <w:rPr>
            <w:rFonts w:ascii="Times New Roman" w:hAnsi="Times New Roman" w:cs="Times New Roman"/>
          </w:rPr>
          <w:t xml:space="preserve">obstacles </w:t>
        </w:r>
      </w:ins>
      <w:ins w:id="2177" w:author="Benton, Deon" w:date="2026-04-08T14:55:00Z" w16du:dateUtc="2026-04-08T19:55:00Z">
        <w:r w:rsidR="00A4433E">
          <w:rPr>
            <w:rFonts w:ascii="Times New Roman" w:hAnsi="Times New Roman" w:cs="Times New Roman"/>
          </w:rPr>
          <w:t xml:space="preserve">visually </w:t>
        </w:r>
      </w:ins>
      <w:ins w:id="2178" w:author="Benton, Deon" w:date="2026-02-27T17:09:00Z" w16du:dateUtc="2026-02-27T23:09:00Z">
        <w:r w:rsidR="006160C1">
          <w:rPr>
            <w:rFonts w:ascii="Times New Roman" w:hAnsi="Times New Roman" w:cs="Times New Roman"/>
          </w:rPr>
          <w:t xml:space="preserve">are more salient when </w:t>
        </w:r>
      </w:ins>
      <w:ins w:id="2179" w:author="Benton, Deon" w:date="2026-04-06T11:15:00Z" w16du:dateUtc="2026-04-06T16:15:00Z">
        <w:r w:rsidR="003943BB">
          <w:rPr>
            <w:rFonts w:ascii="Times New Roman" w:hAnsi="Times New Roman" w:cs="Times New Roman"/>
          </w:rPr>
          <w:t>they are spatially contiguous with arced motion than when they are located in the periphery</w:t>
        </w:r>
      </w:ins>
      <w:ins w:id="2180" w:author="Benton, Deon" w:date="2026-02-27T17:09:00Z" w16du:dateUtc="2026-02-27T23:09:00Z">
        <w:r w:rsidR="006160C1">
          <w:rPr>
            <w:rFonts w:ascii="Times New Roman" w:hAnsi="Times New Roman" w:cs="Times New Roman"/>
          </w:rPr>
          <w:t xml:space="preserve"> and </w:t>
        </w:r>
      </w:ins>
      <w:ins w:id="2181" w:author="Benton, Deon" w:date="2026-02-27T17:10:00Z" w16du:dateUtc="2026-02-27T23:10:00Z">
        <w:r w:rsidR="006160C1">
          <w:rPr>
            <w:rFonts w:ascii="Times New Roman" w:hAnsi="Times New Roman" w:cs="Times New Roman"/>
          </w:rPr>
          <w:t xml:space="preserve">the vertical distance between the apex of </w:t>
        </w:r>
      </w:ins>
      <w:ins w:id="2182" w:author="Benton, Deon" w:date="2026-04-06T11:17:00Z" w16du:dateUtc="2026-04-06T16:17:00Z">
        <w:r w:rsidR="004951EC">
          <w:rPr>
            <w:rFonts w:ascii="Times New Roman" w:hAnsi="Times New Roman" w:cs="Times New Roman"/>
          </w:rPr>
          <w:t>arced motion that occurs over obstacles</w:t>
        </w:r>
      </w:ins>
      <w:ins w:id="2183" w:author="Benton, Deon" w:date="2026-02-27T17:10:00Z" w16du:dateUtc="2026-02-27T23:10:00Z">
        <w:r w:rsidR="006160C1">
          <w:rPr>
            <w:rFonts w:ascii="Times New Roman" w:hAnsi="Times New Roman" w:cs="Times New Roman"/>
          </w:rPr>
          <w:t xml:space="preserve"> and the top of </w:t>
        </w:r>
      </w:ins>
      <w:ins w:id="2184" w:author="Benton, Deon" w:date="2026-04-06T11:18:00Z" w16du:dateUtc="2026-04-06T16:18:00Z">
        <w:r w:rsidR="004951EC">
          <w:rPr>
            <w:rFonts w:ascii="Times New Roman" w:hAnsi="Times New Roman" w:cs="Times New Roman"/>
          </w:rPr>
          <w:t xml:space="preserve">obstacles themselves </w:t>
        </w:r>
      </w:ins>
      <w:ins w:id="2185" w:author="Benton, Deon" w:date="2026-02-27T17:10:00Z" w16du:dateUtc="2026-02-27T23:10:00Z">
        <w:r w:rsidR="006160C1">
          <w:rPr>
            <w:rFonts w:ascii="Times New Roman" w:hAnsi="Times New Roman" w:cs="Times New Roman"/>
          </w:rPr>
          <w:t>is</w:t>
        </w:r>
      </w:ins>
      <w:ins w:id="2186" w:author="Benton, Deon" w:date="2026-02-27T17:11:00Z" w16du:dateUtc="2026-02-27T23:11:00Z">
        <w:r w:rsidR="006160C1">
          <w:rPr>
            <w:rFonts w:ascii="Times New Roman" w:hAnsi="Times New Roman" w:cs="Times New Roman"/>
          </w:rPr>
          <w:t xml:space="preserve"> small (i.e., objects</w:t>
        </w:r>
      </w:ins>
      <w:ins w:id="2187" w:author="Benton, Deon" w:date="2026-03-25T10:34:00Z" w16du:dateUtc="2026-03-25T15:34:00Z">
        <w:r w:rsidR="00F7059C">
          <w:rPr>
            <w:rFonts w:ascii="Times New Roman" w:hAnsi="Times New Roman" w:cs="Times New Roman"/>
          </w:rPr>
          <w:t xml:space="preserve"> do not overshoot barriers when passing over them</w:t>
        </w:r>
      </w:ins>
      <w:ins w:id="2188" w:author="Benton, Deon" w:date="2026-02-27T17:11:00Z" w16du:dateUtc="2026-02-27T23:11:00Z">
        <w:r w:rsidR="00594485">
          <w:rPr>
            <w:rFonts w:ascii="Times New Roman" w:hAnsi="Times New Roman" w:cs="Times New Roman"/>
          </w:rPr>
          <w:t>)</w:t>
        </w:r>
      </w:ins>
      <w:r w:rsidR="00524642" w:rsidRPr="005917AA">
        <w:rPr>
          <w:rFonts w:ascii="Times New Roman" w:hAnsi="Times New Roman" w:cs="Times New Roman"/>
        </w:rPr>
        <w:t xml:space="preserve">. </w:t>
      </w:r>
      <w:r w:rsidR="00524642" w:rsidRPr="00CE5A7B">
        <w:rPr>
          <w:rFonts w:ascii="Times New Roman" w:hAnsi="Times New Roman" w:cs="Times New Roman"/>
        </w:rPr>
        <w:t>The first</w:t>
      </w:r>
      <w:ins w:id="2189" w:author="Benton, Deon" w:date="2026-02-27T17:12:00Z" w16du:dateUtc="2026-02-27T23:12:00Z">
        <w:r w:rsidR="00594485">
          <w:rPr>
            <w:rFonts w:ascii="Times New Roman" w:hAnsi="Times New Roman" w:cs="Times New Roman"/>
          </w:rPr>
          <w:t xml:space="preserve"> of these </w:t>
        </w:r>
      </w:ins>
      <w:r w:rsidR="00827993">
        <w:rPr>
          <w:rFonts w:ascii="Times New Roman" w:hAnsi="Times New Roman" w:cs="Times New Roman"/>
        </w:rPr>
        <w:t>remaining</w:t>
      </w:r>
      <w:r w:rsidR="00524642" w:rsidRPr="00CE5A7B">
        <w:rPr>
          <w:rFonts w:ascii="Times New Roman" w:hAnsi="Times New Roman" w:cs="Times New Roman"/>
        </w:rPr>
        <w:t xml:space="preserve"> assumption</w:t>
      </w:r>
      <w:ins w:id="2190" w:author="Benton, Deon" w:date="2026-02-27T17:12:00Z" w16du:dateUtc="2026-02-27T23:12:00Z">
        <w:r w:rsidR="00AE5C14">
          <w:rPr>
            <w:rFonts w:ascii="Times New Roman" w:hAnsi="Times New Roman" w:cs="Times New Roman"/>
          </w:rPr>
          <w:t>s</w:t>
        </w:r>
      </w:ins>
      <w:r w:rsidR="00524642" w:rsidRPr="00CE5A7B">
        <w:rPr>
          <w:rFonts w:ascii="Times New Roman" w:hAnsi="Times New Roman" w:cs="Times New Roman"/>
        </w:rPr>
        <w:t xml:space="preserve"> </w:t>
      </w:r>
      <w:ins w:id="2191" w:author="Benton, Deon" w:date="2026-03-02T14:07:00Z" w16du:dateUtc="2026-03-02T20:07:00Z">
        <w:r w:rsidR="00A971DD" w:rsidRPr="00CE5A7B">
          <w:rPr>
            <w:rFonts w:ascii="Times New Roman" w:hAnsi="Times New Roman" w:cs="Times New Roman"/>
          </w:rPr>
          <w:t>w</w:t>
        </w:r>
        <w:r w:rsidR="00A971DD">
          <w:rPr>
            <w:rFonts w:ascii="Times New Roman" w:hAnsi="Times New Roman" w:cs="Times New Roman"/>
          </w:rPr>
          <w:t xml:space="preserve">as </w:t>
        </w:r>
      </w:ins>
      <w:r w:rsidR="00524642" w:rsidRPr="00CE5A7B">
        <w:rPr>
          <w:rFonts w:ascii="Times New Roman" w:hAnsi="Times New Roman" w:cs="Times New Roman"/>
        </w:rPr>
        <w:t xml:space="preserve">implemented by </w:t>
      </w:r>
      <w:ins w:id="2192" w:author="Benton, Deon" w:date="2026-04-08T14:56:00Z" w16du:dateUtc="2026-04-08T19:56:00Z">
        <w:r w:rsidR="00A4433E">
          <w:rPr>
            <w:rFonts w:ascii="Times New Roman" w:hAnsi="Times New Roman" w:cs="Times New Roman"/>
          </w:rPr>
          <w:t xml:space="preserve">lower the learning rate and increasing the weight decay </w:t>
        </w:r>
      </w:ins>
      <w:r w:rsidR="00524642">
        <w:rPr>
          <w:rFonts w:ascii="Times New Roman" w:hAnsi="Times New Roman" w:cs="Times New Roman"/>
        </w:rPr>
        <w:t xml:space="preserve">on the incoming and outgoing links to the </w:t>
      </w:r>
      <w:ins w:id="2193" w:author="Benton, Deon" w:date="2026-02-27T17:45:00Z" w16du:dateUtc="2026-02-27T23:45:00Z">
        <w:r w:rsidR="00D26206">
          <w:rPr>
            <w:rFonts w:ascii="Times New Roman" w:hAnsi="Times New Roman" w:cs="Times New Roman"/>
          </w:rPr>
          <w:t xml:space="preserve">Obstacle </w:t>
        </w:r>
      </w:ins>
      <w:r w:rsidR="00524642">
        <w:rPr>
          <w:rFonts w:ascii="Times New Roman" w:hAnsi="Times New Roman" w:cs="Times New Roman"/>
        </w:rPr>
        <w:t xml:space="preserve">Height </w:t>
      </w:r>
      <w:ins w:id="2194" w:author="Benton, Deon" w:date="2026-04-06T11:20:00Z" w16du:dateUtc="2026-04-06T16:20:00Z">
        <w:r w:rsidR="007D0542">
          <w:rPr>
            <w:rFonts w:ascii="Times New Roman" w:hAnsi="Times New Roman" w:cs="Times New Roman"/>
          </w:rPr>
          <w:t xml:space="preserve">and Obstacle Position </w:t>
        </w:r>
      </w:ins>
      <w:r w:rsidR="00524642">
        <w:rPr>
          <w:rFonts w:ascii="Times New Roman" w:hAnsi="Times New Roman" w:cs="Times New Roman"/>
        </w:rPr>
        <w:t>group</w:t>
      </w:r>
      <w:ins w:id="2195" w:author="Benton, Deon" w:date="2026-04-06T11:20:00Z" w16du:dateUtc="2026-04-06T16:20:00Z">
        <w:r w:rsidR="007D0542">
          <w:rPr>
            <w:rFonts w:ascii="Times New Roman" w:hAnsi="Times New Roman" w:cs="Times New Roman"/>
          </w:rPr>
          <w:t>s</w:t>
        </w:r>
      </w:ins>
      <w:ins w:id="2196" w:author="Benton, Deon" w:date="2026-04-08T14:58:00Z" w16du:dateUtc="2026-04-08T19:58:00Z">
        <w:r w:rsidR="007B71CE">
          <w:rPr>
            <w:rFonts w:ascii="Times New Roman" w:hAnsi="Times New Roman" w:cs="Times New Roman"/>
          </w:rPr>
          <w:t>. The specific value used for the learning rate was 1×10</w:t>
        </w:r>
        <w:r w:rsidR="007B71CE">
          <w:rPr>
            <w:rFonts w:ascii="Times New Roman" w:hAnsi="Times New Roman" w:cs="Times New Roman"/>
            <w:vertAlign w:val="superscript"/>
          </w:rPr>
          <w:t>-4</w:t>
        </w:r>
      </w:ins>
      <w:ins w:id="2197" w:author="Benton, Deon" w:date="2026-04-08T14:59:00Z" w16du:dateUtc="2026-04-08T19:59:00Z">
        <w:r w:rsidR="007B71CE">
          <w:rPr>
            <w:rFonts w:ascii="Times New Roman" w:hAnsi="Times New Roman" w:cs="Times New Roman"/>
          </w:rPr>
          <w:t>; the value used for the weight decay was 0.1. These values were kept constant across all simulations.</w:t>
        </w:r>
      </w:ins>
      <w:r w:rsidR="00524642">
        <w:rPr>
          <w:rFonts w:ascii="Times New Roman" w:hAnsi="Times New Roman" w:cs="Times New Roman"/>
        </w:rPr>
        <w:t xml:space="preserve"> </w:t>
      </w:r>
      <w:ins w:id="2198" w:author="Benton, Deon" w:date="2026-04-06T11:22:00Z" w16du:dateUtc="2026-04-06T16:22:00Z">
        <w:r w:rsidR="0020030E">
          <w:rPr>
            <w:rFonts w:ascii="Times New Roman" w:hAnsi="Times New Roman" w:cs="Times New Roman"/>
          </w:rPr>
          <w:t xml:space="preserve">The theoretical relevance of learning rate is that it </w:t>
        </w:r>
      </w:ins>
      <w:r w:rsidR="00846F99" w:rsidRPr="00846F99">
        <w:rPr>
          <w:rFonts w:ascii="Times New Roman" w:hAnsi="Times New Roman" w:cs="Times New Roman"/>
        </w:rPr>
        <w:t xml:space="preserve">is a parameter that controls the speed at which </w:t>
      </w:r>
      <w:r w:rsidR="00846F99">
        <w:rPr>
          <w:rFonts w:ascii="Times New Roman" w:hAnsi="Times New Roman" w:cs="Times New Roman"/>
        </w:rPr>
        <w:t xml:space="preserve">the weights in the network adapt; </w:t>
      </w:r>
      <w:r w:rsidR="00846F99" w:rsidRPr="00846F99">
        <w:rPr>
          <w:rFonts w:ascii="Times New Roman" w:hAnsi="Times New Roman" w:cs="Times New Roman"/>
        </w:rPr>
        <w:t xml:space="preserve">larger learning rates lead to more rapid weight changes and hence faster learning. In contrast, weight decay controls </w:t>
      </w:r>
      <w:r w:rsidR="00846F99">
        <w:rPr>
          <w:rFonts w:ascii="Times New Roman" w:hAnsi="Times New Roman" w:cs="Times New Roman"/>
        </w:rPr>
        <w:t>how “big” the weights are allowed to grow</w:t>
      </w:r>
      <w:r w:rsidR="00846F99" w:rsidRPr="00846F99">
        <w:rPr>
          <w:rFonts w:ascii="Times New Roman" w:hAnsi="Times New Roman" w:cs="Times New Roman"/>
        </w:rPr>
        <w:t>; lower values for this parameter correspond to larger weights. Typically, learning rate and weight decay are values less than 1.</w:t>
      </w:r>
      <w:r w:rsidR="00846F99">
        <w:rPr>
          <w:rFonts w:ascii="Times New Roman" w:hAnsi="Times New Roman" w:cs="Times New Roman"/>
        </w:rPr>
        <w:t xml:space="preserve"> </w:t>
      </w:r>
      <w:r w:rsidR="00524642">
        <w:rPr>
          <w:rFonts w:ascii="Times New Roman" w:hAnsi="Times New Roman" w:cs="Times New Roman"/>
        </w:rPr>
        <w:t xml:space="preserve">The decision to implement salience </w:t>
      </w:r>
      <w:ins w:id="2199" w:author="Benton, Deon" w:date="2026-04-16T22:47:00Z" w16du:dateUtc="2026-04-17T03:47:00Z">
        <w:r w:rsidR="0060473C">
          <w:rPr>
            <w:rFonts w:ascii="Times New Roman" w:hAnsi="Times New Roman" w:cs="Times New Roman"/>
          </w:rPr>
          <w:t>via these parameters</w:t>
        </w:r>
      </w:ins>
      <w:r w:rsidR="00524642">
        <w:rPr>
          <w:rFonts w:ascii="Times New Roman" w:hAnsi="Times New Roman" w:cs="Times New Roman"/>
        </w:rPr>
        <w:t xml:space="preserve"> aligns with past connectionist modeling work (e.g., Benton, 2024; Singh et al., 2025).</w:t>
      </w:r>
      <w:r w:rsidR="00C963EC">
        <w:rPr>
          <w:rFonts w:ascii="Times New Roman" w:hAnsi="Times New Roman" w:cs="Times New Roman"/>
        </w:rPr>
        <w:t xml:space="preserve"> The last assumption</w:t>
      </w:r>
      <w:ins w:id="2200" w:author="Benton, Deon" w:date="2026-04-08T15:00:00Z" w16du:dateUtc="2026-04-08T20:00:00Z">
        <w:r w:rsidR="00EE38BF">
          <w:rPr>
            <w:rFonts w:ascii="Times New Roman" w:hAnsi="Times New Roman" w:cs="Times New Roman"/>
          </w:rPr>
          <w:t xml:space="preserve"> </w:t>
        </w:r>
      </w:ins>
      <w:r w:rsidR="00C963EC">
        <w:rPr>
          <w:rFonts w:ascii="Times New Roman" w:hAnsi="Times New Roman" w:cs="Times New Roman"/>
        </w:rPr>
        <w:t xml:space="preserve">was instantiated by turning on the </w:t>
      </w:r>
      <w:ins w:id="2201" w:author="Benton, Deon" w:date="2026-02-27T17:48:00Z" w16du:dateUtc="2026-02-27T23:48:00Z">
        <w:r w:rsidR="00854B95">
          <w:rPr>
            <w:rFonts w:ascii="Times New Roman" w:hAnsi="Times New Roman" w:cs="Times New Roman"/>
          </w:rPr>
          <w:t>Small Vertical Separation unit in the Arc Apex-Obstacle Gap group</w:t>
        </w:r>
      </w:ins>
      <w:ins w:id="2202" w:author="Benton, Deon" w:date="2026-04-06T11:23:00Z" w16du:dateUtc="2026-04-06T16:23:00Z">
        <w:r w:rsidR="0020030E">
          <w:rPr>
            <w:rFonts w:ascii="Times New Roman" w:hAnsi="Times New Roman" w:cs="Times New Roman"/>
          </w:rPr>
          <w:t xml:space="preserve"> whenever arced motion occurred over barriers</w:t>
        </w:r>
      </w:ins>
      <w:ins w:id="2203" w:author="Benton, Deon" w:date="2026-02-27T17:48:00Z" w16du:dateUtc="2026-02-27T23:48:00Z">
        <w:r w:rsidR="00854B95">
          <w:rPr>
            <w:rFonts w:ascii="Times New Roman" w:hAnsi="Times New Roman" w:cs="Times New Roman"/>
          </w:rPr>
          <w:t xml:space="preserve">. </w:t>
        </w:r>
      </w:ins>
    </w:p>
    <w:p w14:paraId="194948BC" w14:textId="6D3DCB41" w:rsidR="00076BA6" w:rsidRDefault="00473BD2" w:rsidP="007F7477">
      <w:pPr>
        <w:spacing w:line="480" w:lineRule="auto"/>
        <w:ind w:firstLine="720"/>
        <w:contextualSpacing/>
        <w:rPr>
          <w:rFonts w:ascii="Times New Roman" w:hAnsi="Times New Roman" w:cs="Times New Roman"/>
        </w:rPr>
      </w:pPr>
      <w:ins w:id="2204" w:author="Benton, Deon" w:date="2026-03-02T13:24:00Z" w16du:dateUtc="2026-03-02T19:24:00Z">
        <w:r>
          <w:rPr>
            <w:rFonts w:ascii="Times New Roman" w:hAnsi="Times New Roman" w:cs="Times New Roman"/>
          </w:rPr>
          <w:t xml:space="preserve">Given that the studies </w:t>
        </w:r>
      </w:ins>
      <w:ins w:id="2205" w:author="Benton, Deon" w:date="2026-03-02T13:46:00Z" w16du:dateUtc="2026-03-02T19:46:00Z">
        <w:r w:rsidR="009F1E54">
          <w:rPr>
            <w:rFonts w:ascii="Times New Roman" w:hAnsi="Times New Roman" w:cs="Times New Roman"/>
          </w:rPr>
          <w:t>associated with</w:t>
        </w:r>
      </w:ins>
      <w:ins w:id="2206" w:author="Benton, Deon" w:date="2026-03-02T13:24:00Z" w16du:dateUtc="2026-03-02T19:24:00Z">
        <w:r>
          <w:rPr>
            <w:rFonts w:ascii="Times New Roman" w:hAnsi="Times New Roman" w:cs="Times New Roman"/>
          </w:rPr>
          <w:t xml:space="preserve"> </w:t>
        </w:r>
      </w:ins>
      <w:ins w:id="2207" w:author="Benton, Deon" w:date="2026-03-02T13:25:00Z" w16du:dateUtc="2026-03-02T19:25:00Z">
        <w:r>
          <w:rPr>
            <w:rFonts w:ascii="Times New Roman" w:hAnsi="Times New Roman" w:cs="Times New Roman"/>
          </w:rPr>
          <w:t>each of the five target findings</w:t>
        </w:r>
      </w:ins>
      <w:ins w:id="2208" w:author="Benton, Deon" w:date="2026-04-06T11:23:00Z" w16du:dateUtc="2026-04-06T16:23:00Z">
        <w:r w:rsidR="00161B73">
          <w:rPr>
            <w:rFonts w:ascii="Times New Roman" w:hAnsi="Times New Roman" w:cs="Times New Roman"/>
          </w:rPr>
          <w:t xml:space="preserve"> </w:t>
        </w:r>
      </w:ins>
      <w:ins w:id="2209" w:author="Benton, Deon" w:date="2026-03-02T13:24:00Z" w16du:dateUtc="2026-03-02T19:24:00Z">
        <w:r>
          <w:rPr>
            <w:rFonts w:ascii="Times New Roman" w:hAnsi="Times New Roman" w:cs="Times New Roman"/>
          </w:rPr>
          <w:t xml:space="preserve">tested infants at different ages, </w:t>
        </w:r>
      </w:ins>
      <w:ins w:id="2210" w:author="Benton, Deon" w:date="2026-04-06T11:25:00Z" w16du:dateUtc="2026-04-06T16:25:00Z">
        <w:r w:rsidR="001A6079">
          <w:rPr>
            <w:rFonts w:ascii="Times New Roman" w:hAnsi="Times New Roman" w:cs="Times New Roman"/>
          </w:rPr>
          <w:t xml:space="preserve">across the simulations presented here, </w:t>
        </w:r>
      </w:ins>
      <w:ins w:id="2211" w:author="Benton, Deon" w:date="2026-03-02T13:24:00Z" w16du:dateUtc="2026-03-02T19:24:00Z">
        <w:r>
          <w:rPr>
            <w:rFonts w:ascii="Times New Roman" w:hAnsi="Times New Roman" w:cs="Times New Roman"/>
          </w:rPr>
          <w:t>the</w:t>
        </w:r>
      </w:ins>
      <w:ins w:id="2212" w:author="Benton, Deon" w:date="2026-03-02T13:22:00Z" w16du:dateUtc="2026-03-02T19:22:00Z">
        <w:r w:rsidR="005319EB">
          <w:rPr>
            <w:rFonts w:ascii="Times New Roman" w:hAnsi="Times New Roman" w:cs="Times New Roman"/>
          </w:rPr>
          <w:t xml:space="preserve"> length of the pretraining phase</w:t>
        </w:r>
      </w:ins>
      <w:ins w:id="2213" w:author="Benton, Deon" w:date="2026-04-06T11:25:00Z" w16du:dateUtc="2026-04-06T16:25:00Z">
        <w:r w:rsidR="001A6079">
          <w:rPr>
            <w:rFonts w:ascii="Times New Roman" w:hAnsi="Times New Roman" w:cs="Times New Roman"/>
          </w:rPr>
          <w:t xml:space="preserve"> was</w:t>
        </w:r>
      </w:ins>
      <w:ins w:id="2214" w:author="Benton, Deon" w:date="2026-03-02T13:22:00Z" w16du:dateUtc="2026-03-02T19:22:00Z">
        <w:r w:rsidR="005319EB">
          <w:rPr>
            <w:rFonts w:ascii="Times New Roman" w:hAnsi="Times New Roman" w:cs="Times New Roman"/>
          </w:rPr>
          <w:t xml:space="preserve"> </w:t>
        </w:r>
      </w:ins>
      <w:ins w:id="2215" w:author="Benton, Deon" w:date="2026-04-06T11:24:00Z" w16du:dateUtc="2026-04-06T16:24:00Z">
        <w:r w:rsidR="001A6079">
          <w:rPr>
            <w:rFonts w:ascii="Times New Roman" w:hAnsi="Times New Roman" w:cs="Times New Roman"/>
          </w:rPr>
          <w:t>varied</w:t>
        </w:r>
      </w:ins>
      <w:ins w:id="2216" w:author="Benton, Deon" w:date="2026-04-06T11:25:00Z" w16du:dateUtc="2026-04-06T16:25:00Z">
        <w:r w:rsidR="001A6079">
          <w:rPr>
            <w:rFonts w:ascii="Times New Roman" w:hAnsi="Times New Roman" w:cs="Times New Roman"/>
          </w:rPr>
          <w:t xml:space="preserve"> in such a way </w:t>
        </w:r>
      </w:ins>
      <w:ins w:id="2217" w:author="Benton, Deon" w:date="2026-03-02T13:17:00Z" w16du:dateUtc="2026-03-02T19:17:00Z">
        <w:r w:rsidR="00452801">
          <w:rPr>
            <w:rFonts w:ascii="Times New Roman" w:hAnsi="Times New Roman" w:cs="Times New Roman"/>
          </w:rPr>
          <w:t>that simulations</w:t>
        </w:r>
      </w:ins>
      <w:ins w:id="2218" w:author="Benton, Deon" w:date="2026-03-02T13:30:00Z" w16du:dateUtc="2026-03-02T19:30:00Z">
        <w:r w:rsidR="005B4EEF">
          <w:rPr>
            <w:rFonts w:ascii="Times New Roman" w:hAnsi="Times New Roman" w:cs="Times New Roman"/>
          </w:rPr>
          <w:t xml:space="preserve"> </w:t>
        </w:r>
      </w:ins>
      <w:ins w:id="2219" w:author="Benton, Deon" w:date="2026-03-02T13:33:00Z" w16du:dateUtc="2026-03-02T19:33:00Z">
        <w:r w:rsidR="00564104">
          <w:rPr>
            <w:rFonts w:ascii="Times New Roman" w:hAnsi="Times New Roman" w:cs="Times New Roman"/>
          </w:rPr>
          <w:t>corresponding</w:t>
        </w:r>
      </w:ins>
      <w:ins w:id="2220" w:author="Benton, Deon" w:date="2026-03-02T13:30:00Z" w16du:dateUtc="2026-03-02T19:30:00Z">
        <w:r w:rsidR="005B4EEF">
          <w:rPr>
            <w:rFonts w:ascii="Times New Roman" w:hAnsi="Times New Roman" w:cs="Times New Roman"/>
          </w:rPr>
          <w:t xml:space="preserve"> to studies that tested older ages received </w:t>
        </w:r>
      </w:ins>
      <w:ins w:id="2221" w:author="Benton, Deon" w:date="2026-03-02T13:34:00Z" w16du:dateUtc="2026-03-02T19:34:00Z">
        <w:r w:rsidR="00564104">
          <w:rPr>
            <w:rFonts w:ascii="Times New Roman" w:hAnsi="Times New Roman" w:cs="Times New Roman"/>
          </w:rPr>
          <w:t xml:space="preserve">proportionally </w:t>
        </w:r>
      </w:ins>
      <w:ins w:id="2222" w:author="Benton, Deon" w:date="2026-03-02T13:30:00Z" w16du:dateUtc="2026-03-02T19:30:00Z">
        <w:r w:rsidR="005B4EEF">
          <w:rPr>
            <w:rFonts w:ascii="Times New Roman" w:hAnsi="Times New Roman" w:cs="Times New Roman"/>
          </w:rPr>
          <w:t xml:space="preserve">more </w:t>
        </w:r>
      </w:ins>
      <w:ins w:id="2223" w:author="Benton, Deon" w:date="2026-04-06T11:24:00Z" w16du:dateUtc="2026-04-06T16:24:00Z">
        <w:r w:rsidR="001A6079">
          <w:rPr>
            <w:rFonts w:ascii="Times New Roman" w:hAnsi="Times New Roman" w:cs="Times New Roman"/>
          </w:rPr>
          <w:t>pretraining</w:t>
        </w:r>
      </w:ins>
      <w:ins w:id="2224" w:author="Benton, Deon" w:date="2026-04-08T15:00:00Z" w16du:dateUtc="2026-04-08T20:00:00Z">
        <w:r w:rsidR="00EE38BF">
          <w:rPr>
            <w:rFonts w:ascii="Times New Roman" w:hAnsi="Times New Roman" w:cs="Times New Roman"/>
          </w:rPr>
          <w:t xml:space="preserve"> than </w:t>
        </w:r>
      </w:ins>
      <w:ins w:id="2225" w:author="Benton, Deon" w:date="2026-04-08T15:01:00Z" w16du:dateUtc="2026-04-08T20:01:00Z">
        <w:r w:rsidR="00F52CFE">
          <w:rPr>
            <w:rFonts w:ascii="Times New Roman" w:hAnsi="Times New Roman" w:cs="Times New Roman"/>
          </w:rPr>
          <w:t>simul</w:t>
        </w:r>
      </w:ins>
      <w:ins w:id="2226" w:author="Benton, Deon" w:date="2026-04-08T15:02:00Z" w16du:dateUtc="2026-04-08T20:02:00Z">
        <w:r w:rsidR="00A24C05">
          <w:rPr>
            <w:rFonts w:ascii="Times New Roman" w:hAnsi="Times New Roman" w:cs="Times New Roman"/>
          </w:rPr>
          <w:t>ations of</w:t>
        </w:r>
      </w:ins>
      <w:ins w:id="2227" w:author="Benton, Deon" w:date="2026-04-08T15:00:00Z" w16du:dateUtc="2026-04-08T20:00:00Z">
        <w:r w:rsidR="00EE38BF">
          <w:rPr>
            <w:rFonts w:ascii="Times New Roman" w:hAnsi="Times New Roman" w:cs="Times New Roman"/>
          </w:rPr>
          <w:t xml:space="preserve"> studies that tested younger infants</w:t>
        </w:r>
      </w:ins>
      <w:ins w:id="2228" w:author="Benton, Deon" w:date="2026-03-02T13:30:00Z" w16du:dateUtc="2026-03-02T19:30:00Z">
        <w:r w:rsidR="005B4EEF">
          <w:rPr>
            <w:rFonts w:ascii="Times New Roman" w:hAnsi="Times New Roman" w:cs="Times New Roman"/>
          </w:rPr>
          <w:t xml:space="preserve">. </w:t>
        </w:r>
      </w:ins>
      <w:ins w:id="2229" w:author="Benton, Deon" w:date="2026-04-06T12:06:00Z" w16du:dateUtc="2026-04-06T17:06:00Z">
        <w:r w:rsidR="003D5226">
          <w:rPr>
            <w:rFonts w:ascii="Times New Roman" w:hAnsi="Times New Roman" w:cs="Times New Roman"/>
          </w:rPr>
          <w:t xml:space="preserve">In particular, the </w:t>
        </w:r>
      </w:ins>
      <w:ins w:id="2230" w:author="Benton, Deon" w:date="2026-04-06T12:07:00Z" w16du:dateUtc="2026-04-06T17:07:00Z">
        <w:r w:rsidR="003D5226">
          <w:rPr>
            <w:rFonts w:ascii="Times New Roman" w:hAnsi="Times New Roman" w:cs="Times New Roman"/>
          </w:rPr>
          <w:t xml:space="preserve">length of the pretraining phase was set to </w:t>
        </w:r>
      </w:ins>
      <w:ins w:id="2231" w:author="Benton, Deon" w:date="2026-04-08T15:01:00Z" w16du:dateUtc="2026-04-08T20:01:00Z">
        <w:r w:rsidR="00F52CFE">
          <w:rPr>
            <w:rFonts w:ascii="Times New Roman" w:hAnsi="Times New Roman" w:cs="Times New Roman"/>
          </w:rPr>
          <w:t>900</w:t>
        </w:r>
      </w:ins>
      <w:ins w:id="2232" w:author="Benton, Deon" w:date="2026-04-06T12:06:00Z" w16du:dateUtc="2026-04-06T17:06:00Z">
        <w:r w:rsidR="003D5226">
          <w:rPr>
            <w:rFonts w:ascii="Times New Roman" w:hAnsi="Times New Roman" w:cs="Times New Roman"/>
          </w:rPr>
          <w:t xml:space="preserve"> </w:t>
        </w:r>
      </w:ins>
      <w:ins w:id="2233" w:author="Benton, Deon" w:date="2026-04-06T12:32:00Z" w16du:dateUtc="2026-04-06T17:32:00Z">
        <w:r w:rsidR="007A0022">
          <w:rPr>
            <w:rFonts w:ascii="Times New Roman" w:hAnsi="Times New Roman" w:cs="Times New Roman"/>
          </w:rPr>
          <w:t xml:space="preserve">for simulations of </w:t>
        </w:r>
      </w:ins>
      <w:ins w:id="2234" w:author="Benton, Deon" w:date="2026-04-06T12:06:00Z" w16du:dateUtc="2026-04-06T17:06:00Z">
        <w:r w:rsidR="003D5226">
          <w:rPr>
            <w:rFonts w:ascii="Times New Roman" w:hAnsi="Times New Roman" w:cs="Times New Roman"/>
          </w:rPr>
          <w:t>target findings typically associated with studies that tested 12-month-olds</w:t>
        </w:r>
      </w:ins>
      <w:ins w:id="2235" w:author="Benton, Deon" w:date="2026-03-02T13:17:00Z" w16du:dateUtc="2026-03-02T19:17:00Z">
        <w:r w:rsidR="00452801">
          <w:rPr>
            <w:rFonts w:ascii="Times New Roman" w:hAnsi="Times New Roman" w:cs="Times New Roman"/>
          </w:rPr>
          <w:t xml:space="preserve"> </w:t>
        </w:r>
      </w:ins>
      <w:ins w:id="2236" w:author="Benton, Deon" w:date="2026-04-06T12:27:00Z" w16du:dateUtc="2026-04-06T17:27:00Z">
        <w:r w:rsidR="004C2B8E">
          <w:rPr>
            <w:rFonts w:ascii="Times New Roman" w:hAnsi="Times New Roman" w:cs="Times New Roman"/>
          </w:rPr>
          <w:t xml:space="preserve">(e.g., Gergely et al., 1995; Csibra et al., 2003), </w:t>
        </w:r>
      </w:ins>
      <w:ins w:id="2237" w:author="Benton, Deon" w:date="2026-04-06T12:29:00Z" w16du:dateUtc="2026-04-06T17:29:00Z">
        <w:r w:rsidR="00B26DED">
          <w:rPr>
            <w:rFonts w:ascii="Times New Roman" w:hAnsi="Times New Roman" w:cs="Times New Roman"/>
          </w:rPr>
          <w:t xml:space="preserve">to </w:t>
        </w:r>
      </w:ins>
      <w:ins w:id="2238" w:author="Benton, Deon" w:date="2026-04-08T15:02:00Z" w16du:dateUtc="2026-04-08T20:02:00Z">
        <w:r w:rsidR="00A24C05">
          <w:rPr>
            <w:rFonts w:ascii="Times New Roman" w:hAnsi="Times New Roman" w:cs="Times New Roman"/>
          </w:rPr>
          <w:t>675</w:t>
        </w:r>
      </w:ins>
      <w:ins w:id="2239" w:author="Benton, Deon" w:date="2026-04-06T12:32:00Z" w16du:dateUtc="2026-04-06T17:32:00Z">
        <w:r w:rsidR="007A0022">
          <w:rPr>
            <w:rFonts w:ascii="Times New Roman" w:hAnsi="Times New Roman" w:cs="Times New Roman"/>
          </w:rPr>
          <w:t xml:space="preserve"> for </w:t>
        </w:r>
      </w:ins>
      <w:ins w:id="2240" w:author="Benton, Deon" w:date="2026-04-06T12:33:00Z" w16du:dateUtc="2026-04-06T17:33:00Z">
        <w:r w:rsidR="007A0022">
          <w:rPr>
            <w:rFonts w:ascii="Times New Roman" w:hAnsi="Times New Roman" w:cs="Times New Roman"/>
          </w:rPr>
          <w:t xml:space="preserve">simulations </w:t>
        </w:r>
      </w:ins>
      <w:ins w:id="2241" w:author="Benton, Deon" w:date="2026-04-06T12:34:00Z" w16du:dateUtc="2026-04-06T17:34:00Z">
        <w:r w:rsidR="00EE2BEA">
          <w:rPr>
            <w:rFonts w:ascii="Times New Roman" w:hAnsi="Times New Roman" w:cs="Times New Roman"/>
          </w:rPr>
          <w:t xml:space="preserve">of </w:t>
        </w:r>
      </w:ins>
      <w:ins w:id="2242" w:author="Benton, Deon" w:date="2026-04-06T12:33:00Z" w16du:dateUtc="2026-04-06T17:33:00Z">
        <w:r w:rsidR="007A0022">
          <w:rPr>
            <w:rFonts w:ascii="Times New Roman" w:hAnsi="Times New Roman" w:cs="Times New Roman"/>
          </w:rPr>
          <w:t xml:space="preserve">studies that tested 9-month-olds </w:t>
        </w:r>
      </w:ins>
      <w:ins w:id="2243" w:author="Benton, Deon" w:date="2026-04-06T12:34:00Z" w16du:dateUtc="2026-04-06T17:34:00Z">
        <w:r w:rsidR="00EE2BEA">
          <w:rPr>
            <w:rFonts w:ascii="Times New Roman" w:hAnsi="Times New Roman" w:cs="Times New Roman"/>
          </w:rPr>
          <w:t xml:space="preserve">(e.g.., Csibra et al., 1999), to </w:t>
        </w:r>
      </w:ins>
      <w:ins w:id="2244" w:author="Benton, Deon" w:date="2026-04-08T15:03:00Z" w16du:dateUtc="2026-04-08T20:03:00Z">
        <w:r w:rsidR="00A24C05">
          <w:rPr>
            <w:rFonts w:ascii="Times New Roman" w:hAnsi="Times New Roman" w:cs="Times New Roman"/>
          </w:rPr>
          <w:lastRenderedPageBreak/>
          <w:t>450</w:t>
        </w:r>
      </w:ins>
      <w:ins w:id="2245" w:author="Benton, Deon" w:date="2026-04-06T12:34:00Z" w16du:dateUtc="2026-04-06T17:34:00Z">
        <w:r w:rsidR="00EE2BEA">
          <w:rPr>
            <w:rFonts w:ascii="Times New Roman" w:hAnsi="Times New Roman" w:cs="Times New Roman"/>
          </w:rPr>
          <w:t xml:space="preserve"> for simulations of studies that tested 6-month-olds (e.g., Liu &amp; Spel</w:t>
        </w:r>
      </w:ins>
      <w:ins w:id="2246" w:author="Benton, Deon" w:date="2026-04-06T12:35:00Z" w16du:dateUtc="2026-04-06T17:35:00Z">
        <w:r w:rsidR="00EE2BEA">
          <w:rPr>
            <w:rFonts w:ascii="Times New Roman" w:hAnsi="Times New Roman" w:cs="Times New Roman"/>
          </w:rPr>
          <w:t>ke, 2017),</w:t>
        </w:r>
      </w:ins>
      <w:ins w:id="2247" w:author="Benton, Deon" w:date="2026-04-06T12:36:00Z" w16du:dateUtc="2026-04-06T17:36:00Z">
        <w:r w:rsidR="006F2773">
          <w:rPr>
            <w:rFonts w:ascii="Times New Roman" w:hAnsi="Times New Roman" w:cs="Times New Roman"/>
          </w:rPr>
          <w:t xml:space="preserve"> and to </w:t>
        </w:r>
      </w:ins>
      <w:ins w:id="2248" w:author="Benton, Deon" w:date="2026-04-08T15:03:00Z" w16du:dateUtc="2026-04-08T20:03:00Z">
        <w:r w:rsidR="00A24C05">
          <w:rPr>
            <w:rFonts w:ascii="Times New Roman" w:hAnsi="Times New Roman" w:cs="Times New Roman"/>
          </w:rPr>
          <w:t>225</w:t>
        </w:r>
      </w:ins>
      <w:ins w:id="2249" w:author="Benton, Deon" w:date="2026-04-06T12:36:00Z" w16du:dateUtc="2026-04-06T17:36:00Z">
        <w:r w:rsidR="006F2773">
          <w:rPr>
            <w:rFonts w:ascii="Times New Roman" w:hAnsi="Times New Roman" w:cs="Times New Roman"/>
          </w:rPr>
          <w:t xml:space="preserve"> for simulations of studies that tested 3-month-olds (e.g., Skerry et al., 2013).</w:t>
        </w:r>
      </w:ins>
      <w:ins w:id="2250" w:author="Benton, Deon" w:date="2026-04-06T12:35:00Z" w16du:dateUtc="2026-04-06T17:35:00Z">
        <w:r w:rsidR="00EE2BEA">
          <w:rPr>
            <w:rFonts w:ascii="Times New Roman" w:hAnsi="Times New Roman" w:cs="Times New Roman"/>
          </w:rPr>
          <w:t xml:space="preserve"> </w:t>
        </w:r>
      </w:ins>
      <w:ins w:id="2251" w:author="Benton, Deon" w:date="2026-03-02T14:11:00Z" w16du:dateUtc="2026-03-02T20:11:00Z">
        <w:r w:rsidR="009E3E0A">
          <w:rPr>
            <w:rFonts w:ascii="Times New Roman" w:hAnsi="Times New Roman" w:cs="Times New Roman"/>
          </w:rPr>
          <w:t xml:space="preserve">As with pretraining duration, the learning rate for </w:t>
        </w:r>
      </w:ins>
      <w:ins w:id="2252" w:author="Benton, Deon" w:date="2026-03-02T14:12:00Z" w16du:dateUtc="2026-03-02T20:12:00Z">
        <w:r w:rsidR="003D48D0">
          <w:rPr>
            <w:rFonts w:ascii="Times New Roman" w:hAnsi="Times New Roman" w:cs="Times New Roman"/>
          </w:rPr>
          <w:t xml:space="preserve">connections that did not instantiate a particular theoretical assumption varied </w:t>
        </w:r>
      </w:ins>
      <w:ins w:id="2253" w:author="Benton, Deon" w:date="2026-04-08T15:03:00Z" w16du:dateUtc="2026-04-08T20:03:00Z">
        <w:r w:rsidR="009A0566">
          <w:rPr>
            <w:rFonts w:ascii="Times New Roman" w:hAnsi="Times New Roman" w:cs="Times New Roman"/>
          </w:rPr>
          <w:t xml:space="preserve">systematically </w:t>
        </w:r>
      </w:ins>
      <w:ins w:id="2254" w:author="Benton, Deon" w:date="2026-03-02T14:12:00Z" w16du:dateUtc="2026-03-02T20:12:00Z">
        <w:r w:rsidR="003D48D0">
          <w:rPr>
            <w:rFonts w:ascii="Times New Roman" w:hAnsi="Times New Roman" w:cs="Times New Roman"/>
          </w:rPr>
          <w:t>across simulations</w:t>
        </w:r>
      </w:ins>
      <w:ins w:id="2255" w:author="Benton, Deon" w:date="2026-04-08T15:03:00Z" w16du:dateUtc="2026-04-08T20:03:00Z">
        <w:r w:rsidR="009A0566">
          <w:rPr>
            <w:rFonts w:ascii="Times New Roman" w:hAnsi="Times New Roman" w:cs="Times New Roman"/>
          </w:rPr>
          <w:t xml:space="preserve"> in accordance with the “age</w:t>
        </w:r>
      </w:ins>
      <w:ins w:id="2256" w:author="Benton, Deon" w:date="2026-04-08T15:04:00Z" w16du:dateUtc="2026-04-08T20:04:00Z">
        <w:r w:rsidR="009A0566">
          <w:rPr>
            <w:rFonts w:ascii="Times New Roman" w:hAnsi="Times New Roman" w:cs="Times New Roman"/>
          </w:rPr>
          <w:t>” of the model</w:t>
        </w:r>
      </w:ins>
      <w:ins w:id="2257" w:author="Benton, Deon" w:date="2026-03-02T14:13:00Z" w16du:dateUtc="2026-03-02T20:13:00Z">
        <w:r w:rsidR="003D48D0">
          <w:rPr>
            <w:rFonts w:ascii="Times New Roman" w:hAnsi="Times New Roman" w:cs="Times New Roman"/>
          </w:rPr>
          <w:t>. Specifically, a higher value for this parameter was used for older models</w:t>
        </w:r>
      </w:ins>
      <w:ins w:id="2258" w:author="Benton, Deon" w:date="2026-04-06T12:37:00Z" w16du:dateUtc="2026-04-06T17:37:00Z">
        <w:r w:rsidR="006F2773">
          <w:rPr>
            <w:rFonts w:ascii="Times New Roman" w:hAnsi="Times New Roman" w:cs="Times New Roman"/>
          </w:rPr>
          <w:t xml:space="preserve"> than </w:t>
        </w:r>
      </w:ins>
      <w:r w:rsidR="002A7E6A">
        <w:rPr>
          <w:rFonts w:ascii="Times New Roman" w:hAnsi="Times New Roman" w:cs="Times New Roman"/>
        </w:rPr>
        <w:t xml:space="preserve">younger </w:t>
      </w:r>
      <w:ins w:id="2259" w:author="Benton, Deon" w:date="2026-04-06T12:37:00Z" w16du:dateUtc="2026-04-06T17:37:00Z">
        <w:r w:rsidR="006F2773">
          <w:rPr>
            <w:rFonts w:ascii="Times New Roman" w:hAnsi="Times New Roman" w:cs="Times New Roman"/>
          </w:rPr>
          <w:t>models;</w:t>
        </w:r>
      </w:ins>
      <w:ins w:id="2260" w:author="Benton, Deon" w:date="2026-04-06T12:38:00Z" w16du:dateUtc="2026-04-06T17:38:00Z">
        <w:r w:rsidR="006F2773">
          <w:rPr>
            <w:rFonts w:ascii="Times New Roman" w:hAnsi="Times New Roman" w:cs="Times New Roman"/>
          </w:rPr>
          <w:t xml:space="preserve"> this value was </w:t>
        </w:r>
      </w:ins>
      <w:r w:rsidR="002A7E6A">
        <w:rPr>
          <w:rFonts w:ascii="Times New Roman" w:hAnsi="Times New Roman" w:cs="Times New Roman"/>
        </w:rPr>
        <w:t xml:space="preserve">ranged from </w:t>
      </w:r>
      <w:ins w:id="2261" w:author="Benton, Deon" w:date="2026-04-06T12:42:00Z" w16du:dateUtc="2026-04-06T17:42:00Z">
        <w:r w:rsidR="007C0C5A">
          <w:rPr>
            <w:rFonts w:ascii="Times New Roman" w:hAnsi="Times New Roman" w:cs="Times New Roman"/>
          </w:rPr>
          <w:t>0.1</w:t>
        </w:r>
      </w:ins>
      <w:ins w:id="2262" w:author="Benton, Deon" w:date="2026-04-06T12:38:00Z" w16du:dateUtc="2026-04-06T17:38:00Z">
        <w:r w:rsidR="006F2773">
          <w:rPr>
            <w:rFonts w:ascii="Times New Roman" w:hAnsi="Times New Roman" w:cs="Times New Roman"/>
          </w:rPr>
          <w:t xml:space="preserve"> for </w:t>
        </w:r>
      </w:ins>
      <w:r w:rsidR="002A7E6A">
        <w:rPr>
          <w:rFonts w:ascii="Times New Roman" w:hAnsi="Times New Roman" w:cs="Times New Roman"/>
        </w:rPr>
        <w:t xml:space="preserve">the oldest </w:t>
      </w:r>
      <w:ins w:id="2263" w:author="Benton, Deon" w:date="2026-04-06T12:38:00Z" w16du:dateUtc="2026-04-06T17:38:00Z">
        <w:r w:rsidR="006F2773">
          <w:rPr>
            <w:rFonts w:ascii="Times New Roman" w:hAnsi="Times New Roman" w:cs="Times New Roman"/>
          </w:rPr>
          <w:t>models</w:t>
        </w:r>
      </w:ins>
      <w:ins w:id="2264" w:author="Benton, Deon" w:date="2026-04-06T12:43:00Z" w16du:dateUtc="2026-04-06T17:43:00Z">
        <w:r w:rsidR="00364F6F">
          <w:rPr>
            <w:rFonts w:ascii="Times New Roman" w:hAnsi="Times New Roman" w:cs="Times New Roman"/>
          </w:rPr>
          <w:t xml:space="preserve"> to 0.0</w:t>
        </w:r>
      </w:ins>
      <w:ins w:id="2265" w:author="Benton, Deon" w:date="2026-04-11T10:12:00Z" w16du:dateUtc="2026-04-11T15:12:00Z">
        <w:r w:rsidR="00FE10E3">
          <w:rPr>
            <w:rFonts w:ascii="Times New Roman" w:hAnsi="Times New Roman" w:cs="Times New Roman"/>
          </w:rPr>
          <w:t>5</w:t>
        </w:r>
      </w:ins>
      <w:ins w:id="2266" w:author="Benton, Deon" w:date="2026-04-06T12:43:00Z" w16du:dateUtc="2026-04-06T17:43:00Z">
        <w:r w:rsidR="00364F6F">
          <w:rPr>
            <w:rFonts w:ascii="Times New Roman" w:hAnsi="Times New Roman" w:cs="Times New Roman"/>
          </w:rPr>
          <w:t xml:space="preserve"> for </w:t>
        </w:r>
      </w:ins>
      <w:r w:rsidR="002A7E6A">
        <w:rPr>
          <w:rFonts w:ascii="Times New Roman" w:hAnsi="Times New Roman" w:cs="Times New Roman"/>
        </w:rPr>
        <w:t>the youngest models</w:t>
      </w:r>
      <w:ins w:id="2267" w:author="Benton, Deon" w:date="2026-03-02T14:13:00Z" w16du:dateUtc="2026-03-02T20:13:00Z">
        <w:r w:rsidR="003D48D0">
          <w:rPr>
            <w:rFonts w:ascii="Times New Roman" w:hAnsi="Times New Roman" w:cs="Times New Roman"/>
          </w:rPr>
          <w:t xml:space="preserve">. This implemented </w:t>
        </w:r>
      </w:ins>
      <w:ins w:id="2268" w:author="Benton, Deon" w:date="2026-03-02T14:14:00Z" w16du:dateUtc="2026-03-02T20:14:00Z">
        <w:r w:rsidR="003D48D0">
          <w:rPr>
            <w:rFonts w:ascii="Times New Roman" w:hAnsi="Times New Roman" w:cs="Times New Roman"/>
          </w:rPr>
          <w:t xml:space="preserve">the assumption that </w:t>
        </w:r>
      </w:ins>
      <w:r w:rsidR="00090053">
        <w:rPr>
          <w:rFonts w:ascii="Times New Roman" w:hAnsi="Times New Roman" w:cs="Times New Roman"/>
        </w:rPr>
        <w:t>processing speed improves with age</w:t>
      </w:r>
      <w:ins w:id="2269" w:author="Benton, Deon" w:date="2026-03-02T14:14:00Z" w16du:dateUtc="2026-03-02T20:14:00Z">
        <w:r w:rsidR="003D48D0">
          <w:rPr>
            <w:rFonts w:ascii="Times New Roman" w:hAnsi="Times New Roman" w:cs="Times New Roman"/>
          </w:rPr>
          <w:t>.</w:t>
        </w:r>
      </w:ins>
      <w:ins w:id="2270" w:author="Benton, Deon" w:date="2026-03-02T14:13:00Z" w16du:dateUtc="2026-03-02T20:13:00Z">
        <w:r w:rsidR="003D48D0">
          <w:rPr>
            <w:rFonts w:ascii="Times New Roman" w:hAnsi="Times New Roman" w:cs="Times New Roman"/>
          </w:rPr>
          <w:t xml:space="preserve">  </w:t>
        </w:r>
      </w:ins>
      <w:r w:rsidR="00841430">
        <w:rPr>
          <w:rFonts w:ascii="Times New Roman" w:hAnsi="Times New Roman" w:cs="Times New Roman"/>
        </w:rPr>
        <w:t>T</w:t>
      </w:r>
      <w:r w:rsidR="00EA7F5F">
        <w:rPr>
          <w:rFonts w:ascii="Times New Roman" w:hAnsi="Times New Roman" w:cs="Times New Roman"/>
        </w:rPr>
        <w:t>he habituation phase always followed the pretraining phase and</w:t>
      </w:r>
      <w:r w:rsidR="00524642">
        <w:rPr>
          <w:rFonts w:ascii="Times New Roman" w:hAnsi="Times New Roman" w:cs="Times New Roman"/>
        </w:rPr>
        <w:t xml:space="preserve"> lasted </w:t>
      </w:r>
      <w:r w:rsidR="008021BD">
        <w:rPr>
          <w:rFonts w:ascii="Times New Roman" w:hAnsi="Times New Roman" w:cs="Times New Roman"/>
        </w:rPr>
        <w:t xml:space="preserve">between </w:t>
      </w:r>
      <w:ins w:id="2271" w:author="Benton, Deon" w:date="2026-04-08T15:04:00Z" w16du:dateUtc="2026-04-08T20:04:00Z">
        <w:r w:rsidR="006F0CAC">
          <w:rPr>
            <w:rFonts w:ascii="Times New Roman" w:hAnsi="Times New Roman" w:cs="Times New Roman"/>
          </w:rPr>
          <w:t>8 and 12</w:t>
        </w:r>
      </w:ins>
      <w:r w:rsidR="008021BD">
        <w:rPr>
          <w:rFonts w:ascii="Times New Roman" w:hAnsi="Times New Roman" w:cs="Times New Roman"/>
        </w:rPr>
        <w:t xml:space="preserve"> </w:t>
      </w:r>
      <w:r w:rsidR="00524642">
        <w:rPr>
          <w:rFonts w:ascii="Times New Roman" w:hAnsi="Times New Roman" w:cs="Times New Roman"/>
        </w:rPr>
        <w:t>epochs</w:t>
      </w:r>
      <w:r w:rsidR="008021BD">
        <w:rPr>
          <w:rFonts w:ascii="Times New Roman" w:hAnsi="Times New Roman" w:cs="Times New Roman"/>
        </w:rPr>
        <w:t xml:space="preserve"> in step sizes of </w:t>
      </w:r>
      <w:del w:id="2272" w:author="Benton, Deon" w:date="2026-04-06T11:26:00Z" w16du:dateUtc="2026-04-06T16:26:00Z">
        <w:r w:rsidR="008021BD" w:rsidDel="001A6079">
          <w:rPr>
            <w:rFonts w:ascii="Times New Roman" w:hAnsi="Times New Roman" w:cs="Times New Roman"/>
          </w:rPr>
          <w:delText>2</w:delText>
        </w:r>
      </w:del>
      <w:ins w:id="2273" w:author="Benton, Deon" w:date="2026-04-08T15:04:00Z" w16du:dateUtc="2026-04-08T20:04:00Z">
        <w:r w:rsidR="006F0CAC">
          <w:rPr>
            <w:rFonts w:ascii="Times New Roman" w:hAnsi="Times New Roman" w:cs="Times New Roman"/>
          </w:rPr>
          <w:t>1</w:t>
        </w:r>
      </w:ins>
      <w:ins w:id="2274" w:author="Benton, Deon" w:date="2026-04-06T11:26:00Z" w16du:dateUtc="2026-04-06T16:26:00Z">
        <w:r w:rsidR="001A6079">
          <w:rPr>
            <w:rFonts w:ascii="Times New Roman" w:hAnsi="Times New Roman" w:cs="Times New Roman"/>
          </w:rPr>
          <w:t xml:space="preserve"> </w:t>
        </w:r>
      </w:ins>
      <w:ins w:id="2275" w:author="Benton, Deon" w:date="2026-03-02T14:55:00Z" w16du:dateUtc="2026-03-02T20:55:00Z">
        <w:r w:rsidR="00C54E36">
          <w:rPr>
            <w:rFonts w:ascii="Times New Roman" w:hAnsi="Times New Roman" w:cs="Times New Roman"/>
          </w:rPr>
          <w:t xml:space="preserve">(see </w:t>
        </w:r>
      </w:ins>
      <w:ins w:id="2276" w:author="Benton, Deon" w:date="2026-03-02T14:56:00Z" w16du:dateUtc="2026-03-02T20:56:00Z">
        <w:r w:rsidR="00C54E36">
          <w:rPr>
            <w:rFonts w:ascii="Times New Roman" w:hAnsi="Times New Roman" w:cs="Times New Roman"/>
          </w:rPr>
          <w:t>below for details about the n</w:t>
        </w:r>
      </w:ins>
      <w:ins w:id="2277" w:author="Benton, Deon" w:date="2026-03-02T14:57:00Z" w16du:dateUtc="2026-03-02T20:57:00Z">
        <w:r w:rsidR="00C54E36">
          <w:rPr>
            <w:rFonts w:ascii="Times New Roman" w:hAnsi="Times New Roman" w:cs="Times New Roman"/>
          </w:rPr>
          <w:t xml:space="preserve">ature </w:t>
        </w:r>
      </w:ins>
      <w:ins w:id="2278" w:author="Benton, Deon" w:date="2026-03-02T14:56:00Z" w16du:dateUtc="2026-03-02T20:56:00Z">
        <w:r w:rsidR="00C54E36">
          <w:rPr>
            <w:rFonts w:ascii="Times New Roman" w:hAnsi="Times New Roman" w:cs="Times New Roman"/>
          </w:rPr>
          <w:t>of the habituation experien</w:t>
        </w:r>
      </w:ins>
      <w:ins w:id="2279" w:author="Benton, Deon" w:date="2026-03-02T14:57:00Z" w16du:dateUtc="2026-03-02T20:57:00Z">
        <w:r w:rsidR="00C54E36">
          <w:rPr>
            <w:rFonts w:ascii="Times New Roman" w:hAnsi="Times New Roman" w:cs="Times New Roman"/>
          </w:rPr>
          <w:t>ce for a given simulation)</w:t>
        </w:r>
      </w:ins>
      <w:r w:rsidR="008021BD">
        <w:rPr>
          <w:rFonts w:ascii="Times New Roman" w:hAnsi="Times New Roman" w:cs="Times New Roman"/>
        </w:rPr>
        <w:t>.</w:t>
      </w:r>
      <w:r w:rsidR="00524642">
        <w:rPr>
          <w:rFonts w:ascii="Times New Roman" w:hAnsi="Times New Roman" w:cs="Times New Roman"/>
        </w:rPr>
        <w:t xml:space="preserve"> </w:t>
      </w:r>
      <w:r w:rsidR="008021BD">
        <w:rPr>
          <w:rFonts w:ascii="Times New Roman" w:hAnsi="Times New Roman" w:cs="Times New Roman"/>
        </w:rPr>
        <w:t xml:space="preserve">Different numbers of </w:t>
      </w:r>
      <w:ins w:id="2280" w:author="Benton, Deon" w:date="2026-04-06T11:26:00Z" w16du:dateUtc="2026-04-06T16:26:00Z">
        <w:r w:rsidR="001A6079">
          <w:rPr>
            <w:rFonts w:ascii="Times New Roman" w:hAnsi="Times New Roman" w:cs="Times New Roman"/>
          </w:rPr>
          <w:t xml:space="preserve">habituation </w:t>
        </w:r>
      </w:ins>
      <w:r w:rsidR="008021BD">
        <w:rPr>
          <w:rFonts w:ascii="Times New Roman" w:hAnsi="Times New Roman" w:cs="Times New Roman"/>
        </w:rPr>
        <w:t xml:space="preserve">epochs were used to ensure that </w:t>
      </w:r>
      <w:r w:rsidR="00B203EF">
        <w:rPr>
          <w:rFonts w:ascii="Times New Roman" w:hAnsi="Times New Roman" w:cs="Times New Roman"/>
        </w:rPr>
        <w:t>the results reported below</w:t>
      </w:r>
      <w:ins w:id="2281" w:author="Benton, Deon" w:date="2026-04-06T11:26:00Z" w16du:dateUtc="2026-04-06T16:26:00Z">
        <w:r w:rsidR="00CE7486">
          <w:rPr>
            <w:rFonts w:ascii="Times New Roman" w:hAnsi="Times New Roman" w:cs="Times New Roman"/>
          </w:rPr>
          <w:t xml:space="preserve"> were robust to particular values of this parameter.</w:t>
        </w:r>
      </w:ins>
      <w:r w:rsidR="00B203EF">
        <w:rPr>
          <w:rFonts w:ascii="Times New Roman" w:hAnsi="Times New Roman" w:cs="Times New Roman"/>
        </w:rPr>
        <w:t xml:space="preserve"> </w:t>
      </w:r>
      <w:del w:id="2282" w:author="Benton, Deon" w:date="2026-04-06T11:35:00Z" w16du:dateUtc="2026-04-06T16:35:00Z">
        <w:r w:rsidR="00CA5BBF" w:rsidDel="005A4668">
          <w:rPr>
            <w:rFonts w:ascii="Times New Roman" w:hAnsi="Times New Roman" w:cs="Times New Roman"/>
          </w:rPr>
          <w:delText xml:space="preserve"> </w:delText>
        </w:r>
      </w:del>
    </w:p>
    <w:p w14:paraId="7A2DDE91" w14:textId="47456285" w:rsidR="00EC34A9" w:rsidRDefault="00524642" w:rsidP="007F7477">
      <w:pPr>
        <w:spacing w:line="480" w:lineRule="auto"/>
        <w:ind w:firstLine="720"/>
        <w:contextualSpacing/>
        <w:rPr>
          <w:ins w:id="2283" w:author="Benton, Deon" w:date="2026-03-25T10:41:00Z" w16du:dateUtc="2026-03-25T15:41:00Z"/>
          <w:rFonts w:ascii="Times New Roman" w:hAnsi="Times New Roman" w:cs="Times New Roman"/>
        </w:rPr>
      </w:pPr>
      <w:r>
        <w:rPr>
          <w:rFonts w:ascii="Times New Roman" w:hAnsi="Times New Roman" w:cs="Times New Roman"/>
        </w:rPr>
        <w:t>The dependent measure used in the</w:t>
      </w:r>
      <w:r w:rsidR="00965615">
        <w:rPr>
          <w:rFonts w:ascii="Times New Roman" w:hAnsi="Times New Roman" w:cs="Times New Roman"/>
        </w:rPr>
        <w:t>se simulations</w:t>
      </w:r>
      <w:r w:rsidR="005C1DE1">
        <w:rPr>
          <w:rFonts w:ascii="Times New Roman" w:hAnsi="Times New Roman" w:cs="Times New Roman"/>
        </w:rPr>
        <w:t xml:space="preserve"> </w:t>
      </w:r>
      <w:r>
        <w:rPr>
          <w:rFonts w:ascii="Times New Roman" w:hAnsi="Times New Roman" w:cs="Times New Roman"/>
        </w:rPr>
        <w:t xml:space="preserve">was </w:t>
      </w:r>
      <w:r w:rsidR="005C1DE1">
        <w:rPr>
          <w:rFonts w:ascii="Times New Roman" w:hAnsi="Times New Roman" w:cs="Times New Roman"/>
        </w:rPr>
        <w:t>network (</w:t>
      </w:r>
      <w:r>
        <w:rPr>
          <w:rFonts w:ascii="Times New Roman" w:hAnsi="Times New Roman" w:cs="Times New Roman"/>
        </w:rPr>
        <w:t>cross-entropy</w:t>
      </w:r>
      <w:r w:rsidR="005C1DE1">
        <w:rPr>
          <w:rFonts w:ascii="Times New Roman" w:hAnsi="Times New Roman" w:cs="Times New Roman"/>
        </w:rPr>
        <w:t>)</w:t>
      </w:r>
      <w:r>
        <w:rPr>
          <w:rFonts w:ascii="Times New Roman" w:hAnsi="Times New Roman" w:cs="Times New Roman"/>
        </w:rPr>
        <w:t xml:space="preserve"> error (Hinton, 1989). </w:t>
      </w:r>
      <w:ins w:id="2284" w:author="Benton, Deon" w:date="2026-03-02T14:58:00Z" w16du:dateUtc="2026-03-02T20:58:00Z">
        <w:r w:rsidR="00FF0FF5">
          <w:rPr>
            <w:rFonts w:ascii="Times New Roman" w:hAnsi="Times New Roman" w:cs="Times New Roman"/>
          </w:rPr>
          <w:t>This is consistent with existing developmental models</w:t>
        </w:r>
      </w:ins>
      <w:ins w:id="2285" w:author="Benton, Deon" w:date="2026-03-02T15:01:00Z" w16du:dateUtc="2026-03-02T21:01:00Z">
        <w:r w:rsidR="00864247">
          <w:rPr>
            <w:rFonts w:ascii="Times New Roman" w:hAnsi="Times New Roman" w:cs="Times New Roman"/>
          </w:rPr>
          <w:t xml:space="preserve">. </w:t>
        </w:r>
      </w:ins>
      <w:ins w:id="2286" w:author="Benton, Deon" w:date="2026-03-02T15:06:00Z" w16du:dateUtc="2026-03-02T21:06:00Z">
        <w:r w:rsidR="00A91FBA">
          <w:rPr>
            <w:rFonts w:ascii="Times New Roman" w:hAnsi="Times New Roman" w:cs="Times New Roman"/>
          </w:rPr>
          <w:t xml:space="preserve">As is typical </w:t>
        </w:r>
      </w:ins>
      <w:ins w:id="2287" w:author="Benton, Deon" w:date="2026-03-02T15:07:00Z" w16du:dateUtc="2026-03-02T21:07:00Z">
        <w:r w:rsidR="00A91FBA">
          <w:rPr>
            <w:rFonts w:ascii="Times New Roman" w:hAnsi="Times New Roman" w:cs="Times New Roman"/>
          </w:rPr>
          <w:t xml:space="preserve">in simulation studies that use autoencoder models like the current one (e.g., Benton, 2024, 2026; Benton &amp; Lapan, 2021; Benton &amp; Rakison, 2019; Mareschal et al., 2000; Quinn &amp; Johnson, 2000; Rakison &amp; Lupyan, 2008; Twomey &amp; Westermann, 2016), </w:t>
        </w:r>
      </w:ins>
      <w:ins w:id="2288" w:author="Benton, Deon" w:date="2026-03-02T15:08:00Z" w16du:dateUtc="2026-03-02T21:08:00Z">
        <w:r w:rsidR="00A91FBA">
          <w:rPr>
            <w:rFonts w:ascii="Times New Roman" w:hAnsi="Times New Roman" w:cs="Times New Roman"/>
          </w:rPr>
          <w:t xml:space="preserve">it is common to treat error as a proxy for looking such that greater network error corresponds to longer looking. </w:t>
        </w:r>
      </w:ins>
      <w:r w:rsidR="00E71E95">
        <w:rPr>
          <w:rFonts w:ascii="Times New Roman" w:hAnsi="Times New Roman" w:cs="Times New Roman"/>
        </w:rPr>
        <w:t xml:space="preserve">To understand why </w:t>
      </w:r>
      <w:ins w:id="2289" w:author="Benton, Deon" w:date="2026-03-25T10:38:00Z" w16du:dateUtc="2026-03-25T15:38:00Z">
        <w:r w:rsidR="00007D2D">
          <w:rPr>
            <w:rFonts w:ascii="Times New Roman" w:hAnsi="Times New Roman" w:cs="Times New Roman"/>
          </w:rPr>
          <w:t xml:space="preserve">such an interpretation is </w:t>
        </w:r>
      </w:ins>
      <w:ins w:id="2290" w:author="Benton, Deon" w:date="2026-03-25T10:39:00Z" w16du:dateUtc="2026-03-25T15:39:00Z">
        <w:r w:rsidR="00007D2D">
          <w:rPr>
            <w:rFonts w:ascii="Times New Roman" w:hAnsi="Times New Roman" w:cs="Times New Roman"/>
          </w:rPr>
          <w:t>merited</w:t>
        </w:r>
      </w:ins>
      <w:ins w:id="2291" w:author="Benton, Deon" w:date="2026-03-02T15:09:00Z" w16du:dateUtc="2026-03-02T21:09:00Z">
        <w:r w:rsidR="00F52B7C">
          <w:rPr>
            <w:rFonts w:ascii="Times New Roman" w:hAnsi="Times New Roman" w:cs="Times New Roman"/>
          </w:rPr>
          <w:t xml:space="preserve">, </w:t>
        </w:r>
      </w:ins>
      <w:r w:rsidR="00E71E95">
        <w:rPr>
          <w:rFonts w:ascii="Times New Roman" w:hAnsi="Times New Roman" w:cs="Times New Roman"/>
        </w:rPr>
        <w:t xml:space="preserve">it is </w:t>
      </w:r>
      <w:ins w:id="2292" w:author="Benton, Deon" w:date="2026-03-02T15:09:00Z" w16du:dateUtc="2026-03-02T21:09:00Z">
        <w:r w:rsidR="00F52B7C">
          <w:rPr>
            <w:rFonts w:ascii="Times New Roman" w:hAnsi="Times New Roman" w:cs="Times New Roman"/>
          </w:rPr>
          <w:t>instructive briefl</w:t>
        </w:r>
      </w:ins>
      <w:ins w:id="2293" w:author="Benton, Deon" w:date="2026-03-02T15:10:00Z" w16du:dateUtc="2026-03-02T21:10:00Z">
        <w:r w:rsidR="00F52B7C">
          <w:rPr>
            <w:rFonts w:ascii="Times New Roman" w:hAnsi="Times New Roman" w:cs="Times New Roman"/>
          </w:rPr>
          <w:t>y to consider</w:t>
        </w:r>
      </w:ins>
      <w:r w:rsidR="00E71E95">
        <w:rPr>
          <w:rFonts w:ascii="Times New Roman" w:hAnsi="Times New Roman" w:cs="Times New Roman"/>
        </w:rPr>
        <w:t xml:space="preserve"> the relation </w:t>
      </w:r>
      <w:r w:rsidR="0002365D">
        <w:rPr>
          <w:rFonts w:ascii="Times New Roman" w:hAnsi="Times New Roman" w:cs="Times New Roman"/>
        </w:rPr>
        <w:t>between</w:t>
      </w:r>
      <w:ins w:id="2294" w:author="Benton, Deon" w:date="2026-03-02T15:11:00Z" w16du:dateUtc="2026-03-02T21:11:00Z">
        <w:r w:rsidR="00671B15">
          <w:rPr>
            <w:rFonts w:ascii="Times New Roman" w:hAnsi="Times New Roman" w:cs="Times New Roman"/>
          </w:rPr>
          <w:t xml:space="preserve"> existing proposals of what looking behavior means in habituation studies</w:t>
        </w:r>
      </w:ins>
      <w:r w:rsidR="0002365D">
        <w:rPr>
          <w:rFonts w:ascii="Times New Roman" w:hAnsi="Times New Roman" w:cs="Times New Roman"/>
        </w:rPr>
        <w:t xml:space="preserve"> </w:t>
      </w:r>
      <w:del w:id="2295" w:author="Benton, Deon" w:date="2026-03-02T15:11:00Z" w16du:dateUtc="2026-03-02T21:11:00Z">
        <w:r w:rsidR="00E71E95" w:rsidDel="00671B15">
          <w:rPr>
            <w:rFonts w:ascii="Times New Roman" w:hAnsi="Times New Roman" w:cs="Times New Roman"/>
          </w:rPr>
          <w:delText xml:space="preserve"> </w:delText>
        </w:r>
      </w:del>
      <w:r w:rsidR="00E71E95">
        <w:rPr>
          <w:rFonts w:ascii="Times New Roman" w:hAnsi="Times New Roman" w:cs="Times New Roman"/>
        </w:rPr>
        <w:t>and</w:t>
      </w:r>
      <w:ins w:id="2296" w:author="Benton, Deon" w:date="2026-03-02T15:10:00Z" w16du:dateUtc="2026-03-02T21:10:00Z">
        <w:r w:rsidR="00F52B7C">
          <w:rPr>
            <w:rFonts w:ascii="Times New Roman" w:hAnsi="Times New Roman" w:cs="Times New Roman"/>
          </w:rPr>
          <w:t xml:space="preserve"> the nature of learning in autoencoder models.</w:t>
        </w:r>
      </w:ins>
      <w:r w:rsidR="00E71E95">
        <w:rPr>
          <w:rFonts w:ascii="Times New Roman" w:hAnsi="Times New Roman" w:cs="Times New Roman"/>
        </w:rPr>
        <w:t xml:space="preserve"> </w:t>
      </w:r>
      <w:r w:rsidR="003E737D">
        <w:rPr>
          <w:rFonts w:ascii="Times New Roman" w:hAnsi="Times New Roman" w:cs="Times New Roman"/>
        </w:rPr>
        <w:t xml:space="preserve">According to one </w:t>
      </w:r>
      <w:ins w:id="2297" w:author="Benton, Deon" w:date="2026-03-25T10:40:00Z" w16du:dateUtc="2026-03-25T15:40:00Z">
        <w:r w:rsidR="00751298">
          <w:rPr>
            <w:rFonts w:ascii="Times New Roman" w:hAnsi="Times New Roman" w:cs="Times New Roman"/>
          </w:rPr>
          <w:t xml:space="preserve">high-profile </w:t>
        </w:r>
      </w:ins>
      <w:r w:rsidR="003E737D">
        <w:rPr>
          <w:rFonts w:ascii="Times New Roman" w:hAnsi="Times New Roman" w:cs="Times New Roman"/>
        </w:rPr>
        <w:t>model</w:t>
      </w:r>
      <w:ins w:id="2298" w:author="Benton, Deon" w:date="2026-03-25T10:39:00Z" w16du:dateUtc="2026-03-25T15:39:00Z">
        <w:r w:rsidR="00751298">
          <w:rPr>
            <w:rFonts w:ascii="Times New Roman" w:hAnsi="Times New Roman" w:cs="Times New Roman"/>
          </w:rPr>
          <w:t xml:space="preserve"> that continues to influence how developmental cognitive scientists construe infant looking</w:t>
        </w:r>
      </w:ins>
      <w:r w:rsidR="003E737D">
        <w:rPr>
          <w:rFonts w:ascii="Times New Roman" w:hAnsi="Times New Roman" w:cs="Times New Roman"/>
        </w:rPr>
        <w:t xml:space="preserve"> (</w:t>
      </w:r>
      <w:r w:rsidR="007D16EA">
        <w:rPr>
          <w:rFonts w:ascii="Times New Roman" w:hAnsi="Times New Roman" w:cs="Times New Roman"/>
        </w:rPr>
        <w:t xml:space="preserve">Sokolov, </w:t>
      </w:r>
      <w:r w:rsidR="003E737D">
        <w:rPr>
          <w:rFonts w:ascii="Times New Roman" w:hAnsi="Times New Roman" w:cs="Times New Roman"/>
        </w:rPr>
        <w:t xml:space="preserve">1963), </w:t>
      </w:r>
      <w:r w:rsidR="008A22C6">
        <w:rPr>
          <w:rFonts w:ascii="Times New Roman" w:hAnsi="Times New Roman" w:cs="Times New Roman"/>
        </w:rPr>
        <w:t>habituation is a process</w:t>
      </w:r>
      <w:r w:rsidR="00C26EA0">
        <w:rPr>
          <w:rFonts w:ascii="Times New Roman" w:hAnsi="Times New Roman" w:cs="Times New Roman"/>
        </w:rPr>
        <w:t xml:space="preserve"> in which</w:t>
      </w:r>
      <w:ins w:id="2299" w:author="Benton, Deon" w:date="2026-03-02T15:12:00Z" w16du:dateUtc="2026-03-02T21:12:00Z">
        <w:r w:rsidR="00671B15">
          <w:rPr>
            <w:rFonts w:ascii="Times New Roman" w:hAnsi="Times New Roman" w:cs="Times New Roman"/>
          </w:rPr>
          <w:t xml:space="preserve"> a</w:t>
        </w:r>
      </w:ins>
      <w:r w:rsidR="00C26EA0">
        <w:rPr>
          <w:rFonts w:ascii="Times New Roman" w:hAnsi="Times New Roman" w:cs="Times New Roman"/>
        </w:rPr>
        <w:t xml:space="preserve"> learner</w:t>
      </w:r>
      <w:ins w:id="2300" w:author="Benton, Deon" w:date="2026-03-02T15:12:00Z" w16du:dateUtc="2026-03-02T21:12:00Z">
        <w:r w:rsidR="00671B15">
          <w:rPr>
            <w:rFonts w:ascii="Times New Roman" w:hAnsi="Times New Roman" w:cs="Times New Roman"/>
          </w:rPr>
          <w:t>’</w:t>
        </w:r>
      </w:ins>
      <w:r w:rsidR="00C26EA0">
        <w:rPr>
          <w:rFonts w:ascii="Times New Roman" w:hAnsi="Times New Roman" w:cs="Times New Roman"/>
        </w:rPr>
        <w:t>s</w:t>
      </w:r>
      <w:ins w:id="2301" w:author="Benton, Deon" w:date="2026-03-02T15:12:00Z" w16du:dateUtc="2026-03-02T21:12:00Z">
        <w:r w:rsidR="00671B15">
          <w:rPr>
            <w:rFonts w:ascii="Times New Roman" w:hAnsi="Times New Roman" w:cs="Times New Roman"/>
          </w:rPr>
          <w:t xml:space="preserve"> internal representation of an external stimulus is</w:t>
        </w:r>
      </w:ins>
      <w:r w:rsidR="009D0459">
        <w:rPr>
          <w:rFonts w:ascii="Times New Roman" w:hAnsi="Times New Roman" w:cs="Times New Roman"/>
        </w:rPr>
        <w:t xml:space="preserve"> gradually adjust</w:t>
      </w:r>
      <w:ins w:id="2302" w:author="Benton, Deon" w:date="2026-03-02T15:12:00Z" w16du:dateUtc="2026-03-02T21:12:00Z">
        <w:r w:rsidR="00671B15">
          <w:rPr>
            <w:rFonts w:ascii="Times New Roman" w:hAnsi="Times New Roman" w:cs="Times New Roman"/>
          </w:rPr>
          <w:t>ed</w:t>
        </w:r>
      </w:ins>
      <w:r w:rsidR="009D0459">
        <w:rPr>
          <w:rFonts w:ascii="Times New Roman" w:hAnsi="Times New Roman" w:cs="Times New Roman"/>
        </w:rPr>
        <w:t xml:space="preserve"> until </w:t>
      </w:r>
      <w:ins w:id="2303" w:author="Benton, Deon" w:date="2026-03-02T15:13:00Z" w16du:dateUtc="2026-03-02T21:13:00Z">
        <w:r w:rsidR="00671B15">
          <w:rPr>
            <w:rFonts w:ascii="Times New Roman" w:hAnsi="Times New Roman" w:cs="Times New Roman"/>
          </w:rPr>
          <w:t xml:space="preserve">there is a meaningful match between </w:t>
        </w:r>
      </w:ins>
      <w:ins w:id="2304" w:author="Benton, Deon" w:date="2026-04-08T15:05:00Z" w16du:dateUtc="2026-04-08T20:05:00Z">
        <w:r w:rsidR="0039023B">
          <w:rPr>
            <w:rFonts w:ascii="Times New Roman" w:hAnsi="Times New Roman" w:cs="Times New Roman"/>
          </w:rPr>
          <w:t>it and the</w:t>
        </w:r>
      </w:ins>
      <w:ins w:id="2305" w:author="Benton, Deon" w:date="2026-03-25T10:40:00Z" w16du:dateUtc="2026-03-25T15:40:00Z">
        <w:r w:rsidR="005D567A">
          <w:rPr>
            <w:rFonts w:ascii="Times New Roman" w:hAnsi="Times New Roman" w:cs="Times New Roman"/>
          </w:rPr>
          <w:t xml:space="preserve"> </w:t>
        </w:r>
      </w:ins>
      <w:ins w:id="2306" w:author="Benton, Deon" w:date="2026-03-02T15:13:00Z" w16du:dateUtc="2026-03-02T21:13:00Z">
        <w:r w:rsidR="00671B15">
          <w:rPr>
            <w:rFonts w:ascii="Times New Roman" w:hAnsi="Times New Roman" w:cs="Times New Roman"/>
          </w:rPr>
          <w:t>external stimulus.</w:t>
        </w:r>
        <w:r w:rsidR="005D29D3">
          <w:rPr>
            <w:rFonts w:ascii="Times New Roman" w:hAnsi="Times New Roman" w:cs="Times New Roman"/>
          </w:rPr>
          <w:t xml:space="preserve"> </w:t>
        </w:r>
      </w:ins>
      <w:ins w:id="2307" w:author="Benton, Deon" w:date="2026-03-02T15:14:00Z" w16du:dateUtc="2026-03-02T21:14:00Z">
        <w:r w:rsidR="005D29D3">
          <w:rPr>
            <w:rFonts w:ascii="Times New Roman" w:hAnsi="Times New Roman" w:cs="Times New Roman"/>
          </w:rPr>
          <w:t xml:space="preserve">Given that </w:t>
        </w:r>
      </w:ins>
      <w:ins w:id="2308" w:author="Benton, Deon" w:date="2026-04-08T15:06:00Z" w16du:dateUtc="2026-04-08T20:06:00Z">
        <w:r w:rsidR="0039023B">
          <w:rPr>
            <w:rFonts w:ascii="Times New Roman" w:hAnsi="Times New Roman" w:cs="Times New Roman"/>
          </w:rPr>
          <w:t xml:space="preserve">time is needed </w:t>
        </w:r>
        <w:r w:rsidR="0039023B">
          <w:rPr>
            <w:rFonts w:ascii="Times New Roman" w:hAnsi="Times New Roman" w:cs="Times New Roman"/>
          </w:rPr>
          <w:lastRenderedPageBreak/>
          <w:t>for an internal representation to be constructed</w:t>
        </w:r>
      </w:ins>
      <w:ins w:id="2309" w:author="Benton, Deon" w:date="2026-03-02T15:14:00Z" w16du:dateUtc="2026-03-02T21:14:00Z">
        <w:r w:rsidR="005D29D3">
          <w:rPr>
            <w:rFonts w:ascii="Times New Roman" w:hAnsi="Times New Roman" w:cs="Times New Roman"/>
          </w:rPr>
          <w:t>,</w:t>
        </w:r>
      </w:ins>
      <w:ins w:id="2310" w:author="Benton, Deon" w:date="2026-03-02T15:15:00Z" w16du:dateUtc="2026-03-02T21:15:00Z">
        <w:r w:rsidR="00A26747">
          <w:rPr>
            <w:rFonts w:ascii="Times New Roman" w:hAnsi="Times New Roman" w:cs="Times New Roman"/>
          </w:rPr>
          <w:t xml:space="preserve"> during the first few trials of the habituation phase</w:t>
        </w:r>
      </w:ins>
      <w:ins w:id="2311" w:author="Benton, Deon" w:date="2026-03-02T15:14:00Z" w16du:dateUtc="2026-03-02T21:14:00Z">
        <w:r w:rsidR="005D29D3">
          <w:rPr>
            <w:rFonts w:ascii="Times New Roman" w:hAnsi="Times New Roman" w:cs="Times New Roman"/>
          </w:rPr>
          <w:t xml:space="preserve"> there will be a discrepancy between this representation and the external stimulus. </w:t>
        </w:r>
      </w:ins>
      <w:ins w:id="2312" w:author="Benton, Deon" w:date="2026-03-02T15:17:00Z" w16du:dateUtc="2026-03-02T21:17:00Z">
        <w:r w:rsidR="00824236">
          <w:rPr>
            <w:rFonts w:ascii="Times New Roman" w:hAnsi="Times New Roman" w:cs="Times New Roman"/>
          </w:rPr>
          <w:t xml:space="preserve">A </w:t>
        </w:r>
      </w:ins>
      <w:ins w:id="2313" w:author="Benton, Deon" w:date="2026-03-02T15:18:00Z" w16du:dateUtc="2026-03-02T21:18:00Z">
        <w:r w:rsidR="00824236">
          <w:rPr>
            <w:rFonts w:ascii="Times New Roman" w:hAnsi="Times New Roman" w:cs="Times New Roman"/>
          </w:rPr>
          <w:t>consequence of this is that infants will continue attending to</w:t>
        </w:r>
      </w:ins>
      <w:ins w:id="2314" w:author="Benton, Deon" w:date="2026-03-02T15:19:00Z" w16du:dateUtc="2026-03-02T21:19:00Z">
        <w:r w:rsidR="00824236">
          <w:rPr>
            <w:rFonts w:ascii="Times New Roman" w:hAnsi="Times New Roman" w:cs="Times New Roman"/>
          </w:rPr>
          <w:t xml:space="preserve">—and thus </w:t>
        </w:r>
      </w:ins>
      <w:ins w:id="2315" w:author="Benton, Deon" w:date="2026-03-02T15:21:00Z" w16du:dateUtc="2026-03-02T21:21:00Z">
        <w:r w:rsidR="009360BC">
          <w:rPr>
            <w:rFonts w:ascii="Times New Roman" w:hAnsi="Times New Roman" w:cs="Times New Roman"/>
          </w:rPr>
          <w:t>refining</w:t>
        </w:r>
        <w:r w:rsidR="00243D19">
          <w:rPr>
            <w:rFonts w:ascii="Times New Roman" w:hAnsi="Times New Roman" w:cs="Times New Roman"/>
          </w:rPr>
          <w:t xml:space="preserve"> their</w:t>
        </w:r>
      </w:ins>
      <w:ins w:id="2316" w:author="Benton, Deon" w:date="2026-03-02T15:19:00Z" w16du:dateUtc="2026-03-02T21:19:00Z">
        <w:r w:rsidR="00824236">
          <w:rPr>
            <w:rFonts w:ascii="Times New Roman" w:hAnsi="Times New Roman" w:cs="Times New Roman"/>
          </w:rPr>
          <w:t xml:space="preserve"> internal representation of—the external stimulus. </w:t>
        </w:r>
      </w:ins>
      <w:ins w:id="2317" w:author="Benton, Deon" w:date="2026-03-02T15:18:00Z" w16du:dateUtc="2026-03-02T21:18:00Z">
        <w:r w:rsidR="00824236">
          <w:rPr>
            <w:rFonts w:ascii="Times New Roman" w:hAnsi="Times New Roman" w:cs="Times New Roman"/>
          </w:rPr>
          <w:t xml:space="preserve"> </w:t>
        </w:r>
      </w:ins>
      <w:ins w:id="2318" w:author="Benton, Deon" w:date="2026-03-02T15:21:00Z" w16du:dateUtc="2026-03-02T21:21:00Z">
        <w:r w:rsidR="00723920">
          <w:rPr>
            <w:rFonts w:ascii="Times New Roman" w:hAnsi="Times New Roman" w:cs="Times New Roman"/>
          </w:rPr>
          <w:t>It is only when the</w:t>
        </w:r>
      </w:ins>
      <w:r w:rsidR="00E32B52">
        <w:rPr>
          <w:rFonts w:ascii="Times New Roman" w:hAnsi="Times New Roman" w:cs="Times New Roman"/>
        </w:rPr>
        <w:t xml:space="preserve"> discrepancy</w:t>
      </w:r>
      <w:ins w:id="2319" w:author="Benton, Deon" w:date="2026-03-25T10:41:00Z" w16du:dateUtc="2026-03-25T15:41:00Z">
        <w:r w:rsidR="005D567A">
          <w:rPr>
            <w:rFonts w:ascii="Times New Roman" w:hAnsi="Times New Roman" w:cs="Times New Roman"/>
          </w:rPr>
          <w:t xml:space="preserve"> between infants’ internal representations of an external stimulus and the external stimulus itself</w:t>
        </w:r>
      </w:ins>
      <w:r w:rsidR="00E32B52">
        <w:rPr>
          <w:rFonts w:ascii="Times New Roman" w:hAnsi="Times New Roman" w:cs="Times New Roman"/>
        </w:rPr>
        <w:t xml:space="preserve"> is resolved </w:t>
      </w:r>
      <w:ins w:id="2320" w:author="Benton, Deon" w:date="2026-03-02T15:21:00Z" w16du:dateUtc="2026-03-02T21:21:00Z">
        <w:r w:rsidR="00723920">
          <w:rPr>
            <w:rFonts w:ascii="Times New Roman" w:hAnsi="Times New Roman" w:cs="Times New Roman"/>
          </w:rPr>
          <w:t xml:space="preserve">that infants </w:t>
        </w:r>
      </w:ins>
      <w:ins w:id="2321" w:author="Benton, Deon" w:date="2026-04-08T15:06:00Z" w16du:dateUtc="2026-04-08T20:06:00Z">
        <w:r w:rsidR="0048221D">
          <w:rPr>
            <w:rFonts w:ascii="Times New Roman" w:hAnsi="Times New Roman" w:cs="Times New Roman"/>
          </w:rPr>
          <w:t>ar</w:t>
        </w:r>
      </w:ins>
      <w:ins w:id="2322" w:author="Benton, Deon" w:date="2026-04-08T15:07:00Z" w16du:dateUtc="2026-04-08T20:07:00Z">
        <w:r w:rsidR="0048221D">
          <w:rPr>
            <w:rFonts w:ascii="Times New Roman" w:hAnsi="Times New Roman" w:cs="Times New Roman"/>
          </w:rPr>
          <w:t xml:space="preserve">e thought to </w:t>
        </w:r>
      </w:ins>
      <w:ins w:id="2323" w:author="Benton, Deon" w:date="2026-03-02T15:21:00Z" w16du:dateUtc="2026-03-02T21:21:00Z">
        <w:r w:rsidR="00723920">
          <w:rPr>
            <w:rFonts w:ascii="Times New Roman" w:hAnsi="Times New Roman" w:cs="Times New Roman"/>
          </w:rPr>
          <w:t>disengage f</w:t>
        </w:r>
      </w:ins>
      <w:ins w:id="2324" w:author="Benton, Deon" w:date="2026-03-02T15:22:00Z" w16du:dateUtc="2026-03-02T21:22:00Z">
        <w:r w:rsidR="00723920">
          <w:rPr>
            <w:rFonts w:ascii="Times New Roman" w:hAnsi="Times New Roman" w:cs="Times New Roman"/>
          </w:rPr>
          <w:t xml:space="preserve">rom the external stimulus and turn their attention </w:t>
        </w:r>
      </w:ins>
      <w:ins w:id="2325" w:author="Benton, Deon" w:date="2026-04-08T15:07:00Z" w16du:dateUtc="2026-04-08T20:07:00Z">
        <w:r w:rsidR="009D49F1">
          <w:rPr>
            <w:rFonts w:ascii="Times New Roman" w:hAnsi="Times New Roman" w:cs="Times New Roman"/>
          </w:rPr>
          <w:t>elsewhere</w:t>
        </w:r>
      </w:ins>
      <w:ins w:id="2326" w:author="Benton, Deon" w:date="2026-03-02T15:22:00Z" w16du:dateUtc="2026-03-02T21:22:00Z">
        <w:r w:rsidR="00723920">
          <w:rPr>
            <w:rFonts w:ascii="Times New Roman" w:hAnsi="Times New Roman" w:cs="Times New Roman"/>
          </w:rPr>
          <w:t xml:space="preserve">. </w:t>
        </w:r>
      </w:ins>
    </w:p>
    <w:p w14:paraId="56CB88D3" w14:textId="5B822443" w:rsidR="001547A5" w:rsidRDefault="008F2452" w:rsidP="007F7477">
      <w:pPr>
        <w:spacing w:line="480" w:lineRule="auto"/>
        <w:ind w:firstLine="720"/>
        <w:contextualSpacing/>
        <w:rPr>
          <w:rFonts w:ascii="Times New Roman" w:hAnsi="Times New Roman" w:cs="Times New Roman"/>
        </w:rPr>
      </w:pPr>
      <w:ins w:id="2327" w:author="Benton, Deon" w:date="2026-04-08T15:07:00Z" w16du:dateUtc="2026-04-08T20:07:00Z">
        <w:r>
          <w:rPr>
            <w:rFonts w:ascii="Times New Roman" w:hAnsi="Times New Roman" w:cs="Times New Roman"/>
          </w:rPr>
          <w:t>An analogous</w:t>
        </w:r>
      </w:ins>
      <w:ins w:id="2328" w:author="Benton, Deon" w:date="2026-03-02T15:22:00Z" w16du:dateUtc="2026-03-02T21:22:00Z">
        <w:r w:rsidR="009915E8">
          <w:rPr>
            <w:rFonts w:ascii="Times New Roman" w:hAnsi="Times New Roman" w:cs="Times New Roman"/>
          </w:rPr>
          <w:t xml:space="preserve"> process </w:t>
        </w:r>
      </w:ins>
      <w:ins w:id="2329" w:author="Benton, Deon" w:date="2026-04-08T15:07:00Z" w16du:dateUtc="2026-04-08T20:07:00Z">
        <w:r>
          <w:rPr>
            <w:rFonts w:ascii="Times New Roman" w:hAnsi="Times New Roman" w:cs="Times New Roman"/>
          </w:rPr>
          <w:t>occurs in</w:t>
        </w:r>
      </w:ins>
      <w:ins w:id="2330" w:author="Benton, Deon" w:date="2026-03-02T15:22:00Z" w16du:dateUtc="2026-03-02T21:22:00Z">
        <w:r w:rsidR="009915E8">
          <w:rPr>
            <w:rFonts w:ascii="Times New Roman" w:hAnsi="Times New Roman" w:cs="Times New Roman"/>
          </w:rPr>
          <w:t xml:space="preserve"> autoencoder models. </w:t>
        </w:r>
      </w:ins>
      <w:ins w:id="2331" w:author="Benton, Deon" w:date="2026-03-02T15:23:00Z" w16du:dateUtc="2026-03-02T21:23:00Z">
        <w:r w:rsidR="009915E8">
          <w:rPr>
            <w:rFonts w:ascii="Times New Roman" w:hAnsi="Times New Roman" w:cs="Times New Roman"/>
          </w:rPr>
          <w:t>Recall that the</w:t>
        </w:r>
      </w:ins>
      <w:ins w:id="2332" w:author="Benton, Deon" w:date="2026-04-09T12:38:00Z" w16du:dateUtc="2026-04-09T17:38:00Z">
        <w:r w:rsidR="00DD265A">
          <w:rPr>
            <w:rFonts w:ascii="Times New Roman" w:hAnsi="Times New Roman" w:cs="Times New Roman"/>
          </w:rPr>
          <w:t xml:space="preserve"> these models are tasked with reproducing</w:t>
        </w:r>
      </w:ins>
      <w:r w:rsidR="00F00019">
        <w:rPr>
          <w:rFonts w:ascii="Times New Roman" w:hAnsi="Times New Roman" w:cs="Times New Roman"/>
        </w:rPr>
        <w:t xml:space="preserve"> at the output layer</w:t>
      </w:r>
      <w:r w:rsidR="00B845C6">
        <w:rPr>
          <w:rFonts w:ascii="Times New Roman" w:hAnsi="Times New Roman" w:cs="Times New Roman"/>
        </w:rPr>
        <w:t xml:space="preserve"> the</w:t>
      </w:r>
      <w:r w:rsidR="00863608">
        <w:rPr>
          <w:rFonts w:ascii="Times New Roman" w:hAnsi="Times New Roman" w:cs="Times New Roman"/>
        </w:rPr>
        <w:t xml:space="preserve"> input </w:t>
      </w:r>
      <w:r w:rsidR="00B845C6">
        <w:rPr>
          <w:rFonts w:ascii="Times New Roman" w:hAnsi="Times New Roman" w:cs="Times New Roman"/>
        </w:rPr>
        <w:t xml:space="preserve">that is presented </w:t>
      </w:r>
      <w:r w:rsidR="00863608">
        <w:rPr>
          <w:rFonts w:ascii="Times New Roman" w:hAnsi="Times New Roman" w:cs="Times New Roman"/>
        </w:rPr>
        <w:t>to the model</w:t>
      </w:r>
      <w:r w:rsidR="002A0405">
        <w:rPr>
          <w:rFonts w:ascii="Times New Roman" w:hAnsi="Times New Roman" w:cs="Times New Roman"/>
        </w:rPr>
        <w:t>.</w:t>
      </w:r>
      <w:ins w:id="2333" w:author="Benton, Deon" w:date="2026-03-02T15:24:00Z" w16du:dateUtc="2026-03-02T21:24:00Z">
        <w:r w:rsidR="00354B64">
          <w:rPr>
            <w:rFonts w:ascii="Times New Roman" w:hAnsi="Times New Roman" w:cs="Times New Roman"/>
          </w:rPr>
          <w:t xml:space="preserve"> This input is akin to an external stimulus. To achieve this </w:t>
        </w:r>
      </w:ins>
      <w:ins w:id="2334" w:author="Benton, Deon" w:date="2026-03-02T15:28:00Z" w16du:dateUtc="2026-03-02T21:28:00Z">
        <w:r w:rsidR="000A0E69">
          <w:rPr>
            <w:rFonts w:ascii="Times New Roman" w:hAnsi="Times New Roman" w:cs="Times New Roman"/>
          </w:rPr>
          <w:t>objective, these</w:t>
        </w:r>
      </w:ins>
      <w:ins w:id="2335" w:author="Benton, Deon" w:date="2026-03-02T15:25:00Z" w16du:dateUtc="2026-03-02T21:25:00Z">
        <w:r w:rsidR="00354B64">
          <w:rPr>
            <w:rFonts w:ascii="Times New Roman" w:hAnsi="Times New Roman" w:cs="Times New Roman"/>
          </w:rPr>
          <w:t xml:space="preserve"> networks must</w:t>
        </w:r>
      </w:ins>
      <w:r w:rsidR="00863608">
        <w:rPr>
          <w:rFonts w:ascii="Times New Roman" w:hAnsi="Times New Roman" w:cs="Times New Roman"/>
        </w:rPr>
        <w:t xml:space="preserve"> gradually </w:t>
      </w:r>
      <w:ins w:id="2336" w:author="Benton, Deon" w:date="2026-03-02T15:25:00Z" w16du:dateUtc="2026-03-02T21:25:00Z">
        <w:r w:rsidR="00354B64">
          <w:rPr>
            <w:rFonts w:ascii="Times New Roman" w:hAnsi="Times New Roman" w:cs="Times New Roman"/>
          </w:rPr>
          <w:t>adjust their</w:t>
        </w:r>
      </w:ins>
      <w:r w:rsidR="00863608">
        <w:rPr>
          <w:rFonts w:ascii="Times New Roman" w:hAnsi="Times New Roman" w:cs="Times New Roman"/>
        </w:rPr>
        <w:t xml:space="preserve"> </w:t>
      </w:r>
      <w:ins w:id="2337" w:author="Benton, Deon" w:date="2026-04-09T12:41:00Z" w16du:dateUtc="2026-04-09T17:41:00Z">
        <w:r w:rsidR="0081258F">
          <w:rPr>
            <w:rFonts w:ascii="Times New Roman" w:hAnsi="Times New Roman" w:cs="Times New Roman"/>
          </w:rPr>
          <w:t>“</w:t>
        </w:r>
      </w:ins>
      <w:r w:rsidR="00E10136">
        <w:rPr>
          <w:rFonts w:ascii="Times New Roman" w:hAnsi="Times New Roman" w:cs="Times New Roman"/>
        </w:rPr>
        <w:t>hidden</w:t>
      </w:r>
      <w:ins w:id="2338" w:author="Benton, Deon" w:date="2026-04-09T12:41:00Z" w16du:dateUtc="2026-04-09T17:41:00Z">
        <w:r w:rsidR="0081258F">
          <w:rPr>
            <w:rFonts w:ascii="Times New Roman" w:hAnsi="Times New Roman" w:cs="Times New Roman"/>
          </w:rPr>
          <w:t>”</w:t>
        </w:r>
      </w:ins>
      <w:r w:rsidR="00863608">
        <w:rPr>
          <w:rFonts w:ascii="Times New Roman" w:hAnsi="Times New Roman" w:cs="Times New Roman"/>
        </w:rPr>
        <w:t xml:space="preserve"> representations</w:t>
      </w:r>
      <w:ins w:id="2339" w:author="Benton, Deon" w:date="2026-03-02T15:29:00Z" w16du:dateUtc="2026-03-02T21:29:00Z">
        <w:r w:rsidR="00E50B4C">
          <w:rPr>
            <w:rFonts w:ascii="Times New Roman" w:hAnsi="Times New Roman" w:cs="Times New Roman"/>
          </w:rPr>
          <w:t xml:space="preserve"> </w:t>
        </w:r>
      </w:ins>
      <w:r w:rsidR="00863608">
        <w:rPr>
          <w:rFonts w:ascii="Times New Roman" w:hAnsi="Times New Roman" w:cs="Times New Roman"/>
        </w:rPr>
        <w:t xml:space="preserve">until </w:t>
      </w:r>
      <w:ins w:id="2340" w:author="Benton, Deon" w:date="2026-04-09T12:42:00Z" w16du:dateUtc="2026-04-09T17:42:00Z">
        <w:r w:rsidR="0081258F">
          <w:rPr>
            <w:rFonts w:ascii="Times New Roman" w:hAnsi="Times New Roman" w:cs="Times New Roman"/>
          </w:rPr>
          <w:t xml:space="preserve">they are </w:t>
        </w:r>
      </w:ins>
      <w:r w:rsidR="00863608">
        <w:rPr>
          <w:rFonts w:ascii="Times New Roman" w:hAnsi="Times New Roman" w:cs="Times New Roman"/>
        </w:rPr>
        <w:t>sufficient to reproduce that input at the output.</w:t>
      </w:r>
      <w:r w:rsidR="00C26EA0">
        <w:rPr>
          <w:rFonts w:ascii="Times New Roman" w:hAnsi="Times New Roman" w:cs="Times New Roman"/>
        </w:rPr>
        <w:t xml:space="preserve"> </w:t>
      </w:r>
      <w:ins w:id="2341" w:author="Benton, Deon" w:date="2026-03-02T15:28:00Z" w16du:dateUtc="2026-03-02T21:28:00Z">
        <w:r w:rsidR="000A0E69">
          <w:rPr>
            <w:rFonts w:ascii="Times New Roman" w:hAnsi="Times New Roman" w:cs="Times New Roman"/>
          </w:rPr>
          <w:t xml:space="preserve">These </w:t>
        </w:r>
        <w:r w:rsidR="00E50B4C">
          <w:rPr>
            <w:rFonts w:ascii="Times New Roman" w:hAnsi="Times New Roman" w:cs="Times New Roman"/>
          </w:rPr>
          <w:t xml:space="preserve">hidden representations are akin to </w:t>
        </w:r>
      </w:ins>
      <w:ins w:id="2342" w:author="Benton, Deon" w:date="2026-03-02T15:29:00Z" w16du:dateUtc="2026-03-02T21:29:00Z">
        <w:r w:rsidR="00E50B4C">
          <w:rPr>
            <w:rFonts w:ascii="Times New Roman" w:hAnsi="Times New Roman" w:cs="Times New Roman"/>
          </w:rPr>
          <w:t xml:space="preserve">the model’s internal representation of the input. </w:t>
        </w:r>
      </w:ins>
      <w:ins w:id="2343" w:author="Benton, Deon" w:date="2026-03-02T15:26:00Z" w16du:dateUtc="2026-03-02T21:26:00Z">
        <w:r w:rsidR="000A0E69">
          <w:rPr>
            <w:rFonts w:ascii="Times New Roman" w:hAnsi="Times New Roman" w:cs="Times New Roman"/>
          </w:rPr>
          <w:t>Given that learning continues until the network is able rel</w:t>
        </w:r>
      </w:ins>
      <w:ins w:id="2344" w:author="Benton, Deon" w:date="2026-03-02T15:27:00Z" w16du:dateUtc="2026-03-02T21:27:00Z">
        <w:r w:rsidR="000A0E69">
          <w:rPr>
            <w:rFonts w:ascii="Times New Roman" w:hAnsi="Times New Roman" w:cs="Times New Roman"/>
          </w:rPr>
          <w:t>iably to reproduce the input at the output layer</w:t>
        </w:r>
      </w:ins>
      <w:ins w:id="2345" w:author="Benton, Deon" w:date="2026-03-02T15:52:00Z" w16du:dateUtc="2026-03-02T21:52:00Z">
        <w:r w:rsidR="00630D64">
          <w:rPr>
            <w:rFonts w:ascii="Times New Roman" w:hAnsi="Times New Roman" w:cs="Times New Roman"/>
          </w:rPr>
          <w:t>,</w:t>
        </w:r>
      </w:ins>
      <w:r w:rsidR="00FD7FD0">
        <w:rPr>
          <w:rFonts w:ascii="Times New Roman" w:hAnsi="Times New Roman" w:cs="Times New Roman"/>
        </w:rPr>
        <w:t xml:space="preserve"> </w:t>
      </w:r>
      <w:r w:rsidR="00863608">
        <w:rPr>
          <w:rFonts w:ascii="Times New Roman" w:hAnsi="Times New Roman" w:cs="Times New Roman"/>
        </w:rPr>
        <w:t xml:space="preserve">network </w:t>
      </w:r>
      <w:r w:rsidR="00FD7FD0">
        <w:rPr>
          <w:rFonts w:ascii="Times New Roman" w:hAnsi="Times New Roman" w:cs="Times New Roman"/>
        </w:rPr>
        <w:t>error will remain high</w:t>
      </w:r>
      <w:r w:rsidR="00E10136">
        <w:rPr>
          <w:rFonts w:ascii="Times New Roman" w:hAnsi="Times New Roman" w:cs="Times New Roman"/>
        </w:rPr>
        <w:t xml:space="preserve"> (</w:t>
      </w:r>
      <w:ins w:id="2346" w:author="Benton, Deon" w:date="2026-03-02T15:27:00Z" w16du:dateUtc="2026-03-02T21:27:00Z">
        <w:r w:rsidR="000A0E69">
          <w:rPr>
            <w:rFonts w:ascii="Times New Roman" w:hAnsi="Times New Roman" w:cs="Times New Roman"/>
          </w:rPr>
          <w:t>much like infant looking to an external stimulus will remain high</w:t>
        </w:r>
      </w:ins>
      <w:r w:rsidR="00E10136">
        <w:rPr>
          <w:rFonts w:ascii="Times New Roman" w:hAnsi="Times New Roman" w:cs="Times New Roman"/>
        </w:rPr>
        <w:t>)</w:t>
      </w:r>
      <w:r w:rsidR="00FD7FD0">
        <w:rPr>
          <w:rFonts w:ascii="Times New Roman" w:hAnsi="Times New Roman" w:cs="Times New Roman"/>
        </w:rPr>
        <w:t xml:space="preserve"> until the discrepancy</w:t>
      </w:r>
      <w:ins w:id="2347" w:author="Benton, Deon" w:date="2026-03-02T15:53:00Z" w16du:dateUtc="2026-03-02T21:53:00Z">
        <w:r w:rsidR="00F155D1">
          <w:rPr>
            <w:rFonts w:ascii="Times New Roman" w:hAnsi="Times New Roman" w:cs="Times New Roman"/>
          </w:rPr>
          <w:t xml:space="preserve"> between the input and the model’s representation of it is resolved.</w:t>
        </w:r>
      </w:ins>
      <w:r w:rsidR="00FD7FD0">
        <w:rPr>
          <w:rFonts w:ascii="Times New Roman" w:hAnsi="Times New Roman" w:cs="Times New Roman"/>
        </w:rPr>
        <w:t xml:space="preserve"> </w:t>
      </w:r>
    </w:p>
    <w:p w14:paraId="360CBDC1" w14:textId="106EC3E2" w:rsidR="00CE5085" w:rsidRDefault="001D4A75" w:rsidP="007F7477">
      <w:pPr>
        <w:spacing w:line="480" w:lineRule="auto"/>
        <w:ind w:firstLine="720"/>
        <w:contextualSpacing/>
        <w:rPr>
          <w:ins w:id="2348" w:author="Benton, Deon" w:date="2026-03-25T10:54:00Z" w16du:dateUtc="2026-03-25T15:54:00Z"/>
          <w:rFonts w:ascii="Times New Roman" w:hAnsi="Times New Roman" w:cs="Times New Roman"/>
        </w:rPr>
      </w:pPr>
      <w:ins w:id="2349" w:author="Benton, Deon" w:date="2026-03-03T13:28:00Z" w16du:dateUtc="2026-03-03T19:28:00Z">
        <w:r>
          <w:rPr>
            <w:rFonts w:ascii="Times New Roman" w:hAnsi="Times New Roman" w:cs="Times New Roman"/>
          </w:rPr>
          <w:t>The aim</w:t>
        </w:r>
      </w:ins>
      <w:ins w:id="2350" w:author="Benton, Deon" w:date="2026-03-03T14:36:00Z" w16du:dateUtc="2026-03-03T20:36:00Z">
        <w:r w:rsidR="00457D05">
          <w:rPr>
            <w:rFonts w:ascii="Times New Roman" w:hAnsi="Times New Roman" w:cs="Times New Roman"/>
          </w:rPr>
          <w:t>s</w:t>
        </w:r>
      </w:ins>
      <w:ins w:id="2351" w:author="Benton, Deon" w:date="2026-03-03T13:28:00Z" w16du:dateUtc="2026-03-03T19:28:00Z">
        <w:r>
          <w:rPr>
            <w:rFonts w:ascii="Times New Roman" w:hAnsi="Times New Roman" w:cs="Times New Roman"/>
          </w:rPr>
          <w:t xml:space="preserve"> of the following simulations were </w:t>
        </w:r>
      </w:ins>
      <w:ins w:id="2352" w:author="Benton, Deon" w:date="2026-03-25T10:51:00Z" w16du:dateUtc="2026-03-25T15:51:00Z">
        <w:r w:rsidR="009F2657">
          <w:rPr>
            <w:rFonts w:ascii="Times New Roman" w:hAnsi="Times New Roman" w:cs="Times New Roman"/>
          </w:rPr>
          <w:t>threefold</w:t>
        </w:r>
      </w:ins>
      <w:ins w:id="2353" w:author="Benton, Deon" w:date="2026-03-03T13:28:00Z" w16du:dateUtc="2026-03-03T19:28:00Z">
        <w:r>
          <w:rPr>
            <w:rFonts w:ascii="Times New Roman" w:hAnsi="Times New Roman" w:cs="Times New Roman"/>
          </w:rPr>
          <w:t>.</w:t>
        </w:r>
      </w:ins>
      <w:ins w:id="2354" w:author="Benton, Deon" w:date="2026-03-03T13:29:00Z" w16du:dateUtc="2026-03-03T19:29:00Z">
        <w:r>
          <w:rPr>
            <w:rFonts w:ascii="Times New Roman" w:hAnsi="Times New Roman" w:cs="Times New Roman"/>
          </w:rPr>
          <w:t xml:space="preserve"> </w:t>
        </w:r>
      </w:ins>
      <w:ins w:id="2355" w:author="Benton, Deon" w:date="2026-03-03T13:38:00Z" w16du:dateUtc="2026-03-03T19:38:00Z">
        <w:r w:rsidR="00D4193A">
          <w:rPr>
            <w:rFonts w:ascii="Times New Roman" w:hAnsi="Times New Roman" w:cs="Times New Roman"/>
          </w:rPr>
          <w:t>The first</w:t>
        </w:r>
      </w:ins>
      <w:ins w:id="2356" w:author="Benton, Deon" w:date="2026-03-03T13:40:00Z" w16du:dateUtc="2026-03-03T19:40:00Z">
        <w:r w:rsidR="00A94D82">
          <w:rPr>
            <w:rFonts w:ascii="Times New Roman" w:hAnsi="Times New Roman" w:cs="Times New Roman"/>
          </w:rPr>
          <w:t>—and most important—</w:t>
        </w:r>
      </w:ins>
      <w:ins w:id="2357" w:author="Benton, Deon" w:date="2026-03-09T19:00:00Z" w16du:dateUtc="2026-03-10T00:00:00Z">
        <w:r w:rsidR="00E31864">
          <w:rPr>
            <w:rFonts w:ascii="Times New Roman" w:hAnsi="Times New Roman" w:cs="Times New Roman"/>
          </w:rPr>
          <w:t>aim</w:t>
        </w:r>
      </w:ins>
      <w:ins w:id="2358" w:author="Benton, Deon" w:date="2026-03-03T13:38:00Z" w16du:dateUtc="2026-03-03T19:38:00Z">
        <w:r w:rsidR="00D4193A">
          <w:rPr>
            <w:rFonts w:ascii="Times New Roman" w:hAnsi="Times New Roman" w:cs="Times New Roman"/>
          </w:rPr>
          <w:t xml:space="preserve"> was </w:t>
        </w:r>
      </w:ins>
      <w:ins w:id="2359" w:author="Benton, Deon" w:date="2026-03-03T13:29:00Z" w16du:dateUtc="2026-03-03T19:29:00Z">
        <w:r>
          <w:rPr>
            <w:rFonts w:ascii="Times New Roman" w:hAnsi="Times New Roman" w:cs="Times New Roman"/>
          </w:rPr>
          <w:t xml:space="preserve">to determine whether </w:t>
        </w:r>
      </w:ins>
      <w:ins w:id="2360" w:author="Benton, Deon" w:date="2026-03-03T13:30:00Z" w16du:dateUtc="2026-03-03T19:30:00Z">
        <w:r w:rsidR="00102DDA">
          <w:rPr>
            <w:rFonts w:ascii="Times New Roman" w:hAnsi="Times New Roman" w:cs="Times New Roman"/>
          </w:rPr>
          <w:t xml:space="preserve">ALIAS—a connectionist computational instantiation of the </w:t>
        </w:r>
      </w:ins>
      <w:ins w:id="2361" w:author="Benton, Deon" w:date="2026-03-03T13:40:00Z" w16du:dateUtc="2026-03-03T19:40:00Z">
        <w:r w:rsidR="00A94D82">
          <w:rPr>
            <w:rFonts w:ascii="Times New Roman" w:hAnsi="Times New Roman" w:cs="Times New Roman"/>
          </w:rPr>
          <w:t xml:space="preserve">current </w:t>
        </w:r>
      </w:ins>
      <w:ins w:id="2362" w:author="Benton, Deon" w:date="2026-03-03T13:30:00Z" w16du:dateUtc="2026-03-03T19:30:00Z">
        <w:r w:rsidR="00102DDA">
          <w:rPr>
            <w:rFonts w:ascii="Times New Roman" w:hAnsi="Times New Roman" w:cs="Times New Roman"/>
          </w:rPr>
          <w:t xml:space="preserve">proposal—is sufficient to </w:t>
        </w:r>
      </w:ins>
      <w:ins w:id="2363" w:author="Benton, Deon" w:date="2026-03-03T13:32:00Z" w16du:dateUtc="2026-03-03T19:32:00Z">
        <w:r w:rsidR="00102DDA">
          <w:rPr>
            <w:rFonts w:ascii="Times New Roman" w:hAnsi="Times New Roman" w:cs="Times New Roman"/>
          </w:rPr>
          <w:t xml:space="preserve">account for a range of key findings </w:t>
        </w:r>
      </w:ins>
      <w:ins w:id="2364" w:author="Benton, Deon" w:date="2026-03-03T13:34:00Z" w16du:dateUtc="2026-03-03T19:34:00Z">
        <w:r w:rsidR="00785EE2">
          <w:rPr>
            <w:rFonts w:ascii="Times New Roman" w:hAnsi="Times New Roman" w:cs="Times New Roman"/>
          </w:rPr>
          <w:t xml:space="preserve">in </w:t>
        </w:r>
      </w:ins>
      <w:ins w:id="2365" w:author="Benton, Deon" w:date="2026-03-03T13:31:00Z" w16du:dateUtc="2026-03-03T19:31:00Z">
        <w:r w:rsidR="00102DDA">
          <w:rPr>
            <w:rFonts w:ascii="Times New Roman" w:hAnsi="Times New Roman" w:cs="Times New Roman"/>
          </w:rPr>
          <w:t xml:space="preserve">studies that </w:t>
        </w:r>
      </w:ins>
      <w:ins w:id="2366" w:author="Benton, Deon" w:date="2026-03-03T13:32:00Z" w16du:dateUtc="2026-03-03T19:32:00Z">
        <w:r w:rsidR="00102DDA">
          <w:rPr>
            <w:rFonts w:ascii="Times New Roman" w:hAnsi="Times New Roman" w:cs="Times New Roman"/>
          </w:rPr>
          <w:t xml:space="preserve">putatively assess infants’ action understanding. </w:t>
        </w:r>
      </w:ins>
      <w:ins w:id="2367" w:author="Benton, Deon" w:date="2026-03-03T13:38:00Z" w16du:dateUtc="2026-03-03T19:38:00Z">
        <w:r w:rsidR="00D4193A">
          <w:rPr>
            <w:rFonts w:ascii="Times New Roman" w:hAnsi="Times New Roman" w:cs="Times New Roman"/>
          </w:rPr>
          <w:t xml:space="preserve">The second aim was to </w:t>
        </w:r>
      </w:ins>
      <w:ins w:id="2368" w:author="Benton, Deon" w:date="2026-04-06T11:29:00Z" w16du:dateUtc="2026-04-06T16:29:00Z">
        <w:r w:rsidR="00943249">
          <w:rPr>
            <w:rFonts w:ascii="Times New Roman" w:hAnsi="Times New Roman" w:cs="Times New Roman"/>
          </w:rPr>
          <w:t>assess whether, and in what contexts,</w:t>
        </w:r>
      </w:ins>
      <w:ins w:id="2369" w:author="Benton, Deon" w:date="2026-03-03T13:45:00Z" w16du:dateUtc="2026-03-03T19:45:00Z">
        <w:r w:rsidR="00EF2B5E">
          <w:rPr>
            <w:rFonts w:ascii="Times New Roman" w:hAnsi="Times New Roman" w:cs="Times New Roman"/>
          </w:rPr>
          <w:t xml:space="preserve"> ALIAS</w:t>
        </w:r>
      </w:ins>
      <w:ins w:id="2370" w:author="Benton, Deon" w:date="2026-03-25T10:47:00Z" w16du:dateUtc="2026-03-25T15:47:00Z">
        <w:r w:rsidR="001E7B88">
          <w:rPr>
            <w:rFonts w:ascii="Times New Roman" w:hAnsi="Times New Roman" w:cs="Times New Roman"/>
          </w:rPr>
          <w:t xml:space="preserve"> provides a better account of these</w:t>
        </w:r>
      </w:ins>
      <w:ins w:id="2371" w:author="Benton, Deon" w:date="2026-04-09T12:46:00Z" w16du:dateUtc="2026-04-09T17:46:00Z">
        <w:r w:rsidR="00286DB1">
          <w:rPr>
            <w:rFonts w:ascii="Times New Roman" w:hAnsi="Times New Roman" w:cs="Times New Roman"/>
          </w:rPr>
          <w:t xml:space="preserve"> </w:t>
        </w:r>
      </w:ins>
      <w:ins w:id="2372" w:author="Benton, Deon" w:date="2026-03-25T10:47:00Z" w16du:dateUtc="2026-03-25T15:47:00Z">
        <w:r w:rsidR="001E7B88">
          <w:rPr>
            <w:rFonts w:ascii="Times New Roman" w:hAnsi="Times New Roman" w:cs="Times New Roman"/>
          </w:rPr>
          <w:t>findings than</w:t>
        </w:r>
      </w:ins>
      <w:ins w:id="2373" w:author="Benton, Deon" w:date="2026-04-09T12:47:00Z" w16du:dateUtc="2026-04-09T17:47:00Z">
        <w:r w:rsidR="00286DB1">
          <w:rPr>
            <w:rFonts w:ascii="Times New Roman" w:hAnsi="Times New Roman" w:cs="Times New Roman"/>
          </w:rPr>
          <w:t xml:space="preserve"> the only other connectionist model on this topic,</w:t>
        </w:r>
      </w:ins>
      <w:ins w:id="2374" w:author="Benton, Deon" w:date="2026-03-25T10:47:00Z" w16du:dateUtc="2026-03-25T15:47:00Z">
        <w:r w:rsidR="001E7B88">
          <w:rPr>
            <w:rFonts w:ascii="Times New Roman" w:hAnsi="Times New Roman" w:cs="Times New Roman"/>
          </w:rPr>
          <w:t xml:space="preserve"> </w:t>
        </w:r>
      </w:ins>
      <w:ins w:id="2375" w:author="Benton, Deon" w:date="2026-03-25T10:48:00Z" w16du:dateUtc="2026-03-25T15:48:00Z">
        <w:r w:rsidR="001E7B88">
          <w:rPr>
            <w:rFonts w:ascii="Times New Roman" w:hAnsi="Times New Roman" w:cs="Times New Roman"/>
          </w:rPr>
          <w:t xml:space="preserve">OM10, and an extension of </w:t>
        </w:r>
      </w:ins>
      <w:ins w:id="2376" w:author="Benton, Deon" w:date="2026-03-25T10:49:00Z" w16du:dateUtc="2026-03-25T15:49:00Z">
        <w:r w:rsidR="00182A6D">
          <w:rPr>
            <w:rFonts w:ascii="Times New Roman" w:hAnsi="Times New Roman" w:cs="Times New Roman"/>
          </w:rPr>
          <w:t>this model</w:t>
        </w:r>
      </w:ins>
      <w:ins w:id="2377" w:author="Benton, Deon" w:date="2026-03-25T10:48:00Z" w16du:dateUtc="2026-03-25T15:48:00Z">
        <w:r w:rsidR="001E7B88">
          <w:rPr>
            <w:rFonts w:ascii="Times New Roman" w:hAnsi="Times New Roman" w:cs="Times New Roman"/>
          </w:rPr>
          <w:t xml:space="preserve"> that more faithfully encodes </w:t>
        </w:r>
        <w:r w:rsidR="00DB6759">
          <w:rPr>
            <w:rFonts w:ascii="Times New Roman" w:hAnsi="Times New Roman" w:cs="Times New Roman"/>
          </w:rPr>
          <w:t>experimental set-up of action understanding studies, OM10-2.</w:t>
        </w:r>
      </w:ins>
      <w:ins w:id="2378" w:author="Benton, Deon" w:date="2026-03-25T10:47:00Z" w16du:dateUtc="2026-03-25T15:47:00Z">
        <w:r w:rsidR="001E7B88">
          <w:rPr>
            <w:rFonts w:ascii="Times New Roman" w:hAnsi="Times New Roman" w:cs="Times New Roman"/>
          </w:rPr>
          <w:t xml:space="preserve"> </w:t>
        </w:r>
      </w:ins>
      <w:ins w:id="2379" w:author="Benton, Deon" w:date="2026-03-25T10:49:00Z" w16du:dateUtc="2026-03-25T15:49:00Z">
        <w:r w:rsidR="00182A6D">
          <w:rPr>
            <w:rFonts w:ascii="Times New Roman" w:hAnsi="Times New Roman" w:cs="Times New Roman"/>
          </w:rPr>
          <w:t xml:space="preserve"> Given tha</w:t>
        </w:r>
      </w:ins>
      <w:ins w:id="2380" w:author="Benton, Deon" w:date="2026-03-25T10:50:00Z" w16du:dateUtc="2026-03-25T15:50:00Z">
        <w:r w:rsidR="00182A6D">
          <w:rPr>
            <w:rFonts w:ascii="Times New Roman" w:hAnsi="Times New Roman" w:cs="Times New Roman"/>
          </w:rPr>
          <w:t>t</w:t>
        </w:r>
        <w:r w:rsidR="009F2657">
          <w:rPr>
            <w:rFonts w:ascii="Times New Roman" w:hAnsi="Times New Roman" w:cs="Times New Roman"/>
          </w:rPr>
          <w:t xml:space="preserve"> the current account assumes that </w:t>
        </w:r>
      </w:ins>
      <w:ins w:id="2381" w:author="Benton, Deon" w:date="2026-03-25T10:51:00Z" w16du:dateUtc="2026-03-25T15:51:00Z">
        <w:r w:rsidR="009F2657">
          <w:rPr>
            <w:rFonts w:ascii="Times New Roman" w:hAnsi="Times New Roman" w:cs="Times New Roman"/>
          </w:rPr>
          <w:t xml:space="preserve">the spatial arrangement of barriers and arced motion has important implications on how infants process action events, the </w:t>
        </w:r>
      </w:ins>
      <w:ins w:id="2382" w:author="Benton, Deon" w:date="2026-03-03T16:14:00Z" w16du:dateUtc="2026-03-03T22:14:00Z">
        <w:r w:rsidR="00BC6780">
          <w:rPr>
            <w:rFonts w:ascii="Times New Roman" w:hAnsi="Times New Roman" w:cs="Times New Roman"/>
          </w:rPr>
          <w:t>final</w:t>
        </w:r>
      </w:ins>
      <w:ins w:id="2383" w:author="Benton, Deon" w:date="2026-03-03T14:22:00Z" w16du:dateUtc="2026-03-03T20:22:00Z">
        <w:r w:rsidR="005F3F02">
          <w:rPr>
            <w:rFonts w:ascii="Times New Roman" w:hAnsi="Times New Roman" w:cs="Times New Roman"/>
          </w:rPr>
          <w:t xml:space="preserve"> aim was to determine </w:t>
        </w:r>
      </w:ins>
      <w:ins w:id="2384" w:author="Benton, Deon" w:date="2026-03-03T14:23:00Z" w16du:dateUtc="2026-03-03T20:23:00Z">
        <w:r w:rsidR="005F3F02">
          <w:rPr>
            <w:rFonts w:ascii="Times New Roman" w:hAnsi="Times New Roman" w:cs="Times New Roman"/>
          </w:rPr>
          <w:t xml:space="preserve">whether it </w:t>
        </w:r>
      </w:ins>
      <w:ins w:id="2385" w:author="Benton, Deon" w:date="2026-03-03T14:25:00Z" w16du:dateUtc="2026-03-03T20:25:00Z">
        <w:r w:rsidR="00A1134F">
          <w:rPr>
            <w:rFonts w:ascii="Times New Roman" w:hAnsi="Times New Roman" w:cs="Times New Roman"/>
          </w:rPr>
          <w:t>was</w:t>
        </w:r>
      </w:ins>
      <w:ins w:id="2386" w:author="Benton, Deon" w:date="2026-03-03T14:23:00Z" w16du:dateUtc="2026-03-03T20:23:00Z">
        <w:r w:rsidR="005F3F02">
          <w:rPr>
            <w:rFonts w:ascii="Times New Roman" w:hAnsi="Times New Roman" w:cs="Times New Roman"/>
          </w:rPr>
          <w:t xml:space="preserve"> necessary to </w:t>
        </w:r>
        <w:r w:rsidR="005F3F02">
          <w:rPr>
            <w:rFonts w:ascii="Times New Roman" w:hAnsi="Times New Roman" w:cs="Times New Roman"/>
          </w:rPr>
          <w:lastRenderedPageBreak/>
          <w:t>assume that</w:t>
        </w:r>
      </w:ins>
      <w:ins w:id="2387" w:author="Benton, Deon" w:date="2026-04-09T14:19:00Z" w16du:dateUtc="2026-04-09T19:19:00Z">
        <w:r w:rsidR="00E67ED9">
          <w:rPr>
            <w:rFonts w:ascii="Times New Roman" w:hAnsi="Times New Roman" w:cs="Times New Roman"/>
          </w:rPr>
          <w:t xml:space="preserve"> peripherally located</w:t>
        </w:r>
      </w:ins>
      <w:ins w:id="2388" w:author="Benton, Deon" w:date="2026-03-03T14:23:00Z" w16du:dateUtc="2026-03-03T20:23:00Z">
        <w:r w:rsidR="005F3F02">
          <w:rPr>
            <w:rFonts w:ascii="Times New Roman" w:hAnsi="Times New Roman" w:cs="Times New Roman"/>
          </w:rPr>
          <w:t xml:space="preserve"> </w:t>
        </w:r>
        <w:r w:rsidR="001C3E68">
          <w:rPr>
            <w:rFonts w:ascii="Times New Roman" w:hAnsi="Times New Roman" w:cs="Times New Roman"/>
          </w:rPr>
          <w:t>obstacles</w:t>
        </w:r>
      </w:ins>
      <w:ins w:id="2389" w:author="Benton, Deon" w:date="2026-03-03T14:24:00Z" w16du:dateUtc="2026-03-03T20:24:00Z">
        <w:r w:rsidR="001C3E68">
          <w:rPr>
            <w:rFonts w:ascii="Times New Roman" w:hAnsi="Times New Roman" w:cs="Times New Roman"/>
          </w:rPr>
          <w:t xml:space="preserve"> </w:t>
        </w:r>
      </w:ins>
      <w:ins w:id="2390" w:author="Benton, Deon" w:date="2026-04-09T14:19:00Z" w16du:dateUtc="2026-04-09T19:19:00Z">
        <w:r w:rsidR="00E67ED9">
          <w:rPr>
            <w:rFonts w:ascii="Times New Roman" w:hAnsi="Times New Roman" w:cs="Times New Roman"/>
          </w:rPr>
          <w:t>espouse reduced salience.</w:t>
        </w:r>
      </w:ins>
      <w:ins w:id="2391" w:author="Benton, Deon" w:date="2026-04-09T12:48:00Z" w16du:dateUtc="2026-04-09T17:48:00Z">
        <w:r w:rsidR="00286DB1">
          <w:rPr>
            <w:rFonts w:ascii="Times New Roman" w:hAnsi="Times New Roman" w:cs="Times New Roman"/>
          </w:rPr>
          <w:t xml:space="preserve"> </w:t>
        </w:r>
      </w:ins>
      <w:ins w:id="2392" w:author="Benton, Deon" w:date="2026-03-25T10:52:00Z" w16du:dateUtc="2026-03-25T15:52:00Z">
        <w:r w:rsidR="000C1789">
          <w:rPr>
            <w:rFonts w:ascii="Times New Roman" w:hAnsi="Times New Roman" w:cs="Times New Roman"/>
          </w:rPr>
          <w:t xml:space="preserve">To this end, the performance of ALIAS was compared to a version of this model </w:t>
        </w:r>
      </w:ins>
      <w:ins w:id="2393" w:author="Benton, Deon" w:date="2026-04-06T11:30:00Z" w16du:dateUtc="2026-04-06T16:30:00Z">
        <w:r w:rsidR="00E657C1">
          <w:rPr>
            <w:rFonts w:ascii="Times New Roman" w:hAnsi="Times New Roman" w:cs="Times New Roman"/>
          </w:rPr>
          <w:t xml:space="preserve">that did not implement </w:t>
        </w:r>
      </w:ins>
      <w:ins w:id="2394" w:author="Benton, Deon" w:date="2026-04-09T14:20:00Z" w16du:dateUtc="2026-04-09T19:20:00Z">
        <w:r w:rsidR="00E67ED9">
          <w:rPr>
            <w:rFonts w:ascii="Times New Roman" w:hAnsi="Times New Roman" w:cs="Times New Roman"/>
          </w:rPr>
          <w:t xml:space="preserve">such </w:t>
        </w:r>
      </w:ins>
      <w:ins w:id="2395" w:author="Benton, Deon" w:date="2026-04-06T11:30:00Z" w16du:dateUtc="2026-04-06T16:30:00Z">
        <w:r w:rsidR="00E657C1">
          <w:rPr>
            <w:rFonts w:ascii="Times New Roman" w:hAnsi="Times New Roman" w:cs="Times New Roman"/>
          </w:rPr>
          <w:t>differential salience</w:t>
        </w:r>
      </w:ins>
      <w:ins w:id="2396" w:author="Benton, Deon" w:date="2026-04-09T13:45:00Z" w16du:dateUtc="2026-04-09T18:45:00Z">
        <w:r w:rsidR="00874A5C">
          <w:rPr>
            <w:rFonts w:ascii="Times New Roman" w:hAnsi="Times New Roman" w:cs="Times New Roman"/>
          </w:rPr>
          <w:t>, ALIAS-2</w:t>
        </w:r>
      </w:ins>
      <w:ins w:id="2397" w:author="Benton, Deon" w:date="2026-03-25T10:54:00Z" w16du:dateUtc="2026-03-25T15:54:00Z">
        <w:r w:rsidR="00390F91">
          <w:rPr>
            <w:rFonts w:ascii="Times New Roman" w:hAnsi="Times New Roman" w:cs="Times New Roman"/>
          </w:rPr>
          <w:t xml:space="preserve">. </w:t>
        </w:r>
      </w:ins>
      <w:ins w:id="2398" w:author="Benton, Deon" w:date="2026-03-03T14:26:00Z" w16du:dateUtc="2026-03-03T20:26:00Z">
        <w:r w:rsidR="00A1134F">
          <w:rPr>
            <w:rFonts w:ascii="Times New Roman" w:hAnsi="Times New Roman" w:cs="Times New Roman"/>
          </w:rPr>
          <w:t xml:space="preserve">If ALIAS </w:t>
        </w:r>
      </w:ins>
      <w:ins w:id="2399" w:author="Benton, Deon" w:date="2026-04-09T14:20:00Z" w16du:dateUtc="2026-04-09T19:20:00Z">
        <w:r w:rsidR="00E67ED9">
          <w:rPr>
            <w:rFonts w:ascii="Times New Roman" w:hAnsi="Times New Roman" w:cs="Times New Roman"/>
          </w:rPr>
          <w:t>provides a better account for t</w:t>
        </w:r>
      </w:ins>
      <w:ins w:id="2400" w:author="Benton, Deon" w:date="2026-04-09T14:21:00Z" w16du:dateUtc="2026-04-09T19:21:00Z">
        <w:r w:rsidR="00E67ED9">
          <w:rPr>
            <w:rFonts w:ascii="Times New Roman" w:hAnsi="Times New Roman" w:cs="Times New Roman"/>
          </w:rPr>
          <w:t>he five f</w:t>
        </w:r>
      </w:ins>
      <w:ins w:id="2401" w:author="Benton, Deon" w:date="2026-04-09T14:20:00Z" w16du:dateUtc="2026-04-09T19:20:00Z">
        <w:r w:rsidR="00E67ED9">
          <w:rPr>
            <w:rFonts w:ascii="Times New Roman" w:hAnsi="Times New Roman" w:cs="Times New Roman"/>
          </w:rPr>
          <w:t>indings</w:t>
        </w:r>
      </w:ins>
      <w:ins w:id="2402" w:author="Benton, Deon" w:date="2026-04-09T14:21:00Z" w16du:dateUtc="2026-04-09T19:21:00Z">
        <w:r w:rsidR="00E67ED9">
          <w:rPr>
            <w:rFonts w:ascii="Times New Roman" w:hAnsi="Times New Roman" w:cs="Times New Roman"/>
          </w:rPr>
          <w:t xml:space="preserve"> that are the targets of the current series of simulations than ALIAS-2</w:t>
        </w:r>
      </w:ins>
      <w:ins w:id="2403" w:author="Benton, Deon" w:date="2026-03-03T14:27:00Z" w16du:dateUtc="2026-03-03T20:27:00Z">
        <w:r w:rsidR="00371F66">
          <w:rPr>
            <w:rFonts w:ascii="Times New Roman" w:hAnsi="Times New Roman" w:cs="Times New Roman"/>
          </w:rPr>
          <w:t xml:space="preserve">, </w:t>
        </w:r>
      </w:ins>
      <w:ins w:id="2404" w:author="Benton, Deon" w:date="2026-03-03T14:35:00Z" w16du:dateUtc="2026-03-03T20:35:00Z">
        <w:r w:rsidR="00F92D7F">
          <w:rPr>
            <w:rFonts w:ascii="Times New Roman" w:hAnsi="Times New Roman" w:cs="Times New Roman"/>
          </w:rPr>
          <w:t xml:space="preserve">then </w:t>
        </w:r>
      </w:ins>
      <w:ins w:id="2405" w:author="Benton, Deon" w:date="2026-03-03T14:27:00Z" w16du:dateUtc="2026-03-03T20:27:00Z">
        <w:r w:rsidR="00371F66">
          <w:rPr>
            <w:rFonts w:ascii="Times New Roman" w:hAnsi="Times New Roman" w:cs="Times New Roman"/>
          </w:rPr>
          <w:t>this would suggest that salience</w:t>
        </w:r>
      </w:ins>
      <w:ins w:id="2406" w:author="Benton, Deon" w:date="2026-03-03T14:30:00Z" w16du:dateUtc="2026-03-03T20:30:00Z">
        <w:r w:rsidR="005048EE">
          <w:rPr>
            <w:rFonts w:ascii="Times New Roman" w:hAnsi="Times New Roman" w:cs="Times New Roman"/>
          </w:rPr>
          <w:t xml:space="preserve"> </w:t>
        </w:r>
      </w:ins>
      <w:ins w:id="2407" w:author="Benton, Deon" w:date="2026-04-09T14:21:00Z" w16du:dateUtc="2026-04-09T19:21:00Z">
        <w:r w:rsidR="00E67ED9">
          <w:rPr>
            <w:rFonts w:ascii="Times New Roman" w:hAnsi="Times New Roman" w:cs="Times New Roman"/>
          </w:rPr>
          <w:t xml:space="preserve">is a </w:t>
        </w:r>
      </w:ins>
      <w:ins w:id="2408" w:author="Benton, Deon" w:date="2026-04-09T14:22:00Z" w16du:dateUtc="2026-04-09T19:22:00Z">
        <w:r w:rsidR="00E67ED9">
          <w:rPr>
            <w:rFonts w:ascii="Times New Roman" w:hAnsi="Times New Roman" w:cs="Times New Roman"/>
          </w:rPr>
          <w:t>key player in</w:t>
        </w:r>
      </w:ins>
      <w:ins w:id="2409" w:author="Benton, Deon" w:date="2026-03-03T14:30:00Z" w16du:dateUtc="2026-03-03T20:30:00Z">
        <w:r w:rsidR="005048EE">
          <w:rPr>
            <w:rFonts w:ascii="Times New Roman" w:hAnsi="Times New Roman" w:cs="Times New Roman"/>
          </w:rPr>
          <w:t xml:space="preserve"> networks’ performance than</w:t>
        </w:r>
      </w:ins>
      <w:ins w:id="2410" w:author="Benton, Deon" w:date="2026-04-09T14:22:00Z" w16du:dateUtc="2026-04-09T19:22:00Z">
        <w:r w:rsidR="00E67ED9">
          <w:rPr>
            <w:rFonts w:ascii="Times New Roman" w:hAnsi="Times New Roman" w:cs="Times New Roman"/>
          </w:rPr>
          <w:t xml:space="preserve"> it is</w:t>
        </w:r>
      </w:ins>
      <w:ins w:id="2411" w:author="Benton, Deon" w:date="2026-03-03T14:30:00Z" w16du:dateUtc="2026-03-03T20:30:00Z">
        <w:r w:rsidR="005048EE">
          <w:rPr>
            <w:rFonts w:ascii="Times New Roman" w:hAnsi="Times New Roman" w:cs="Times New Roman"/>
          </w:rPr>
          <w:t xml:space="preserve"> a modeling convenience. </w:t>
        </w:r>
      </w:ins>
      <w:ins w:id="2412" w:author="Benton, Deon" w:date="2026-03-03T14:27:00Z" w16du:dateUtc="2026-03-03T20:27:00Z">
        <w:r w:rsidR="00371F66">
          <w:rPr>
            <w:rFonts w:ascii="Times New Roman" w:hAnsi="Times New Roman" w:cs="Times New Roman"/>
          </w:rPr>
          <w:t xml:space="preserve"> </w:t>
        </w:r>
      </w:ins>
    </w:p>
    <w:p w14:paraId="7BB3849B" w14:textId="5A49B8F8" w:rsidR="00524642" w:rsidRPr="00AE207C" w:rsidRDefault="00C1152B" w:rsidP="007F7477">
      <w:pPr>
        <w:spacing w:line="480" w:lineRule="auto"/>
        <w:ind w:firstLine="720"/>
        <w:contextualSpacing/>
        <w:rPr>
          <w:rFonts w:ascii="Times New Roman" w:hAnsi="Times New Roman" w:cs="Times New Roman"/>
        </w:rPr>
      </w:pPr>
      <w:ins w:id="2413" w:author="Benton, Deon" w:date="2026-03-03T14:04:00Z" w16du:dateUtc="2026-03-03T20:04:00Z">
        <w:r>
          <w:rPr>
            <w:rFonts w:ascii="Times New Roman" w:hAnsi="Times New Roman" w:cs="Times New Roman"/>
          </w:rPr>
          <w:t>All</w:t>
        </w:r>
      </w:ins>
      <w:r w:rsidR="00524642">
        <w:rPr>
          <w:rFonts w:ascii="Times New Roman" w:hAnsi="Times New Roman" w:cs="Times New Roman"/>
        </w:rPr>
        <w:t xml:space="preserve"> simulations were run using the Lens neural network simulator (Rohde, 1999). </w:t>
      </w:r>
      <w:ins w:id="2414" w:author="Benton, Deon" w:date="2026-04-09T14:22:00Z" w16du:dateUtc="2026-04-09T19:22:00Z">
        <w:r w:rsidR="00CC51FA">
          <w:rPr>
            <w:rFonts w:ascii="Times New Roman" w:hAnsi="Times New Roman" w:cs="Times New Roman"/>
          </w:rPr>
          <w:t xml:space="preserve">The full set of training </w:t>
        </w:r>
      </w:ins>
      <w:r w:rsidR="00524642">
        <w:rPr>
          <w:rFonts w:ascii="Times New Roman" w:hAnsi="Times New Roman" w:cs="Times New Roman"/>
        </w:rPr>
        <w:t>and testing files</w:t>
      </w:r>
      <w:r w:rsidR="00FA78E9">
        <w:rPr>
          <w:rFonts w:ascii="Times New Roman" w:hAnsi="Times New Roman" w:cs="Times New Roman"/>
        </w:rPr>
        <w:t>, including data from the simulations</w:t>
      </w:r>
      <w:ins w:id="2415" w:author="Benton, Deon" w:date="2026-04-09T14:22:00Z" w16du:dateUtc="2026-04-09T19:22:00Z">
        <w:r w:rsidR="00CC51FA">
          <w:rPr>
            <w:rFonts w:ascii="Times New Roman" w:hAnsi="Times New Roman" w:cs="Times New Roman"/>
          </w:rPr>
          <w:t xml:space="preserve"> reported here</w:t>
        </w:r>
      </w:ins>
      <w:r w:rsidR="00FA78E9">
        <w:rPr>
          <w:rFonts w:ascii="Times New Roman" w:hAnsi="Times New Roman" w:cs="Times New Roman"/>
        </w:rPr>
        <w:t>,</w:t>
      </w:r>
      <w:r w:rsidR="00524642">
        <w:rPr>
          <w:rFonts w:ascii="Times New Roman" w:hAnsi="Times New Roman" w:cs="Times New Roman"/>
        </w:rPr>
        <w:t xml:space="preserve"> are available for download at </w:t>
      </w:r>
      <w:hyperlink r:id="rId10" w:history="1">
        <w:r w:rsidR="008472E4" w:rsidRPr="008472E4">
          <w:rPr>
            <w:rStyle w:val="Hyperlink"/>
            <w:rFonts w:ascii="Times New Roman" w:hAnsi="Times New Roman" w:cs="Times New Roman"/>
          </w:rPr>
          <w:t>https://osf.io/9eqpf/?view_only=62f752417a9141c7b0509a998039ad13</w:t>
        </w:r>
      </w:hyperlink>
      <w:r w:rsidR="00524642">
        <w:rPr>
          <w:rFonts w:ascii="Times New Roman" w:hAnsi="Times New Roman" w:cs="Times New Roman"/>
        </w:rPr>
        <w:t>.</w:t>
      </w:r>
    </w:p>
    <w:p w14:paraId="30F31F01" w14:textId="77777777" w:rsidR="00524642" w:rsidRDefault="00524642" w:rsidP="00524642">
      <w:pPr>
        <w:spacing w:line="480" w:lineRule="auto"/>
        <w:ind w:firstLine="720"/>
        <w:contextualSpacing/>
        <w:rPr>
          <w:rFonts w:ascii="Times New Roman" w:hAnsi="Times New Roman" w:cs="Times New Roman"/>
        </w:rPr>
      </w:pPr>
    </w:p>
    <w:p w14:paraId="79F92407" w14:textId="6386D02F"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b/>
          <w:bCs/>
        </w:rPr>
        <w:t>Simulation 1</w:t>
      </w:r>
      <w:ins w:id="2416" w:author="Benton, Deon" w:date="2026-03-03T16:07:00Z" w16du:dateUtc="2026-03-03T22:07:00Z">
        <w:r w:rsidR="003C5492">
          <w:rPr>
            <w:rFonts w:ascii="Times New Roman" w:hAnsi="Times New Roman" w:cs="Times New Roman"/>
            <w:b/>
            <w:bCs/>
          </w:rPr>
          <w:t>a</w:t>
        </w:r>
      </w:ins>
      <w:ins w:id="2417" w:author="Benton, Deon" w:date="2026-03-25T11:11:00Z" w16du:dateUtc="2026-03-25T16:11:00Z">
        <w:r w:rsidR="00896FCF">
          <w:rPr>
            <w:rFonts w:ascii="Times New Roman" w:hAnsi="Times New Roman" w:cs="Times New Roman"/>
            <w:b/>
            <w:bCs/>
          </w:rPr>
          <w:t>:</w:t>
        </w:r>
      </w:ins>
      <w:ins w:id="2418" w:author="Benton, Deon" w:date="2026-03-25T11:12:00Z" w16du:dateUtc="2026-03-25T16:12:00Z">
        <w:r w:rsidR="00896FCF">
          <w:rPr>
            <w:rFonts w:ascii="Times New Roman" w:hAnsi="Times New Roman" w:cs="Times New Roman"/>
            <w:b/>
            <w:bCs/>
          </w:rPr>
          <w:t xml:space="preserve"> </w:t>
        </w:r>
        <w:r w:rsidR="00896FCF" w:rsidRPr="00896FCF">
          <w:rPr>
            <w:rFonts w:ascii="Times New Roman" w:hAnsi="Times New Roman" w:cs="Times New Roman"/>
            <w:b/>
            <w:bCs/>
          </w:rPr>
          <w:t>Selective longer looking to inefficient than actions following constrained.</w:t>
        </w:r>
      </w:ins>
    </w:p>
    <w:p w14:paraId="65E8295C" w14:textId="7AB7E0F6"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r>
      <w:ins w:id="2419" w:author="Benton, Deon" w:date="2026-03-02T16:01:00Z" w16du:dateUtc="2026-03-02T22:01:00Z">
        <w:r w:rsidR="00474D88">
          <w:rPr>
            <w:rFonts w:ascii="Times New Roman" w:hAnsi="Times New Roman" w:cs="Times New Roman"/>
          </w:rPr>
          <w:t>Early studies on infant action understanding showed</w:t>
        </w:r>
      </w:ins>
      <w:r w:rsidRPr="004A274B">
        <w:rPr>
          <w:rFonts w:ascii="Times New Roman" w:hAnsi="Times New Roman" w:cs="Times New Roman"/>
        </w:rPr>
        <w:t xml:space="preserve"> that</w:t>
      </w:r>
      <w:ins w:id="2420" w:author="Benton, Deon" w:date="2026-03-25T11:13:00Z" w16du:dateUtc="2026-03-25T16:13:00Z">
        <w:r w:rsidR="007437EE">
          <w:rPr>
            <w:rFonts w:ascii="Times New Roman" w:hAnsi="Times New Roman" w:cs="Times New Roman"/>
          </w:rPr>
          <w:t>, following habituation to an event in which an object with</w:t>
        </w:r>
      </w:ins>
      <w:ins w:id="2421" w:author="Benton, Deon" w:date="2026-04-09T14:23:00Z" w16du:dateUtc="2026-04-09T19:23:00Z">
        <w:r w:rsidR="00CC51FA">
          <w:rPr>
            <w:rFonts w:ascii="Times New Roman" w:hAnsi="Times New Roman" w:cs="Times New Roman"/>
          </w:rPr>
          <w:t xml:space="preserve"> visible</w:t>
        </w:r>
      </w:ins>
      <w:ins w:id="2422" w:author="Benton, Deon" w:date="2026-03-25T11:13:00Z" w16du:dateUtc="2026-03-25T16:13:00Z">
        <w:r w:rsidR="007437EE">
          <w:rPr>
            <w:rFonts w:ascii="Times New Roman" w:hAnsi="Times New Roman" w:cs="Times New Roman"/>
          </w:rPr>
          <w:t xml:space="preserve"> surface features typical of animate</w:t>
        </w:r>
      </w:ins>
      <w:ins w:id="2423" w:author="Benton, Deon" w:date="2026-03-25T11:15:00Z" w16du:dateUtc="2026-03-25T16:15:00Z">
        <w:r w:rsidR="0002439A">
          <w:rPr>
            <w:rFonts w:ascii="Times New Roman" w:hAnsi="Times New Roman" w:cs="Times New Roman"/>
          </w:rPr>
          <w:t xml:space="preserve"> entities </w:t>
        </w:r>
      </w:ins>
      <w:ins w:id="2424" w:author="Benton, Deon" w:date="2026-03-25T11:14:00Z" w16du:dateUtc="2026-03-25T16:14:00Z">
        <w:r w:rsidR="007437EE">
          <w:rPr>
            <w:rFonts w:ascii="Times New Roman" w:hAnsi="Times New Roman" w:cs="Times New Roman"/>
          </w:rPr>
          <w:t>pas</w:t>
        </w:r>
      </w:ins>
      <w:ins w:id="2425" w:author="Benton, Deon" w:date="2026-03-25T11:15:00Z" w16du:dateUtc="2026-03-25T16:15:00Z">
        <w:r w:rsidR="0002439A">
          <w:rPr>
            <w:rFonts w:ascii="Times New Roman" w:hAnsi="Times New Roman" w:cs="Times New Roman"/>
          </w:rPr>
          <w:t>s</w:t>
        </w:r>
      </w:ins>
      <w:ins w:id="2426" w:author="Benton, Deon" w:date="2026-03-25T11:14:00Z" w16du:dateUtc="2026-03-25T16:14:00Z">
        <w:r w:rsidR="007437EE">
          <w:rPr>
            <w:rFonts w:ascii="Times New Roman" w:hAnsi="Times New Roman" w:cs="Times New Roman"/>
          </w:rPr>
          <w:t xml:space="preserve"> over a barrier along an arced path,</w:t>
        </w:r>
      </w:ins>
      <w:r w:rsidRPr="004A274B">
        <w:rPr>
          <w:rFonts w:ascii="Times New Roman" w:hAnsi="Times New Roman" w:cs="Times New Roman"/>
        </w:rPr>
        <w:t xml:space="preserve"> infants looked longer at </w:t>
      </w:r>
      <w:ins w:id="2427" w:author="Benton, Deon" w:date="2026-03-25T11:14:00Z" w16du:dateUtc="2026-03-25T16:14:00Z">
        <w:r w:rsidR="007437EE">
          <w:rPr>
            <w:rFonts w:ascii="Times New Roman" w:hAnsi="Times New Roman" w:cs="Times New Roman"/>
          </w:rPr>
          <w:t xml:space="preserve">a test event in which that same object continues to move along the arced path in the absence </w:t>
        </w:r>
      </w:ins>
      <w:ins w:id="2428" w:author="Benton, Deon" w:date="2026-03-25T11:15:00Z" w16du:dateUtc="2026-03-25T16:15:00Z">
        <w:r w:rsidR="007437EE">
          <w:rPr>
            <w:rFonts w:ascii="Times New Roman" w:hAnsi="Times New Roman" w:cs="Times New Roman"/>
          </w:rPr>
          <w:t>of the barrier than when it moves along a straight path.</w:t>
        </w:r>
      </w:ins>
      <w:ins w:id="2429" w:author="Benton, Deon" w:date="2026-03-25T10:58:00Z" w16du:dateUtc="2026-03-25T15:58:00Z">
        <w:r w:rsidR="009D1D2E">
          <w:rPr>
            <w:rFonts w:ascii="Times New Roman" w:hAnsi="Times New Roman" w:cs="Times New Roman"/>
          </w:rPr>
          <w:t xml:space="preserve"> </w:t>
        </w:r>
      </w:ins>
      <w:ins w:id="2430" w:author="Benton, Deon" w:date="2026-03-02T16:03:00Z" w16du:dateUtc="2026-03-02T22:03:00Z">
        <w:r w:rsidR="00474D88">
          <w:rPr>
            <w:rFonts w:ascii="Times New Roman" w:hAnsi="Times New Roman" w:cs="Times New Roman"/>
          </w:rPr>
          <w:t>Subsequent control experiments</w:t>
        </w:r>
      </w:ins>
      <w:ins w:id="2431" w:author="Benton, Deon" w:date="2026-03-02T16:04:00Z" w16du:dateUtc="2026-03-02T22:04:00Z">
        <w:r w:rsidR="00C46A81">
          <w:rPr>
            <w:rFonts w:ascii="Times New Roman" w:hAnsi="Times New Roman" w:cs="Times New Roman"/>
          </w:rPr>
          <w:t xml:space="preserve"> revealed</w:t>
        </w:r>
      </w:ins>
      <w:ins w:id="2432" w:author="Benton, Deon" w:date="2026-03-02T16:03:00Z" w16du:dateUtc="2026-03-02T22:03:00Z">
        <w:r w:rsidR="00474D88">
          <w:rPr>
            <w:rFonts w:ascii="Times New Roman" w:hAnsi="Times New Roman" w:cs="Times New Roman"/>
          </w:rPr>
          <w:t xml:space="preserve"> that infants looked equally long at both test events </w:t>
        </w:r>
      </w:ins>
      <w:ins w:id="2433" w:author="Benton, Deon" w:date="2026-04-09T14:24:00Z" w16du:dateUtc="2026-04-09T19:24:00Z">
        <w:r w:rsidR="00CC51FA">
          <w:rPr>
            <w:rFonts w:ascii="Times New Roman" w:hAnsi="Times New Roman" w:cs="Times New Roman"/>
          </w:rPr>
          <w:t>for a peripherally located obstacle</w:t>
        </w:r>
      </w:ins>
      <w:ins w:id="2434" w:author="Benton, Deon" w:date="2026-03-02T16:04:00Z" w16du:dateUtc="2026-03-02T22:04:00Z">
        <w:r w:rsidR="00C46A81">
          <w:rPr>
            <w:rFonts w:ascii="Times New Roman" w:hAnsi="Times New Roman" w:cs="Times New Roman"/>
          </w:rPr>
          <w:t xml:space="preserve">. </w:t>
        </w:r>
      </w:ins>
      <w:r>
        <w:rPr>
          <w:rFonts w:ascii="Times New Roman" w:hAnsi="Times New Roman" w:cs="Times New Roman"/>
        </w:rPr>
        <w:t>Simulation 1 tested whether</w:t>
      </w:r>
      <w:ins w:id="2435" w:author="Benton, Deon" w:date="2026-03-02T16:04:00Z" w16du:dateUtc="2026-03-02T22:04:00Z">
        <w:r w:rsidR="00C46A81">
          <w:rPr>
            <w:rFonts w:ascii="Times New Roman" w:hAnsi="Times New Roman" w:cs="Times New Roman"/>
          </w:rPr>
          <w:t xml:space="preserve"> ALIAS could capture this finding.</w:t>
        </w:r>
      </w:ins>
      <w:r>
        <w:rPr>
          <w:rFonts w:ascii="Times New Roman" w:hAnsi="Times New Roman" w:cs="Times New Roman"/>
        </w:rPr>
        <w:t xml:space="preserve"> </w:t>
      </w:r>
      <w:ins w:id="2436" w:author="Benton, Deon" w:date="2026-03-25T11:23:00Z" w16du:dateUtc="2026-03-25T16:23:00Z">
        <w:r w:rsidR="0035462D">
          <w:rPr>
            <w:rFonts w:ascii="Times New Roman" w:hAnsi="Times New Roman" w:cs="Times New Roman"/>
          </w:rPr>
          <w:t>To assess how much better ALIAS accounts for this finding compared to exi</w:t>
        </w:r>
      </w:ins>
      <w:ins w:id="2437" w:author="Benton, Deon" w:date="2026-03-25T11:24:00Z" w16du:dateUtc="2026-03-25T16:24:00Z">
        <w:r w:rsidR="0035462D">
          <w:rPr>
            <w:rFonts w:ascii="Times New Roman" w:hAnsi="Times New Roman" w:cs="Times New Roman"/>
          </w:rPr>
          <w:t xml:space="preserve">sting connectionist models of action understanding, ALIAS’s performance was compared to OM10, OM10-2, and </w:t>
        </w:r>
      </w:ins>
      <w:ins w:id="2438" w:author="Benton, Deon" w:date="2026-04-09T14:24:00Z" w16du:dateUtc="2026-04-09T19:24:00Z">
        <w:r w:rsidR="002A4D8C">
          <w:rPr>
            <w:rFonts w:ascii="Times New Roman" w:hAnsi="Times New Roman" w:cs="Times New Roman"/>
          </w:rPr>
          <w:t>ALIAS-2</w:t>
        </w:r>
      </w:ins>
      <w:ins w:id="2439" w:author="Benton, Deon" w:date="2026-03-25T11:24:00Z" w16du:dateUtc="2026-03-25T16:24:00Z">
        <w:r w:rsidR="0035462D">
          <w:rPr>
            <w:rFonts w:ascii="Times New Roman" w:hAnsi="Times New Roman" w:cs="Times New Roman"/>
          </w:rPr>
          <w:t>.</w:t>
        </w:r>
      </w:ins>
    </w:p>
    <w:p w14:paraId="1A2732DA" w14:textId="6B160D7C" w:rsidR="00857369" w:rsidRDefault="00524642"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tab/>
        <w:t>Networks were assigned either to the Experimental condition (</w:t>
      </w:r>
      <w:r w:rsidRPr="0032624C">
        <w:rPr>
          <w:rFonts w:ascii="Times New Roman" w:hAnsi="Times New Roman" w:cs="Times New Roman"/>
          <w:i/>
          <w:iCs/>
        </w:rPr>
        <w:t>N</w:t>
      </w:r>
      <w:r>
        <w:rPr>
          <w:rFonts w:ascii="Times New Roman" w:hAnsi="Times New Roman" w:cs="Times New Roman"/>
        </w:rPr>
        <w:t xml:space="preserve"> = 20) or to the Control condition (</w:t>
      </w:r>
      <w:r w:rsidRPr="0032624C">
        <w:rPr>
          <w:rFonts w:ascii="Times New Roman" w:hAnsi="Times New Roman" w:cs="Times New Roman"/>
          <w:i/>
          <w:iCs/>
        </w:rPr>
        <w:t>N</w:t>
      </w:r>
      <w:r>
        <w:rPr>
          <w:rFonts w:ascii="Times New Roman" w:hAnsi="Times New Roman" w:cs="Times New Roman"/>
        </w:rPr>
        <w:t xml:space="preserve"> = 20). </w:t>
      </w:r>
      <w:ins w:id="2440" w:author="Benton, Deon" w:date="2026-03-25T11:26:00Z" w16du:dateUtc="2026-03-25T16:26:00Z">
        <w:r w:rsidR="00CC3420">
          <w:rPr>
            <w:rFonts w:ascii="Times New Roman" w:hAnsi="Times New Roman" w:cs="Times New Roman"/>
          </w:rPr>
          <w:t xml:space="preserve">Twenty networks were assigned to each condition for </w:t>
        </w:r>
      </w:ins>
      <w:ins w:id="2441" w:author="Benton, Deon" w:date="2026-04-09T13:42:00Z" w16du:dateUtc="2026-04-09T18:42:00Z">
        <w:r w:rsidR="00874A5C">
          <w:rPr>
            <w:rFonts w:ascii="Times New Roman" w:hAnsi="Times New Roman" w:cs="Times New Roman"/>
          </w:rPr>
          <w:t>both version</w:t>
        </w:r>
      </w:ins>
      <w:ins w:id="2442" w:author="Benton, Deon" w:date="2026-04-09T13:43:00Z" w16du:dateUtc="2026-04-09T18:43:00Z">
        <w:r w:rsidR="00874A5C">
          <w:rPr>
            <w:rFonts w:ascii="Times New Roman" w:hAnsi="Times New Roman" w:cs="Times New Roman"/>
          </w:rPr>
          <w:t>s</w:t>
        </w:r>
      </w:ins>
      <w:ins w:id="2443" w:author="Benton, Deon" w:date="2026-04-09T13:42:00Z" w16du:dateUtc="2026-04-09T18:42:00Z">
        <w:r w:rsidR="00874A5C">
          <w:rPr>
            <w:rFonts w:ascii="Times New Roman" w:hAnsi="Times New Roman" w:cs="Times New Roman"/>
          </w:rPr>
          <w:t xml:space="preserve"> of </w:t>
        </w:r>
      </w:ins>
      <w:ins w:id="2444" w:author="Benton, Deon" w:date="2026-04-09T13:43:00Z" w16du:dateUtc="2026-04-09T18:43:00Z">
        <w:r w:rsidR="00874A5C">
          <w:rPr>
            <w:rFonts w:ascii="Times New Roman" w:hAnsi="Times New Roman" w:cs="Times New Roman"/>
          </w:rPr>
          <w:t>OM10 (</w:t>
        </w:r>
        <w:r w:rsidR="00874A5C">
          <w:rPr>
            <w:rFonts w:ascii="Times New Roman" w:hAnsi="Times New Roman" w:cs="Times New Roman"/>
            <w:i/>
            <w:iCs/>
          </w:rPr>
          <w:t xml:space="preserve">N </w:t>
        </w:r>
        <w:r w:rsidR="00874A5C">
          <w:rPr>
            <w:rFonts w:ascii="Times New Roman" w:hAnsi="Times New Roman" w:cs="Times New Roman"/>
          </w:rPr>
          <w:t xml:space="preserve">= 40). Given that the </w:t>
        </w:r>
      </w:ins>
      <w:ins w:id="2445" w:author="Benton, Deon" w:date="2026-04-09T13:44:00Z" w16du:dateUtc="2026-04-09T18:44:00Z">
        <w:r w:rsidR="00874A5C">
          <w:rPr>
            <w:rFonts w:ascii="Times New Roman" w:hAnsi="Times New Roman" w:cs="Times New Roman"/>
          </w:rPr>
          <w:t xml:space="preserve">“looking” performance </w:t>
        </w:r>
      </w:ins>
      <w:ins w:id="2446" w:author="Benton, Deon" w:date="2026-04-09T13:48:00Z" w16du:dateUtc="2026-04-09T18:48:00Z">
        <w:r w:rsidR="006C7DCD">
          <w:rPr>
            <w:rFonts w:ascii="Times New Roman" w:hAnsi="Times New Roman" w:cs="Times New Roman"/>
          </w:rPr>
          <w:t>in the main model</w:t>
        </w:r>
      </w:ins>
      <w:ins w:id="2447" w:author="Benton, Deon" w:date="2026-04-09T13:51:00Z" w16du:dateUtc="2026-04-09T18:51:00Z">
        <w:r w:rsidR="006C7DCD">
          <w:rPr>
            <w:rFonts w:ascii="Times New Roman" w:hAnsi="Times New Roman" w:cs="Times New Roman"/>
          </w:rPr>
          <w:t xml:space="preserve"> </w:t>
        </w:r>
      </w:ins>
      <w:ins w:id="2448" w:author="Benton, Deon" w:date="2026-04-09T13:46:00Z" w16du:dateUtc="2026-04-09T18:46:00Z">
        <w:r w:rsidR="006C7DCD">
          <w:rPr>
            <w:rFonts w:ascii="Times New Roman" w:hAnsi="Times New Roman" w:cs="Times New Roman"/>
          </w:rPr>
          <w:t xml:space="preserve">was assessed </w:t>
        </w:r>
      </w:ins>
      <w:ins w:id="2449" w:author="Benton, Deon" w:date="2026-04-09T13:47:00Z" w16du:dateUtc="2026-04-09T18:47:00Z">
        <w:r w:rsidR="006C7DCD">
          <w:rPr>
            <w:rFonts w:ascii="Times New Roman" w:hAnsi="Times New Roman" w:cs="Times New Roman"/>
          </w:rPr>
          <w:t xml:space="preserve">at each of five </w:t>
        </w:r>
        <w:r w:rsidR="006C7DCD">
          <w:rPr>
            <w:rFonts w:ascii="Times New Roman" w:hAnsi="Times New Roman" w:cs="Times New Roman"/>
          </w:rPr>
          <w:lastRenderedPageBreak/>
          <w:t>different “habituation” epochs</w:t>
        </w:r>
      </w:ins>
      <w:ins w:id="2450" w:author="Benton, Deon" w:date="2026-04-09T13:50:00Z" w16du:dateUtc="2026-04-09T18:50:00Z">
        <w:r w:rsidR="006C7DCD">
          <w:rPr>
            <w:rFonts w:ascii="Times New Roman" w:hAnsi="Times New Roman" w:cs="Times New Roman"/>
          </w:rPr>
          <w:t xml:space="preserve"> and</w:t>
        </w:r>
      </w:ins>
      <w:ins w:id="2451" w:author="Benton, Deon" w:date="2026-04-09T13:51:00Z" w16du:dateUtc="2026-04-09T18:51:00Z">
        <w:r w:rsidR="006C7DCD">
          <w:rPr>
            <w:rFonts w:ascii="Times New Roman" w:hAnsi="Times New Roman" w:cs="Times New Roman"/>
          </w:rPr>
          <w:t xml:space="preserve"> across two conditions</w:t>
        </w:r>
      </w:ins>
      <w:ins w:id="2452" w:author="Benton, Deon" w:date="2026-04-09T13:47:00Z" w16du:dateUtc="2026-04-09T18:47:00Z">
        <w:r w:rsidR="006C7DCD">
          <w:rPr>
            <w:rFonts w:ascii="Times New Roman" w:hAnsi="Times New Roman" w:cs="Times New Roman"/>
          </w:rPr>
          <w:t xml:space="preserve">, a total of 400 networks were tested </w:t>
        </w:r>
      </w:ins>
      <w:ins w:id="2453" w:author="Benton, Deon" w:date="2026-04-09T13:48:00Z" w16du:dateUtc="2026-04-09T18:48:00Z">
        <w:r w:rsidR="006C7DCD">
          <w:rPr>
            <w:rFonts w:ascii="Times New Roman" w:hAnsi="Times New Roman" w:cs="Times New Roman"/>
          </w:rPr>
          <w:t>in ALIAS (</w:t>
        </w:r>
        <w:r w:rsidR="006C7DCD" w:rsidRPr="006C7DCD">
          <w:rPr>
            <w:rFonts w:ascii="Times New Roman" w:hAnsi="Times New Roman" w:cs="Times New Roman"/>
            <w:i/>
            <w:iCs/>
          </w:rPr>
          <w:t>N</w:t>
        </w:r>
        <w:r w:rsidR="006C7DCD">
          <w:rPr>
            <w:rFonts w:ascii="Times New Roman" w:hAnsi="Times New Roman" w:cs="Times New Roman"/>
          </w:rPr>
          <w:t xml:space="preserve"> = 200) and ALIAS-2 (</w:t>
        </w:r>
        <w:r w:rsidR="006C7DCD" w:rsidRPr="006C7DCD">
          <w:rPr>
            <w:rFonts w:ascii="Times New Roman" w:hAnsi="Times New Roman" w:cs="Times New Roman"/>
            <w:i/>
            <w:iCs/>
          </w:rPr>
          <w:t>N</w:t>
        </w:r>
        <w:r w:rsidR="006C7DCD">
          <w:rPr>
            <w:rFonts w:ascii="Times New Roman" w:hAnsi="Times New Roman" w:cs="Times New Roman"/>
          </w:rPr>
          <w:t xml:space="preserve"> = 200).</w:t>
        </w:r>
      </w:ins>
      <w:ins w:id="2454" w:author="Benton, Deon" w:date="2026-04-09T13:46:00Z" w16du:dateUtc="2026-04-09T18:46:00Z">
        <w:r w:rsidR="006C7DCD">
          <w:rPr>
            <w:rFonts w:ascii="Times New Roman" w:hAnsi="Times New Roman" w:cs="Times New Roman"/>
          </w:rPr>
          <w:t xml:space="preserve"> </w:t>
        </w:r>
      </w:ins>
      <w:ins w:id="2455" w:author="Benton, Deon" w:date="2026-03-25T11:26:00Z" w16du:dateUtc="2026-03-25T16:26:00Z">
        <w:r w:rsidR="00CC3420">
          <w:rPr>
            <w:rFonts w:ascii="Times New Roman" w:hAnsi="Times New Roman" w:cs="Times New Roman"/>
          </w:rPr>
          <w:t xml:space="preserve"> </w:t>
        </w:r>
      </w:ins>
      <w:r>
        <w:rPr>
          <w:rFonts w:ascii="Times New Roman" w:hAnsi="Times New Roman" w:cs="Times New Roman"/>
        </w:rPr>
        <w:t>The habituation event</w:t>
      </w:r>
      <w:ins w:id="2456" w:author="Benton, Deon" w:date="2026-03-02T16:11:00Z" w16du:dateUtc="2026-03-02T22:11:00Z">
        <w:r w:rsidR="008E0634">
          <w:rPr>
            <w:rFonts w:ascii="Times New Roman" w:hAnsi="Times New Roman" w:cs="Times New Roman"/>
          </w:rPr>
          <w:t xml:space="preserve"> shown to networks</w:t>
        </w:r>
      </w:ins>
      <w:r>
        <w:rPr>
          <w:rFonts w:ascii="Times New Roman" w:hAnsi="Times New Roman" w:cs="Times New Roman"/>
        </w:rPr>
        <w:t xml:space="preserve"> in the Experimental condition mirrored the </w:t>
      </w:r>
      <w:ins w:id="2457" w:author="Benton, Deon" w:date="2026-03-02T16:07:00Z" w16du:dateUtc="2026-03-02T22:07:00Z">
        <w:r w:rsidR="00346A02">
          <w:rPr>
            <w:rFonts w:ascii="Times New Roman" w:hAnsi="Times New Roman" w:cs="Times New Roman"/>
          </w:rPr>
          <w:t xml:space="preserve">Arced </w:t>
        </w:r>
      </w:ins>
      <w:r>
        <w:rPr>
          <w:rFonts w:ascii="Times New Roman" w:hAnsi="Times New Roman" w:cs="Times New Roman"/>
        </w:rPr>
        <w:t>Path pretraining events with two exceptions. First, novel objects were used</w:t>
      </w:r>
      <w:ins w:id="2458" w:author="Benton, Deon" w:date="2026-03-02T16:11:00Z" w16du:dateUtc="2026-03-02T22:11:00Z">
        <w:r w:rsidR="008E0634">
          <w:rPr>
            <w:rFonts w:ascii="Times New Roman" w:hAnsi="Times New Roman" w:cs="Times New Roman"/>
          </w:rPr>
          <w:t xml:space="preserve">. </w:t>
        </w:r>
      </w:ins>
      <w:r w:rsidR="00833705">
        <w:rPr>
          <w:rFonts w:ascii="Times New Roman" w:hAnsi="Times New Roman" w:cs="Times New Roman"/>
        </w:rPr>
        <w:t>Because</w:t>
      </w:r>
      <w:r w:rsidR="008E0634">
        <w:rPr>
          <w:rFonts w:ascii="Times New Roman" w:hAnsi="Times New Roman" w:cs="Times New Roman"/>
        </w:rPr>
        <w:t xml:space="preserve"> the</w:t>
      </w:r>
      <w:ins w:id="2459" w:author="Benton, Deon" w:date="2026-03-02T16:20:00Z" w16du:dateUtc="2026-03-02T22:20:00Z">
        <w:r w:rsidR="002E1B46">
          <w:rPr>
            <w:rFonts w:ascii="Times New Roman" w:hAnsi="Times New Roman" w:cs="Times New Roman"/>
          </w:rPr>
          <w:t xml:space="preserve"> finding that was the target of the current simulation was generated by</w:t>
        </w:r>
      </w:ins>
      <w:r w:rsidR="008E0634">
        <w:rPr>
          <w:rFonts w:ascii="Times New Roman" w:hAnsi="Times New Roman" w:cs="Times New Roman"/>
        </w:rPr>
        <w:t xml:space="preserve"> experiments</w:t>
      </w:r>
      <w:ins w:id="2460" w:author="Benton, Deon" w:date="2026-03-02T16:17:00Z" w16du:dateUtc="2026-03-02T22:17:00Z">
        <w:r w:rsidR="00D61E19">
          <w:rPr>
            <w:rFonts w:ascii="Times New Roman" w:hAnsi="Times New Roman" w:cs="Times New Roman"/>
          </w:rPr>
          <w:t xml:space="preserve"> </w:t>
        </w:r>
      </w:ins>
      <w:ins w:id="2461" w:author="Benton, Deon" w:date="2026-03-02T16:21:00Z" w16du:dateUtc="2026-03-02T22:21:00Z">
        <w:r w:rsidR="002E1B46">
          <w:rPr>
            <w:rFonts w:ascii="Times New Roman" w:hAnsi="Times New Roman" w:cs="Times New Roman"/>
          </w:rPr>
          <w:t>that</w:t>
        </w:r>
      </w:ins>
      <w:ins w:id="2462" w:author="Benton, Deon" w:date="2026-03-02T16:18:00Z" w16du:dateUtc="2026-03-02T22:18:00Z">
        <w:r w:rsidR="00D61E19">
          <w:rPr>
            <w:rFonts w:ascii="Times New Roman" w:hAnsi="Times New Roman" w:cs="Times New Roman"/>
          </w:rPr>
          <w:t xml:space="preserve"> used animate stimuli</w:t>
        </w:r>
      </w:ins>
      <w:r w:rsidR="008E0634">
        <w:rPr>
          <w:rFonts w:ascii="Times New Roman" w:hAnsi="Times New Roman" w:cs="Times New Roman"/>
        </w:rPr>
        <w:t xml:space="preserve"> </w:t>
      </w:r>
      <w:ins w:id="2463" w:author="Benton, Deon" w:date="2026-03-02T16:19:00Z" w16du:dateUtc="2026-03-02T22:19:00Z">
        <w:r w:rsidR="00D61E19">
          <w:rPr>
            <w:rFonts w:ascii="Times New Roman" w:hAnsi="Times New Roman" w:cs="Times New Roman"/>
          </w:rPr>
          <w:t xml:space="preserve">and </w:t>
        </w:r>
      </w:ins>
      <w:ins w:id="2464" w:author="Benton, Deon" w:date="2026-03-02T16:21:00Z" w16du:dateUtc="2026-03-02T22:21:00Z">
        <w:r w:rsidR="002E1B46">
          <w:rPr>
            <w:rFonts w:ascii="Times New Roman" w:hAnsi="Times New Roman" w:cs="Times New Roman"/>
          </w:rPr>
          <w:t>given that it is assumed here that</w:t>
        </w:r>
      </w:ins>
      <w:r w:rsidR="00833705">
        <w:rPr>
          <w:rFonts w:ascii="Times New Roman" w:hAnsi="Times New Roman" w:cs="Times New Roman"/>
        </w:rPr>
        <w:t xml:space="preserve"> </w:t>
      </w:r>
      <w:ins w:id="2465" w:author="Benton, Deon" w:date="2026-03-02T16:19:00Z" w16du:dateUtc="2026-03-02T22:19:00Z">
        <w:r w:rsidR="00D61E19">
          <w:rPr>
            <w:rFonts w:ascii="Times New Roman" w:hAnsi="Times New Roman" w:cs="Times New Roman"/>
          </w:rPr>
          <w:t xml:space="preserve">animate entities and inanimate objects possess </w:t>
        </w:r>
      </w:ins>
      <w:ins w:id="2466" w:author="Benton, Deon" w:date="2026-03-02T16:21:00Z" w16du:dateUtc="2026-03-02T22:21:00Z">
        <w:r w:rsidR="002E1B46">
          <w:rPr>
            <w:rFonts w:ascii="Times New Roman" w:hAnsi="Times New Roman" w:cs="Times New Roman"/>
          </w:rPr>
          <w:t xml:space="preserve">largely </w:t>
        </w:r>
      </w:ins>
      <w:ins w:id="2467" w:author="Benton, Deon" w:date="2026-03-02T16:22:00Z" w16du:dateUtc="2026-03-02T22:22:00Z">
        <w:r w:rsidR="002E1B46">
          <w:rPr>
            <w:rFonts w:ascii="Times New Roman" w:hAnsi="Times New Roman" w:cs="Times New Roman"/>
          </w:rPr>
          <w:t>surface features</w:t>
        </w:r>
      </w:ins>
      <w:ins w:id="2468" w:author="Benton, Deon" w:date="2026-03-02T16:23:00Z" w16du:dateUtc="2026-03-02T22:23:00Z">
        <w:r w:rsidR="009F774E">
          <w:rPr>
            <w:rFonts w:ascii="Times New Roman" w:hAnsi="Times New Roman" w:cs="Times New Roman"/>
          </w:rPr>
          <w:t xml:space="preserve"> (e.g., elongated appendage-like extensions for animate e</w:t>
        </w:r>
      </w:ins>
      <w:ins w:id="2469" w:author="Benton, Deon" w:date="2026-03-02T16:24:00Z" w16du:dateUtc="2026-03-02T22:24:00Z">
        <w:r w:rsidR="009F774E">
          <w:rPr>
            <w:rFonts w:ascii="Times New Roman" w:hAnsi="Times New Roman" w:cs="Times New Roman"/>
          </w:rPr>
          <w:t>ntities and smooth, rectilinear edges for objects)</w:t>
        </w:r>
      </w:ins>
      <w:ins w:id="2470" w:author="Benton, Deon" w:date="2026-03-02T16:22:00Z" w16du:dateUtc="2026-03-02T22:22:00Z">
        <w:r w:rsidR="002E1B46">
          <w:rPr>
            <w:rFonts w:ascii="Times New Roman" w:hAnsi="Times New Roman" w:cs="Times New Roman"/>
          </w:rPr>
          <w:t xml:space="preserve">, </w:t>
        </w:r>
      </w:ins>
      <w:r w:rsidR="008E0634">
        <w:rPr>
          <w:rFonts w:ascii="Times New Roman" w:hAnsi="Times New Roman" w:cs="Times New Roman"/>
        </w:rPr>
        <w:t>the objects used in this simulation possessed Feature A.</w:t>
      </w:r>
      <w:ins w:id="2471" w:author="Benton, Deon" w:date="2026-03-02T16:25:00Z" w16du:dateUtc="2026-03-02T22:25:00Z">
        <w:r w:rsidR="003B6FA9">
          <w:rPr>
            <w:rFonts w:ascii="Times New Roman" w:hAnsi="Times New Roman" w:cs="Times New Roman"/>
          </w:rPr>
          <w:t xml:space="preserve"> To ensure that </w:t>
        </w:r>
      </w:ins>
      <w:ins w:id="2472" w:author="Benton, Deon" w:date="2026-03-03T09:29:00Z" w16du:dateUtc="2026-03-03T15:29:00Z">
        <w:r w:rsidR="006B6709">
          <w:rPr>
            <w:rFonts w:ascii="Times New Roman" w:hAnsi="Times New Roman" w:cs="Times New Roman"/>
          </w:rPr>
          <w:t>networks’</w:t>
        </w:r>
      </w:ins>
      <w:ins w:id="2473" w:author="Benton, Deon" w:date="2026-03-02T16:25:00Z" w16du:dateUtc="2026-03-02T22:25:00Z">
        <w:r w:rsidR="003B6FA9">
          <w:rPr>
            <w:rFonts w:ascii="Times New Roman" w:hAnsi="Times New Roman" w:cs="Times New Roman"/>
          </w:rPr>
          <w:t xml:space="preserve"> looking behaviors in the current simulations were not due to</w:t>
        </w:r>
      </w:ins>
      <w:ins w:id="2474" w:author="Benton, Deon" w:date="2026-03-02T16:36:00Z" w16du:dateUtc="2026-03-02T22:36:00Z">
        <w:r w:rsidR="00A43CF8">
          <w:rPr>
            <w:rFonts w:ascii="Times New Roman" w:hAnsi="Times New Roman" w:cs="Times New Roman"/>
          </w:rPr>
          <w:t xml:space="preserve"> prior experience with</w:t>
        </w:r>
      </w:ins>
      <w:ins w:id="2475" w:author="Benton, Deon" w:date="2026-03-02T16:40:00Z" w16du:dateUtc="2026-03-02T22:40:00Z">
        <w:r w:rsidR="00C545A0">
          <w:rPr>
            <w:rFonts w:ascii="Times New Roman" w:hAnsi="Times New Roman" w:cs="Times New Roman"/>
          </w:rPr>
          <w:t xml:space="preserve"> </w:t>
        </w:r>
      </w:ins>
      <w:ins w:id="2476" w:author="Benton, Deon" w:date="2026-03-03T09:29:00Z" w16du:dateUtc="2026-03-03T15:29:00Z">
        <w:r w:rsidR="006B6709">
          <w:rPr>
            <w:rFonts w:ascii="Times New Roman" w:hAnsi="Times New Roman" w:cs="Times New Roman"/>
          </w:rPr>
          <w:t>a particular arc or obstacle height,</w:t>
        </w:r>
      </w:ins>
      <w:r>
        <w:rPr>
          <w:rFonts w:ascii="Times New Roman" w:hAnsi="Times New Roman" w:cs="Times New Roman"/>
        </w:rPr>
        <w:t xml:space="preserve"> the </w:t>
      </w:r>
      <w:r w:rsidR="0040165B">
        <w:rPr>
          <w:rFonts w:ascii="Times New Roman" w:hAnsi="Times New Roman" w:cs="Times New Roman"/>
        </w:rPr>
        <w:t xml:space="preserve">fourth </w:t>
      </w:r>
      <w:r>
        <w:rPr>
          <w:rFonts w:ascii="Times New Roman" w:hAnsi="Times New Roman" w:cs="Times New Roman"/>
        </w:rPr>
        <w:t xml:space="preserve">unit rather than the </w:t>
      </w:r>
      <w:ins w:id="2477" w:author="Benton, Deon" w:date="2026-03-02T16:42:00Z" w16du:dateUtc="2026-03-02T22:42:00Z">
        <w:r w:rsidR="00A709D1">
          <w:rPr>
            <w:rFonts w:ascii="Times New Roman" w:hAnsi="Times New Roman" w:cs="Times New Roman"/>
          </w:rPr>
          <w:t xml:space="preserve">second </w:t>
        </w:r>
      </w:ins>
      <w:r>
        <w:rPr>
          <w:rFonts w:ascii="Times New Roman" w:hAnsi="Times New Roman" w:cs="Times New Roman"/>
        </w:rPr>
        <w:t xml:space="preserve">unit was turned on in the </w:t>
      </w:r>
      <w:ins w:id="2478" w:author="Benton, Deon" w:date="2026-03-02T16:24:00Z" w16du:dateUtc="2026-03-02T22:24:00Z">
        <w:r w:rsidR="00925285">
          <w:rPr>
            <w:rFonts w:ascii="Times New Roman" w:hAnsi="Times New Roman" w:cs="Times New Roman"/>
          </w:rPr>
          <w:t>O</w:t>
        </w:r>
      </w:ins>
      <w:ins w:id="2479" w:author="Benton, Deon" w:date="2026-03-02T16:25:00Z" w16du:dateUtc="2026-03-02T22:25:00Z">
        <w:r w:rsidR="00925285">
          <w:rPr>
            <w:rFonts w:ascii="Times New Roman" w:hAnsi="Times New Roman" w:cs="Times New Roman"/>
          </w:rPr>
          <w:t xml:space="preserve">bstacle </w:t>
        </w:r>
      </w:ins>
      <w:r>
        <w:rPr>
          <w:rFonts w:ascii="Times New Roman" w:hAnsi="Times New Roman" w:cs="Times New Roman"/>
        </w:rPr>
        <w:t xml:space="preserve">Height and </w:t>
      </w:r>
      <w:ins w:id="2480" w:author="Benton, Deon" w:date="2026-03-02T16:25:00Z" w16du:dateUtc="2026-03-02T22:25:00Z">
        <w:r w:rsidR="00925285">
          <w:rPr>
            <w:rFonts w:ascii="Times New Roman" w:hAnsi="Times New Roman" w:cs="Times New Roman"/>
          </w:rPr>
          <w:t>Arc Peak Height</w:t>
        </w:r>
      </w:ins>
      <w:r>
        <w:rPr>
          <w:rFonts w:ascii="Times New Roman" w:hAnsi="Times New Roman" w:cs="Times New Roman"/>
        </w:rPr>
        <w:t xml:space="preserve"> groups. Networks were then shown straight and </w:t>
      </w:r>
      <w:ins w:id="2481" w:author="Benton, Deon" w:date="2026-03-03T09:30:00Z" w16du:dateUtc="2026-03-03T15:30:00Z">
        <w:r w:rsidR="006B6709">
          <w:rPr>
            <w:rFonts w:ascii="Times New Roman" w:hAnsi="Times New Roman" w:cs="Times New Roman"/>
          </w:rPr>
          <w:t xml:space="preserve">arced </w:t>
        </w:r>
      </w:ins>
      <w:r>
        <w:rPr>
          <w:rFonts w:ascii="Times New Roman" w:hAnsi="Times New Roman" w:cs="Times New Roman"/>
        </w:rPr>
        <w:t xml:space="preserve">path </w:t>
      </w:r>
      <w:ins w:id="2482" w:author="Benton, Deon" w:date="2026-03-03T09:30:00Z" w16du:dateUtc="2026-03-03T15:30:00Z">
        <w:r w:rsidR="006B6709">
          <w:rPr>
            <w:rFonts w:ascii="Times New Roman" w:hAnsi="Times New Roman" w:cs="Times New Roman"/>
          </w:rPr>
          <w:t xml:space="preserve">test </w:t>
        </w:r>
      </w:ins>
      <w:r>
        <w:rPr>
          <w:rFonts w:ascii="Times New Roman" w:hAnsi="Times New Roman" w:cs="Times New Roman"/>
        </w:rPr>
        <w:t>event</w:t>
      </w:r>
      <w:ins w:id="2483" w:author="Benton, Deon" w:date="2026-03-03T09:30:00Z" w16du:dateUtc="2026-03-03T15:30:00Z">
        <w:r w:rsidR="006B6709">
          <w:rPr>
            <w:rFonts w:ascii="Times New Roman" w:hAnsi="Times New Roman" w:cs="Times New Roman"/>
          </w:rPr>
          <w:t>s</w:t>
        </w:r>
      </w:ins>
      <w:ins w:id="2484" w:author="Benton, Deon" w:date="2026-03-25T14:29:00Z" w16du:dateUtc="2026-03-25T19:29:00Z">
        <w:r w:rsidR="007E06B9">
          <w:rPr>
            <w:rFonts w:ascii="Times New Roman" w:hAnsi="Times New Roman" w:cs="Times New Roman"/>
          </w:rPr>
          <w:t xml:space="preserve"> involving the habituation objects</w:t>
        </w:r>
      </w:ins>
      <w:r>
        <w:rPr>
          <w:rFonts w:ascii="Times New Roman" w:hAnsi="Times New Roman" w:cs="Times New Roman"/>
        </w:rPr>
        <w:t>.</w:t>
      </w:r>
      <w:ins w:id="2485" w:author="Benton, Deon" w:date="2026-03-03T09:30:00Z" w16du:dateUtc="2026-03-03T15:30:00Z">
        <w:r w:rsidR="006B6709">
          <w:rPr>
            <w:rFonts w:ascii="Times New Roman" w:hAnsi="Times New Roman" w:cs="Times New Roman"/>
          </w:rPr>
          <w:t xml:space="preserve"> The former event corresponded to the Efficient test event; the latter eve</w:t>
        </w:r>
      </w:ins>
      <w:ins w:id="2486" w:author="Benton, Deon" w:date="2026-03-03T09:31:00Z" w16du:dateUtc="2026-03-03T15:31:00Z">
        <w:r w:rsidR="006B6709">
          <w:rPr>
            <w:rFonts w:ascii="Times New Roman" w:hAnsi="Times New Roman" w:cs="Times New Roman"/>
          </w:rPr>
          <w:t>nt corresponded to the Inefficient test event.</w:t>
        </w:r>
      </w:ins>
      <w:r>
        <w:rPr>
          <w:rFonts w:ascii="Times New Roman" w:hAnsi="Times New Roman" w:cs="Times New Roman"/>
        </w:rPr>
        <w:t xml:space="preserve"> Both events were shown without the </w:t>
      </w:r>
      <w:ins w:id="2487" w:author="Benton, Deon" w:date="2026-03-03T09:44:00Z" w16du:dateUtc="2026-03-03T15:44:00Z">
        <w:r w:rsidR="00103DE0">
          <w:rPr>
            <w:rFonts w:ascii="Times New Roman" w:hAnsi="Times New Roman" w:cs="Times New Roman"/>
          </w:rPr>
          <w:t xml:space="preserve">obstacle </w:t>
        </w:r>
      </w:ins>
      <w:r>
        <w:rPr>
          <w:rFonts w:ascii="Times New Roman" w:hAnsi="Times New Roman" w:cs="Times New Roman"/>
        </w:rPr>
        <w:t>and used the same objects from habituation.</w:t>
      </w:r>
    </w:p>
    <w:p w14:paraId="5DAC01E5" w14:textId="77777777" w:rsidR="00BC196F" w:rsidRDefault="00BC196F"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p w14:paraId="33111C48" w14:textId="4BA214B7" w:rsidR="00651513" w:rsidRDefault="00857369" w:rsidP="00524642">
      <w:pPr>
        <w:tabs>
          <w:tab w:val="left" w:pos="720"/>
          <w:tab w:val="left" w:pos="1440"/>
          <w:tab w:val="left" w:pos="2160"/>
          <w:tab w:val="left" w:pos="2880"/>
          <w:tab w:val="left" w:pos="3600"/>
          <w:tab w:val="center" w:pos="4680"/>
        </w:tabs>
        <w:spacing w:line="480" w:lineRule="auto"/>
        <w:contextualSpacing/>
        <w:rPr>
          <w:ins w:id="2488" w:author="Benton, Deon" w:date="2026-04-06T11:34:00Z" w16du:dateUtc="2026-04-06T16:34:00Z"/>
          <w:rFonts w:ascii="Times New Roman" w:hAnsi="Times New Roman" w:cs="Times New Roman"/>
          <w:b/>
          <w:bCs/>
        </w:rPr>
      </w:pPr>
      <w:r>
        <w:rPr>
          <w:rFonts w:ascii="Times New Roman" w:hAnsi="Times New Roman" w:cs="Times New Roman"/>
          <w:b/>
          <w:bCs/>
        </w:rPr>
        <w:t>Results</w:t>
      </w:r>
    </w:p>
    <w:p w14:paraId="79C1707F" w14:textId="52C9A976" w:rsidR="00035C38" w:rsidRDefault="00DA2268"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ins w:id="2489" w:author="Benton, Deon" w:date="2026-04-06T11:37:00Z" w16du:dateUtc="2026-04-06T16:37:00Z">
        <w:r>
          <w:rPr>
            <w:rFonts w:ascii="Times New Roman" w:hAnsi="Times New Roman" w:cs="Times New Roman"/>
          </w:rPr>
          <w:tab/>
        </w:r>
      </w:ins>
      <w:ins w:id="2490" w:author="Benton, Deon" w:date="2026-04-06T11:34:00Z" w16du:dateUtc="2026-04-06T16:34:00Z">
        <w:r w:rsidR="00035C38">
          <w:rPr>
            <w:rFonts w:ascii="Times New Roman" w:hAnsi="Times New Roman" w:cs="Times New Roman"/>
          </w:rPr>
          <w:t>Figure 3 shows</w:t>
        </w:r>
      </w:ins>
      <w:ins w:id="2491" w:author="Benton, Deon" w:date="2026-04-06T11:36:00Z" w16du:dateUtc="2026-04-06T16:36:00Z">
        <w:r w:rsidR="00023256">
          <w:rPr>
            <w:rFonts w:ascii="Times New Roman" w:hAnsi="Times New Roman" w:cs="Times New Roman"/>
          </w:rPr>
          <w:t xml:space="preserve"> the looking time data</w:t>
        </w:r>
      </w:ins>
      <w:r w:rsidR="00A8343B">
        <w:rPr>
          <w:rFonts w:ascii="Times New Roman" w:hAnsi="Times New Roman" w:cs="Times New Roman"/>
        </w:rPr>
        <w:t>—operationalized as network error</w:t>
      </w:r>
      <w:r w:rsidR="005C21A3">
        <w:rPr>
          <w:rFonts w:ascii="Times New Roman" w:hAnsi="Times New Roman" w:cs="Times New Roman"/>
        </w:rPr>
        <w:t>—</w:t>
      </w:r>
      <w:ins w:id="2492" w:author="Benton, Deon" w:date="2026-04-06T11:36:00Z" w16du:dateUtc="2026-04-06T16:36:00Z">
        <w:r w:rsidR="00023256">
          <w:rPr>
            <w:rFonts w:ascii="Times New Roman" w:hAnsi="Times New Roman" w:cs="Times New Roman"/>
          </w:rPr>
          <w:t>for ALIAS</w:t>
        </w:r>
      </w:ins>
      <w:r w:rsidR="00B64108">
        <w:rPr>
          <w:rFonts w:ascii="Times New Roman" w:hAnsi="Times New Roman" w:cs="Times New Roman"/>
        </w:rPr>
        <w:t xml:space="preserve"> </w:t>
      </w:r>
      <w:ins w:id="2493" w:author="Benton, Deon" w:date="2026-04-09T15:46:00Z" w16du:dateUtc="2026-04-09T20:46:00Z">
        <w:r w:rsidR="007567EE">
          <w:rPr>
            <w:rFonts w:ascii="Times New Roman" w:hAnsi="Times New Roman" w:cs="Times New Roman"/>
          </w:rPr>
          <w:t xml:space="preserve">overall (i.e., </w:t>
        </w:r>
      </w:ins>
      <w:r w:rsidR="00B64108">
        <w:rPr>
          <w:rFonts w:ascii="Times New Roman" w:hAnsi="Times New Roman" w:cs="Times New Roman"/>
        </w:rPr>
        <w:t>averaged over different lengths of habituation</w:t>
      </w:r>
      <w:ins w:id="2494" w:author="Benton, Deon" w:date="2026-04-09T15:46:00Z" w16du:dateUtc="2026-04-09T20:46:00Z">
        <w:r w:rsidR="007567EE">
          <w:rPr>
            <w:rFonts w:ascii="Times New Roman" w:hAnsi="Times New Roman" w:cs="Times New Roman"/>
          </w:rPr>
          <w:t xml:space="preserve">; </w:t>
        </w:r>
      </w:ins>
      <w:r w:rsidR="00B64108">
        <w:rPr>
          <w:rFonts w:ascii="Times New Roman" w:hAnsi="Times New Roman" w:cs="Times New Roman"/>
        </w:rPr>
        <w:t>left) and</w:t>
      </w:r>
      <w:ins w:id="2495" w:author="Benton, Deon" w:date="2026-04-06T11:36:00Z" w16du:dateUtc="2026-04-06T16:36:00Z">
        <w:r w:rsidR="00023256">
          <w:rPr>
            <w:rFonts w:ascii="Times New Roman" w:hAnsi="Times New Roman" w:cs="Times New Roman"/>
          </w:rPr>
          <w:t xml:space="preserve"> </w:t>
        </w:r>
      </w:ins>
      <w:ins w:id="2496" w:author="Benton, Deon" w:date="2026-04-06T11:37:00Z" w16du:dateUtc="2026-04-06T16:37:00Z">
        <w:r w:rsidR="00390D27">
          <w:rPr>
            <w:rFonts w:ascii="Times New Roman" w:hAnsi="Times New Roman" w:cs="Times New Roman"/>
          </w:rPr>
          <w:t>for different amounts of habituation</w:t>
        </w:r>
      </w:ins>
      <w:r w:rsidR="00A8343B">
        <w:rPr>
          <w:rFonts w:ascii="Times New Roman" w:hAnsi="Times New Roman" w:cs="Times New Roman"/>
        </w:rPr>
        <w:t xml:space="preserve"> (</w:t>
      </w:r>
      <w:r w:rsidR="00B64108">
        <w:rPr>
          <w:rFonts w:ascii="Times New Roman" w:hAnsi="Times New Roman" w:cs="Times New Roman"/>
        </w:rPr>
        <w:t>right</w:t>
      </w:r>
      <w:r w:rsidR="00A8343B">
        <w:rPr>
          <w:rFonts w:ascii="Times New Roman" w:hAnsi="Times New Roman" w:cs="Times New Roman"/>
        </w:rPr>
        <w:t>)</w:t>
      </w:r>
      <w:ins w:id="2497" w:author="Benton, Deon" w:date="2026-04-06T11:37:00Z" w16du:dateUtc="2026-04-06T16:37:00Z">
        <w:r w:rsidR="00390D27">
          <w:rPr>
            <w:rFonts w:ascii="Times New Roman" w:hAnsi="Times New Roman" w:cs="Times New Roman"/>
          </w:rPr>
          <w:t>.</w:t>
        </w:r>
      </w:ins>
      <w:r w:rsidR="00B64108">
        <w:rPr>
          <w:rFonts w:ascii="Times New Roman" w:hAnsi="Times New Roman" w:cs="Times New Roman"/>
        </w:rPr>
        <w:t xml:space="preserve"> This table reveals two notable takeaways</w:t>
      </w:r>
      <w:r w:rsidR="005C21A3">
        <w:rPr>
          <w:rStyle w:val="FootnoteReference"/>
          <w:rFonts w:ascii="Times New Roman" w:hAnsi="Times New Roman" w:cs="Times New Roman"/>
        </w:rPr>
        <w:footnoteReference w:id="1"/>
      </w:r>
      <w:r w:rsidR="00B64108">
        <w:rPr>
          <w:rFonts w:ascii="Times New Roman" w:hAnsi="Times New Roman" w:cs="Times New Roman"/>
        </w:rPr>
        <w:t xml:space="preserve">. First, ALIAS successfully </w:t>
      </w:r>
      <w:r w:rsidR="00B64108">
        <w:rPr>
          <w:rFonts w:ascii="Times New Roman" w:hAnsi="Times New Roman" w:cs="Times New Roman"/>
        </w:rPr>
        <w:lastRenderedPageBreak/>
        <w:t xml:space="preserve">reproduced the first </w:t>
      </w:r>
      <w:ins w:id="2501" w:author="Benton, Deon" w:date="2026-04-09T15:45:00Z" w16du:dateUtc="2026-04-09T20:45:00Z">
        <w:r w:rsidR="007567EE">
          <w:rPr>
            <w:rFonts w:ascii="Times New Roman" w:hAnsi="Times New Roman" w:cs="Times New Roman"/>
          </w:rPr>
          <w:t>of the five target findings</w:t>
        </w:r>
      </w:ins>
      <w:r w:rsidR="00B64108">
        <w:rPr>
          <w:rFonts w:ascii="Times New Roman" w:hAnsi="Times New Roman" w:cs="Times New Roman"/>
        </w:rPr>
        <w:t xml:space="preserve">. Specifically, networks assigned to the Experimental condition produced greater error to (i.e., looked longer at) the Inefficient test event than at the Efficient one. In contrast, networks in the Control condition looked </w:t>
      </w:r>
      <w:r w:rsidR="00660433">
        <w:rPr>
          <w:rFonts w:ascii="Times New Roman" w:hAnsi="Times New Roman" w:cs="Times New Roman"/>
        </w:rPr>
        <w:t xml:space="preserve">about </w:t>
      </w:r>
      <w:r w:rsidR="00B64108">
        <w:rPr>
          <w:rFonts w:ascii="Times New Roman" w:hAnsi="Times New Roman" w:cs="Times New Roman"/>
        </w:rPr>
        <w:t xml:space="preserve">equally long at both test events. Second, this </w:t>
      </w:r>
      <w:ins w:id="2502" w:author="Benton, Deon" w:date="2026-04-09T15:45:00Z" w16du:dateUtc="2026-04-09T20:45:00Z">
        <w:r w:rsidR="007567EE">
          <w:rPr>
            <w:rFonts w:ascii="Times New Roman" w:hAnsi="Times New Roman" w:cs="Times New Roman"/>
          </w:rPr>
          <w:t>looking pattern</w:t>
        </w:r>
      </w:ins>
      <w:r w:rsidR="00B64108">
        <w:rPr>
          <w:rFonts w:ascii="Times New Roman" w:hAnsi="Times New Roman" w:cs="Times New Roman"/>
        </w:rPr>
        <w:t xml:space="preserve"> held for different amounts of habituation.</w:t>
      </w:r>
      <w:r w:rsidR="00660433">
        <w:rPr>
          <w:rFonts w:ascii="Times New Roman" w:hAnsi="Times New Roman" w:cs="Times New Roman"/>
        </w:rPr>
        <w:t xml:space="preserve"> This </w:t>
      </w:r>
      <w:r w:rsidR="00B64108">
        <w:rPr>
          <w:rFonts w:ascii="Times New Roman" w:hAnsi="Times New Roman" w:cs="Times New Roman"/>
        </w:rPr>
        <w:t xml:space="preserve">suggests that </w:t>
      </w:r>
      <w:r w:rsidR="00660433">
        <w:rPr>
          <w:rFonts w:ascii="Times New Roman" w:hAnsi="Times New Roman" w:cs="Times New Roman"/>
        </w:rPr>
        <w:t xml:space="preserve">ALIAS’s </w:t>
      </w:r>
      <w:r w:rsidR="00B64108">
        <w:rPr>
          <w:rFonts w:ascii="Times New Roman" w:hAnsi="Times New Roman" w:cs="Times New Roman"/>
        </w:rPr>
        <w:t xml:space="preserve">success was </w:t>
      </w:r>
      <w:r w:rsidR="00660433">
        <w:rPr>
          <w:rFonts w:ascii="Times New Roman" w:hAnsi="Times New Roman" w:cs="Times New Roman"/>
        </w:rPr>
        <w:t>robust to habituation length, at least within the range of lengths used here</w:t>
      </w:r>
      <w:r w:rsidR="00B64108">
        <w:rPr>
          <w:rFonts w:ascii="Times New Roman" w:hAnsi="Times New Roman" w:cs="Times New Roman"/>
        </w:rPr>
        <w:t>.</w:t>
      </w:r>
    </w:p>
    <w:p w14:paraId="509F50EB" w14:textId="77777777" w:rsidR="00660433" w:rsidRDefault="00660433"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tbl>
      <w:tblPr>
        <w:tblStyle w:val="TableGrid"/>
        <w:tblW w:w="11656" w:type="dxa"/>
        <w:tblInd w:w="-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97"/>
        <w:gridCol w:w="5859"/>
      </w:tblGrid>
      <w:tr w:rsidR="00B64108" w14:paraId="45C4A25B" w14:textId="77777777" w:rsidTr="00A8343B">
        <w:trPr>
          <w:trHeight w:val="3596"/>
        </w:trPr>
        <w:tc>
          <w:tcPr>
            <w:tcW w:w="5671" w:type="dxa"/>
          </w:tcPr>
          <w:p w14:paraId="4CE13738" w14:textId="230B25D8" w:rsidR="00A8343B" w:rsidRDefault="00B64108"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7DB78EC8" wp14:editId="58E9F769">
                  <wp:extent cx="3544255" cy="2181080"/>
                  <wp:effectExtent l="0" t="0" r="0" b="0"/>
                  <wp:docPr id="24628879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288793" name="Picture 24628879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569097" cy="2196367"/>
                          </a:xfrm>
                          <a:prstGeom prst="rect">
                            <a:avLst/>
                          </a:prstGeom>
                        </pic:spPr>
                      </pic:pic>
                    </a:graphicData>
                  </a:graphic>
                </wp:inline>
              </w:drawing>
            </w:r>
          </w:p>
        </w:tc>
        <w:tc>
          <w:tcPr>
            <w:tcW w:w="5985" w:type="dxa"/>
          </w:tcPr>
          <w:p w14:paraId="77104219" w14:textId="69770F69" w:rsidR="00A8343B" w:rsidRDefault="00B64108" w:rsidP="00A8343B">
            <w:pPr>
              <w:keepNext/>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179723F6" wp14:editId="3A37BDF9">
                  <wp:extent cx="3538846" cy="2164897"/>
                  <wp:effectExtent l="0" t="0" r="5080" b="6985"/>
                  <wp:docPr id="20681740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174014" name="Picture 206817401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567419" cy="2182377"/>
                          </a:xfrm>
                          <a:prstGeom prst="rect">
                            <a:avLst/>
                          </a:prstGeom>
                        </pic:spPr>
                      </pic:pic>
                    </a:graphicData>
                  </a:graphic>
                </wp:inline>
              </w:drawing>
            </w:r>
          </w:p>
        </w:tc>
      </w:tr>
    </w:tbl>
    <w:p w14:paraId="623344EC" w14:textId="15260580" w:rsidR="00A8343B" w:rsidRPr="00B64108" w:rsidRDefault="00A8343B" w:rsidP="00A8343B">
      <w:pPr>
        <w:pStyle w:val="Caption"/>
        <w:rPr>
          <w:ins w:id="2503" w:author="Benton, Deon" w:date="2026-04-06T11:37:00Z" w16du:dateUtc="2026-04-06T16:37:00Z"/>
          <w:rFonts w:ascii="Times New Roman" w:hAnsi="Times New Roman" w:cs="Times New Roman"/>
          <w:i w:val="0"/>
          <w:iCs w:val="0"/>
          <w:color w:val="000000" w:themeColor="text1"/>
          <w:sz w:val="24"/>
          <w:szCs w:val="24"/>
        </w:rPr>
      </w:pPr>
      <w:r w:rsidRPr="00B64108">
        <w:rPr>
          <w:rFonts w:ascii="Times New Roman" w:hAnsi="Times New Roman" w:cs="Times New Roman"/>
          <w:b/>
          <w:bCs/>
          <w:i w:val="0"/>
          <w:iCs w:val="0"/>
          <w:color w:val="000000" w:themeColor="text1"/>
          <w:sz w:val="24"/>
          <w:szCs w:val="24"/>
        </w:rPr>
        <w:t xml:space="preserve">Figure </w:t>
      </w:r>
      <w:r w:rsidRPr="00B64108">
        <w:rPr>
          <w:rFonts w:ascii="Times New Roman" w:hAnsi="Times New Roman" w:cs="Times New Roman"/>
          <w:b/>
          <w:bCs/>
          <w:i w:val="0"/>
          <w:iCs w:val="0"/>
          <w:color w:val="000000" w:themeColor="text1"/>
          <w:sz w:val="24"/>
          <w:szCs w:val="24"/>
        </w:rPr>
        <w:fldChar w:fldCharType="begin"/>
      </w:r>
      <w:r w:rsidRPr="00B64108">
        <w:rPr>
          <w:rFonts w:ascii="Times New Roman" w:hAnsi="Times New Roman" w:cs="Times New Roman"/>
          <w:b/>
          <w:bCs/>
          <w:i w:val="0"/>
          <w:iCs w:val="0"/>
          <w:color w:val="000000" w:themeColor="text1"/>
          <w:sz w:val="24"/>
          <w:szCs w:val="24"/>
        </w:rPr>
        <w:instrText xml:space="preserve"> SEQ Figure \* ARABIC </w:instrText>
      </w:r>
      <w:r w:rsidRPr="00B64108">
        <w:rPr>
          <w:rFonts w:ascii="Times New Roman" w:hAnsi="Times New Roman" w:cs="Times New Roman"/>
          <w:b/>
          <w:bCs/>
          <w:i w:val="0"/>
          <w:iCs w:val="0"/>
          <w:color w:val="000000" w:themeColor="text1"/>
          <w:sz w:val="24"/>
          <w:szCs w:val="24"/>
        </w:rPr>
        <w:fldChar w:fldCharType="separate"/>
      </w:r>
      <w:r w:rsidR="00AD4C5C">
        <w:rPr>
          <w:rFonts w:ascii="Times New Roman" w:hAnsi="Times New Roman" w:cs="Times New Roman"/>
          <w:b/>
          <w:bCs/>
          <w:i w:val="0"/>
          <w:iCs w:val="0"/>
          <w:noProof/>
          <w:color w:val="000000" w:themeColor="text1"/>
          <w:sz w:val="24"/>
          <w:szCs w:val="24"/>
        </w:rPr>
        <w:t>3</w:t>
      </w:r>
      <w:r w:rsidRPr="00B64108">
        <w:rPr>
          <w:rFonts w:ascii="Times New Roman" w:hAnsi="Times New Roman" w:cs="Times New Roman"/>
          <w:b/>
          <w:bCs/>
          <w:i w:val="0"/>
          <w:iCs w:val="0"/>
          <w:color w:val="000000" w:themeColor="text1"/>
          <w:sz w:val="24"/>
          <w:szCs w:val="24"/>
        </w:rPr>
        <w:fldChar w:fldCharType="end"/>
      </w:r>
      <w:r w:rsidRPr="00B64108">
        <w:rPr>
          <w:rFonts w:ascii="Times New Roman" w:hAnsi="Times New Roman" w:cs="Times New Roman"/>
          <w:b/>
          <w:bCs/>
          <w:i w:val="0"/>
          <w:iCs w:val="0"/>
          <w:color w:val="000000" w:themeColor="text1"/>
          <w:sz w:val="24"/>
          <w:szCs w:val="24"/>
        </w:rPr>
        <w:t>.</w:t>
      </w:r>
      <w:r w:rsidRPr="00B64108">
        <w:rPr>
          <w:rFonts w:ascii="Times New Roman" w:hAnsi="Times New Roman" w:cs="Times New Roman"/>
          <w:i w:val="0"/>
          <w:iCs w:val="0"/>
          <w:color w:val="000000" w:themeColor="text1"/>
          <w:sz w:val="24"/>
          <w:szCs w:val="24"/>
        </w:rPr>
        <w:t xml:space="preserve"> Mean network error</w:t>
      </w:r>
      <w:r w:rsidR="00AC1613">
        <w:rPr>
          <w:rFonts w:ascii="Times New Roman" w:hAnsi="Times New Roman" w:cs="Times New Roman"/>
          <w:i w:val="0"/>
          <w:iCs w:val="0"/>
          <w:color w:val="000000" w:themeColor="text1"/>
          <w:sz w:val="24"/>
          <w:szCs w:val="24"/>
        </w:rPr>
        <w:t xml:space="preserve"> produced</w:t>
      </w:r>
      <w:r w:rsidRPr="00B64108">
        <w:rPr>
          <w:rFonts w:ascii="Times New Roman" w:hAnsi="Times New Roman" w:cs="Times New Roman"/>
          <w:i w:val="0"/>
          <w:iCs w:val="0"/>
          <w:color w:val="000000" w:themeColor="text1"/>
          <w:sz w:val="24"/>
          <w:szCs w:val="24"/>
        </w:rPr>
        <w:t xml:space="preserve"> to the Efficient and Inefficient test events in the Experimental and Control conditions for different lengths of habituation (left panel) or collapses over these different lengths (right panel). Data shown </w:t>
      </w:r>
      <w:r w:rsidR="00663F95" w:rsidRPr="00B64108">
        <w:rPr>
          <w:rFonts w:ascii="Times New Roman" w:hAnsi="Times New Roman" w:cs="Times New Roman"/>
          <w:i w:val="0"/>
          <w:iCs w:val="0"/>
          <w:color w:val="000000" w:themeColor="text1"/>
          <w:sz w:val="24"/>
          <w:szCs w:val="24"/>
        </w:rPr>
        <w:t>here were generated by ALIAS.</w:t>
      </w:r>
    </w:p>
    <w:p w14:paraId="0B661446" w14:textId="77777777" w:rsidR="00DA2268" w:rsidRDefault="00DA2268" w:rsidP="00524642">
      <w:pPr>
        <w:tabs>
          <w:tab w:val="left" w:pos="720"/>
          <w:tab w:val="left" w:pos="1440"/>
          <w:tab w:val="left" w:pos="2160"/>
          <w:tab w:val="left" w:pos="2880"/>
          <w:tab w:val="left" w:pos="3600"/>
          <w:tab w:val="center" w:pos="4680"/>
        </w:tabs>
        <w:spacing w:line="480" w:lineRule="auto"/>
        <w:contextualSpacing/>
        <w:rPr>
          <w:ins w:id="2504" w:author="Benton, Deon" w:date="2026-04-06T11:37:00Z" w16du:dateUtc="2026-04-06T16:37:00Z"/>
          <w:rFonts w:ascii="Times New Roman" w:hAnsi="Times New Roman" w:cs="Times New Roman"/>
        </w:rPr>
      </w:pPr>
    </w:p>
    <w:p w14:paraId="290E3324" w14:textId="36528D27" w:rsidR="00660433" w:rsidRDefault="00660433" w:rsidP="00660433">
      <w:pPr>
        <w:spacing w:line="480" w:lineRule="auto"/>
        <w:ind w:firstLine="720"/>
        <w:contextualSpacing/>
        <w:rPr>
          <w:ins w:id="2505" w:author="Benton, Deon" w:date="2026-04-09T15:48:00Z" w16du:dateUtc="2026-04-09T20:48:00Z"/>
          <w:rFonts w:ascii="Times New Roman" w:hAnsi="Times New Roman" w:cs="Times New Roman"/>
        </w:rPr>
      </w:pPr>
      <w:r>
        <w:rPr>
          <w:rFonts w:ascii="Times New Roman" w:hAnsi="Times New Roman" w:cs="Times New Roman"/>
        </w:rPr>
        <w:t>Figure 4 shows the</w:t>
      </w:r>
      <w:ins w:id="2506" w:author="Benton, Deon" w:date="2026-04-09T15:47:00Z" w16du:dateUtc="2026-04-09T20:47:00Z">
        <w:r w:rsidR="007567EE">
          <w:rPr>
            <w:rFonts w:ascii="Times New Roman" w:hAnsi="Times New Roman" w:cs="Times New Roman"/>
          </w:rPr>
          <w:t xml:space="preserve"> same overall</w:t>
        </w:r>
      </w:ins>
      <w:r>
        <w:rPr>
          <w:rFonts w:ascii="Times New Roman" w:hAnsi="Times New Roman" w:cs="Times New Roman"/>
        </w:rPr>
        <w:t xml:space="preserve"> looking time data for ALIAS </w:t>
      </w:r>
      <w:ins w:id="2507" w:author="Benton, Deon" w:date="2026-04-09T15:47:00Z" w16du:dateUtc="2026-04-09T20:47:00Z">
        <w:r w:rsidR="007567EE">
          <w:rPr>
            <w:rFonts w:ascii="Times New Roman" w:hAnsi="Times New Roman" w:cs="Times New Roman"/>
          </w:rPr>
          <w:t xml:space="preserve">as that shown in Figure 3 as well as the looking responses of </w:t>
        </w:r>
      </w:ins>
      <w:del w:id="2508" w:author="Benton, Deon" w:date="2026-04-09T15:47:00Z" w16du:dateUtc="2026-04-09T20:47:00Z">
        <w:r w:rsidDel="007567EE">
          <w:rPr>
            <w:rFonts w:ascii="Times New Roman" w:hAnsi="Times New Roman" w:cs="Times New Roman"/>
          </w:rPr>
          <w:delText xml:space="preserve">and </w:delText>
        </w:r>
      </w:del>
      <w:r>
        <w:rPr>
          <w:rFonts w:ascii="Times New Roman" w:hAnsi="Times New Roman" w:cs="Times New Roman"/>
        </w:rPr>
        <w:t xml:space="preserve">OM10. As </w:t>
      </w:r>
      <w:ins w:id="2509" w:author="Benton, Deon" w:date="2026-04-09T15:47:00Z" w16du:dateUtc="2026-04-09T20:47:00Z">
        <w:r w:rsidR="007567EE">
          <w:rPr>
            <w:rFonts w:ascii="Times New Roman" w:hAnsi="Times New Roman" w:cs="Times New Roman"/>
          </w:rPr>
          <w:t>shown in the figure</w:t>
        </w:r>
      </w:ins>
      <w:r>
        <w:rPr>
          <w:rFonts w:ascii="Times New Roman" w:hAnsi="Times New Roman" w:cs="Times New Roman"/>
        </w:rPr>
        <w:t xml:space="preserve">, </w:t>
      </w:r>
      <w:r w:rsidR="00AC1613">
        <w:rPr>
          <w:rFonts w:ascii="Times New Roman" w:hAnsi="Times New Roman" w:cs="Times New Roman"/>
        </w:rPr>
        <w:t xml:space="preserve">both </w:t>
      </w:r>
      <w:r>
        <w:rPr>
          <w:rFonts w:ascii="Times New Roman" w:hAnsi="Times New Roman" w:cs="Times New Roman"/>
        </w:rPr>
        <w:t>networks</w:t>
      </w:r>
      <w:ins w:id="2510" w:author="Benton, Deon" w:date="2026-04-09T15:50:00Z" w16du:dateUtc="2026-04-09T20:50:00Z">
        <w:r w:rsidR="00AC1613">
          <w:rPr>
            <w:rFonts w:ascii="Times New Roman" w:hAnsi="Times New Roman" w:cs="Times New Roman"/>
          </w:rPr>
          <w:t xml:space="preserve"> reproduced the first target finding,</w:t>
        </w:r>
      </w:ins>
      <w:r>
        <w:rPr>
          <w:rFonts w:ascii="Times New Roman" w:hAnsi="Times New Roman" w:cs="Times New Roman"/>
        </w:rPr>
        <w:t xml:space="preserve"> although</w:t>
      </w:r>
      <w:ins w:id="2511" w:author="Benton, Deon" w:date="2026-04-09T15:50:00Z" w16du:dateUtc="2026-04-09T20:50:00Z">
        <w:r w:rsidR="00AC1613">
          <w:rPr>
            <w:rFonts w:ascii="Times New Roman" w:hAnsi="Times New Roman" w:cs="Times New Roman"/>
          </w:rPr>
          <w:t xml:space="preserve"> it is clear from the figure that the difference in error between the Inefficient and Efficient test events was</w:t>
        </w:r>
      </w:ins>
      <w:r>
        <w:rPr>
          <w:rFonts w:ascii="Times New Roman" w:hAnsi="Times New Roman" w:cs="Times New Roman"/>
        </w:rPr>
        <w:t xml:space="preserve"> larger for ALIAS than for OM10. A different pattern </w:t>
      </w:r>
      <w:r>
        <w:rPr>
          <w:rFonts w:ascii="Times New Roman" w:hAnsi="Times New Roman" w:cs="Times New Roman"/>
        </w:rPr>
        <w:lastRenderedPageBreak/>
        <w:t xml:space="preserve">emerged for networks in the Control condition in both models. Specifically, in both models, </w:t>
      </w:r>
      <w:ins w:id="2512" w:author="Benton, Deon" w:date="2026-03-03T15:31:00Z" w16du:dateUtc="2026-03-03T21:31:00Z">
        <w:r>
          <w:rPr>
            <w:rFonts w:ascii="Times New Roman" w:hAnsi="Times New Roman" w:cs="Times New Roman"/>
          </w:rPr>
          <w:t xml:space="preserve">networks assigned to this condition overall </w:t>
        </w:r>
      </w:ins>
      <w:r>
        <w:rPr>
          <w:rFonts w:ascii="Times New Roman" w:hAnsi="Times New Roman" w:cs="Times New Roman"/>
        </w:rPr>
        <w:t>looked equally long at both conditions. The fact that ALIAS succeeded in qualitatively reproducing</w:t>
      </w:r>
      <w:ins w:id="2513" w:author="Benton, Deon" w:date="2026-04-09T15:52:00Z" w16du:dateUtc="2026-04-09T20:52:00Z">
        <w:r w:rsidR="00AC1613">
          <w:rPr>
            <w:rFonts w:ascii="Times New Roman" w:hAnsi="Times New Roman" w:cs="Times New Roman"/>
          </w:rPr>
          <w:t xml:space="preserve"> the first target finding</w:t>
        </w:r>
      </w:ins>
      <w:r>
        <w:rPr>
          <w:rFonts w:ascii="Times New Roman" w:hAnsi="Times New Roman" w:cs="Times New Roman"/>
        </w:rPr>
        <w:t xml:space="preserve"> suggest</w:t>
      </w:r>
      <w:ins w:id="2514" w:author="Benton, Deon" w:date="2026-03-26T10:45:00Z" w16du:dateUtc="2026-03-26T15:45:00Z">
        <w:r>
          <w:rPr>
            <w:rFonts w:ascii="Times New Roman" w:hAnsi="Times New Roman" w:cs="Times New Roman"/>
          </w:rPr>
          <w:t>s</w:t>
        </w:r>
      </w:ins>
      <w:r>
        <w:rPr>
          <w:rFonts w:ascii="Times New Roman" w:hAnsi="Times New Roman" w:cs="Times New Roman"/>
        </w:rPr>
        <w:t xml:space="preserve"> that </w:t>
      </w:r>
      <w:ins w:id="2515" w:author="Benton, Deon" w:date="2026-04-09T15:52:00Z" w16du:dateUtc="2026-04-09T20:52:00Z">
        <w:r w:rsidR="00AC1613">
          <w:rPr>
            <w:rFonts w:ascii="Times New Roman" w:hAnsi="Times New Roman" w:cs="Times New Roman"/>
          </w:rPr>
          <w:t xml:space="preserve">the </w:t>
        </w:r>
      </w:ins>
      <w:r>
        <w:rPr>
          <w:rFonts w:ascii="Times New Roman" w:hAnsi="Times New Roman" w:cs="Times New Roman"/>
        </w:rPr>
        <w:t>theoretical account that it implements is sufficient to capture such looking behavior. OM10’s ability qualitatively to reproduce infants’ looking times in both conditions</w:t>
      </w:r>
      <w:ins w:id="2516" w:author="Benton, Deon" w:date="2026-04-09T15:53:00Z" w16du:dateUtc="2026-04-09T20:53:00Z">
        <w:r w:rsidR="00AC1613">
          <w:rPr>
            <w:rFonts w:ascii="Times New Roman" w:hAnsi="Times New Roman" w:cs="Times New Roman"/>
          </w:rPr>
          <w:t xml:space="preserve"> as well</w:t>
        </w:r>
      </w:ins>
      <w:r>
        <w:rPr>
          <w:rFonts w:ascii="Times New Roman" w:hAnsi="Times New Roman" w:cs="Times New Roman"/>
        </w:rPr>
        <w:t xml:space="preserve"> is perhaps not surprising given that it was built specifically</w:t>
      </w:r>
      <w:ins w:id="2517" w:author="Benton, Deon" w:date="2026-04-09T15:54:00Z" w16du:dateUtc="2026-04-09T20:54:00Z">
        <w:r w:rsidR="00AC1613">
          <w:rPr>
            <w:rFonts w:ascii="Times New Roman" w:hAnsi="Times New Roman" w:cs="Times New Roman"/>
          </w:rPr>
          <w:t xml:space="preserve"> and independently shown </w:t>
        </w:r>
      </w:ins>
      <w:del w:id="2518" w:author="Benton, Deon" w:date="2026-04-09T15:54:00Z" w16du:dateUtc="2026-04-09T20:54:00Z">
        <w:r w:rsidDel="00AC1613">
          <w:rPr>
            <w:rFonts w:ascii="Times New Roman" w:hAnsi="Times New Roman" w:cs="Times New Roman"/>
          </w:rPr>
          <w:delText xml:space="preserve"> </w:delText>
        </w:r>
      </w:del>
      <w:r>
        <w:rPr>
          <w:rFonts w:ascii="Times New Roman" w:hAnsi="Times New Roman" w:cs="Times New Roman"/>
        </w:rPr>
        <w:t xml:space="preserve">to capture </w:t>
      </w:r>
      <w:ins w:id="2519" w:author="Benton, Deon" w:date="2026-04-09T15:54:00Z" w16du:dateUtc="2026-04-09T20:54:00Z">
        <w:r w:rsidR="00AC1613">
          <w:rPr>
            <w:rFonts w:ascii="Times New Roman" w:hAnsi="Times New Roman" w:cs="Times New Roman"/>
          </w:rPr>
          <w:t xml:space="preserve">the first major finding.  </w:t>
        </w:r>
      </w:ins>
      <w:r>
        <w:rPr>
          <w:rFonts w:ascii="Times New Roman" w:hAnsi="Times New Roman" w:cs="Times New Roman"/>
        </w:rPr>
        <w:t xml:space="preserve">Yet, as noted in the Introduction, it is possible that OM10’s success reflects a failure to model key features of </w:t>
      </w:r>
      <w:ins w:id="2520" w:author="Benton, Deon" w:date="2026-04-09T15:55:00Z" w16du:dateUtc="2026-04-09T20:55:00Z">
        <w:r w:rsidR="00AC1613">
          <w:rPr>
            <w:rFonts w:ascii="Times New Roman" w:hAnsi="Times New Roman" w:cs="Times New Roman"/>
          </w:rPr>
          <w:t>the</w:t>
        </w:r>
      </w:ins>
      <w:r>
        <w:rPr>
          <w:rFonts w:ascii="Times New Roman" w:hAnsi="Times New Roman" w:cs="Times New Roman"/>
        </w:rPr>
        <w:t xml:space="preserve"> design </w:t>
      </w:r>
      <w:ins w:id="2521" w:author="Benton, Deon" w:date="2026-04-09T15:55:00Z" w16du:dateUtc="2026-04-09T20:55:00Z">
        <w:r w:rsidR="00AC1613">
          <w:rPr>
            <w:rFonts w:ascii="Times New Roman" w:hAnsi="Times New Roman" w:cs="Times New Roman"/>
          </w:rPr>
          <w:t xml:space="preserve">of some fo the early studies on infant action understanding </w:t>
        </w:r>
      </w:ins>
      <w:r>
        <w:rPr>
          <w:rFonts w:ascii="Times New Roman" w:hAnsi="Times New Roman" w:cs="Times New Roman"/>
        </w:rPr>
        <w:t xml:space="preserve">rather than to its ability to capture the processes supporting action understanding. </w:t>
      </w:r>
    </w:p>
    <w:p w14:paraId="5DF798D6" w14:textId="77777777" w:rsidR="007567EE" w:rsidRDefault="007567EE" w:rsidP="007567EE">
      <w:pPr>
        <w:spacing w:line="480" w:lineRule="auto"/>
        <w:contextualSpacing/>
        <w:rPr>
          <w:rFonts w:ascii="Times New Roman" w:hAnsi="Times New Roman" w:cs="Times New Roman"/>
        </w:rPr>
      </w:pPr>
    </w:p>
    <w:tbl>
      <w:tblPr>
        <w:tblStyle w:val="TableGrid"/>
        <w:tblW w:w="11634" w:type="dxa"/>
        <w:tblInd w:w="-9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97"/>
        <w:gridCol w:w="5856"/>
      </w:tblGrid>
      <w:tr w:rsidR="007567EE" w14:paraId="0E682F83" w14:textId="77777777" w:rsidTr="00AC1613">
        <w:trPr>
          <w:trHeight w:val="3622"/>
        </w:trPr>
        <w:tc>
          <w:tcPr>
            <w:tcW w:w="5788" w:type="dxa"/>
          </w:tcPr>
          <w:p w14:paraId="2852DAEA" w14:textId="38B58EF2" w:rsidR="007567EE" w:rsidRDefault="00A31190" w:rsidP="007567EE">
            <w:pPr>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2839A525" wp14:editId="46813E01">
                  <wp:extent cx="3544255" cy="2181080"/>
                  <wp:effectExtent l="0" t="0" r="0" b="0"/>
                  <wp:docPr id="153084106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288793" name="Picture 24628879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569097" cy="2196367"/>
                          </a:xfrm>
                          <a:prstGeom prst="rect">
                            <a:avLst/>
                          </a:prstGeom>
                        </pic:spPr>
                      </pic:pic>
                    </a:graphicData>
                  </a:graphic>
                </wp:inline>
              </w:drawing>
            </w:r>
          </w:p>
        </w:tc>
        <w:tc>
          <w:tcPr>
            <w:tcW w:w="5846" w:type="dxa"/>
          </w:tcPr>
          <w:p w14:paraId="0DA502C6" w14:textId="75553173" w:rsidR="007567EE" w:rsidRDefault="007567EE" w:rsidP="00AC1613">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6056F665" wp14:editId="2F7DA215">
                  <wp:extent cx="3580411" cy="2203330"/>
                  <wp:effectExtent l="0" t="0" r="1270" b="6985"/>
                  <wp:docPr id="77009743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097438" name="Picture 77009743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598178" cy="2214264"/>
                          </a:xfrm>
                          <a:prstGeom prst="rect">
                            <a:avLst/>
                          </a:prstGeom>
                        </pic:spPr>
                      </pic:pic>
                    </a:graphicData>
                  </a:graphic>
                </wp:inline>
              </w:drawing>
            </w:r>
          </w:p>
        </w:tc>
      </w:tr>
    </w:tbl>
    <w:p w14:paraId="36EF27CB" w14:textId="6811D960" w:rsidR="00AC1613" w:rsidRPr="00AC1613" w:rsidRDefault="00AC1613" w:rsidP="00AC1613">
      <w:pPr>
        <w:pStyle w:val="Caption"/>
        <w:rPr>
          <w:rFonts w:ascii="Times New Roman" w:hAnsi="Times New Roman" w:cs="Times New Roman"/>
          <w:i w:val="0"/>
          <w:iCs w:val="0"/>
          <w:color w:val="000000" w:themeColor="text1"/>
          <w:sz w:val="24"/>
          <w:szCs w:val="24"/>
        </w:rPr>
      </w:pPr>
      <w:r w:rsidRPr="00AC1613">
        <w:rPr>
          <w:rFonts w:ascii="Times New Roman" w:hAnsi="Times New Roman" w:cs="Times New Roman"/>
          <w:b/>
          <w:bCs/>
          <w:i w:val="0"/>
          <w:iCs w:val="0"/>
          <w:color w:val="000000" w:themeColor="text1"/>
          <w:sz w:val="24"/>
          <w:szCs w:val="24"/>
        </w:rPr>
        <w:t xml:space="preserve">Figure </w:t>
      </w:r>
      <w:r w:rsidRPr="00AC1613">
        <w:rPr>
          <w:rFonts w:ascii="Times New Roman" w:hAnsi="Times New Roman" w:cs="Times New Roman"/>
          <w:b/>
          <w:bCs/>
          <w:i w:val="0"/>
          <w:iCs w:val="0"/>
          <w:color w:val="000000" w:themeColor="text1"/>
          <w:sz w:val="24"/>
          <w:szCs w:val="24"/>
        </w:rPr>
        <w:fldChar w:fldCharType="begin"/>
      </w:r>
      <w:r w:rsidRPr="00AC1613">
        <w:rPr>
          <w:rFonts w:ascii="Times New Roman" w:hAnsi="Times New Roman" w:cs="Times New Roman"/>
          <w:b/>
          <w:bCs/>
          <w:i w:val="0"/>
          <w:iCs w:val="0"/>
          <w:color w:val="000000" w:themeColor="text1"/>
          <w:sz w:val="24"/>
          <w:szCs w:val="24"/>
        </w:rPr>
        <w:instrText xml:space="preserve"> SEQ Figure \* ARABIC </w:instrText>
      </w:r>
      <w:r w:rsidRPr="00AC1613">
        <w:rPr>
          <w:rFonts w:ascii="Times New Roman" w:hAnsi="Times New Roman" w:cs="Times New Roman"/>
          <w:b/>
          <w:bCs/>
          <w:i w:val="0"/>
          <w:iCs w:val="0"/>
          <w:color w:val="000000" w:themeColor="text1"/>
          <w:sz w:val="24"/>
          <w:szCs w:val="24"/>
        </w:rPr>
        <w:fldChar w:fldCharType="separate"/>
      </w:r>
      <w:r w:rsidR="00AD4C5C">
        <w:rPr>
          <w:rFonts w:ascii="Times New Roman" w:hAnsi="Times New Roman" w:cs="Times New Roman"/>
          <w:b/>
          <w:bCs/>
          <w:i w:val="0"/>
          <w:iCs w:val="0"/>
          <w:noProof/>
          <w:color w:val="000000" w:themeColor="text1"/>
          <w:sz w:val="24"/>
          <w:szCs w:val="24"/>
        </w:rPr>
        <w:t>4</w:t>
      </w:r>
      <w:r w:rsidRPr="00AC1613">
        <w:rPr>
          <w:rFonts w:ascii="Times New Roman" w:hAnsi="Times New Roman" w:cs="Times New Roman"/>
          <w:b/>
          <w:bCs/>
          <w:i w:val="0"/>
          <w:iCs w:val="0"/>
          <w:color w:val="000000" w:themeColor="text1"/>
          <w:sz w:val="24"/>
          <w:szCs w:val="24"/>
        </w:rPr>
        <w:fldChar w:fldCharType="end"/>
      </w:r>
      <w:r w:rsidRPr="00AC1613">
        <w:rPr>
          <w:rFonts w:ascii="Times New Roman" w:hAnsi="Times New Roman" w:cs="Times New Roman"/>
          <w:b/>
          <w:bCs/>
          <w:i w:val="0"/>
          <w:iCs w:val="0"/>
          <w:color w:val="000000" w:themeColor="text1"/>
          <w:sz w:val="24"/>
          <w:szCs w:val="24"/>
        </w:rPr>
        <w:t>.</w:t>
      </w:r>
      <w:r w:rsidRPr="00AC1613">
        <w:rPr>
          <w:rFonts w:ascii="Times New Roman" w:hAnsi="Times New Roman" w:cs="Times New Roman"/>
          <w:i w:val="0"/>
          <w:iCs w:val="0"/>
          <w:color w:val="000000" w:themeColor="text1"/>
          <w:sz w:val="24"/>
          <w:szCs w:val="24"/>
        </w:rPr>
        <w:t xml:space="preserve"> Mean </w:t>
      </w:r>
      <w:r>
        <w:rPr>
          <w:rFonts w:ascii="Times New Roman" w:hAnsi="Times New Roman" w:cs="Times New Roman"/>
          <w:i w:val="0"/>
          <w:iCs w:val="0"/>
          <w:color w:val="000000" w:themeColor="text1"/>
          <w:sz w:val="24"/>
          <w:szCs w:val="24"/>
        </w:rPr>
        <w:t>network error produced</w:t>
      </w:r>
      <w:r w:rsidRPr="00AC1613">
        <w:rPr>
          <w:rFonts w:ascii="Times New Roman" w:hAnsi="Times New Roman" w:cs="Times New Roman"/>
          <w:i w:val="0"/>
          <w:iCs w:val="0"/>
          <w:color w:val="000000" w:themeColor="text1"/>
          <w:sz w:val="24"/>
          <w:szCs w:val="24"/>
        </w:rPr>
        <w:t xml:space="preserve"> to Efficient and Inefficient test events in the Experimental and Control conditions for ALIAS (left panel) and OM10 (right panel). For comparability, ALIAS responses (cross-entropy error) are collapsed across training epochs, whereas OM10 responses reflect rescaled activation of critical units. Error bars represent standard errors.</w:t>
      </w:r>
    </w:p>
    <w:p w14:paraId="22323C99" w14:textId="77777777" w:rsidR="00DA2268" w:rsidRDefault="00DA2268" w:rsidP="00524642">
      <w:pPr>
        <w:tabs>
          <w:tab w:val="left" w:pos="720"/>
          <w:tab w:val="left" w:pos="1440"/>
          <w:tab w:val="left" w:pos="2160"/>
          <w:tab w:val="left" w:pos="2880"/>
          <w:tab w:val="left" w:pos="3600"/>
          <w:tab w:val="center" w:pos="4680"/>
        </w:tabs>
        <w:spacing w:line="480" w:lineRule="auto"/>
        <w:contextualSpacing/>
        <w:rPr>
          <w:ins w:id="2522" w:author="Benton, Deon" w:date="2026-04-06T11:37:00Z" w16du:dateUtc="2026-04-06T16:37:00Z"/>
          <w:rFonts w:ascii="Times New Roman" w:hAnsi="Times New Roman" w:cs="Times New Roman"/>
        </w:rPr>
      </w:pPr>
    </w:p>
    <w:p w14:paraId="506B5CAD" w14:textId="3F35F1E8" w:rsidR="00C67CF5" w:rsidRDefault="00C67CF5" w:rsidP="00C67CF5">
      <w:pPr>
        <w:spacing w:line="480" w:lineRule="auto"/>
        <w:ind w:firstLine="720"/>
        <w:contextualSpacing/>
        <w:rPr>
          <w:rFonts w:ascii="Times New Roman" w:hAnsi="Times New Roman" w:cs="Times New Roman"/>
        </w:rPr>
      </w:pPr>
      <w:r>
        <w:rPr>
          <w:rFonts w:ascii="Times New Roman" w:hAnsi="Times New Roman" w:cs="Times New Roman"/>
        </w:rPr>
        <w:t xml:space="preserve">To assess whether OM10’s performance is an artifact of these design choices, OM10’s performance was compared to that of a modified version of this model, OM10-2. It will be recalled that in this version of the model, the agent no longer overshoots the barrier and both the </w:t>
      </w:r>
      <w:r>
        <w:rPr>
          <w:rFonts w:ascii="Times New Roman" w:hAnsi="Times New Roman" w:cs="Times New Roman"/>
        </w:rPr>
        <w:lastRenderedPageBreak/>
        <w:t xml:space="preserve">barrier and goal remain fully visible across all time steps. Figure </w:t>
      </w:r>
      <w:r w:rsidR="00A31190">
        <w:rPr>
          <w:rFonts w:ascii="Times New Roman" w:hAnsi="Times New Roman" w:cs="Times New Roman"/>
        </w:rPr>
        <w:t>5</w:t>
      </w:r>
      <w:r>
        <w:rPr>
          <w:rFonts w:ascii="Times New Roman" w:hAnsi="Times New Roman" w:cs="Times New Roman"/>
        </w:rPr>
        <w:t xml:space="preserve"> shows the looking time data of OM10 (replotted) and OM10-2. There are two important takeaways from this figure. First, OM10-2 model—which more faithfully captures the experimental details </w:t>
      </w:r>
      <w:r w:rsidR="006823B0">
        <w:rPr>
          <w:rFonts w:ascii="Times New Roman" w:hAnsi="Times New Roman" w:cs="Times New Roman"/>
        </w:rPr>
        <w:t>of studies associated with the first target finding</w:t>
      </w:r>
      <w:r>
        <w:rPr>
          <w:rFonts w:ascii="Times New Roman" w:hAnsi="Times New Roman" w:cs="Times New Roman"/>
        </w:rPr>
        <w:t xml:space="preserve">) than OM10—fails qualitatively to capture the first target finding. Second, OM10-2’s pattern of looking is the mirror reversal of that of OM10; that is, networks in the Control condition, but not those in the Experimental condition, looked longer at the </w:t>
      </w:r>
      <w:r w:rsidR="00FD62D8">
        <w:rPr>
          <w:rFonts w:ascii="Times New Roman" w:hAnsi="Times New Roman" w:cs="Times New Roman"/>
        </w:rPr>
        <w:t>Inefficient test event than at the Efficient test event.</w:t>
      </w:r>
      <w:r>
        <w:rPr>
          <w:rFonts w:ascii="Times New Roman" w:hAnsi="Times New Roman" w:cs="Times New Roman"/>
        </w:rPr>
        <w:t xml:space="preserve"> </w:t>
      </w:r>
    </w:p>
    <w:p w14:paraId="018FC986" w14:textId="77777777" w:rsidR="00BC196F" w:rsidRDefault="00BC196F" w:rsidP="006823B0">
      <w:pPr>
        <w:spacing w:line="480" w:lineRule="auto"/>
        <w:contextualSpacing/>
        <w:rPr>
          <w:rFonts w:ascii="Times New Roman" w:hAnsi="Times New Roman" w:cs="Times New Roman"/>
        </w:rPr>
      </w:pPr>
    </w:p>
    <w:p w14:paraId="0A62240C" w14:textId="77777777" w:rsidR="002731B1" w:rsidRDefault="002731B1" w:rsidP="002731B1">
      <w:pPr>
        <w:spacing w:line="480" w:lineRule="auto"/>
        <w:contextualSpacing/>
        <w:rPr>
          <w:rFonts w:ascii="Times New Roman" w:hAnsi="Times New Roman" w:cs="Times New Roman"/>
        </w:rPr>
      </w:pPr>
    </w:p>
    <w:tbl>
      <w:tblPr>
        <w:tblStyle w:val="TableGrid"/>
        <w:tblW w:w="11862"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56"/>
        <w:gridCol w:w="6006"/>
      </w:tblGrid>
      <w:tr w:rsidR="002731B1" w14:paraId="65CDB0C4" w14:textId="77777777" w:rsidTr="00990DDD">
        <w:trPr>
          <w:trHeight w:val="3797"/>
        </w:trPr>
        <w:tc>
          <w:tcPr>
            <w:tcW w:w="5812" w:type="dxa"/>
          </w:tcPr>
          <w:p w14:paraId="1FFE47BD" w14:textId="7AC56871" w:rsidR="002731B1" w:rsidRDefault="00940F31" w:rsidP="002731B1">
            <w:pPr>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0244A679" wp14:editId="71BCFD12">
                  <wp:extent cx="3581400" cy="2203938"/>
                  <wp:effectExtent l="0" t="0" r="0" b="6350"/>
                  <wp:docPr id="8718741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874134" name="Picture 87187413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613958" cy="2223973"/>
                          </a:xfrm>
                          <a:prstGeom prst="rect">
                            <a:avLst/>
                          </a:prstGeom>
                        </pic:spPr>
                      </pic:pic>
                    </a:graphicData>
                  </a:graphic>
                </wp:inline>
              </w:drawing>
            </w:r>
          </w:p>
        </w:tc>
        <w:tc>
          <w:tcPr>
            <w:tcW w:w="6050" w:type="dxa"/>
          </w:tcPr>
          <w:p w14:paraId="7912EAFC" w14:textId="15BB7C1E" w:rsidR="002731B1" w:rsidRDefault="00940F31" w:rsidP="00990DDD">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5495462A" wp14:editId="58C3FC90">
                  <wp:extent cx="3621882" cy="2228850"/>
                  <wp:effectExtent l="0" t="0" r="0" b="0"/>
                  <wp:docPr id="58639667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396678" name="Picture 58639667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670002" cy="2258463"/>
                          </a:xfrm>
                          <a:prstGeom prst="rect">
                            <a:avLst/>
                          </a:prstGeom>
                        </pic:spPr>
                      </pic:pic>
                    </a:graphicData>
                  </a:graphic>
                </wp:inline>
              </w:drawing>
            </w:r>
          </w:p>
        </w:tc>
      </w:tr>
    </w:tbl>
    <w:p w14:paraId="0FF872E1" w14:textId="342F9E0E" w:rsidR="002731B1" w:rsidRPr="003554E4" w:rsidRDefault="00990DDD" w:rsidP="00990DDD">
      <w:pPr>
        <w:pStyle w:val="Caption"/>
        <w:rPr>
          <w:rFonts w:ascii="Times New Roman" w:hAnsi="Times New Roman" w:cs="Times New Roman"/>
          <w:i w:val="0"/>
          <w:iCs w:val="0"/>
          <w:color w:val="000000" w:themeColor="text1"/>
          <w:sz w:val="24"/>
          <w:szCs w:val="24"/>
        </w:rPr>
      </w:pPr>
      <w:r w:rsidRPr="003554E4">
        <w:rPr>
          <w:rFonts w:ascii="Times New Roman" w:hAnsi="Times New Roman" w:cs="Times New Roman"/>
          <w:b/>
          <w:bCs/>
          <w:i w:val="0"/>
          <w:iCs w:val="0"/>
          <w:color w:val="000000" w:themeColor="text1"/>
          <w:sz w:val="24"/>
          <w:szCs w:val="24"/>
        </w:rPr>
        <w:t xml:space="preserve">Figure </w:t>
      </w:r>
      <w:r w:rsidRPr="003554E4">
        <w:rPr>
          <w:rFonts w:ascii="Times New Roman" w:hAnsi="Times New Roman" w:cs="Times New Roman"/>
          <w:b/>
          <w:bCs/>
          <w:i w:val="0"/>
          <w:iCs w:val="0"/>
          <w:color w:val="000000" w:themeColor="text1"/>
          <w:sz w:val="24"/>
          <w:szCs w:val="24"/>
        </w:rPr>
        <w:fldChar w:fldCharType="begin"/>
      </w:r>
      <w:r w:rsidRPr="003554E4">
        <w:rPr>
          <w:rFonts w:ascii="Times New Roman" w:hAnsi="Times New Roman" w:cs="Times New Roman"/>
          <w:b/>
          <w:bCs/>
          <w:i w:val="0"/>
          <w:iCs w:val="0"/>
          <w:color w:val="000000" w:themeColor="text1"/>
          <w:sz w:val="24"/>
          <w:szCs w:val="24"/>
        </w:rPr>
        <w:instrText xml:space="preserve"> SEQ Figure \* ARABIC </w:instrText>
      </w:r>
      <w:r w:rsidRPr="003554E4">
        <w:rPr>
          <w:rFonts w:ascii="Times New Roman" w:hAnsi="Times New Roman" w:cs="Times New Roman"/>
          <w:b/>
          <w:bCs/>
          <w:i w:val="0"/>
          <w:iCs w:val="0"/>
          <w:color w:val="000000" w:themeColor="text1"/>
          <w:sz w:val="24"/>
          <w:szCs w:val="24"/>
        </w:rPr>
        <w:fldChar w:fldCharType="separate"/>
      </w:r>
      <w:r w:rsidR="00AD4C5C">
        <w:rPr>
          <w:rFonts w:ascii="Times New Roman" w:hAnsi="Times New Roman" w:cs="Times New Roman"/>
          <w:b/>
          <w:bCs/>
          <w:i w:val="0"/>
          <w:iCs w:val="0"/>
          <w:noProof/>
          <w:color w:val="000000" w:themeColor="text1"/>
          <w:sz w:val="24"/>
          <w:szCs w:val="24"/>
        </w:rPr>
        <w:t>5</w:t>
      </w:r>
      <w:r w:rsidRPr="003554E4">
        <w:rPr>
          <w:rFonts w:ascii="Times New Roman" w:hAnsi="Times New Roman" w:cs="Times New Roman"/>
          <w:b/>
          <w:bCs/>
          <w:i w:val="0"/>
          <w:iCs w:val="0"/>
          <w:color w:val="000000" w:themeColor="text1"/>
          <w:sz w:val="24"/>
          <w:szCs w:val="24"/>
        </w:rPr>
        <w:fldChar w:fldCharType="end"/>
      </w:r>
      <w:r w:rsidRPr="003554E4">
        <w:rPr>
          <w:rFonts w:ascii="Times New Roman" w:hAnsi="Times New Roman" w:cs="Times New Roman"/>
          <w:i w:val="0"/>
          <w:iCs w:val="0"/>
          <w:color w:val="000000" w:themeColor="text1"/>
          <w:sz w:val="24"/>
          <w:szCs w:val="24"/>
        </w:rPr>
        <w:t>.</w:t>
      </w:r>
      <w:r w:rsidR="003554E4" w:rsidRPr="003554E4">
        <w:rPr>
          <w:rFonts w:ascii="Times New Roman" w:hAnsi="Times New Roman" w:cs="Times New Roman"/>
          <w:i w:val="0"/>
          <w:iCs w:val="0"/>
          <w:color w:val="000000" w:themeColor="text1"/>
          <w:sz w:val="24"/>
          <w:szCs w:val="24"/>
        </w:rPr>
        <w:t xml:space="preserve"> Mean model “looking time” for Efficient and Inefficient test events in the Experimental and Control conditions for OM10 (left panel) and OM10-2 (right panel).</w:t>
      </w:r>
    </w:p>
    <w:p w14:paraId="2CE49843" w14:textId="77777777" w:rsidR="009606A5" w:rsidRDefault="009606A5" w:rsidP="00A31190">
      <w:pPr>
        <w:spacing w:line="480" w:lineRule="auto"/>
        <w:contextualSpacing/>
        <w:rPr>
          <w:ins w:id="2523" w:author="Benton, Deon" w:date="2026-03-28T19:46:00Z" w16du:dateUtc="2026-03-29T00:46:00Z"/>
          <w:rFonts w:ascii="Times New Roman" w:hAnsi="Times New Roman" w:cs="Times New Roman"/>
        </w:rPr>
      </w:pPr>
    </w:p>
    <w:p w14:paraId="7A5DA74C" w14:textId="016681D7" w:rsidR="00BC1646" w:rsidRDefault="0023417E" w:rsidP="00285325">
      <w:pPr>
        <w:spacing w:line="480" w:lineRule="auto"/>
        <w:ind w:firstLine="720"/>
        <w:contextualSpacing/>
        <w:rPr>
          <w:ins w:id="2524" w:author="Benton, Deon" w:date="2026-04-12T12:39:00Z" w16du:dateUtc="2026-04-12T17:39:00Z"/>
          <w:rFonts w:ascii="Times New Roman" w:hAnsi="Times New Roman" w:cs="Times New Roman"/>
        </w:rPr>
      </w:pPr>
      <w:ins w:id="2525" w:author="Benton, Deon" w:date="2026-03-26T10:47:00Z" w16du:dateUtc="2026-03-26T15:47:00Z">
        <w:r>
          <w:rPr>
            <w:rFonts w:ascii="Times New Roman" w:hAnsi="Times New Roman" w:cs="Times New Roman"/>
          </w:rPr>
          <w:t xml:space="preserve">Given that a key assumption of ALIAS is that </w:t>
        </w:r>
      </w:ins>
      <w:ins w:id="2526" w:author="Benton, Deon" w:date="2026-03-26T10:48:00Z" w16du:dateUtc="2026-03-26T15:48:00Z">
        <w:r>
          <w:rPr>
            <w:rFonts w:ascii="Times New Roman" w:hAnsi="Times New Roman" w:cs="Times New Roman"/>
          </w:rPr>
          <w:t xml:space="preserve">barriers that are located in the periphery </w:t>
        </w:r>
      </w:ins>
      <w:r w:rsidR="005D6240">
        <w:rPr>
          <w:rFonts w:ascii="Times New Roman" w:hAnsi="Times New Roman" w:cs="Times New Roman"/>
        </w:rPr>
        <w:t xml:space="preserve">of a visual scene </w:t>
      </w:r>
      <w:ins w:id="2527" w:author="Benton, Deon" w:date="2026-03-26T10:48:00Z" w16du:dateUtc="2026-03-26T15:48:00Z">
        <w:r>
          <w:rPr>
            <w:rFonts w:ascii="Times New Roman" w:hAnsi="Times New Roman" w:cs="Times New Roman"/>
          </w:rPr>
          <w:t xml:space="preserve">are less salient than those located beneath arced </w:t>
        </w:r>
      </w:ins>
      <w:r w:rsidR="005D6240">
        <w:rPr>
          <w:rFonts w:ascii="Times New Roman" w:hAnsi="Times New Roman" w:cs="Times New Roman"/>
        </w:rPr>
        <w:t>motion trajectories</w:t>
      </w:r>
      <w:ins w:id="2528" w:author="Benton, Deon" w:date="2026-03-26T10:48:00Z" w16du:dateUtc="2026-03-26T15:48:00Z">
        <w:r>
          <w:rPr>
            <w:rFonts w:ascii="Times New Roman" w:hAnsi="Times New Roman" w:cs="Times New Roman"/>
          </w:rPr>
          <w:t>—which has consequences for the strength or the magnitude of the association that is formed between them—</w:t>
        </w:r>
      </w:ins>
      <w:ins w:id="2529" w:author="Benton, Deon" w:date="2026-03-26T10:49:00Z" w16du:dateUtc="2026-03-26T15:49:00Z">
        <w:r>
          <w:rPr>
            <w:rFonts w:ascii="Times New Roman" w:hAnsi="Times New Roman" w:cs="Times New Roman"/>
          </w:rPr>
          <w:t>t</w:t>
        </w:r>
      </w:ins>
      <w:ins w:id="2530" w:author="Benton, Deon" w:date="2026-03-26T10:47:00Z" w16du:dateUtc="2026-03-26T15:47:00Z">
        <w:r>
          <w:rPr>
            <w:rFonts w:ascii="Times New Roman" w:hAnsi="Times New Roman" w:cs="Times New Roman"/>
          </w:rPr>
          <w:t>he final analysis compared</w:t>
        </w:r>
      </w:ins>
      <w:ins w:id="2531" w:author="Benton, Deon" w:date="2026-03-26T14:01:00Z" w16du:dateUtc="2026-03-26T19:01:00Z">
        <w:r w:rsidR="003A2340">
          <w:rPr>
            <w:rFonts w:ascii="Times New Roman" w:hAnsi="Times New Roman" w:cs="Times New Roman"/>
          </w:rPr>
          <w:t xml:space="preserve"> the performance of</w:t>
        </w:r>
      </w:ins>
      <w:ins w:id="2532" w:author="Benton, Deon" w:date="2026-03-26T10:47:00Z" w16du:dateUtc="2026-03-26T15:47:00Z">
        <w:r>
          <w:rPr>
            <w:rFonts w:ascii="Times New Roman" w:hAnsi="Times New Roman" w:cs="Times New Roman"/>
          </w:rPr>
          <w:t xml:space="preserve"> ALIAS to a </w:t>
        </w:r>
      </w:ins>
      <w:ins w:id="2533" w:author="Benton, Deon" w:date="2026-03-26T14:02:00Z" w16du:dateUtc="2026-03-26T19:02:00Z">
        <w:r w:rsidR="003A2340">
          <w:rPr>
            <w:rFonts w:ascii="Times New Roman" w:hAnsi="Times New Roman" w:cs="Times New Roman"/>
          </w:rPr>
          <w:t>version of this model</w:t>
        </w:r>
      </w:ins>
      <w:ins w:id="2534" w:author="Benton, Deon" w:date="2026-03-26T10:47:00Z" w16du:dateUtc="2026-03-26T15:47:00Z">
        <w:r>
          <w:rPr>
            <w:rFonts w:ascii="Times New Roman" w:hAnsi="Times New Roman" w:cs="Times New Roman"/>
          </w:rPr>
          <w:t xml:space="preserve"> that did not implement differential salience.</w:t>
        </w:r>
      </w:ins>
      <w:r w:rsidR="007F07B1">
        <w:rPr>
          <w:rFonts w:ascii="Times New Roman" w:hAnsi="Times New Roman" w:cs="Times New Roman"/>
        </w:rPr>
        <w:t xml:space="preserve"> </w:t>
      </w:r>
      <w:r w:rsidR="005D6240">
        <w:rPr>
          <w:rFonts w:ascii="Times New Roman" w:hAnsi="Times New Roman" w:cs="Times New Roman"/>
        </w:rPr>
        <w:t xml:space="preserve">Data for this analysis is shown </w:t>
      </w:r>
      <w:ins w:id="2535" w:author="Benton, Deon" w:date="2026-04-10T08:47:00Z" w16du:dateUtc="2026-04-10T13:47:00Z">
        <w:r w:rsidR="00FE6A40">
          <w:rPr>
            <w:rFonts w:ascii="Times New Roman" w:hAnsi="Times New Roman" w:cs="Times New Roman"/>
          </w:rPr>
          <w:t>in Figure 6</w:t>
        </w:r>
      </w:ins>
      <w:r w:rsidR="005D6240">
        <w:rPr>
          <w:rFonts w:ascii="Times New Roman" w:hAnsi="Times New Roman" w:cs="Times New Roman"/>
        </w:rPr>
        <w:t xml:space="preserve">. </w:t>
      </w:r>
      <w:r w:rsidR="00222DF4">
        <w:rPr>
          <w:rFonts w:ascii="Times New Roman" w:hAnsi="Times New Roman" w:cs="Times New Roman"/>
        </w:rPr>
        <w:t>Although</w:t>
      </w:r>
      <w:r w:rsidR="008E0BC2">
        <w:rPr>
          <w:rFonts w:ascii="Times New Roman" w:hAnsi="Times New Roman" w:cs="Times New Roman"/>
        </w:rPr>
        <w:t xml:space="preserve"> </w:t>
      </w:r>
      <w:r w:rsidR="00E84D6E">
        <w:rPr>
          <w:rFonts w:ascii="Times New Roman" w:hAnsi="Times New Roman" w:cs="Times New Roman"/>
        </w:rPr>
        <w:t xml:space="preserve">both </w:t>
      </w:r>
      <w:r w:rsidR="00E84D6E">
        <w:rPr>
          <w:rFonts w:ascii="Times New Roman" w:hAnsi="Times New Roman" w:cs="Times New Roman"/>
        </w:rPr>
        <w:lastRenderedPageBreak/>
        <w:t>models show</w:t>
      </w:r>
      <w:r w:rsidR="00DE21B3">
        <w:rPr>
          <w:rFonts w:ascii="Times New Roman" w:hAnsi="Times New Roman" w:cs="Times New Roman"/>
        </w:rPr>
        <w:t>ed</w:t>
      </w:r>
      <w:r w:rsidR="00E84D6E">
        <w:rPr>
          <w:rFonts w:ascii="Times New Roman" w:hAnsi="Times New Roman" w:cs="Times New Roman"/>
        </w:rPr>
        <w:t xml:space="preserve"> similar patterns of looking in the Experimental condition</w:t>
      </w:r>
      <w:ins w:id="2536" w:author="Benton, Deon" w:date="2026-03-27T15:11:00Z" w16du:dateUtc="2026-03-27T20:11:00Z">
        <w:r w:rsidR="00B37F93">
          <w:rPr>
            <w:rFonts w:ascii="Times New Roman" w:hAnsi="Times New Roman" w:cs="Times New Roman"/>
          </w:rPr>
          <w:t>,</w:t>
        </w:r>
      </w:ins>
      <w:r w:rsidR="00DE21B3">
        <w:rPr>
          <w:rFonts w:ascii="Times New Roman" w:hAnsi="Times New Roman" w:cs="Times New Roman"/>
        </w:rPr>
        <w:t xml:space="preserve"> </w:t>
      </w:r>
      <w:r w:rsidR="00AD3D4F">
        <w:rPr>
          <w:rFonts w:ascii="Times New Roman" w:hAnsi="Times New Roman" w:cs="Times New Roman"/>
        </w:rPr>
        <w:t>the</w:t>
      </w:r>
      <w:ins w:id="2537" w:author="Benton, Deon" w:date="2026-03-27T15:11:00Z" w16du:dateUtc="2026-03-27T20:11:00Z">
        <w:r w:rsidR="00B37F93">
          <w:rPr>
            <w:rFonts w:ascii="Times New Roman" w:hAnsi="Times New Roman" w:cs="Times New Roman"/>
          </w:rPr>
          <w:t>ir patterns of looking diver</w:t>
        </w:r>
      </w:ins>
      <w:ins w:id="2538" w:author="Benton, Deon" w:date="2026-03-27T15:12:00Z" w16du:dateUtc="2026-03-27T20:12:00Z">
        <w:r w:rsidR="00B37F93">
          <w:rPr>
            <w:rFonts w:ascii="Times New Roman" w:hAnsi="Times New Roman" w:cs="Times New Roman"/>
          </w:rPr>
          <w:t>ged in the Control condition</w:t>
        </w:r>
      </w:ins>
      <w:ins w:id="2539" w:author="Benton, Deon" w:date="2026-03-27T16:33:00Z" w16du:dateUtc="2026-03-27T21:33:00Z">
        <w:r w:rsidR="00E9412F">
          <w:rPr>
            <w:rFonts w:ascii="Times New Roman" w:hAnsi="Times New Roman" w:cs="Times New Roman"/>
          </w:rPr>
          <w:t>.</w:t>
        </w:r>
      </w:ins>
      <w:ins w:id="2540" w:author="Benton, Deon" w:date="2026-03-27T16:35:00Z" w16du:dateUtc="2026-03-27T21:35:00Z">
        <w:r w:rsidR="00A251F2">
          <w:rPr>
            <w:rFonts w:ascii="Times New Roman" w:hAnsi="Times New Roman" w:cs="Times New Roman"/>
          </w:rPr>
          <w:t xml:space="preserve"> </w:t>
        </w:r>
      </w:ins>
      <w:ins w:id="2541" w:author="Benton, Deon" w:date="2026-03-27T16:46:00Z" w16du:dateUtc="2026-03-27T21:46:00Z">
        <w:r w:rsidR="003471D4">
          <w:rPr>
            <w:rFonts w:ascii="Times New Roman" w:hAnsi="Times New Roman" w:cs="Times New Roman"/>
          </w:rPr>
          <w:t xml:space="preserve">Specifically, </w:t>
        </w:r>
        <w:r w:rsidR="006F5084">
          <w:rPr>
            <w:rFonts w:ascii="Times New Roman" w:hAnsi="Times New Roman" w:cs="Times New Roman"/>
          </w:rPr>
          <w:t>although the</w:t>
        </w:r>
      </w:ins>
      <w:ins w:id="2542" w:author="Benton, Deon" w:date="2026-03-27T16:47:00Z" w16du:dateUtc="2026-03-27T21:47:00Z">
        <w:r w:rsidR="006F5084">
          <w:rPr>
            <w:rFonts w:ascii="Times New Roman" w:hAnsi="Times New Roman" w:cs="Times New Roman"/>
          </w:rPr>
          <w:t xml:space="preserve"> </w:t>
        </w:r>
      </w:ins>
      <w:ins w:id="2543" w:author="Benton, Deon" w:date="2026-03-27T16:53:00Z" w16du:dateUtc="2026-03-27T21:53:00Z">
        <w:r w:rsidR="0056544E">
          <w:rPr>
            <w:rFonts w:ascii="Times New Roman" w:hAnsi="Times New Roman" w:cs="Times New Roman"/>
          </w:rPr>
          <w:t xml:space="preserve">difference in </w:t>
        </w:r>
      </w:ins>
      <w:ins w:id="2544" w:author="Benton, Deon" w:date="2026-03-27T16:55:00Z" w16du:dateUtc="2026-03-27T21:55:00Z">
        <w:r w:rsidR="0056544E">
          <w:rPr>
            <w:rFonts w:ascii="Times New Roman" w:hAnsi="Times New Roman" w:cs="Times New Roman"/>
          </w:rPr>
          <w:t xml:space="preserve">time spent </w:t>
        </w:r>
      </w:ins>
      <w:ins w:id="2545" w:author="Benton, Deon" w:date="2026-03-27T16:57:00Z" w16du:dateUtc="2026-03-27T21:57:00Z">
        <w:r w:rsidR="00F05981">
          <w:rPr>
            <w:rFonts w:ascii="Times New Roman" w:hAnsi="Times New Roman" w:cs="Times New Roman"/>
          </w:rPr>
          <w:t>looking at the two test</w:t>
        </w:r>
      </w:ins>
      <w:ins w:id="2546" w:author="Benton, Deon" w:date="2026-03-27T16:55:00Z" w16du:dateUtc="2026-03-27T21:55:00Z">
        <w:r w:rsidR="0056544E">
          <w:rPr>
            <w:rFonts w:ascii="Times New Roman" w:hAnsi="Times New Roman" w:cs="Times New Roman"/>
          </w:rPr>
          <w:t xml:space="preserve"> events</w:t>
        </w:r>
      </w:ins>
      <w:ins w:id="2547" w:author="Benton, Deon" w:date="2026-03-27T16:47:00Z" w16du:dateUtc="2026-03-27T21:47:00Z">
        <w:r w:rsidR="006F5084">
          <w:rPr>
            <w:rFonts w:ascii="Times New Roman" w:hAnsi="Times New Roman" w:cs="Times New Roman"/>
          </w:rPr>
          <w:t xml:space="preserve"> was smaller in this condition than in the Experimental condition in both models, </w:t>
        </w:r>
      </w:ins>
      <w:ins w:id="2548" w:author="Benton, Deon" w:date="2026-04-16T23:01:00Z" w16du:dateUtc="2026-04-17T04:01:00Z">
        <w:r w:rsidR="00AD0D36">
          <w:rPr>
            <w:rFonts w:ascii="Times New Roman" w:hAnsi="Times New Roman" w:cs="Times New Roman"/>
          </w:rPr>
          <w:t>only networks in ALIAS-2</w:t>
        </w:r>
      </w:ins>
      <w:ins w:id="2549" w:author="Benton, Deon" w:date="2026-03-27T16:48:00Z" w16du:dateUtc="2026-03-27T21:48:00Z">
        <w:r w:rsidR="006F5084">
          <w:rPr>
            <w:rFonts w:ascii="Times New Roman" w:hAnsi="Times New Roman" w:cs="Times New Roman"/>
          </w:rPr>
          <w:t xml:space="preserve"> </w:t>
        </w:r>
      </w:ins>
      <w:ins w:id="2550" w:author="Benton, Deon" w:date="2026-04-10T08:48:00Z" w16du:dateUtc="2026-04-10T13:48:00Z">
        <w:r w:rsidR="00E424AA">
          <w:rPr>
            <w:rFonts w:ascii="Times New Roman" w:hAnsi="Times New Roman" w:cs="Times New Roman"/>
          </w:rPr>
          <w:t>looked longer at the</w:t>
        </w:r>
      </w:ins>
      <w:ins w:id="2551" w:author="Benton, Deon" w:date="2026-03-27T16:48:00Z" w16du:dateUtc="2026-03-27T21:48:00Z">
        <w:r w:rsidR="006F5084">
          <w:rPr>
            <w:rFonts w:ascii="Times New Roman" w:hAnsi="Times New Roman" w:cs="Times New Roman"/>
          </w:rPr>
          <w:t xml:space="preserve"> Inefficient test event than at the Efficient one</w:t>
        </w:r>
      </w:ins>
      <w:ins w:id="2552" w:author="Benton, Deon" w:date="2026-03-27T16:51:00Z" w16du:dateUtc="2026-03-27T21:51:00Z">
        <w:r w:rsidR="002D1E7F">
          <w:rPr>
            <w:rFonts w:ascii="Times New Roman" w:hAnsi="Times New Roman" w:cs="Times New Roman"/>
          </w:rPr>
          <w:t>.</w:t>
        </w:r>
      </w:ins>
      <w:ins w:id="2553" w:author="Benton, Deon" w:date="2026-04-11T10:19:00Z" w16du:dateUtc="2026-04-11T15:19:00Z">
        <w:r w:rsidR="009172E6">
          <w:rPr>
            <w:rFonts w:ascii="Times New Roman" w:hAnsi="Times New Roman" w:cs="Times New Roman"/>
          </w:rPr>
          <w:t xml:space="preserve"> </w:t>
        </w:r>
      </w:ins>
      <w:ins w:id="2554" w:author="Benton, Deon" w:date="2026-04-17T09:45:00Z" w16du:dateUtc="2026-04-17T14:45:00Z">
        <w:r w:rsidR="00285325">
          <w:rPr>
            <w:rFonts w:ascii="Times New Roman" w:hAnsi="Times New Roman" w:cs="Times New Roman"/>
          </w:rPr>
          <w:t>Such reduced but still longer looking to the Inefficient to the Efficient test event</w:t>
        </w:r>
      </w:ins>
      <w:ins w:id="2555" w:author="Benton, Deon" w:date="2026-04-11T14:00:00Z" w16du:dateUtc="2026-04-11T19:00:00Z">
        <w:r w:rsidR="0052427B">
          <w:rPr>
            <w:rFonts w:ascii="Times New Roman" w:hAnsi="Times New Roman" w:cs="Times New Roman"/>
          </w:rPr>
          <w:t xml:space="preserve"> can be traced to</w:t>
        </w:r>
      </w:ins>
      <w:ins w:id="2556" w:author="Benton, Deon" w:date="2026-04-11T14:44:00Z" w16du:dateUtc="2026-04-11T19:44:00Z">
        <w:r w:rsidR="008431FB">
          <w:rPr>
            <w:rFonts w:ascii="Times New Roman" w:hAnsi="Times New Roman" w:cs="Times New Roman"/>
          </w:rPr>
          <w:t xml:space="preserve"> how salience was implemented in the current simulations and its</w:t>
        </w:r>
      </w:ins>
      <w:ins w:id="2557" w:author="Benton, Deon" w:date="2026-04-11T14:00:00Z" w16du:dateUtc="2026-04-11T19:00:00Z">
        <w:r w:rsidR="0052427B">
          <w:rPr>
            <w:rFonts w:ascii="Times New Roman" w:hAnsi="Times New Roman" w:cs="Times New Roman"/>
          </w:rPr>
          <w:t xml:space="preserve"> </w:t>
        </w:r>
      </w:ins>
      <w:ins w:id="2558" w:author="Benton, Deon" w:date="2026-04-11T14:03:00Z" w16du:dateUtc="2026-04-11T19:03:00Z">
        <w:r w:rsidR="0052427B">
          <w:rPr>
            <w:rFonts w:ascii="Times New Roman" w:hAnsi="Times New Roman" w:cs="Times New Roman"/>
          </w:rPr>
          <w:t xml:space="preserve">absence in ALIAS-2. </w:t>
        </w:r>
      </w:ins>
      <w:ins w:id="2559" w:author="Benton, Deon" w:date="2026-04-11T14:46:00Z" w16du:dateUtc="2026-04-11T19:46:00Z">
        <w:r w:rsidR="006278D9">
          <w:rPr>
            <w:rFonts w:ascii="Times New Roman" w:hAnsi="Times New Roman" w:cs="Times New Roman"/>
          </w:rPr>
          <w:t>Recall that salience was implemented by reducing the learning rate</w:t>
        </w:r>
      </w:ins>
      <w:ins w:id="2560" w:author="Benton, Deon" w:date="2026-04-11T14:47:00Z" w16du:dateUtc="2026-04-11T19:47:00Z">
        <w:r w:rsidR="006278D9">
          <w:rPr>
            <w:rFonts w:ascii="Times New Roman" w:hAnsi="Times New Roman" w:cs="Times New Roman"/>
          </w:rPr>
          <w:t xml:space="preserve"> of</w:t>
        </w:r>
      </w:ins>
      <w:ins w:id="2561" w:author="Benton, Deon" w:date="2026-04-11T14:46:00Z" w16du:dateUtc="2026-04-11T19:46:00Z">
        <w:r w:rsidR="006278D9">
          <w:rPr>
            <w:rFonts w:ascii="Times New Roman" w:hAnsi="Times New Roman" w:cs="Times New Roman"/>
          </w:rPr>
          <w:t xml:space="preserve"> and </w:t>
        </w:r>
      </w:ins>
      <w:ins w:id="2562" w:author="Benton, Deon" w:date="2026-04-11T14:47:00Z" w16du:dateUtc="2026-04-11T19:47:00Z">
        <w:r w:rsidR="006278D9">
          <w:rPr>
            <w:rFonts w:ascii="Times New Roman" w:hAnsi="Times New Roman" w:cs="Times New Roman"/>
          </w:rPr>
          <w:t>applying</w:t>
        </w:r>
      </w:ins>
      <w:ins w:id="2563" w:author="Benton, Deon" w:date="2026-04-11T14:46:00Z" w16du:dateUtc="2026-04-11T19:46:00Z">
        <w:r w:rsidR="006278D9">
          <w:rPr>
            <w:rFonts w:ascii="Times New Roman" w:hAnsi="Times New Roman" w:cs="Times New Roman"/>
          </w:rPr>
          <w:t xml:space="preserve"> weight decay </w:t>
        </w:r>
      </w:ins>
      <w:ins w:id="2564" w:author="Benton, Deon" w:date="2026-04-11T14:47:00Z" w16du:dateUtc="2026-04-11T19:47:00Z">
        <w:r w:rsidR="006278D9">
          <w:rPr>
            <w:rFonts w:ascii="Times New Roman" w:hAnsi="Times New Roman" w:cs="Times New Roman"/>
          </w:rPr>
          <w:t>to</w:t>
        </w:r>
      </w:ins>
      <w:ins w:id="2565" w:author="Benton, Deon" w:date="2026-04-11T14:46:00Z" w16du:dateUtc="2026-04-11T19:46:00Z">
        <w:r w:rsidR="006278D9">
          <w:rPr>
            <w:rFonts w:ascii="Times New Roman" w:hAnsi="Times New Roman" w:cs="Times New Roman"/>
          </w:rPr>
          <w:t xml:space="preserve"> the</w:t>
        </w:r>
      </w:ins>
      <w:ins w:id="2566" w:author="Benton, Deon" w:date="2026-04-17T09:46:00Z" w16du:dateUtc="2026-04-17T14:46:00Z">
        <w:r w:rsidR="00285325">
          <w:rPr>
            <w:rFonts w:ascii="Times New Roman" w:hAnsi="Times New Roman" w:cs="Times New Roman"/>
          </w:rPr>
          <w:t xml:space="preserve"> weights</w:t>
        </w:r>
      </w:ins>
      <w:ins w:id="2567" w:author="Benton, Deon" w:date="2026-04-17T09:47:00Z" w16du:dateUtc="2026-04-17T14:47:00Z">
        <w:r w:rsidR="00285325">
          <w:rPr>
            <w:rFonts w:ascii="Times New Roman" w:hAnsi="Times New Roman" w:cs="Times New Roman"/>
          </w:rPr>
          <w:t xml:space="preserve"> linking the model’s internal representation to the </w:t>
        </w:r>
        <w:r w:rsidR="003B154E">
          <w:rPr>
            <w:rFonts w:ascii="Times New Roman" w:hAnsi="Times New Roman" w:cs="Times New Roman"/>
          </w:rPr>
          <w:t>barrier input and output information.</w:t>
        </w:r>
      </w:ins>
      <w:ins w:id="2568" w:author="Benton, Deon" w:date="2026-04-11T14:46:00Z" w16du:dateUtc="2026-04-11T19:46:00Z">
        <w:r w:rsidR="006278D9">
          <w:rPr>
            <w:rFonts w:ascii="Times New Roman" w:hAnsi="Times New Roman" w:cs="Times New Roman"/>
          </w:rPr>
          <w:t xml:space="preserve"> </w:t>
        </w:r>
      </w:ins>
    </w:p>
    <w:p w14:paraId="50A830CF" w14:textId="77777777" w:rsidR="00A15CEA" w:rsidRDefault="00A15CEA" w:rsidP="001B653D">
      <w:pPr>
        <w:spacing w:line="480" w:lineRule="auto"/>
        <w:ind w:firstLine="720"/>
        <w:contextualSpacing/>
        <w:rPr>
          <w:ins w:id="2569" w:author="Benton, Deon" w:date="2026-04-12T12:39:00Z" w16du:dateUtc="2026-04-12T17:39:00Z"/>
          <w:rFonts w:ascii="Times New Roman" w:hAnsi="Times New Roman" w:cs="Times New Roman"/>
        </w:rPr>
      </w:pPr>
    </w:p>
    <w:tbl>
      <w:tblPr>
        <w:tblStyle w:val="TableGrid"/>
        <w:tblW w:w="11772" w:type="dxa"/>
        <w:tblInd w:w="-9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97"/>
        <w:gridCol w:w="5975"/>
      </w:tblGrid>
      <w:tr w:rsidR="00A15CEA" w14:paraId="597EDF9D" w14:textId="77777777" w:rsidTr="00CE3B0D">
        <w:trPr>
          <w:trHeight w:val="3778"/>
        </w:trPr>
        <w:tc>
          <w:tcPr>
            <w:tcW w:w="5671" w:type="dxa"/>
          </w:tcPr>
          <w:p w14:paraId="73231C92" w14:textId="77777777" w:rsidR="00A15CEA" w:rsidRDefault="00A15CEA" w:rsidP="00CE3B0D">
            <w:pPr>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3249477B" wp14:editId="40481313">
                  <wp:extent cx="3544255" cy="2181080"/>
                  <wp:effectExtent l="0" t="0" r="0" b="0"/>
                  <wp:docPr id="35589990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288793" name="Picture 24628879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569097" cy="2196367"/>
                          </a:xfrm>
                          <a:prstGeom prst="rect">
                            <a:avLst/>
                          </a:prstGeom>
                        </pic:spPr>
                      </pic:pic>
                    </a:graphicData>
                  </a:graphic>
                </wp:inline>
              </w:drawing>
            </w:r>
          </w:p>
        </w:tc>
        <w:tc>
          <w:tcPr>
            <w:tcW w:w="6101" w:type="dxa"/>
          </w:tcPr>
          <w:p w14:paraId="250C0740" w14:textId="77777777" w:rsidR="00A15CEA" w:rsidRDefault="00A15CEA" w:rsidP="00CE3B0D">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28108E21" wp14:editId="1E2953BE">
                  <wp:extent cx="3564501" cy="2180590"/>
                  <wp:effectExtent l="0" t="0" r="0" b="0"/>
                  <wp:docPr id="15767604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162412" name="Picture 32316241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595844" cy="2199764"/>
                          </a:xfrm>
                          <a:prstGeom prst="rect">
                            <a:avLst/>
                          </a:prstGeom>
                        </pic:spPr>
                      </pic:pic>
                    </a:graphicData>
                  </a:graphic>
                </wp:inline>
              </w:drawing>
            </w:r>
          </w:p>
        </w:tc>
      </w:tr>
    </w:tbl>
    <w:p w14:paraId="7355812B" w14:textId="39CA4580" w:rsidR="00A15CEA" w:rsidRPr="00427608" w:rsidRDefault="00A15CEA" w:rsidP="00A15CEA">
      <w:pPr>
        <w:pStyle w:val="Caption"/>
        <w:rPr>
          <w:rFonts w:ascii="Times New Roman" w:hAnsi="Times New Roman" w:cs="Times New Roman"/>
          <w:i w:val="0"/>
          <w:iCs w:val="0"/>
          <w:color w:val="000000" w:themeColor="text1"/>
          <w:sz w:val="24"/>
          <w:szCs w:val="24"/>
        </w:rPr>
      </w:pPr>
      <w:r w:rsidRPr="00427608">
        <w:rPr>
          <w:rFonts w:ascii="Times New Roman" w:hAnsi="Times New Roman" w:cs="Times New Roman"/>
          <w:b/>
          <w:bCs/>
          <w:i w:val="0"/>
          <w:iCs w:val="0"/>
          <w:color w:val="000000" w:themeColor="text1"/>
          <w:sz w:val="24"/>
          <w:szCs w:val="24"/>
        </w:rPr>
        <w:t xml:space="preserve">Figure </w:t>
      </w:r>
      <w:r w:rsidRPr="00427608">
        <w:rPr>
          <w:rFonts w:ascii="Times New Roman" w:hAnsi="Times New Roman" w:cs="Times New Roman"/>
          <w:b/>
          <w:bCs/>
          <w:i w:val="0"/>
          <w:iCs w:val="0"/>
          <w:color w:val="000000" w:themeColor="text1"/>
          <w:sz w:val="24"/>
          <w:szCs w:val="24"/>
        </w:rPr>
        <w:fldChar w:fldCharType="begin"/>
      </w:r>
      <w:r w:rsidRPr="00427608">
        <w:rPr>
          <w:rFonts w:ascii="Times New Roman" w:hAnsi="Times New Roman" w:cs="Times New Roman"/>
          <w:b/>
          <w:bCs/>
          <w:i w:val="0"/>
          <w:iCs w:val="0"/>
          <w:color w:val="000000" w:themeColor="text1"/>
          <w:sz w:val="24"/>
          <w:szCs w:val="24"/>
        </w:rPr>
        <w:instrText xml:space="preserve"> SEQ Figure \* ARABIC </w:instrText>
      </w:r>
      <w:r w:rsidRPr="00427608">
        <w:rPr>
          <w:rFonts w:ascii="Times New Roman" w:hAnsi="Times New Roman" w:cs="Times New Roman"/>
          <w:b/>
          <w:bCs/>
          <w:i w:val="0"/>
          <w:iCs w:val="0"/>
          <w:color w:val="000000" w:themeColor="text1"/>
          <w:sz w:val="24"/>
          <w:szCs w:val="24"/>
        </w:rPr>
        <w:fldChar w:fldCharType="separate"/>
      </w:r>
      <w:r w:rsidR="00AD4C5C">
        <w:rPr>
          <w:rFonts w:ascii="Times New Roman" w:hAnsi="Times New Roman" w:cs="Times New Roman"/>
          <w:b/>
          <w:bCs/>
          <w:i w:val="0"/>
          <w:iCs w:val="0"/>
          <w:noProof/>
          <w:color w:val="000000" w:themeColor="text1"/>
          <w:sz w:val="24"/>
          <w:szCs w:val="24"/>
        </w:rPr>
        <w:t>6</w:t>
      </w:r>
      <w:r w:rsidRPr="00427608">
        <w:rPr>
          <w:rFonts w:ascii="Times New Roman" w:hAnsi="Times New Roman" w:cs="Times New Roman"/>
          <w:b/>
          <w:bCs/>
          <w:i w:val="0"/>
          <w:iCs w:val="0"/>
          <w:color w:val="000000" w:themeColor="text1"/>
          <w:sz w:val="24"/>
          <w:szCs w:val="24"/>
        </w:rPr>
        <w:fldChar w:fldCharType="end"/>
      </w:r>
      <w:r w:rsidRPr="00427608">
        <w:rPr>
          <w:rFonts w:ascii="Times New Roman" w:hAnsi="Times New Roman" w:cs="Times New Roman"/>
          <w:b/>
          <w:bCs/>
          <w:i w:val="0"/>
          <w:iCs w:val="0"/>
          <w:color w:val="000000" w:themeColor="text1"/>
          <w:sz w:val="24"/>
          <w:szCs w:val="24"/>
        </w:rPr>
        <w:t>.</w:t>
      </w:r>
      <w:r w:rsidRPr="00427608">
        <w:rPr>
          <w:rFonts w:ascii="Times New Roman" w:hAnsi="Times New Roman" w:cs="Times New Roman"/>
          <w:i w:val="0"/>
          <w:iCs w:val="0"/>
          <w:color w:val="000000" w:themeColor="text1"/>
          <w:sz w:val="24"/>
          <w:szCs w:val="24"/>
        </w:rPr>
        <w:t xml:space="preserve"> Mean model “looking time” for Efficient and Inefficient test events in the Experimental and Control conditions for </w:t>
      </w:r>
      <w:r>
        <w:rPr>
          <w:rFonts w:ascii="Times New Roman" w:hAnsi="Times New Roman" w:cs="Times New Roman"/>
          <w:i w:val="0"/>
          <w:iCs w:val="0"/>
          <w:color w:val="000000" w:themeColor="text1"/>
          <w:sz w:val="24"/>
          <w:szCs w:val="24"/>
        </w:rPr>
        <w:t>ALIAS</w:t>
      </w:r>
      <w:r w:rsidRPr="00427608">
        <w:rPr>
          <w:rFonts w:ascii="Times New Roman" w:hAnsi="Times New Roman" w:cs="Times New Roman"/>
          <w:i w:val="0"/>
          <w:iCs w:val="0"/>
          <w:color w:val="000000" w:themeColor="text1"/>
          <w:sz w:val="24"/>
          <w:szCs w:val="24"/>
        </w:rPr>
        <w:t xml:space="preserve"> (left panel) and </w:t>
      </w:r>
      <w:r>
        <w:rPr>
          <w:rFonts w:ascii="Times New Roman" w:hAnsi="Times New Roman" w:cs="Times New Roman"/>
          <w:i w:val="0"/>
          <w:iCs w:val="0"/>
          <w:color w:val="000000" w:themeColor="text1"/>
          <w:sz w:val="24"/>
          <w:szCs w:val="24"/>
        </w:rPr>
        <w:t>ALIAS no salience</w:t>
      </w:r>
      <w:r w:rsidRPr="00427608">
        <w:rPr>
          <w:rFonts w:ascii="Times New Roman" w:hAnsi="Times New Roman" w:cs="Times New Roman"/>
          <w:i w:val="0"/>
          <w:iCs w:val="0"/>
          <w:color w:val="000000" w:themeColor="text1"/>
          <w:sz w:val="24"/>
          <w:szCs w:val="24"/>
        </w:rPr>
        <w:t xml:space="preserve"> (right panel).</w:t>
      </w:r>
    </w:p>
    <w:p w14:paraId="4289A654" w14:textId="77777777" w:rsidR="00A15CEA" w:rsidRDefault="00A15CEA" w:rsidP="001B653D">
      <w:pPr>
        <w:spacing w:line="480" w:lineRule="auto"/>
        <w:ind w:firstLine="720"/>
        <w:contextualSpacing/>
        <w:rPr>
          <w:ins w:id="2570" w:author="Benton, Deon" w:date="2026-04-11T16:13:00Z" w16du:dateUtc="2026-04-11T21:13:00Z"/>
          <w:rFonts w:ascii="Times New Roman" w:hAnsi="Times New Roman" w:cs="Times New Roman"/>
        </w:rPr>
      </w:pPr>
    </w:p>
    <w:p w14:paraId="4530F414" w14:textId="6D6403DF" w:rsidR="003C63D0" w:rsidRDefault="002A277E" w:rsidP="001B653D">
      <w:pPr>
        <w:spacing w:line="480" w:lineRule="auto"/>
        <w:ind w:firstLine="720"/>
        <w:contextualSpacing/>
        <w:rPr>
          <w:ins w:id="2571" w:author="Benton, Deon" w:date="2026-04-12T12:43:00Z" w16du:dateUtc="2026-04-12T17:43:00Z"/>
          <w:rFonts w:ascii="Times New Roman" w:hAnsi="Times New Roman" w:cs="Times New Roman"/>
        </w:rPr>
      </w:pPr>
      <w:ins w:id="2572" w:author="Benton, Deon" w:date="2026-04-11T14:50:00Z" w16du:dateUtc="2026-04-11T19:50:00Z">
        <w:r>
          <w:rPr>
            <w:rFonts w:ascii="Times New Roman" w:hAnsi="Times New Roman" w:cs="Times New Roman"/>
          </w:rPr>
          <w:t xml:space="preserve">This way of implementing salience meant that </w:t>
        </w:r>
      </w:ins>
      <w:ins w:id="2573" w:author="Benton, Deon" w:date="2026-04-11T14:51:00Z" w16du:dateUtc="2026-04-11T19:51:00Z">
        <w:r w:rsidR="003C1CC1">
          <w:rPr>
            <w:rFonts w:ascii="Times New Roman" w:hAnsi="Times New Roman" w:cs="Times New Roman"/>
          </w:rPr>
          <w:t xml:space="preserve">any association </w:t>
        </w:r>
      </w:ins>
      <w:ins w:id="2574" w:author="Benton, Deon" w:date="2026-04-17T09:48:00Z" w16du:dateUtc="2026-04-17T14:48:00Z">
        <w:r w:rsidR="003B154E">
          <w:rPr>
            <w:rFonts w:ascii="Times New Roman" w:hAnsi="Times New Roman" w:cs="Times New Roman"/>
          </w:rPr>
          <w:t xml:space="preserve">that is </w:t>
        </w:r>
      </w:ins>
      <w:ins w:id="2575" w:author="Benton, Deon" w:date="2026-04-11T14:51:00Z" w16du:dateUtc="2026-04-11T19:51:00Z">
        <w:r w:rsidR="003C1CC1">
          <w:rPr>
            <w:rFonts w:ascii="Times New Roman" w:hAnsi="Times New Roman" w:cs="Times New Roman"/>
          </w:rPr>
          <w:t>esta</w:t>
        </w:r>
      </w:ins>
      <w:ins w:id="2576" w:author="Benton, Deon" w:date="2026-04-11T14:52:00Z" w16du:dateUtc="2026-04-11T19:52:00Z">
        <w:r w:rsidR="003C1CC1">
          <w:rPr>
            <w:rFonts w:ascii="Times New Roman" w:hAnsi="Times New Roman" w:cs="Times New Roman"/>
          </w:rPr>
          <w:t>blished between arced motion and obstacles</w:t>
        </w:r>
      </w:ins>
      <w:ins w:id="2577" w:author="Benton, Deon" w:date="2026-04-11T16:08:00Z" w16du:dateUtc="2026-04-11T21:08:00Z">
        <w:r w:rsidR="00BC1646">
          <w:rPr>
            <w:rFonts w:ascii="Times New Roman" w:hAnsi="Times New Roman" w:cs="Times New Roman"/>
          </w:rPr>
          <w:t xml:space="preserve"> </w:t>
        </w:r>
      </w:ins>
      <w:ins w:id="2578" w:author="Benton, Deon" w:date="2026-04-17T09:48:00Z" w16du:dateUtc="2026-04-17T14:48:00Z">
        <w:r w:rsidR="003B154E">
          <w:rPr>
            <w:rFonts w:ascii="Times New Roman" w:hAnsi="Times New Roman" w:cs="Times New Roman"/>
          </w:rPr>
          <w:t xml:space="preserve">should not only be weaker </w:t>
        </w:r>
      </w:ins>
      <w:ins w:id="2579" w:author="Benton, Deon" w:date="2026-04-11T14:52:00Z" w16du:dateUtc="2026-04-11T19:52:00Z">
        <w:r w:rsidR="003C1CC1">
          <w:rPr>
            <w:rFonts w:ascii="Times New Roman" w:hAnsi="Times New Roman" w:cs="Times New Roman"/>
          </w:rPr>
          <w:t xml:space="preserve">for </w:t>
        </w:r>
      </w:ins>
      <w:ins w:id="2580" w:author="Benton, Deon" w:date="2026-04-11T14:50:00Z" w16du:dateUtc="2026-04-11T19:50:00Z">
        <w:r>
          <w:rPr>
            <w:rFonts w:ascii="Times New Roman" w:hAnsi="Times New Roman" w:cs="Times New Roman"/>
          </w:rPr>
          <w:t>models that implemented differential salience</w:t>
        </w:r>
      </w:ins>
      <w:ins w:id="2581" w:author="Benton, Deon" w:date="2026-04-11T14:52:00Z" w16du:dateUtc="2026-04-11T19:52:00Z">
        <w:r w:rsidR="003C1CC1">
          <w:rPr>
            <w:rFonts w:ascii="Times New Roman" w:hAnsi="Times New Roman" w:cs="Times New Roman"/>
          </w:rPr>
          <w:t xml:space="preserve"> than those that did not</w:t>
        </w:r>
      </w:ins>
      <w:ins w:id="2582" w:author="Benton, Deon" w:date="2026-04-11T16:09:00Z" w16du:dateUtc="2026-04-11T21:09:00Z">
        <w:r w:rsidR="00BC1646">
          <w:rPr>
            <w:rFonts w:ascii="Times New Roman" w:hAnsi="Times New Roman" w:cs="Times New Roman"/>
          </w:rPr>
          <w:t xml:space="preserve"> but that the models should differ in the “pattern” of looking following exposure to events that are inconsistent with </w:t>
        </w:r>
      </w:ins>
      <w:ins w:id="2583" w:author="Benton, Deon" w:date="2026-04-11T16:10:00Z" w16du:dateUtc="2026-04-11T21:10:00Z">
        <w:r w:rsidR="00BC1646">
          <w:rPr>
            <w:rFonts w:ascii="Times New Roman" w:hAnsi="Times New Roman" w:cs="Times New Roman"/>
          </w:rPr>
          <w:t xml:space="preserve">prior experience. One example of </w:t>
        </w:r>
      </w:ins>
      <w:ins w:id="2584" w:author="Benton, Deon" w:date="2026-04-11T16:11:00Z" w16du:dateUtc="2026-04-11T21:11:00Z">
        <w:r w:rsidR="00BC1646">
          <w:rPr>
            <w:rFonts w:ascii="Times New Roman" w:hAnsi="Times New Roman" w:cs="Times New Roman"/>
          </w:rPr>
          <w:t xml:space="preserve">such an </w:t>
        </w:r>
        <w:r w:rsidR="00BC1646">
          <w:rPr>
            <w:rFonts w:ascii="Times New Roman" w:hAnsi="Times New Roman" w:cs="Times New Roman"/>
          </w:rPr>
          <w:lastRenderedPageBreak/>
          <w:t>event is that</w:t>
        </w:r>
      </w:ins>
      <w:ins w:id="2585" w:author="Benton, Deon" w:date="2026-04-11T16:10:00Z" w16du:dateUtc="2026-04-11T21:10:00Z">
        <w:r w:rsidR="00BC1646">
          <w:rPr>
            <w:rFonts w:ascii="Times New Roman" w:hAnsi="Times New Roman" w:cs="Times New Roman"/>
          </w:rPr>
          <w:t xml:space="preserve"> shown to networks in the Control condition</w:t>
        </w:r>
      </w:ins>
      <w:ins w:id="2586" w:author="Benton, Deon" w:date="2026-04-11T16:11:00Z" w16du:dateUtc="2026-04-11T21:11:00Z">
        <w:r w:rsidR="00BC1646">
          <w:rPr>
            <w:rFonts w:ascii="Times New Roman" w:hAnsi="Times New Roman" w:cs="Times New Roman"/>
          </w:rPr>
          <w:t>, in which objects mov</w:t>
        </w:r>
      </w:ins>
      <w:ins w:id="2587" w:author="Benton, Deon" w:date="2026-04-11T16:12:00Z" w16du:dateUtc="2026-04-11T21:12:00Z">
        <w:r w:rsidR="00BC1646">
          <w:rPr>
            <w:rFonts w:ascii="Times New Roman" w:hAnsi="Times New Roman" w:cs="Times New Roman"/>
          </w:rPr>
          <w:t>e horizontally along a</w:t>
        </w:r>
      </w:ins>
      <w:ins w:id="2588" w:author="Benton, Deon" w:date="2026-04-12T12:42:00Z" w16du:dateUtc="2026-04-12T17:42:00Z">
        <w:r w:rsidR="00A15CEA">
          <w:rPr>
            <w:rFonts w:ascii="Times New Roman" w:hAnsi="Times New Roman" w:cs="Times New Roman"/>
          </w:rPr>
          <w:t>n</w:t>
        </w:r>
      </w:ins>
      <w:ins w:id="2589" w:author="Benton, Deon" w:date="2026-04-11T16:12:00Z" w16du:dateUtc="2026-04-11T21:12:00Z">
        <w:r w:rsidR="00BC1646">
          <w:rPr>
            <w:rFonts w:ascii="Times New Roman" w:hAnsi="Times New Roman" w:cs="Times New Roman"/>
          </w:rPr>
          <w:t xml:space="preserve"> arced path </w:t>
        </w:r>
      </w:ins>
      <w:ins w:id="2590" w:author="Benton, Deon" w:date="2026-04-12T12:42:00Z" w16du:dateUtc="2026-04-12T17:42:00Z">
        <w:r w:rsidR="00A15CEA">
          <w:rPr>
            <w:rFonts w:ascii="Times New Roman" w:hAnsi="Times New Roman" w:cs="Times New Roman"/>
          </w:rPr>
          <w:t>and over a barrier</w:t>
        </w:r>
      </w:ins>
      <w:ins w:id="2591" w:author="Benton, Deon" w:date="2026-04-11T16:12:00Z" w16du:dateUtc="2026-04-11T21:12:00Z">
        <w:r w:rsidR="00BC1646">
          <w:rPr>
            <w:rFonts w:ascii="Times New Roman" w:hAnsi="Times New Roman" w:cs="Times New Roman"/>
          </w:rPr>
          <w:t>. This</w:t>
        </w:r>
      </w:ins>
      <w:ins w:id="2592" w:author="Benton, Deon" w:date="2026-04-12T12:40:00Z" w16du:dateUtc="2026-04-12T17:40:00Z">
        <w:r w:rsidR="00A15CEA">
          <w:rPr>
            <w:rFonts w:ascii="Times New Roman" w:hAnsi="Times New Roman" w:cs="Times New Roman"/>
          </w:rPr>
          <w:t xml:space="preserve"> barrier-motion information</w:t>
        </w:r>
      </w:ins>
      <w:ins w:id="2593" w:author="Benton, Deon" w:date="2026-04-11T16:12:00Z" w16du:dateUtc="2026-04-11T21:12:00Z">
        <w:r w:rsidR="00BC1646">
          <w:rPr>
            <w:rFonts w:ascii="Times New Roman" w:hAnsi="Times New Roman" w:cs="Times New Roman"/>
          </w:rPr>
          <w:t xml:space="preserve"> event contrasts with</w:t>
        </w:r>
      </w:ins>
      <w:ins w:id="2594" w:author="Benton, Deon" w:date="2026-04-16T22:48:00Z" w16du:dateUtc="2026-04-17T03:48:00Z">
        <w:r w:rsidR="00703391">
          <w:rPr>
            <w:rFonts w:ascii="Times New Roman" w:hAnsi="Times New Roman" w:cs="Times New Roman"/>
          </w:rPr>
          <w:t xml:space="preserve"> that</w:t>
        </w:r>
      </w:ins>
      <w:ins w:id="2595" w:author="Benton, Deon" w:date="2026-04-12T11:46:00Z" w16du:dateUtc="2026-04-12T16:46:00Z">
        <w:r w:rsidR="00FC4725">
          <w:rPr>
            <w:rFonts w:ascii="Times New Roman" w:hAnsi="Times New Roman" w:cs="Times New Roman"/>
          </w:rPr>
          <w:t xml:space="preserve"> encountered during</w:t>
        </w:r>
      </w:ins>
      <w:ins w:id="2596" w:author="Benton, Deon" w:date="2026-04-11T16:13:00Z" w16du:dateUtc="2026-04-11T21:13:00Z">
        <w:r w:rsidR="00BC1646">
          <w:rPr>
            <w:rFonts w:ascii="Times New Roman" w:hAnsi="Times New Roman" w:cs="Times New Roman"/>
          </w:rPr>
          <w:t xml:space="preserve"> </w:t>
        </w:r>
      </w:ins>
      <w:ins w:id="2597" w:author="Benton, Deon" w:date="2026-04-12T11:48:00Z" w16du:dateUtc="2026-04-12T16:48:00Z">
        <w:r w:rsidR="00FC4725">
          <w:rPr>
            <w:rFonts w:ascii="Times New Roman" w:hAnsi="Times New Roman" w:cs="Times New Roman"/>
          </w:rPr>
          <w:t>pretraining; networks learned that</w:t>
        </w:r>
      </w:ins>
      <w:ins w:id="2598" w:author="Benton, Deon" w:date="2026-04-11T16:13:00Z" w16du:dateUtc="2026-04-11T21:13:00Z">
        <w:r w:rsidR="00BC1646">
          <w:rPr>
            <w:rFonts w:ascii="Times New Roman" w:hAnsi="Times New Roman" w:cs="Times New Roman"/>
          </w:rPr>
          <w:t xml:space="preserve"> arced motion occurs over rather than besides obstacles</w:t>
        </w:r>
      </w:ins>
      <w:ins w:id="2599" w:author="Benton, Deon" w:date="2026-04-12T11:48:00Z" w16du:dateUtc="2026-04-12T16:48:00Z">
        <w:r w:rsidR="00FC4725">
          <w:rPr>
            <w:rFonts w:ascii="Times New Roman" w:hAnsi="Times New Roman" w:cs="Times New Roman"/>
          </w:rPr>
          <w:t xml:space="preserve"> </w:t>
        </w:r>
      </w:ins>
      <w:ins w:id="2600" w:author="Benton, Deon" w:date="2026-04-12T11:49:00Z" w16du:dateUtc="2026-04-12T16:49:00Z">
        <w:r w:rsidR="00FC4725">
          <w:rPr>
            <w:rFonts w:ascii="Times New Roman" w:hAnsi="Times New Roman" w:cs="Times New Roman"/>
          </w:rPr>
          <w:t>during that phase</w:t>
        </w:r>
      </w:ins>
      <w:ins w:id="2601" w:author="Benton, Deon" w:date="2026-04-11T16:11:00Z" w16du:dateUtc="2026-04-11T21:11:00Z">
        <w:r w:rsidR="00BC1646">
          <w:rPr>
            <w:rFonts w:ascii="Times New Roman" w:hAnsi="Times New Roman" w:cs="Times New Roman"/>
          </w:rPr>
          <w:t>.</w:t>
        </w:r>
      </w:ins>
      <w:ins w:id="2602" w:author="Benton, Deon" w:date="2026-04-11T16:15:00Z" w16du:dateUtc="2026-04-11T21:15:00Z">
        <w:r w:rsidR="00BC1646">
          <w:rPr>
            <w:rFonts w:ascii="Times New Roman" w:hAnsi="Times New Roman" w:cs="Times New Roman"/>
          </w:rPr>
          <w:t xml:space="preserve"> Because there is nothing that prevents networks that lack differential salience </w:t>
        </w:r>
      </w:ins>
      <w:ins w:id="2603" w:author="Benton, Deon" w:date="2026-04-16T22:49:00Z" w16du:dateUtc="2026-04-17T03:49:00Z">
        <w:r w:rsidR="00703391">
          <w:rPr>
            <w:rFonts w:ascii="Times New Roman" w:hAnsi="Times New Roman" w:cs="Times New Roman"/>
          </w:rPr>
          <w:t>from forming</w:t>
        </w:r>
      </w:ins>
      <w:ins w:id="2604" w:author="Benton, Deon" w:date="2026-04-11T16:15:00Z" w16du:dateUtc="2026-04-11T21:15:00Z">
        <w:r w:rsidR="00BC1646">
          <w:rPr>
            <w:rFonts w:ascii="Times New Roman" w:hAnsi="Times New Roman" w:cs="Times New Roman"/>
          </w:rPr>
          <w:t xml:space="preserve"> robust association</w:t>
        </w:r>
      </w:ins>
      <w:ins w:id="2605" w:author="Benton, Deon" w:date="2026-04-11T16:19:00Z" w16du:dateUtc="2026-04-11T21:19:00Z">
        <w:r w:rsidR="009C1A93">
          <w:rPr>
            <w:rFonts w:ascii="Times New Roman" w:hAnsi="Times New Roman" w:cs="Times New Roman"/>
          </w:rPr>
          <w:t>s</w:t>
        </w:r>
      </w:ins>
      <w:ins w:id="2606" w:author="Benton, Deon" w:date="2026-04-11T16:15:00Z" w16du:dateUtc="2026-04-11T21:15:00Z">
        <w:r w:rsidR="00BC1646">
          <w:rPr>
            <w:rFonts w:ascii="Times New Roman" w:hAnsi="Times New Roman" w:cs="Times New Roman"/>
          </w:rPr>
          <w:t xml:space="preserve"> between </w:t>
        </w:r>
      </w:ins>
      <w:ins w:id="2607" w:author="Benton, Deon" w:date="2026-04-11T16:16:00Z" w16du:dateUtc="2026-04-11T21:16:00Z">
        <w:r w:rsidR="00BC1646">
          <w:rPr>
            <w:rFonts w:ascii="Times New Roman" w:hAnsi="Times New Roman" w:cs="Times New Roman"/>
          </w:rPr>
          <w:t>arced motion and peripherally located barriers</w:t>
        </w:r>
      </w:ins>
      <w:ins w:id="2608" w:author="Benton, Deon" w:date="2026-04-11T16:15:00Z" w16du:dateUtc="2026-04-11T21:15:00Z">
        <w:r w:rsidR="00BC1646">
          <w:rPr>
            <w:rFonts w:ascii="Times New Roman" w:hAnsi="Times New Roman" w:cs="Times New Roman"/>
          </w:rPr>
          <w:t>,</w:t>
        </w:r>
      </w:ins>
      <w:ins w:id="2609" w:author="Benton, Deon" w:date="2026-04-11T16:17:00Z" w16du:dateUtc="2026-04-11T21:17:00Z">
        <w:r w:rsidR="00BC1646">
          <w:rPr>
            <w:rFonts w:ascii="Times New Roman" w:hAnsi="Times New Roman" w:cs="Times New Roman"/>
          </w:rPr>
          <w:t xml:space="preserve"> these</w:t>
        </w:r>
      </w:ins>
      <w:ins w:id="2610" w:author="Benton, Deon" w:date="2026-04-11T16:15:00Z" w16du:dateUtc="2026-04-11T21:15:00Z">
        <w:r w:rsidR="00BC1646">
          <w:rPr>
            <w:rFonts w:ascii="Times New Roman" w:hAnsi="Times New Roman" w:cs="Times New Roman"/>
          </w:rPr>
          <w:t xml:space="preserve"> </w:t>
        </w:r>
      </w:ins>
      <w:ins w:id="2611" w:author="Benton, Deon" w:date="2026-04-11T16:16:00Z" w16du:dateUtc="2026-04-11T21:16:00Z">
        <w:r w:rsidR="00BC1646">
          <w:rPr>
            <w:rFonts w:ascii="Times New Roman" w:hAnsi="Times New Roman" w:cs="Times New Roman"/>
          </w:rPr>
          <w:t xml:space="preserve">networks will </w:t>
        </w:r>
      </w:ins>
      <w:ins w:id="2612" w:author="Benton, Deon" w:date="2026-04-11T16:17:00Z" w16du:dateUtc="2026-04-11T21:17:00Z">
        <w:r w:rsidR="00BC1646">
          <w:rPr>
            <w:rFonts w:ascii="Times New Roman" w:hAnsi="Times New Roman" w:cs="Times New Roman"/>
          </w:rPr>
          <w:t xml:space="preserve">readily associate </w:t>
        </w:r>
      </w:ins>
      <w:ins w:id="2613" w:author="Benton, Deon" w:date="2026-04-11T16:20:00Z" w16du:dateUtc="2026-04-11T21:20:00Z">
        <w:r w:rsidR="009C1A93">
          <w:rPr>
            <w:rFonts w:ascii="Times New Roman" w:hAnsi="Times New Roman" w:cs="Times New Roman"/>
          </w:rPr>
          <w:t>them</w:t>
        </w:r>
      </w:ins>
      <w:ins w:id="2614" w:author="Benton, Deon" w:date="2026-04-11T16:17:00Z" w16du:dateUtc="2026-04-11T21:17:00Z">
        <w:r w:rsidR="00BC1646">
          <w:rPr>
            <w:rFonts w:ascii="Times New Roman" w:hAnsi="Times New Roman" w:cs="Times New Roman"/>
          </w:rPr>
          <w:t xml:space="preserve"> irrespective of their relative spatial </w:t>
        </w:r>
      </w:ins>
      <w:ins w:id="2615" w:author="Benton, Deon" w:date="2026-04-16T22:49:00Z" w16du:dateUtc="2026-04-17T03:49:00Z">
        <w:r w:rsidR="005421AE">
          <w:rPr>
            <w:rFonts w:ascii="Times New Roman" w:hAnsi="Times New Roman" w:cs="Times New Roman"/>
          </w:rPr>
          <w:t>positions</w:t>
        </w:r>
      </w:ins>
      <w:ins w:id="2616" w:author="Benton, Deon" w:date="2026-04-11T16:17:00Z" w16du:dateUtc="2026-04-11T21:17:00Z">
        <w:r w:rsidR="00BC1646">
          <w:rPr>
            <w:rFonts w:ascii="Times New Roman" w:hAnsi="Times New Roman" w:cs="Times New Roman"/>
          </w:rPr>
          <w:t xml:space="preserve">. </w:t>
        </w:r>
      </w:ins>
      <w:ins w:id="2617" w:author="Benton, Deon" w:date="2026-04-11T18:50:00Z" w16du:dateUtc="2026-04-11T23:50:00Z">
        <w:r w:rsidR="000263C1">
          <w:rPr>
            <w:rFonts w:ascii="Times New Roman" w:hAnsi="Times New Roman" w:cs="Times New Roman"/>
          </w:rPr>
          <w:t>Yet</w:t>
        </w:r>
      </w:ins>
      <w:ins w:id="2618" w:author="Benton, Deon" w:date="2026-04-11T16:18:00Z" w16du:dateUtc="2026-04-11T21:18:00Z">
        <w:r w:rsidR="009C1A93">
          <w:rPr>
            <w:rFonts w:ascii="Times New Roman" w:hAnsi="Times New Roman" w:cs="Times New Roman"/>
          </w:rPr>
          <w:t xml:space="preserve">, </w:t>
        </w:r>
      </w:ins>
      <w:ins w:id="2619" w:author="Benton, Deon" w:date="2026-04-11T16:20:00Z" w16du:dateUtc="2026-04-11T21:20:00Z">
        <w:r w:rsidR="009C1A93">
          <w:rPr>
            <w:rFonts w:ascii="Times New Roman" w:hAnsi="Times New Roman" w:cs="Times New Roman"/>
          </w:rPr>
          <w:t>because</w:t>
        </w:r>
      </w:ins>
      <w:ins w:id="2620" w:author="Benton, Deon" w:date="2026-04-11T16:21:00Z" w16du:dateUtc="2026-04-11T21:21:00Z">
        <w:r w:rsidR="009C1A93">
          <w:rPr>
            <w:rFonts w:ascii="Times New Roman" w:hAnsi="Times New Roman" w:cs="Times New Roman"/>
          </w:rPr>
          <w:t xml:space="preserve"> </w:t>
        </w:r>
      </w:ins>
      <w:ins w:id="2621" w:author="Benton, Deon" w:date="2026-04-11T16:20:00Z" w16du:dateUtc="2026-04-11T21:20:00Z">
        <w:r w:rsidR="009C1A93">
          <w:rPr>
            <w:rFonts w:ascii="Times New Roman" w:hAnsi="Times New Roman" w:cs="Times New Roman"/>
          </w:rPr>
          <w:t xml:space="preserve">such </w:t>
        </w:r>
      </w:ins>
      <w:ins w:id="2622" w:author="Benton, Deon" w:date="2026-04-11T16:23:00Z" w16du:dateUtc="2026-04-11T21:23:00Z">
        <w:r w:rsidR="009C1A93">
          <w:rPr>
            <w:rFonts w:ascii="Times New Roman" w:hAnsi="Times New Roman" w:cs="Times New Roman"/>
          </w:rPr>
          <w:t>l</w:t>
        </w:r>
      </w:ins>
      <w:ins w:id="2623" w:author="Benton, Deon" w:date="2026-04-11T16:20:00Z" w16du:dateUtc="2026-04-11T21:20:00Z">
        <w:r w:rsidR="009C1A93">
          <w:rPr>
            <w:rFonts w:ascii="Times New Roman" w:hAnsi="Times New Roman" w:cs="Times New Roman"/>
          </w:rPr>
          <w:t xml:space="preserve">earning </w:t>
        </w:r>
      </w:ins>
      <w:ins w:id="2624" w:author="Benton, Deon" w:date="2026-04-11T16:21:00Z" w16du:dateUtc="2026-04-11T21:21:00Z">
        <w:r w:rsidR="009C1A93">
          <w:rPr>
            <w:rFonts w:ascii="Times New Roman" w:hAnsi="Times New Roman" w:cs="Times New Roman"/>
          </w:rPr>
          <w:t xml:space="preserve">involves </w:t>
        </w:r>
      </w:ins>
      <w:ins w:id="2625" w:author="Benton, Deon" w:date="2026-04-11T18:50:00Z" w16du:dateUtc="2026-04-11T23:50:00Z">
        <w:r w:rsidR="000263C1">
          <w:rPr>
            <w:rFonts w:ascii="Times New Roman" w:hAnsi="Times New Roman" w:cs="Times New Roman"/>
          </w:rPr>
          <w:t>modifying the very</w:t>
        </w:r>
      </w:ins>
      <w:ins w:id="2626" w:author="Benton, Deon" w:date="2026-04-11T16:21:00Z" w16du:dateUtc="2026-04-11T21:21:00Z">
        <w:r w:rsidR="009C1A93">
          <w:rPr>
            <w:rFonts w:ascii="Times New Roman" w:hAnsi="Times New Roman" w:cs="Times New Roman"/>
          </w:rPr>
          <w:t xml:space="preserve"> same set of connections </w:t>
        </w:r>
      </w:ins>
      <w:ins w:id="2627" w:author="Benton, Deon" w:date="2026-04-11T18:50:00Z" w16du:dateUtc="2026-04-11T23:50:00Z">
        <w:r w:rsidR="000263C1">
          <w:rPr>
            <w:rFonts w:ascii="Times New Roman" w:hAnsi="Times New Roman" w:cs="Times New Roman"/>
          </w:rPr>
          <w:t xml:space="preserve">that embody </w:t>
        </w:r>
      </w:ins>
      <w:ins w:id="2628" w:author="Benton, Deon" w:date="2026-04-11T16:22:00Z" w16du:dateUtc="2026-04-11T21:22:00Z">
        <w:r w:rsidR="009C1A93">
          <w:rPr>
            <w:rFonts w:ascii="Times New Roman" w:hAnsi="Times New Roman" w:cs="Times New Roman"/>
          </w:rPr>
          <w:t xml:space="preserve">knowledge that arced motion occurs </w:t>
        </w:r>
        <w:r w:rsidR="009C1A93" w:rsidRPr="00026822">
          <w:rPr>
            <w:rFonts w:ascii="Times New Roman" w:hAnsi="Times New Roman" w:cs="Times New Roman"/>
            <w:i/>
            <w:iCs/>
          </w:rPr>
          <w:t>over</w:t>
        </w:r>
        <w:r w:rsidR="009C1A93">
          <w:rPr>
            <w:rFonts w:ascii="Times New Roman" w:hAnsi="Times New Roman" w:cs="Times New Roman"/>
          </w:rPr>
          <w:t xml:space="preserve"> obstacles,</w:t>
        </w:r>
      </w:ins>
      <w:ins w:id="2629" w:author="Benton, Deon" w:date="2026-04-11T16:19:00Z" w16du:dateUtc="2026-04-11T21:19:00Z">
        <w:r w:rsidR="009C1A93">
          <w:rPr>
            <w:rFonts w:ascii="Times New Roman" w:hAnsi="Times New Roman" w:cs="Times New Roman"/>
          </w:rPr>
          <w:t xml:space="preserve"> </w:t>
        </w:r>
      </w:ins>
      <w:ins w:id="2630" w:author="Benton, Deon" w:date="2026-04-11T18:59:00Z" w16du:dateUtc="2026-04-11T23:59:00Z">
        <w:r w:rsidR="00C02720">
          <w:rPr>
            <w:rFonts w:ascii="Times New Roman" w:hAnsi="Times New Roman" w:cs="Times New Roman"/>
          </w:rPr>
          <w:t>the new</w:t>
        </w:r>
      </w:ins>
      <w:ins w:id="2631" w:author="Benton, Deon" w:date="2026-04-11T22:31:00Z" w16du:dateUtc="2026-04-12T03:31:00Z">
        <w:r w:rsidR="004054B0">
          <w:rPr>
            <w:rFonts w:ascii="Times New Roman" w:hAnsi="Times New Roman" w:cs="Times New Roman"/>
          </w:rPr>
          <w:t xml:space="preserve"> information presented to the model during habituation </w:t>
        </w:r>
      </w:ins>
      <w:ins w:id="2632" w:author="Benton, Deon" w:date="2026-04-11T18:59:00Z" w16du:dateUtc="2026-04-11T23:59:00Z">
        <w:r w:rsidR="00C02720">
          <w:rPr>
            <w:rFonts w:ascii="Times New Roman" w:hAnsi="Times New Roman" w:cs="Times New Roman"/>
          </w:rPr>
          <w:t>will be learned at the expense of the</w:t>
        </w:r>
      </w:ins>
      <w:ins w:id="2633" w:author="Benton, Deon" w:date="2026-04-12T11:44:00Z" w16du:dateUtc="2026-04-12T16:44:00Z">
        <w:r w:rsidR="00B760E3">
          <w:rPr>
            <w:rFonts w:ascii="Times New Roman" w:hAnsi="Times New Roman" w:cs="Times New Roman"/>
          </w:rPr>
          <w:t xml:space="preserve"> barrier-motion</w:t>
        </w:r>
      </w:ins>
      <w:ins w:id="2634" w:author="Benton, Deon" w:date="2026-04-11T18:59:00Z" w16du:dateUtc="2026-04-11T23:59:00Z">
        <w:r w:rsidR="00C02720">
          <w:rPr>
            <w:rFonts w:ascii="Times New Roman" w:hAnsi="Times New Roman" w:cs="Times New Roman"/>
          </w:rPr>
          <w:t xml:space="preserve"> </w:t>
        </w:r>
      </w:ins>
      <w:ins w:id="2635" w:author="Benton, Deon" w:date="2026-04-11T22:31:00Z" w16du:dateUtc="2026-04-12T03:31:00Z">
        <w:r w:rsidR="004054B0">
          <w:rPr>
            <w:rFonts w:ascii="Times New Roman" w:hAnsi="Times New Roman" w:cs="Times New Roman"/>
          </w:rPr>
          <w:t>inform</w:t>
        </w:r>
      </w:ins>
      <w:ins w:id="2636" w:author="Benton, Deon" w:date="2026-04-11T22:32:00Z" w16du:dateUtc="2026-04-12T03:32:00Z">
        <w:r w:rsidR="004054B0">
          <w:rPr>
            <w:rFonts w:ascii="Times New Roman" w:hAnsi="Times New Roman" w:cs="Times New Roman"/>
          </w:rPr>
          <w:t>ation encountered</w:t>
        </w:r>
      </w:ins>
      <w:ins w:id="2637" w:author="Benton, Deon" w:date="2026-04-12T11:44:00Z" w16du:dateUtc="2026-04-12T16:44:00Z">
        <w:r w:rsidR="00B760E3">
          <w:rPr>
            <w:rFonts w:ascii="Times New Roman" w:hAnsi="Times New Roman" w:cs="Times New Roman"/>
          </w:rPr>
          <w:t>—and learned—</w:t>
        </w:r>
      </w:ins>
      <w:ins w:id="2638" w:author="Benton, Deon" w:date="2026-04-11T22:32:00Z" w16du:dateUtc="2026-04-12T03:32:00Z">
        <w:r w:rsidR="004054B0">
          <w:rPr>
            <w:rFonts w:ascii="Times New Roman" w:hAnsi="Times New Roman" w:cs="Times New Roman"/>
          </w:rPr>
          <w:t>during pretraining</w:t>
        </w:r>
      </w:ins>
      <w:ins w:id="2639" w:author="Benton, Deon" w:date="2026-04-12T11:51:00Z" w16du:dateUtc="2026-04-12T16:51:00Z">
        <w:r w:rsidR="006B585C">
          <w:rPr>
            <w:rFonts w:ascii="Times New Roman" w:hAnsi="Times New Roman" w:cs="Times New Roman"/>
          </w:rPr>
          <w:t xml:space="preserve">; that is, some amount of the barrier-motion information that was acquired during the pretraining phase </w:t>
        </w:r>
      </w:ins>
      <w:ins w:id="2640" w:author="Benton, Deon" w:date="2026-04-12T11:52:00Z" w16du:dateUtc="2026-04-12T16:52:00Z">
        <w:r w:rsidR="006B585C">
          <w:rPr>
            <w:rFonts w:ascii="Times New Roman" w:hAnsi="Times New Roman" w:cs="Times New Roman"/>
          </w:rPr>
          <w:t>will be unlearned during habituation</w:t>
        </w:r>
      </w:ins>
      <w:ins w:id="2641" w:author="Benton, Deon" w:date="2026-04-11T18:59:00Z" w16du:dateUtc="2026-04-11T23:59:00Z">
        <w:r w:rsidR="00C02720">
          <w:rPr>
            <w:rFonts w:ascii="Times New Roman" w:hAnsi="Times New Roman" w:cs="Times New Roman"/>
          </w:rPr>
          <w:t xml:space="preserve">. </w:t>
        </w:r>
      </w:ins>
    </w:p>
    <w:p w14:paraId="7C84D693" w14:textId="03EBD28E" w:rsidR="0023417E" w:rsidRPr="006E1736" w:rsidDel="006E1736" w:rsidRDefault="003C63D0" w:rsidP="006E1736">
      <w:pPr>
        <w:spacing w:line="480" w:lineRule="auto"/>
        <w:ind w:firstLine="720"/>
        <w:contextualSpacing/>
        <w:rPr>
          <w:del w:id="2642" w:author="Benton, Deon" w:date="2026-04-17T10:56:00Z" w16du:dateUtc="2026-04-17T15:56:00Z"/>
          <w:rFonts w:ascii="Times New Roman" w:hAnsi="Times New Roman" w:cs="Times New Roman"/>
          <w:i/>
          <w:iCs/>
          <w:rPrChange w:id="2643" w:author="Benton, Deon" w:date="2026-04-17T10:56:00Z" w16du:dateUtc="2026-04-17T15:56:00Z">
            <w:rPr>
              <w:del w:id="2644" w:author="Benton, Deon" w:date="2026-04-17T10:56:00Z" w16du:dateUtc="2026-04-17T15:56:00Z"/>
              <w:rFonts w:ascii="Times New Roman" w:hAnsi="Times New Roman" w:cs="Times New Roman"/>
            </w:rPr>
          </w:rPrChange>
        </w:rPr>
      </w:pPr>
      <w:ins w:id="2645" w:author="Benton, Deon" w:date="2026-04-12T12:43:00Z" w16du:dateUtc="2026-04-12T17:43:00Z">
        <w:r>
          <w:rPr>
            <w:rFonts w:ascii="Times New Roman" w:hAnsi="Times New Roman" w:cs="Times New Roman"/>
          </w:rPr>
          <w:t>Crucially</w:t>
        </w:r>
      </w:ins>
      <w:ins w:id="2646" w:author="Benton, Deon" w:date="2026-04-12T11:52:00Z" w16du:dateUtc="2026-04-12T16:52:00Z">
        <w:r w:rsidR="006B585C">
          <w:rPr>
            <w:rFonts w:ascii="Times New Roman" w:hAnsi="Times New Roman" w:cs="Times New Roman"/>
          </w:rPr>
          <w:t>, because t</w:t>
        </w:r>
      </w:ins>
      <w:ins w:id="2647" w:author="Benton, Deon" w:date="2026-04-11T18:59:00Z" w16du:dateUtc="2026-04-11T23:59:00Z">
        <w:r w:rsidR="00C02720">
          <w:rPr>
            <w:rFonts w:ascii="Times New Roman" w:hAnsi="Times New Roman" w:cs="Times New Roman"/>
          </w:rPr>
          <w:t>he length of the habituat</w:t>
        </w:r>
      </w:ins>
      <w:ins w:id="2648" w:author="Benton, Deon" w:date="2026-04-11T19:00:00Z" w16du:dateUtc="2026-04-12T00:00:00Z">
        <w:r w:rsidR="00C02720">
          <w:rPr>
            <w:rFonts w:ascii="Times New Roman" w:hAnsi="Times New Roman" w:cs="Times New Roman"/>
          </w:rPr>
          <w:t xml:space="preserve">ion phase is necessarily shorter than the </w:t>
        </w:r>
      </w:ins>
      <w:ins w:id="2649" w:author="Benton, Deon" w:date="2026-04-12T11:53:00Z" w16du:dateUtc="2026-04-12T16:53:00Z">
        <w:r w:rsidR="006B585C">
          <w:rPr>
            <w:rFonts w:ascii="Times New Roman" w:hAnsi="Times New Roman" w:cs="Times New Roman"/>
          </w:rPr>
          <w:t>p</w:t>
        </w:r>
      </w:ins>
      <w:ins w:id="2650" w:author="Benton, Deon" w:date="2026-04-11T19:00:00Z" w16du:dateUtc="2026-04-12T00:00:00Z">
        <w:r w:rsidR="00C02720">
          <w:rPr>
            <w:rFonts w:ascii="Times New Roman" w:hAnsi="Times New Roman" w:cs="Times New Roman"/>
          </w:rPr>
          <w:t>retraining phase</w:t>
        </w:r>
      </w:ins>
      <w:ins w:id="2651" w:author="Benton, Deon" w:date="2026-04-16T22:50:00Z" w16du:dateUtc="2026-04-17T03:50:00Z">
        <w:r w:rsidR="005421AE">
          <w:rPr>
            <w:rFonts w:ascii="Times New Roman" w:hAnsi="Times New Roman" w:cs="Times New Roman"/>
          </w:rPr>
          <w:t xml:space="preserve"> and </w:t>
        </w:r>
      </w:ins>
      <w:ins w:id="2652" w:author="Benton, Deon" w:date="2026-04-17T09:51:00Z" w16du:dateUtc="2026-04-17T14:51:00Z">
        <w:r w:rsidR="00026822">
          <w:rPr>
            <w:rFonts w:ascii="Times New Roman" w:hAnsi="Times New Roman" w:cs="Times New Roman"/>
          </w:rPr>
          <w:t>the barrier-motion information presented during habituation conflicts with that encountered during pretraining</w:t>
        </w:r>
      </w:ins>
      <w:ins w:id="2653" w:author="Benton, Deon" w:date="2026-04-11T19:00:00Z" w16du:dateUtc="2026-04-12T00:00:00Z">
        <w:r w:rsidR="00C02720">
          <w:rPr>
            <w:rFonts w:ascii="Times New Roman" w:hAnsi="Times New Roman" w:cs="Times New Roman"/>
          </w:rPr>
          <w:t>, the association that is established</w:t>
        </w:r>
      </w:ins>
      <w:ins w:id="2654" w:author="Benton, Deon" w:date="2026-04-12T12:37:00Z" w16du:dateUtc="2026-04-12T17:37:00Z">
        <w:r w:rsidR="00A15CEA">
          <w:rPr>
            <w:rFonts w:ascii="Times New Roman" w:hAnsi="Times New Roman" w:cs="Times New Roman"/>
          </w:rPr>
          <w:t xml:space="preserve"> between obstacles and arced motion</w:t>
        </w:r>
      </w:ins>
      <w:ins w:id="2655" w:author="Benton, Deon" w:date="2026-04-11T19:00:00Z" w16du:dateUtc="2026-04-12T00:00:00Z">
        <w:r w:rsidR="00C02720">
          <w:rPr>
            <w:rFonts w:ascii="Times New Roman" w:hAnsi="Times New Roman" w:cs="Times New Roman"/>
          </w:rPr>
          <w:t xml:space="preserve"> will be weaker than what it would be if t</w:t>
        </w:r>
      </w:ins>
      <w:ins w:id="2656" w:author="Benton, Deon" w:date="2026-04-12T11:54:00Z" w16du:dateUtc="2026-04-12T16:54:00Z">
        <w:r w:rsidR="006B585C">
          <w:rPr>
            <w:rFonts w:ascii="Times New Roman" w:hAnsi="Times New Roman" w:cs="Times New Roman"/>
          </w:rPr>
          <w:t>he habituation and pretraining phases were comparable lengths</w:t>
        </w:r>
      </w:ins>
      <w:ins w:id="2657" w:author="Benton, Deon" w:date="2026-04-17T09:51:00Z" w16du:dateUtc="2026-04-17T14:51:00Z">
        <w:r w:rsidR="00E14D7A">
          <w:rPr>
            <w:rFonts w:ascii="Times New Roman" w:hAnsi="Times New Roman" w:cs="Times New Roman"/>
          </w:rPr>
          <w:t xml:space="preserve"> and the information presented to networks in both phases was compatible</w:t>
        </w:r>
      </w:ins>
      <w:ins w:id="2658" w:author="Benton, Deon" w:date="2026-04-12T11:54:00Z" w16du:dateUtc="2026-04-12T16:54:00Z">
        <w:r w:rsidR="006B585C">
          <w:rPr>
            <w:rFonts w:ascii="Times New Roman" w:hAnsi="Times New Roman" w:cs="Times New Roman"/>
          </w:rPr>
          <w:t>.</w:t>
        </w:r>
      </w:ins>
      <w:ins w:id="2659" w:author="Benton, Deon" w:date="2026-04-12T11:57:00Z" w16du:dateUtc="2026-04-12T16:57:00Z">
        <w:r w:rsidR="006B585C">
          <w:rPr>
            <w:rFonts w:ascii="Times New Roman" w:hAnsi="Times New Roman" w:cs="Times New Roman"/>
          </w:rPr>
          <w:t xml:space="preserve"> </w:t>
        </w:r>
      </w:ins>
      <w:ins w:id="2660" w:author="Benton, Deon" w:date="2026-04-12T11:59:00Z" w16du:dateUtc="2026-04-12T16:59:00Z">
        <w:r w:rsidR="006B585C">
          <w:rPr>
            <w:rFonts w:ascii="Times New Roman" w:hAnsi="Times New Roman" w:cs="Times New Roman"/>
          </w:rPr>
          <w:t>What</w:t>
        </w:r>
      </w:ins>
      <w:ins w:id="2661" w:author="Benton, Deon" w:date="2026-04-12T11:57:00Z" w16du:dateUtc="2026-04-12T16:57:00Z">
        <w:r w:rsidR="006B585C">
          <w:rPr>
            <w:rFonts w:ascii="Times New Roman" w:hAnsi="Times New Roman" w:cs="Times New Roman"/>
          </w:rPr>
          <w:t xml:space="preserve"> this means for the looking behavior of networks in the Control condition during the test phase</w:t>
        </w:r>
      </w:ins>
      <w:ins w:id="2662" w:author="Benton, Deon" w:date="2026-04-12T11:59:00Z" w16du:dateUtc="2026-04-12T16:59:00Z">
        <w:r w:rsidR="006B585C">
          <w:rPr>
            <w:rFonts w:ascii="Times New Roman" w:hAnsi="Times New Roman" w:cs="Times New Roman"/>
          </w:rPr>
          <w:t xml:space="preserve"> is that the presence of one comp</w:t>
        </w:r>
      </w:ins>
      <w:ins w:id="2663" w:author="Benton, Deon" w:date="2026-04-12T12:00:00Z" w16du:dateUtc="2026-04-12T17:00:00Z">
        <w:r w:rsidR="006B585C">
          <w:rPr>
            <w:rFonts w:ascii="Times New Roman" w:hAnsi="Times New Roman" w:cs="Times New Roman"/>
          </w:rPr>
          <w:t>onent of the relation (i.e., arced motion) will not activate as strongly the representation</w:t>
        </w:r>
      </w:ins>
      <w:ins w:id="2664" w:author="Benton, Deon" w:date="2026-04-12T12:01:00Z" w16du:dateUtc="2026-04-12T17:01:00Z">
        <w:r w:rsidR="006B585C">
          <w:rPr>
            <w:rFonts w:ascii="Times New Roman" w:hAnsi="Times New Roman" w:cs="Times New Roman"/>
          </w:rPr>
          <w:t>—at the hidden layer—</w:t>
        </w:r>
      </w:ins>
      <w:ins w:id="2665" w:author="Benton, Deon" w:date="2026-04-12T12:00:00Z" w16du:dateUtc="2026-04-12T17:00:00Z">
        <w:r w:rsidR="006B585C">
          <w:rPr>
            <w:rFonts w:ascii="Times New Roman" w:hAnsi="Times New Roman" w:cs="Times New Roman"/>
          </w:rPr>
          <w:t xml:space="preserve">of the other component (i.e., obstacles). </w:t>
        </w:r>
      </w:ins>
      <w:ins w:id="2666" w:author="Benton, Deon" w:date="2026-04-17T10:16:00Z" w16du:dateUtc="2026-04-17T15:16:00Z">
        <w:r w:rsidR="00690B39">
          <w:rPr>
            <w:rFonts w:ascii="Times New Roman" w:hAnsi="Times New Roman" w:cs="Times New Roman"/>
          </w:rPr>
          <w:t>The fact that the hidden representation is reactivated</w:t>
        </w:r>
      </w:ins>
      <w:ins w:id="2667" w:author="Benton, Deon" w:date="2026-04-17T10:17:00Z" w16du:dateUtc="2026-04-17T15:17:00Z">
        <w:r w:rsidR="00690B39">
          <w:rPr>
            <w:rFonts w:ascii="Times New Roman" w:hAnsi="Times New Roman" w:cs="Times New Roman"/>
          </w:rPr>
          <w:t xml:space="preserve"> means that networks in ALIAS-2 will look longer at the Inefficient test event than at the Efficient one. Yet, because such activation is dampened means that the </w:t>
        </w:r>
      </w:ins>
      <w:ins w:id="2668" w:author="Benton, Deon" w:date="2026-04-17T10:18:00Z" w16du:dateUtc="2026-04-17T15:18:00Z">
        <w:r w:rsidR="00690B39">
          <w:rPr>
            <w:rFonts w:ascii="Times New Roman" w:hAnsi="Times New Roman" w:cs="Times New Roman"/>
          </w:rPr>
          <w:t xml:space="preserve">difference in looking to the Inefficient and Efficient test events will be smaller </w:t>
        </w:r>
      </w:ins>
      <w:ins w:id="2669" w:author="Benton, Deon" w:date="2026-04-17T10:19:00Z" w16du:dateUtc="2026-04-17T15:19:00Z">
        <w:r w:rsidR="00016D6C">
          <w:rPr>
            <w:rFonts w:ascii="Times New Roman" w:hAnsi="Times New Roman" w:cs="Times New Roman"/>
          </w:rPr>
          <w:t xml:space="preserve">for networks in the Control condition </w:t>
        </w:r>
      </w:ins>
      <w:ins w:id="2670" w:author="Benton, Deon" w:date="2026-04-17T10:18:00Z" w16du:dateUtc="2026-04-17T15:18:00Z">
        <w:r w:rsidR="00690B39">
          <w:rPr>
            <w:rFonts w:ascii="Times New Roman" w:hAnsi="Times New Roman" w:cs="Times New Roman"/>
          </w:rPr>
          <w:t xml:space="preserve">than that </w:t>
        </w:r>
      </w:ins>
      <w:ins w:id="2671" w:author="Benton, Deon" w:date="2026-04-17T10:19:00Z" w16du:dateUtc="2026-04-17T15:19:00Z">
        <w:r w:rsidR="00016D6C">
          <w:rPr>
            <w:rFonts w:ascii="Times New Roman" w:hAnsi="Times New Roman" w:cs="Times New Roman"/>
          </w:rPr>
          <w:t xml:space="preserve">for networks </w:t>
        </w:r>
      </w:ins>
      <w:ins w:id="2672" w:author="Benton, Deon" w:date="2026-04-17T10:18:00Z" w16du:dateUtc="2026-04-17T15:18:00Z">
        <w:r w:rsidR="00690B39">
          <w:rPr>
            <w:rFonts w:ascii="Times New Roman" w:hAnsi="Times New Roman" w:cs="Times New Roman"/>
          </w:rPr>
          <w:t xml:space="preserve">in the </w:t>
        </w:r>
      </w:ins>
      <w:ins w:id="2673" w:author="Benton, Deon" w:date="2026-04-17T10:19:00Z" w16du:dateUtc="2026-04-17T15:19:00Z">
        <w:r w:rsidR="00016D6C">
          <w:rPr>
            <w:rFonts w:ascii="Times New Roman" w:hAnsi="Times New Roman" w:cs="Times New Roman"/>
          </w:rPr>
          <w:t>Experimental</w:t>
        </w:r>
      </w:ins>
      <w:ins w:id="2674" w:author="Benton, Deon" w:date="2026-04-17T10:18:00Z" w16du:dateUtc="2026-04-17T15:18:00Z">
        <w:r w:rsidR="00690B39">
          <w:rPr>
            <w:rFonts w:ascii="Times New Roman" w:hAnsi="Times New Roman" w:cs="Times New Roman"/>
          </w:rPr>
          <w:t xml:space="preserve"> </w:t>
        </w:r>
        <w:r w:rsidR="00690B39">
          <w:rPr>
            <w:rFonts w:ascii="Times New Roman" w:hAnsi="Times New Roman" w:cs="Times New Roman"/>
          </w:rPr>
          <w:lastRenderedPageBreak/>
          <w:t>condition</w:t>
        </w:r>
      </w:ins>
      <w:ins w:id="2675" w:author="Benton, Deon" w:date="2026-04-17T10:20:00Z" w16du:dateUtc="2026-04-17T15:20:00Z">
        <w:r w:rsidR="00016D6C">
          <w:rPr>
            <w:rFonts w:ascii="Times New Roman" w:hAnsi="Times New Roman" w:cs="Times New Roman"/>
          </w:rPr>
          <w:t>.</w:t>
        </w:r>
      </w:ins>
      <w:ins w:id="2676" w:author="Benton, Deon" w:date="2026-04-17T10:24:00Z" w16du:dateUtc="2026-04-17T15:24:00Z">
        <w:r w:rsidR="00B51A35">
          <w:rPr>
            <w:rFonts w:ascii="Times New Roman" w:hAnsi="Times New Roman" w:cs="Times New Roman"/>
          </w:rPr>
          <w:t xml:space="preserve"> The fact that ALIAS outperformed ALIAS-2 suggests that differential salience is necessary for ALIAS to reproduce the full pattern of data. </w:t>
        </w:r>
      </w:ins>
      <w:del w:id="2677" w:author="Benton, Deon" w:date="2026-04-17T10:51:00Z" w16du:dateUtc="2026-04-17T15:51:00Z">
        <w:r w:rsidR="002B7F6C" w:rsidDel="00931151">
          <w:rPr>
            <w:rFonts w:ascii="Times New Roman" w:hAnsi="Times New Roman" w:cs="Times New Roman"/>
          </w:rPr>
          <w:delText xml:space="preserve"> </w:delText>
        </w:r>
      </w:del>
    </w:p>
    <w:p w14:paraId="79427DB3" w14:textId="3D246A9A" w:rsidR="00A31190" w:rsidRPr="00700E08" w:rsidRDefault="00A31190"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p w14:paraId="3ABC8C3C" w14:textId="77777777" w:rsidR="00524642" w:rsidRDefault="00524642" w:rsidP="00524642">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 xml:space="preserve">Discussion </w:t>
      </w:r>
    </w:p>
    <w:p w14:paraId="47B005BD" w14:textId="18470054" w:rsidR="0074311C" w:rsidRDefault="00524642" w:rsidP="002B13EE">
      <w:pPr>
        <w:spacing w:line="480" w:lineRule="auto"/>
        <w:contextualSpacing/>
        <w:rPr>
          <w:ins w:id="2678" w:author="Benton, Deon" w:date="2026-03-26T10:50:00Z" w16du:dateUtc="2026-03-26T15:50:00Z"/>
          <w:rFonts w:ascii="Times New Roman" w:eastAsia="Times New Roman" w:hAnsi="Times New Roman" w:cs="Times New Roman"/>
        </w:rPr>
      </w:pPr>
      <w:r>
        <w:rPr>
          <w:rFonts w:ascii="Times New Roman" w:eastAsia="Times New Roman" w:hAnsi="Times New Roman" w:cs="Times New Roman"/>
        </w:rPr>
        <w:tab/>
      </w:r>
      <w:r w:rsidR="003D0F3D">
        <w:rPr>
          <w:rFonts w:ascii="Times New Roman" w:eastAsia="Times New Roman" w:hAnsi="Times New Roman" w:cs="Times New Roman"/>
        </w:rPr>
        <w:t xml:space="preserve">Simulation 1a was designed with </w:t>
      </w:r>
      <w:ins w:id="2679" w:author="Benton, Deon" w:date="2026-03-26T10:49:00Z" w16du:dateUtc="2026-03-26T15:49:00Z">
        <w:r w:rsidR="0074311C">
          <w:rPr>
            <w:rFonts w:ascii="Times New Roman" w:eastAsia="Times New Roman" w:hAnsi="Times New Roman" w:cs="Times New Roman"/>
          </w:rPr>
          <w:t xml:space="preserve">three </w:t>
        </w:r>
      </w:ins>
      <w:r w:rsidR="003D0F3D">
        <w:rPr>
          <w:rFonts w:ascii="Times New Roman" w:eastAsia="Times New Roman" w:hAnsi="Times New Roman" w:cs="Times New Roman"/>
        </w:rPr>
        <w:t xml:space="preserve">goals in mind. </w:t>
      </w:r>
      <w:r w:rsidR="005418F5">
        <w:rPr>
          <w:rFonts w:ascii="Times New Roman" w:eastAsia="Times New Roman" w:hAnsi="Times New Roman" w:cs="Times New Roman"/>
        </w:rPr>
        <w:t>First, it</w:t>
      </w:r>
      <w:ins w:id="2680" w:author="Benton, Deon" w:date="2026-03-26T09:42:00Z" w16du:dateUtc="2026-03-26T14:42:00Z">
        <w:r w:rsidR="00FA55F6">
          <w:rPr>
            <w:rFonts w:ascii="Times New Roman" w:eastAsia="Times New Roman" w:hAnsi="Times New Roman" w:cs="Times New Roman"/>
          </w:rPr>
          <w:t xml:space="preserve"> test</w:t>
        </w:r>
      </w:ins>
      <w:r w:rsidR="005418F5">
        <w:rPr>
          <w:rFonts w:ascii="Times New Roman" w:eastAsia="Times New Roman" w:hAnsi="Times New Roman" w:cs="Times New Roman"/>
        </w:rPr>
        <w:t>ed</w:t>
      </w:r>
      <w:r w:rsidR="003D0F3D">
        <w:rPr>
          <w:rFonts w:ascii="Times New Roman" w:eastAsia="Times New Roman" w:hAnsi="Times New Roman" w:cs="Times New Roman"/>
        </w:rPr>
        <w:t xml:space="preserve"> whether </w:t>
      </w:r>
      <w:ins w:id="2681" w:author="Benton, Deon" w:date="2026-03-03T15:35:00Z" w16du:dateUtc="2026-03-03T21:35:00Z">
        <w:r w:rsidR="00C238C5">
          <w:rPr>
            <w:rFonts w:ascii="Times New Roman" w:eastAsia="Times New Roman" w:hAnsi="Times New Roman" w:cs="Times New Roman"/>
          </w:rPr>
          <w:t xml:space="preserve">infants’ </w:t>
        </w:r>
      </w:ins>
      <w:ins w:id="2682" w:author="Benton, Deon" w:date="2026-03-03T16:13:00Z" w16du:dateUtc="2026-03-03T22:13:00Z">
        <w:r w:rsidR="00C1774E">
          <w:rPr>
            <w:rFonts w:ascii="Times New Roman" w:eastAsia="Times New Roman" w:hAnsi="Times New Roman" w:cs="Times New Roman"/>
          </w:rPr>
          <w:t>performance</w:t>
        </w:r>
      </w:ins>
      <w:ins w:id="2683" w:author="Benton, Deon" w:date="2026-03-03T15:35:00Z" w16du:dateUtc="2026-03-03T21:35:00Z">
        <w:r w:rsidR="00C238C5">
          <w:rPr>
            <w:rFonts w:ascii="Times New Roman" w:eastAsia="Times New Roman" w:hAnsi="Times New Roman" w:cs="Times New Roman"/>
          </w:rPr>
          <w:t xml:space="preserve"> in </w:t>
        </w:r>
      </w:ins>
      <w:ins w:id="2684" w:author="Benton, Deon" w:date="2026-03-03T16:13:00Z" w16du:dateUtc="2026-03-03T22:13:00Z">
        <w:r w:rsidR="00110DF9">
          <w:rPr>
            <w:rFonts w:ascii="Times New Roman" w:eastAsia="Times New Roman" w:hAnsi="Times New Roman" w:cs="Times New Roman"/>
          </w:rPr>
          <w:t>action-</w:t>
        </w:r>
      </w:ins>
      <w:ins w:id="2685" w:author="Benton, Deon" w:date="2026-03-03T15:41:00Z" w16du:dateUtc="2026-03-03T21:41:00Z">
        <w:r w:rsidR="00D969E0">
          <w:rPr>
            <w:rFonts w:ascii="Times New Roman" w:eastAsia="Times New Roman" w:hAnsi="Times New Roman" w:cs="Times New Roman"/>
          </w:rPr>
          <w:t>understanding studies that use animate-like entities</w:t>
        </w:r>
      </w:ins>
      <w:ins w:id="2686" w:author="Benton, Deon" w:date="2026-03-03T15:36:00Z" w16du:dateUtc="2026-03-03T21:36:00Z">
        <w:r w:rsidR="00837327">
          <w:rPr>
            <w:rFonts w:ascii="Times New Roman" w:eastAsia="Times New Roman" w:hAnsi="Times New Roman" w:cs="Times New Roman"/>
          </w:rPr>
          <w:t xml:space="preserve"> can be explained </w:t>
        </w:r>
      </w:ins>
      <w:ins w:id="2687" w:author="Benton, Deon" w:date="2026-03-03T15:43:00Z" w16du:dateUtc="2026-03-03T21:43:00Z">
        <w:r w:rsidR="00773F36">
          <w:rPr>
            <w:rFonts w:ascii="Times New Roman" w:eastAsia="Times New Roman" w:hAnsi="Times New Roman" w:cs="Times New Roman"/>
          </w:rPr>
          <w:t>by</w:t>
        </w:r>
      </w:ins>
      <w:ins w:id="2688" w:author="Benton, Deon" w:date="2026-03-03T15:36:00Z" w16du:dateUtc="2026-03-03T21:36:00Z">
        <w:r w:rsidR="00837327">
          <w:rPr>
            <w:rFonts w:ascii="Times New Roman" w:eastAsia="Times New Roman" w:hAnsi="Times New Roman" w:cs="Times New Roman"/>
          </w:rPr>
          <w:t xml:space="preserve"> </w:t>
        </w:r>
      </w:ins>
      <w:ins w:id="2689" w:author="Benton, Deon" w:date="2026-03-03T15:40:00Z" w16du:dateUtc="2026-03-03T21:40:00Z">
        <w:r w:rsidR="00931876">
          <w:rPr>
            <w:rFonts w:ascii="Times New Roman" w:eastAsia="Times New Roman" w:hAnsi="Times New Roman" w:cs="Times New Roman"/>
          </w:rPr>
          <w:t xml:space="preserve">an associative learning mechanism that operates over </w:t>
        </w:r>
      </w:ins>
      <w:ins w:id="2690" w:author="Benton, Deon" w:date="2026-03-03T15:42:00Z" w16du:dateUtc="2026-03-03T21:42:00Z">
        <w:r w:rsidR="00D969E0">
          <w:rPr>
            <w:rFonts w:ascii="Times New Roman" w:eastAsia="Times New Roman" w:hAnsi="Times New Roman" w:cs="Times New Roman"/>
          </w:rPr>
          <w:t>the</w:t>
        </w:r>
      </w:ins>
      <w:ins w:id="2691" w:author="Benton, Deon" w:date="2026-03-03T15:39:00Z" w16du:dateUtc="2026-03-03T21:39:00Z">
        <w:r w:rsidR="00931876">
          <w:rPr>
            <w:rFonts w:ascii="Times New Roman" w:eastAsia="Times New Roman" w:hAnsi="Times New Roman" w:cs="Times New Roman"/>
          </w:rPr>
          <w:t xml:space="preserve"> low-level, perceptually grounded</w:t>
        </w:r>
      </w:ins>
      <w:ins w:id="2692" w:author="Benton, Deon" w:date="2026-03-03T15:44:00Z" w16du:dateUtc="2026-03-03T21:44:00Z">
        <w:r w:rsidR="00773F36">
          <w:rPr>
            <w:rFonts w:ascii="Times New Roman" w:eastAsia="Times New Roman" w:hAnsi="Times New Roman" w:cs="Times New Roman"/>
          </w:rPr>
          <w:t xml:space="preserve"> </w:t>
        </w:r>
      </w:ins>
      <w:ins w:id="2693" w:author="Benton, Deon" w:date="2026-03-03T15:37:00Z" w16du:dateUtc="2026-03-03T21:37:00Z">
        <w:r w:rsidR="00837327">
          <w:rPr>
            <w:rFonts w:ascii="Times New Roman" w:eastAsia="Times New Roman" w:hAnsi="Times New Roman" w:cs="Times New Roman"/>
          </w:rPr>
          <w:t>kinematics</w:t>
        </w:r>
      </w:ins>
      <w:ins w:id="2694" w:author="Benton, Deon" w:date="2026-03-03T15:42:00Z" w16du:dateUtc="2026-03-03T21:42:00Z">
        <w:r w:rsidR="00D969E0">
          <w:rPr>
            <w:rFonts w:ascii="Times New Roman" w:eastAsia="Times New Roman" w:hAnsi="Times New Roman" w:cs="Times New Roman"/>
          </w:rPr>
          <w:t xml:space="preserve"> of motion and the surface features of the objects involved</w:t>
        </w:r>
      </w:ins>
      <w:ins w:id="2695" w:author="Benton, Deon" w:date="2026-03-03T15:40:00Z" w16du:dateUtc="2026-03-03T21:40:00Z">
        <w:r w:rsidR="00931876">
          <w:rPr>
            <w:rFonts w:ascii="Times New Roman" w:eastAsia="Times New Roman" w:hAnsi="Times New Roman" w:cs="Times New Roman"/>
          </w:rPr>
          <w:t xml:space="preserve">. </w:t>
        </w:r>
      </w:ins>
      <w:r w:rsidR="005418F5">
        <w:rPr>
          <w:rFonts w:ascii="Times New Roman" w:eastAsia="Times New Roman" w:hAnsi="Times New Roman" w:cs="Times New Roman"/>
        </w:rPr>
        <w:t>Second, it compared</w:t>
      </w:r>
      <w:ins w:id="2696" w:author="Benton, Deon" w:date="2026-04-17T10:22:00Z" w16du:dateUtc="2026-04-17T15:22:00Z">
        <w:r w:rsidR="00E721C5">
          <w:rPr>
            <w:rFonts w:ascii="Times New Roman" w:eastAsia="Times New Roman" w:hAnsi="Times New Roman" w:cs="Times New Roman"/>
          </w:rPr>
          <w:t xml:space="preserve"> the performance of a computational instantiation of this proposal in a model called </w:t>
        </w:r>
      </w:ins>
      <w:ins w:id="2697" w:author="Benton, Deon" w:date="2026-03-26T09:43:00Z" w16du:dateUtc="2026-03-26T14:43:00Z">
        <w:r w:rsidR="00FA55F6">
          <w:rPr>
            <w:rFonts w:ascii="Times New Roman" w:eastAsia="Times New Roman" w:hAnsi="Times New Roman" w:cs="Times New Roman"/>
          </w:rPr>
          <w:t xml:space="preserve">ALIAS to </w:t>
        </w:r>
      </w:ins>
      <w:ins w:id="2698" w:author="Benton, Deon" w:date="2026-03-26T09:45:00Z" w16du:dateUtc="2026-03-26T14:45:00Z">
        <w:r w:rsidR="009D31F3">
          <w:rPr>
            <w:rFonts w:ascii="Times New Roman" w:eastAsia="Times New Roman" w:hAnsi="Times New Roman" w:cs="Times New Roman"/>
          </w:rPr>
          <w:t>that of OM10</w:t>
        </w:r>
      </w:ins>
      <w:ins w:id="2699" w:author="Benton, Deon" w:date="2026-04-17T10:22:00Z" w16du:dateUtc="2026-04-17T15:22:00Z">
        <w:r w:rsidR="00E721C5">
          <w:rPr>
            <w:rFonts w:ascii="Times New Roman" w:eastAsia="Times New Roman" w:hAnsi="Times New Roman" w:cs="Times New Roman"/>
          </w:rPr>
          <w:t xml:space="preserve"> and an extended versio</w:t>
        </w:r>
      </w:ins>
      <w:ins w:id="2700" w:author="Benton, Deon" w:date="2026-04-17T10:23:00Z" w16du:dateUtc="2026-04-17T15:23:00Z">
        <w:r w:rsidR="00E721C5">
          <w:rPr>
            <w:rFonts w:ascii="Times New Roman" w:eastAsia="Times New Roman" w:hAnsi="Times New Roman" w:cs="Times New Roman"/>
          </w:rPr>
          <w:t xml:space="preserve">n of this model that more faithfully captures the experimental set-up that infants experience in action understanding studies called OM-10. </w:t>
        </w:r>
      </w:ins>
      <w:ins w:id="2701" w:author="Benton, Deon" w:date="2026-03-26T10:49:00Z" w16du:dateUtc="2026-03-26T15:49:00Z">
        <w:r w:rsidR="0074311C">
          <w:rPr>
            <w:rFonts w:ascii="Times New Roman" w:eastAsia="Times New Roman" w:hAnsi="Times New Roman" w:cs="Times New Roman"/>
          </w:rPr>
          <w:t>Th</w:t>
        </w:r>
      </w:ins>
      <w:r w:rsidR="005418F5">
        <w:rPr>
          <w:rFonts w:ascii="Times New Roman" w:eastAsia="Times New Roman" w:hAnsi="Times New Roman" w:cs="Times New Roman"/>
        </w:rPr>
        <w:t xml:space="preserve">ird, it assessed </w:t>
      </w:r>
      <w:ins w:id="2702" w:author="Benton, Deon" w:date="2026-03-26T12:33:00Z" w16du:dateUtc="2026-03-26T17:33:00Z">
        <w:r w:rsidR="00E93CDA">
          <w:rPr>
            <w:rFonts w:ascii="Times New Roman" w:eastAsia="Times New Roman" w:hAnsi="Times New Roman" w:cs="Times New Roman"/>
          </w:rPr>
          <w:t>a</w:t>
        </w:r>
      </w:ins>
      <w:ins w:id="2703" w:author="Benton, Deon" w:date="2026-03-26T10:52:00Z" w16du:dateUtc="2026-03-26T15:52:00Z">
        <w:r w:rsidR="00CF0FB0">
          <w:rPr>
            <w:rFonts w:ascii="Times New Roman" w:eastAsia="Times New Roman" w:hAnsi="Times New Roman" w:cs="Times New Roman"/>
          </w:rPr>
          <w:t xml:space="preserve"> key assumption of the present account</w:t>
        </w:r>
      </w:ins>
      <w:ins w:id="2704" w:author="Benton, Deon" w:date="2026-03-26T12:33:00Z" w16du:dateUtc="2026-03-26T17:33:00Z">
        <w:r w:rsidR="00E93CDA">
          <w:rPr>
            <w:rFonts w:ascii="Times New Roman" w:eastAsia="Times New Roman" w:hAnsi="Times New Roman" w:cs="Times New Roman"/>
          </w:rPr>
          <w:t>:</w:t>
        </w:r>
      </w:ins>
      <w:r w:rsidR="005418F5">
        <w:rPr>
          <w:rFonts w:ascii="Times New Roman" w:eastAsia="Times New Roman" w:hAnsi="Times New Roman" w:cs="Times New Roman"/>
        </w:rPr>
        <w:t xml:space="preserve"> Infants’ looking behaviors in action understanding studies is based, at least in part, on </w:t>
      </w:r>
      <w:r w:rsidR="00A273F5">
        <w:rPr>
          <w:rFonts w:ascii="Times New Roman" w:eastAsia="Times New Roman" w:hAnsi="Times New Roman" w:cs="Times New Roman"/>
        </w:rPr>
        <w:t xml:space="preserve">how obstacles and arced motions are </w:t>
      </w:r>
      <w:r w:rsidR="000D78BD">
        <w:rPr>
          <w:rFonts w:ascii="Times New Roman" w:eastAsia="Times New Roman" w:hAnsi="Times New Roman" w:cs="Times New Roman"/>
        </w:rPr>
        <w:t>positioned relative to</w:t>
      </w:r>
      <w:r w:rsidR="00D05D3F">
        <w:rPr>
          <w:rFonts w:ascii="Times New Roman" w:eastAsia="Times New Roman" w:hAnsi="Times New Roman" w:cs="Times New Roman"/>
        </w:rPr>
        <w:t xml:space="preserve"> and </w:t>
      </w:r>
      <w:r w:rsidR="001D2A53">
        <w:rPr>
          <w:rFonts w:ascii="Times New Roman" w:eastAsia="Times New Roman" w:hAnsi="Times New Roman" w:cs="Times New Roman"/>
        </w:rPr>
        <w:t xml:space="preserve">thus </w:t>
      </w:r>
      <w:r w:rsidR="00D05D3F">
        <w:rPr>
          <w:rFonts w:ascii="Times New Roman" w:eastAsia="Times New Roman" w:hAnsi="Times New Roman" w:cs="Times New Roman"/>
        </w:rPr>
        <w:t>associated with</w:t>
      </w:r>
      <w:r w:rsidR="000D78BD">
        <w:rPr>
          <w:rFonts w:ascii="Times New Roman" w:eastAsia="Times New Roman" w:hAnsi="Times New Roman" w:cs="Times New Roman"/>
        </w:rPr>
        <w:t xml:space="preserve"> one another</w:t>
      </w:r>
      <w:r w:rsidR="00A273F5">
        <w:rPr>
          <w:rFonts w:ascii="Times New Roman" w:eastAsia="Times New Roman" w:hAnsi="Times New Roman" w:cs="Times New Roman"/>
        </w:rPr>
        <w:t>.</w:t>
      </w:r>
      <w:ins w:id="2705" w:author="Benton, Deon" w:date="2026-03-26T12:33:00Z" w16du:dateUtc="2026-03-26T17:33:00Z">
        <w:r w:rsidR="00E93CDA">
          <w:rPr>
            <w:rFonts w:ascii="Times New Roman" w:eastAsia="Times New Roman" w:hAnsi="Times New Roman" w:cs="Times New Roman"/>
          </w:rPr>
          <w:t xml:space="preserve"> </w:t>
        </w:r>
      </w:ins>
      <w:r w:rsidR="000D78BD">
        <w:rPr>
          <w:rFonts w:ascii="Times New Roman" w:eastAsia="Times New Roman" w:hAnsi="Times New Roman" w:cs="Times New Roman"/>
        </w:rPr>
        <w:t>The critical idea here is that o</w:t>
      </w:r>
      <w:r w:rsidR="00F4718D">
        <w:rPr>
          <w:rFonts w:ascii="Times New Roman" w:eastAsia="Times New Roman" w:hAnsi="Times New Roman" w:cs="Times New Roman"/>
        </w:rPr>
        <w:t>bstacles</w:t>
      </w:r>
      <w:ins w:id="2706" w:author="Benton, Deon" w:date="2026-03-26T13:58:00Z" w16du:dateUtc="2026-03-26T18:58:00Z">
        <w:r w:rsidR="00411D5D">
          <w:rPr>
            <w:rFonts w:ascii="Times New Roman" w:eastAsia="Times New Roman" w:hAnsi="Times New Roman" w:cs="Times New Roman"/>
          </w:rPr>
          <w:t xml:space="preserve"> located in the </w:t>
        </w:r>
      </w:ins>
      <w:r w:rsidR="002F7452">
        <w:rPr>
          <w:rFonts w:ascii="Times New Roman" w:eastAsia="Times New Roman" w:hAnsi="Times New Roman" w:cs="Times New Roman"/>
        </w:rPr>
        <w:t xml:space="preserve">periphery of a visual scene </w:t>
      </w:r>
      <w:r w:rsidR="000D78BD">
        <w:rPr>
          <w:rFonts w:ascii="Times New Roman" w:eastAsia="Times New Roman" w:hAnsi="Times New Roman" w:cs="Times New Roman"/>
        </w:rPr>
        <w:t xml:space="preserve">should be </w:t>
      </w:r>
      <w:r w:rsidR="00F4718D">
        <w:rPr>
          <w:rFonts w:ascii="Times New Roman" w:eastAsia="Times New Roman" w:hAnsi="Times New Roman" w:cs="Times New Roman"/>
        </w:rPr>
        <w:t xml:space="preserve">less visually salient than </w:t>
      </w:r>
      <w:r w:rsidR="008E3722">
        <w:rPr>
          <w:rFonts w:ascii="Times New Roman" w:eastAsia="Times New Roman" w:hAnsi="Times New Roman" w:cs="Times New Roman"/>
        </w:rPr>
        <w:t>those</w:t>
      </w:r>
      <w:r w:rsidR="00F4718D">
        <w:rPr>
          <w:rFonts w:ascii="Times New Roman" w:eastAsia="Times New Roman" w:hAnsi="Times New Roman" w:cs="Times New Roman"/>
        </w:rPr>
        <w:t xml:space="preserve"> located</w:t>
      </w:r>
      <w:r w:rsidR="008E3722">
        <w:rPr>
          <w:rFonts w:ascii="Times New Roman" w:eastAsia="Times New Roman" w:hAnsi="Times New Roman" w:cs="Times New Roman"/>
        </w:rPr>
        <w:t xml:space="preserve"> directly beneath arced motion trajectories. </w:t>
      </w:r>
      <w:r w:rsidR="000D78BD">
        <w:rPr>
          <w:rFonts w:ascii="Times New Roman" w:eastAsia="Times New Roman" w:hAnsi="Times New Roman" w:cs="Times New Roman"/>
        </w:rPr>
        <w:t>Such reduced salience of</w:t>
      </w:r>
      <w:r w:rsidR="00D05D3F">
        <w:rPr>
          <w:rFonts w:ascii="Times New Roman" w:eastAsia="Times New Roman" w:hAnsi="Times New Roman" w:cs="Times New Roman"/>
        </w:rPr>
        <w:t xml:space="preserve"> peripherally located</w:t>
      </w:r>
      <w:r w:rsidR="000D78BD">
        <w:rPr>
          <w:rFonts w:ascii="Times New Roman" w:eastAsia="Times New Roman" w:hAnsi="Times New Roman" w:cs="Times New Roman"/>
        </w:rPr>
        <w:t xml:space="preserve"> </w:t>
      </w:r>
      <w:r w:rsidR="00AF4D09">
        <w:rPr>
          <w:rFonts w:ascii="Times New Roman" w:eastAsia="Times New Roman" w:hAnsi="Times New Roman" w:cs="Times New Roman"/>
        </w:rPr>
        <w:t xml:space="preserve">obstacles should </w:t>
      </w:r>
      <w:r w:rsidR="00017757">
        <w:rPr>
          <w:rFonts w:ascii="Times New Roman" w:eastAsia="Times New Roman" w:hAnsi="Times New Roman" w:cs="Times New Roman"/>
        </w:rPr>
        <w:t>not only lead</w:t>
      </w:r>
      <w:r w:rsidR="00AF4D09">
        <w:rPr>
          <w:rFonts w:ascii="Times New Roman" w:eastAsia="Times New Roman" w:hAnsi="Times New Roman" w:cs="Times New Roman"/>
        </w:rPr>
        <w:t xml:space="preserve"> to much weaker learned associations between </w:t>
      </w:r>
      <w:r w:rsidR="00380F5B">
        <w:rPr>
          <w:rFonts w:ascii="Times New Roman" w:eastAsia="Times New Roman" w:hAnsi="Times New Roman" w:cs="Times New Roman"/>
        </w:rPr>
        <w:t>them and arced trajectories</w:t>
      </w:r>
      <w:r w:rsidR="00AF4D09">
        <w:rPr>
          <w:rFonts w:ascii="Times New Roman" w:eastAsia="Times New Roman" w:hAnsi="Times New Roman" w:cs="Times New Roman"/>
        </w:rPr>
        <w:t xml:space="preserve"> </w:t>
      </w:r>
      <w:r w:rsidR="00017757">
        <w:rPr>
          <w:rFonts w:ascii="Times New Roman" w:eastAsia="Times New Roman" w:hAnsi="Times New Roman" w:cs="Times New Roman"/>
        </w:rPr>
        <w:t xml:space="preserve">but to </w:t>
      </w:r>
      <w:r w:rsidR="00217500">
        <w:rPr>
          <w:rFonts w:ascii="Times New Roman" w:eastAsia="Times New Roman" w:hAnsi="Times New Roman" w:cs="Times New Roman"/>
        </w:rPr>
        <w:t>a more</w:t>
      </w:r>
      <w:r w:rsidR="00017757">
        <w:rPr>
          <w:rFonts w:ascii="Times New Roman" w:eastAsia="Times New Roman" w:hAnsi="Times New Roman" w:cs="Times New Roman"/>
        </w:rPr>
        <w:t xml:space="preserve"> diminished expectation for one of the components of this association (e.g., obstacles) given the other component (e.g., arced motion)</w:t>
      </w:r>
      <w:r w:rsidR="00217500">
        <w:rPr>
          <w:rFonts w:ascii="Times New Roman" w:eastAsia="Times New Roman" w:hAnsi="Times New Roman" w:cs="Times New Roman"/>
        </w:rPr>
        <w:t xml:space="preserve"> </w:t>
      </w:r>
      <w:r w:rsidR="00F82B89">
        <w:rPr>
          <w:rFonts w:ascii="Times New Roman" w:eastAsia="Times New Roman" w:hAnsi="Times New Roman" w:cs="Times New Roman"/>
        </w:rPr>
        <w:t xml:space="preserve">compared to when obstacles are positioned beneath the trajectories. This leads to the prediction that </w:t>
      </w:r>
      <w:r w:rsidR="007C1AA1">
        <w:rPr>
          <w:rFonts w:ascii="Times New Roman" w:eastAsia="Times New Roman" w:hAnsi="Times New Roman" w:cs="Times New Roman"/>
        </w:rPr>
        <w:t xml:space="preserve">infants habituated to a constrained jumping event should show a greater increase in </w:t>
      </w:r>
      <w:r w:rsidR="0054686B">
        <w:rPr>
          <w:rFonts w:ascii="Times New Roman" w:eastAsia="Times New Roman" w:hAnsi="Times New Roman" w:cs="Times New Roman"/>
        </w:rPr>
        <w:t xml:space="preserve">looking to a </w:t>
      </w:r>
      <w:r w:rsidR="007C1AA1">
        <w:rPr>
          <w:rFonts w:ascii="Times New Roman" w:eastAsia="Times New Roman" w:hAnsi="Times New Roman" w:cs="Times New Roman"/>
        </w:rPr>
        <w:t>barrierless arced motion test event than infants habituated to an unconstrained jumping event.</w:t>
      </w:r>
      <w:r w:rsidR="00965D87">
        <w:rPr>
          <w:rFonts w:ascii="Times New Roman" w:eastAsia="Times New Roman" w:hAnsi="Times New Roman" w:cs="Times New Roman"/>
        </w:rPr>
        <w:t xml:space="preserve"> </w:t>
      </w:r>
    </w:p>
    <w:p w14:paraId="4D08DD98" w14:textId="04EC5CB5" w:rsidR="003A5184" w:rsidRPr="006E1736" w:rsidRDefault="0061265A" w:rsidP="00B42423">
      <w:pPr>
        <w:spacing w:line="480" w:lineRule="auto"/>
        <w:ind w:firstLine="720"/>
        <w:contextualSpacing/>
        <w:rPr>
          <w:ins w:id="2707" w:author="Benton, Deon" w:date="2026-04-17T10:35:00Z" w16du:dateUtc="2026-04-17T15:35:00Z"/>
          <w:rFonts w:ascii="Times New Roman" w:hAnsi="Times New Roman" w:cs="Times New Roman"/>
        </w:rPr>
      </w:pPr>
      <w:ins w:id="2708" w:author="Benton, Deon" w:date="2026-03-26T10:14:00Z" w16du:dateUtc="2026-03-26T15:14:00Z">
        <w:r>
          <w:rPr>
            <w:rFonts w:ascii="Times New Roman" w:eastAsia="Times New Roman" w:hAnsi="Times New Roman" w:cs="Times New Roman"/>
          </w:rPr>
          <w:lastRenderedPageBreak/>
          <w:t>In terms of the first aim, the results revealed that</w:t>
        </w:r>
      </w:ins>
      <w:ins w:id="2709" w:author="Benton, Deon" w:date="2026-03-26T10:09:00Z" w16du:dateUtc="2026-03-26T15:09:00Z">
        <w:r w:rsidR="00DB6811">
          <w:rPr>
            <w:rFonts w:ascii="Times New Roman" w:eastAsia="Times New Roman" w:hAnsi="Times New Roman" w:cs="Times New Roman"/>
          </w:rPr>
          <w:t xml:space="preserve"> ALIAS</w:t>
        </w:r>
        <w:r w:rsidR="00642345">
          <w:rPr>
            <w:rFonts w:ascii="Times New Roman" w:eastAsia="Times New Roman" w:hAnsi="Times New Roman" w:cs="Times New Roman"/>
          </w:rPr>
          <w:t xml:space="preserve"> can explain infants’ looking behaviors in studies in which animate-like entities engage in </w:t>
        </w:r>
      </w:ins>
      <w:r w:rsidR="002052C3">
        <w:rPr>
          <w:rFonts w:ascii="Times New Roman" w:eastAsia="Times New Roman" w:hAnsi="Times New Roman" w:cs="Times New Roman"/>
        </w:rPr>
        <w:t>actions that putatively vary in their efficiency</w:t>
      </w:r>
      <w:ins w:id="2710" w:author="Benton, Deon" w:date="2026-03-26T10:09:00Z" w16du:dateUtc="2026-03-26T15:09:00Z">
        <w:r w:rsidR="00642345">
          <w:rPr>
            <w:rFonts w:ascii="Times New Roman" w:eastAsia="Times New Roman" w:hAnsi="Times New Roman" w:cs="Times New Roman"/>
          </w:rPr>
          <w:t>.</w:t>
        </w:r>
      </w:ins>
      <w:ins w:id="2711" w:author="Benton, Deon" w:date="2026-03-26T10:10:00Z" w16du:dateUtc="2026-03-26T15:10:00Z">
        <w:r w:rsidR="00642345">
          <w:rPr>
            <w:rFonts w:ascii="Times New Roman" w:eastAsia="Times New Roman" w:hAnsi="Times New Roman" w:cs="Times New Roman"/>
          </w:rPr>
          <w:t xml:space="preserve"> Specifically, networks that were habituated to an event in which arced motion occurred over an obstacle looked longer at (i.e., produced greater error to) the Inefficient test event than at the Efficient one; networks looked equally long at both test events if the arced motion occurred beside the barrier during habituation. </w:t>
        </w:r>
      </w:ins>
      <w:ins w:id="2712" w:author="Benton, Deon" w:date="2026-04-17T10:39:00Z" w16du:dateUtc="2026-04-17T15:39:00Z">
        <w:r w:rsidR="0086354B">
          <w:rPr>
            <w:rFonts w:ascii="Times New Roman" w:eastAsia="Times New Roman" w:hAnsi="Times New Roman" w:cs="Times New Roman"/>
          </w:rPr>
          <w:t>The fact that</w:t>
        </w:r>
      </w:ins>
      <w:ins w:id="2713" w:author="Benton, Deon" w:date="2026-04-17T10:40:00Z" w16du:dateUtc="2026-04-17T15:40:00Z">
        <w:r w:rsidR="0086354B">
          <w:rPr>
            <w:rFonts w:ascii="Times New Roman" w:eastAsia="Times New Roman" w:hAnsi="Times New Roman" w:cs="Times New Roman"/>
          </w:rPr>
          <w:t xml:space="preserve"> two separate connectionist models (i.e., ALIAS and OM1</w:t>
        </w:r>
      </w:ins>
      <w:ins w:id="2714" w:author="Benton, Deon" w:date="2026-04-17T10:41:00Z" w16du:dateUtc="2026-04-17T15:41:00Z">
        <w:r w:rsidR="0086354B">
          <w:rPr>
            <w:rFonts w:ascii="Times New Roman" w:eastAsia="Times New Roman" w:hAnsi="Times New Roman" w:cs="Times New Roman"/>
          </w:rPr>
          <w:t xml:space="preserve">0) </w:t>
        </w:r>
      </w:ins>
      <w:ins w:id="2715" w:author="Benton, Deon" w:date="2026-04-17T10:40:00Z" w16du:dateUtc="2026-04-17T15:40:00Z">
        <w:r w:rsidR="0086354B">
          <w:rPr>
            <w:rFonts w:ascii="Times New Roman" w:eastAsia="Times New Roman" w:hAnsi="Times New Roman" w:cs="Times New Roman"/>
          </w:rPr>
          <w:t xml:space="preserve">have now been shown successfully to reproduce infants’ looking behaviors </w:t>
        </w:r>
      </w:ins>
      <w:ins w:id="2716" w:author="Benton, Deon" w:date="2026-04-17T10:39:00Z" w16du:dateUtc="2026-04-17T15:39:00Z">
        <w:r w:rsidR="00BD3C6F">
          <w:rPr>
            <w:rFonts w:ascii="Times New Roman" w:hAnsi="Times New Roman" w:cs="Times New Roman"/>
          </w:rPr>
          <w:t xml:space="preserve">indicates that connectionist models are well-suited to simulate infant action understanding studies. </w:t>
        </w:r>
      </w:ins>
      <w:ins w:id="2717" w:author="Benton, Deon" w:date="2026-04-17T10:41:00Z" w16du:dateUtc="2026-04-17T15:41:00Z">
        <w:r w:rsidR="00773E77">
          <w:rPr>
            <w:rFonts w:ascii="Times New Roman" w:hAnsi="Times New Roman" w:cs="Times New Roman"/>
          </w:rPr>
          <w:t xml:space="preserve">ALIAS success also suggests that the </w:t>
        </w:r>
      </w:ins>
      <w:ins w:id="2718" w:author="Benton, Deon" w:date="2026-04-17T10:42:00Z" w16du:dateUtc="2026-04-17T15:42:00Z">
        <w:r w:rsidR="00773E77">
          <w:rPr>
            <w:rFonts w:ascii="Times New Roman" w:hAnsi="Times New Roman" w:cs="Times New Roman"/>
          </w:rPr>
          <w:t>mechanistic proposal that it implements may be</w:t>
        </w:r>
      </w:ins>
      <w:ins w:id="2719" w:author="Benton, Deon" w:date="2026-04-17T10:39:00Z" w16du:dateUtc="2026-04-17T15:39:00Z">
        <w:r w:rsidR="00BD3C6F">
          <w:rPr>
            <w:rFonts w:ascii="Times New Roman" w:hAnsi="Times New Roman" w:cs="Times New Roman"/>
          </w:rPr>
          <w:t xml:space="preserve"> sufficient to explain why </w:t>
        </w:r>
      </w:ins>
      <w:ins w:id="2720" w:author="Benton, Deon" w:date="2026-04-17T10:57:00Z" w16du:dateUtc="2026-04-17T15:57:00Z">
        <w:r w:rsidR="006E1736">
          <w:rPr>
            <w:rFonts w:ascii="Times New Roman" w:hAnsi="Times New Roman" w:cs="Times New Roman"/>
          </w:rPr>
          <w:t>and how</w:t>
        </w:r>
      </w:ins>
      <w:ins w:id="2721" w:author="Benton, Deon" w:date="2026-04-17T10:39:00Z" w16du:dateUtc="2026-04-17T15:39:00Z">
        <w:r w:rsidR="00BD3C6F">
          <w:rPr>
            <w:rFonts w:ascii="Times New Roman" w:hAnsi="Times New Roman" w:cs="Times New Roman"/>
          </w:rPr>
          <w:t xml:space="preserve"> infants come to look longer at some events than others</w:t>
        </w:r>
      </w:ins>
      <w:ins w:id="2722" w:author="Benton, Deon" w:date="2026-04-17T10:42:00Z" w16du:dateUtc="2026-04-17T15:42:00Z">
        <w:r w:rsidR="00773E77">
          <w:rPr>
            <w:rFonts w:ascii="Times New Roman" w:hAnsi="Times New Roman" w:cs="Times New Roman"/>
          </w:rPr>
          <w:t xml:space="preserve"> in studies that assess </w:t>
        </w:r>
      </w:ins>
      <w:ins w:id="2723" w:author="Benton, Deon" w:date="2026-04-17T10:57:00Z" w16du:dateUtc="2026-04-17T15:57:00Z">
        <w:r w:rsidR="00EC59B4">
          <w:rPr>
            <w:rFonts w:ascii="Times New Roman" w:hAnsi="Times New Roman" w:cs="Times New Roman"/>
          </w:rPr>
          <w:t xml:space="preserve">their </w:t>
        </w:r>
      </w:ins>
      <w:ins w:id="2724" w:author="Benton, Deon" w:date="2026-04-17T10:42:00Z" w16du:dateUtc="2026-04-17T15:42:00Z">
        <w:r w:rsidR="00773E77">
          <w:rPr>
            <w:rFonts w:ascii="Times New Roman" w:hAnsi="Times New Roman" w:cs="Times New Roman"/>
          </w:rPr>
          <w:t>putative action understanding</w:t>
        </w:r>
      </w:ins>
      <w:ins w:id="2725" w:author="Benton, Deon" w:date="2026-04-17T10:39:00Z" w16du:dateUtc="2026-04-17T15:39:00Z">
        <w:r w:rsidR="00BD3C6F">
          <w:rPr>
            <w:rFonts w:ascii="Times New Roman" w:hAnsi="Times New Roman" w:cs="Times New Roman"/>
          </w:rPr>
          <w:t xml:space="preserve">. </w:t>
        </w:r>
      </w:ins>
      <w:ins w:id="2726" w:author="Benton, Deon" w:date="2026-04-17T10:44:00Z" w16du:dateUtc="2026-04-17T15:44:00Z">
        <w:r w:rsidR="00B42423">
          <w:rPr>
            <w:rFonts w:ascii="Times New Roman" w:hAnsi="Times New Roman" w:cs="Times New Roman"/>
          </w:rPr>
          <w:t xml:space="preserve">Theoretically, </w:t>
        </w:r>
        <w:r w:rsidR="00B42423">
          <w:rPr>
            <w:rFonts w:ascii="Times New Roman" w:eastAsia="Times New Roman" w:hAnsi="Times New Roman" w:cs="Times New Roman"/>
          </w:rPr>
          <w:t xml:space="preserve">this finding that ALIAS could capture infants’ looking performance is </w:t>
        </w:r>
      </w:ins>
      <w:ins w:id="2727" w:author="Benton, Deon" w:date="2026-04-17T10:45:00Z" w16du:dateUtc="2026-04-17T15:45:00Z">
        <w:r w:rsidR="00B42423">
          <w:rPr>
            <w:rFonts w:ascii="Times New Roman" w:eastAsia="Times New Roman" w:hAnsi="Times New Roman" w:cs="Times New Roman"/>
          </w:rPr>
          <w:t xml:space="preserve">important because it </w:t>
        </w:r>
      </w:ins>
      <w:ins w:id="2728" w:author="Benton, Deon" w:date="2026-03-26T10:19:00Z" w16du:dateUtc="2026-03-26T15:19:00Z">
        <w:r w:rsidR="00C14D65">
          <w:rPr>
            <w:rFonts w:ascii="Times New Roman" w:eastAsia="Times New Roman" w:hAnsi="Times New Roman" w:cs="Times New Roman"/>
          </w:rPr>
          <w:t>c</w:t>
        </w:r>
      </w:ins>
      <w:ins w:id="2729" w:author="Benton, Deon" w:date="2026-03-26T10:10:00Z" w16du:dateUtc="2026-03-26T15:10:00Z">
        <w:r w:rsidR="00642345">
          <w:rPr>
            <w:rFonts w:ascii="Times New Roman" w:eastAsia="Times New Roman" w:hAnsi="Times New Roman" w:cs="Times New Roman"/>
          </w:rPr>
          <w:t>alls into question</w:t>
        </w:r>
      </w:ins>
      <w:ins w:id="2730" w:author="Benton, Deon" w:date="2026-03-26T10:13:00Z" w16du:dateUtc="2026-03-26T15:13:00Z">
        <w:r w:rsidR="00F8226D">
          <w:rPr>
            <w:rFonts w:ascii="Times New Roman" w:eastAsia="Times New Roman" w:hAnsi="Times New Roman" w:cs="Times New Roman"/>
          </w:rPr>
          <w:t xml:space="preserve"> the need to assume that infants’ looking performance in action understanding studies is underpinned by </w:t>
        </w:r>
        <w:r>
          <w:rPr>
            <w:rFonts w:ascii="Times New Roman" w:eastAsia="Times New Roman" w:hAnsi="Times New Roman" w:cs="Times New Roman"/>
          </w:rPr>
          <w:t>domain-specific mechanisms such as a teleological stance or</w:t>
        </w:r>
      </w:ins>
      <w:ins w:id="2731" w:author="Benton, Deon" w:date="2026-03-26T10:14:00Z" w16du:dateUtc="2026-03-26T15:14:00Z">
        <w:r>
          <w:rPr>
            <w:rFonts w:ascii="Times New Roman" w:eastAsia="Times New Roman" w:hAnsi="Times New Roman" w:cs="Times New Roman"/>
          </w:rPr>
          <w:t xml:space="preserve"> by conceptually</w:t>
        </w:r>
      </w:ins>
      <w:ins w:id="2732" w:author="Benton, Deon" w:date="2026-03-26T10:13:00Z" w16du:dateUtc="2026-03-26T15:13:00Z">
        <w:r>
          <w:rPr>
            <w:rFonts w:ascii="Times New Roman" w:eastAsia="Times New Roman" w:hAnsi="Times New Roman" w:cs="Times New Roman"/>
          </w:rPr>
          <w:t xml:space="preserve"> rich notions of action</w:t>
        </w:r>
      </w:ins>
      <w:ins w:id="2733" w:author="Benton, Deon" w:date="2026-03-26T10:14:00Z" w16du:dateUtc="2026-03-26T15:14:00Z">
        <w:r>
          <w:rPr>
            <w:rFonts w:ascii="Times New Roman" w:eastAsia="Times New Roman" w:hAnsi="Times New Roman" w:cs="Times New Roman"/>
          </w:rPr>
          <w:t xml:space="preserve"> </w:t>
        </w:r>
      </w:ins>
      <w:ins w:id="2734" w:author="Benton, Deon" w:date="2026-03-26T10:13:00Z" w16du:dateUtc="2026-03-26T15:13:00Z">
        <w:r>
          <w:rPr>
            <w:rFonts w:ascii="Times New Roman" w:eastAsia="Times New Roman" w:hAnsi="Times New Roman" w:cs="Times New Roman"/>
          </w:rPr>
          <w:t>and efficiency</w:t>
        </w:r>
      </w:ins>
      <w:ins w:id="2735" w:author="Benton, Deon" w:date="2026-03-26T10:14:00Z" w16du:dateUtc="2026-03-26T15:14:00Z">
        <w:r>
          <w:rPr>
            <w:rFonts w:ascii="Times New Roman" w:eastAsia="Times New Roman" w:hAnsi="Times New Roman" w:cs="Times New Roman"/>
          </w:rPr>
          <w:t>.</w:t>
        </w:r>
      </w:ins>
      <w:r w:rsidR="00321D85">
        <w:rPr>
          <w:rFonts w:ascii="Times New Roman" w:eastAsia="Times New Roman" w:hAnsi="Times New Roman" w:cs="Times New Roman"/>
        </w:rPr>
        <w:t xml:space="preserve"> </w:t>
      </w:r>
    </w:p>
    <w:p w14:paraId="4D367139" w14:textId="774A0543" w:rsidR="001366F3" w:rsidRDefault="00FE0D17" w:rsidP="0064441E">
      <w:pPr>
        <w:spacing w:line="480" w:lineRule="auto"/>
        <w:ind w:firstLine="720"/>
        <w:contextualSpacing/>
        <w:rPr>
          <w:ins w:id="2736" w:author="Benton, Deon" w:date="2026-04-17T10:49:00Z" w16du:dateUtc="2026-04-17T15:49:00Z"/>
          <w:rFonts w:ascii="Times New Roman" w:hAnsi="Times New Roman" w:cs="Times New Roman"/>
        </w:rPr>
      </w:pPr>
      <w:ins w:id="2737" w:author="Benton, Deon" w:date="2026-04-17T10:35:00Z" w16du:dateUtc="2026-04-17T15:35:00Z">
        <w:r>
          <w:rPr>
            <w:rFonts w:ascii="Times New Roman" w:eastAsia="Times New Roman" w:hAnsi="Times New Roman" w:cs="Times New Roman"/>
          </w:rPr>
          <w:t>In terms of the second aim,</w:t>
        </w:r>
      </w:ins>
      <w:ins w:id="2738" w:author="Benton, Deon" w:date="2026-04-17T10:36:00Z" w16du:dateUtc="2026-04-17T15:36:00Z">
        <w:r>
          <w:rPr>
            <w:rFonts w:ascii="Times New Roman" w:eastAsia="Times New Roman" w:hAnsi="Times New Roman" w:cs="Times New Roman"/>
          </w:rPr>
          <w:t xml:space="preserve"> </w:t>
        </w:r>
      </w:ins>
      <w:ins w:id="2739" w:author="Benton, Deon" w:date="2026-04-17T10:43:00Z" w16du:dateUtc="2026-04-17T15:43:00Z">
        <w:r w:rsidR="00773E77">
          <w:rPr>
            <w:rFonts w:ascii="Times New Roman" w:eastAsia="Times New Roman" w:hAnsi="Times New Roman" w:cs="Times New Roman"/>
          </w:rPr>
          <w:t xml:space="preserve">as was alluded to above, the results indicated that OM10 could capture infants’ looking behaviors in action studies that use animate entities. </w:t>
        </w:r>
      </w:ins>
      <w:ins w:id="2740" w:author="Benton, Deon" w:date="2026-04-17T10:37:00Z" w16du:dateUtc="2026-04-17T15:37:00Z">
        <w:r w:rsidR="00BD3C6F">
          <w:rPr>
            <w:rFonts w:ascii="Times New Roman" w:eastAsia="Times New Roman" w:hAnsi="Times New Roman" w:cs="Times New Roman"/>
          </w:rPr>
          <w:t xml:space="preserve"> </w:t>
        </w:r>
      </w:ins>
      <w:ins w:id="2741" w:author="Benton, Deon" w:date="2026-04-17T10:45:00Z" w16du:dateUtc="2026-04-17T15:45:00Z">
        <w:r w:rsidR="00B42423">
          <w:rPr>
            <w:rFonts w:ascii="Times New Roman" w:hAnsi="Times New Roman" w:cs="Times New Roman"/>
          </w:rPr>
          <w:t>As was mentioned above, th</w:t>
        </w:r>
      </w:ins>
      <w:ins w:id="2742" w:author="Benton, Deon" w:date="2026-04-17T10:46:00Z" w16du:dateUtc="2026-04-17T15:46:00Z">
        <w:r w:rsidR="00B42423">
          <w:rPr>
            <w:rFonts w:ascii="Times New Roman" w:hAnsi="Times New Roman" w:cs="Times New Roman"/>
          </w:rPr>
          <w:t>e fact that this model could also explain infants’</w:t>
        </w:r>
        <w:r w:rsidR="002200F1">
          <w:rPr>
            <w:rFonts w:ascii="Times New Roman" w:hAnsi="Times New Roman" w:cs="Times New Roman"/>
          </w:rPr>
          <w:t xml:space="preserve"> responses in early action understanding studies is </w:t>
        </w:r>
      </w:ins>
      <w:ins w:id="2743" w:author="Benton, Deon" w:date="2026-04-17T10:45:00Z" w16du:dateUtc="2026-04-17T15:45:00Z">
        <w:r w:rsidR="00B42423">
          <w:rPr>
            <w:rFonts w:ascii="Times New Roman" w:hAnsi="Times New Roman" w:cs="Times New Roman"/>
          </w:rPr>
          <w:t xml:space="preserve">less surprising given that </w:t>
        </w:r>
      </w:ins>
      <w:ins w:id="2744" w:author="Benton, Deon" w:date="2026-04-17T10:46:00Z" w16du:dateUtc="2026-04-17T15:46:00Z">
        <w:r w:rsidR="002200F1">
          <w:rPr>
            <w:rFonts w:ascii="Times New Roman" w:hAnsi="Times New Roman" w:cs="Times New Roman"/>
          </w:rPr>
          <w:t xml:space="preserve">the same finding was demonstrated </w:t>
        </w:r>
      </w:ins>
      <w:ins w:id="2745" w:author="Benton, Deon" w:date="2026-04-17T10:47:00Z" w16du:dateUtc="2026-04-17T15:47:00Z">
        <w:r w:rsidR="002200F1">
          <w:rPr>
            <w:rFonts w:ascii="Times New Roman" w:hAnsi="Times New Roman" w:cs="Times New Roman"/>
          </w:rPr>
          <w:t xml:space="preserve">in Overwalle (2010). However, the fact that </w:t>
        </w:r>
      </w:ins>
      <w:ins w:id="2746" w:author="Benton, Deon" w:date="2026-04-17T10:49:00Z" w16du:dateUtc="2026-04-17T15:49:00Z">
        <w:r w:rsidR="001366F3">
          <w:rPr>
            <w:rFonts w:ascii="Times New Roman" w:hAnsi="Times New Roman" w:cs="Times New Roman"/>
          </w:rPr>
          <w:t xml:space="preserve">an extended version of OM10—which, in its design, is more closely aligned with the task structure of typical action understanding studies than the original Overwalle (2010) model—could not capture infants’ looking responses in these studies </w:t>
        </w:r>
        <w:r w:rsidR="001366F3">
          <w:rPr>
            <w:rFonts w:ascii="Times New Roman" w:hAnsi="Times New Roman" w:cs="Times New Roman"/>
          </w:rPr>
          <w:lastRenderedPageBreak/>
          <w:t>suggests that OM10’s success may have less to do with its ability to simulate the processes underlying action understanding and more to do with</w:t>
        </w:r>
      </w:ins>
      <w:ins w:id="2747" w:author="Benton, Deon" w:date="2026-04-17T10:50:00Z" w16du:dateUtc="2026-04-17T15:50:00Z">
        <w:r w:rsidR="00931151">
          <w:rPr>
            <w:rFonts w:ascii="Times New Roman" w:hAnsi="Times New Roman" w:cs="Times New Roman"/>
          </w:rPr>
          <w:t xml:space="preserve"> consequential</w:t>
        </w:r>
      </w:ins>
      <w:ins w:id="2748" w:author="Benton, Deon" w:date="2026-04-17T10:49:00Z" w16du:dateUtc="2026-04-17T15:49:00Z">
        <w:r w:rsidR="001366F3">
          <w:rPr>
            <w:rFonts w:ascii="Times New Roman" w:hAnsi="Times New Roman" w:cs="Times New Roman"/>
          </w:rPr>
          <w:t xml:space="preserve"> model-design choices.</w:t>
        </w:r>
      </w:ins>
    </w:p>
    <w:p w14:paraId="3021D096" w14:textId="20B06DD9" w:rsidR="00FE0D17" w:rsidRPr="0064441E" w:rsidRDefault="00931151" w:rsidP="006E1736">
      <w:pPr>
        <w:spacing w:line="480" w:lineRule="auto"/>
        <w:ind w:firstLine="720"/>
        <w:contextualSpacing/>
        <w:rPr>
          <w:rFonts w:ascii="Times New Roman" w:eastAsia="Times New Roman" w:hAnsi="Times New Roman" w:cs="Times New Roman"/>
        </w:rPr>
      </w:pPr>
      <w:ins w:id="2749" w:author="Benton, Deon" w:date="2026-04-17T10:51:00Z" w16du:dateUtc="2026-04-17T15:51:00Z">
        <w:r>
          <w:rPr>
            <w:rFonts w:ascii="Times New Roman" w:hAnsi="Times New Roman" w:cs="Times New Roman"/>
          </w:rPr>
          <w:t>In terms of the final aim, ALIAS-2</w:t>
        </w:r>
      </w:ins>
      <w:ins w:id="2750" w:author="Benton, Deon" w:date="2026-04-17T11:46:00Z" w16du:dateUtc="2026-04-17T16:46:00Z">
        <w:r w:rsidR="009C5538">
          <w:rPr>
            <w:rFonts w:ascii="Times New Roman" w:hAnsi="Times New Roman" w:cs="Times New Roman"/>
          </w:rPr>
          <w:t>’s failure</w:t>
        </w:r>
      </w:ins>
      <w:ins w:id="2751" w:author="Benton, Deon" w:date="2026-04-17T10:51:00Z" w16du:dateUtc="2026-04-17T15:51:00Z">
        <w:r>
          <w:rPr>
            <w:rFonts w:ascii="Times New Roman" w:hAnsi="Times New Roman" w:cs="Times New Roman"/>
          </w:rPr>
          <w:t xml:space="preserve"> to reproduce infants’ looking responses across the Experimental and Control conditions can be interpreted to mean that differential salience </w:t>
        </w:r>
        <w:r w:rsidRPr="001A4EF4">
          <w:rPr>
            <w:rFonts w:ascii="Times New Roman" w:hAnsi="Times New Roman" w:cs="Times New Roman"/>
            <w:i/>
            <w:iCs/>
          </w:rPr>
          <w:t>is</w:t>
        </w:r>
        <w:r>
          <w:rPr>
            <w:rFonts w:ascii="Times New Roman" w:hAnsi="Times New Roman" w:cs="Times New Roman"/>
          </w:rPr>
          <w:t xml:space="preserve"> needed to modulate the strength of the association between arced motion and the barrier. </w:t>
        </w:r>
      </w:ins>
      <w:ins w:id="2752" w:author="Benton, Deon" w:date="2026-04-17T11:54:00Z" w16du:dateUtc="2026-04-17T16:54:00Z">
        <w:r w:rsidR="002536DD">
          <w:rPr>
            <w:rFonts w:ascii="Times New Roman" w:hAnsi="Times New Roman" w:cs="Times New Roman"/>
          </w:rPr>
          <w:t>This model’s failure can also be</w:t>
        </w:r>
      </w:ins>
      <w:ins w:id="2753" w:author="Benton, Deon" w:date="2026-04-17T10:54:00Z" w16du:dateUtc="2026-04-17T15:54:00Z">
        <w:r w:rsidR="00AF3A63">
          <w:rPr>
            <w:rFonts w:ascii="Times New Roman" w:hAnsi="Times New Roman" w:cs="Times New Roman"/>
          </w:rPr>
          <w:t xml:space="preserve"> interpreted to mean that </w:t>
        </w:r>
      </w:ins>
      <w:ins w:id="2754" w:author="Benton, Deon" w:date="2026-04-17T11:54:00Z" w16du:dateUtc="2026-04-17T16:54:00Z">
        <w:r w:rsidR="002536DD">
          <w:rPr>
            <w:rFonts w:ascii="Times New Roman" w:hAnsi="Times New Roman" w:cs="Times New Roman"/>
          </w:rPr>
          <w:t xml:space="preserve">associative learning alone is necessary but by itself not sufficient to capture infants’ looking behaviors in studies that assess their putative action understanding; </w:t>
        </w:r>
      </w:ins>
      <w:ins w:id="2755" w:author="Benton, Deon" w:date="2026-04-17T10:54:00Z" w16du:dateUtc="2026-04-17T15:54:00Z">
        <w:r w:rsidR="00AF3A63">
          <w:rPr>
            <w:rFonts w:ascii="Times New Roman" w:hAnsi="Times New Roman" w:cs="Times New Roman"/>
          </w:rPr>
          <w:t>differential barrier salience</w:t>
        </w:r>
      </w:ins>
      <w:ins w:id="2756" w:author="Benton, Deon" w:date="2026-04-17T11:55:00Z" w16du:dateUtc="2026-04-17T16:55:00Z">
        <w:r w:rsidR="002536DD">
          <w:rPr>
            <w:rFonts w:ascii="Times New Roman" w:hAnsi="Times New Roman" w:cs="Times New Roman"/>
          </w:rPr>
          <w:t xml:space="preserve"> is needed</w:t>
        </w:r>
      </w:ins>
      <w:ins w:id="2757" w:author="Benton, Deon" w:date="2026-04-17T10:51:00Z" w16du:dateUtc="2026-04-17T15:51:00Z">
        <w:r>
          <w:rPr>
            <w:rFonts w:ascii="Times New Roman" w:hAnsi="Times New Roman" w:cs="Times New Roman"/>
          </w:rPr>
          <w:t xml:space="preserve">. </w:t>
        </w:r>
      </w:ins>
    </w:p>
    <w:p w14:paraId="6E5CB6A2" w14:textId="609600FA" w:rsidR="00524642" w:rsidRDefault="00C63083" w:rsidP="00AB78AE">
      <w:pPr>
        <w:spacing w:line="480" w:lineRule="auto"/>
        <w:contextualSpacing/>
        <w:rPr>
          <w:rFonts w:ascii="Times New Roman" w:eastAsia="Times New Roman" w:hAnsi="Times New Roman" w:cs="Times New Roman"/>
        </w:rPr>
      </w:pPr>
      <w:r>
        <w:rPr>
          <w:rFonts w:ascii="Times New Roman" w:hAnsi="Times New Roman" w:cs="Times New Roman"/>
        </w:rPr>
        <w:t xml:space="preserve"> </w:t>
      </w:r>
      <w:ins w:id="2758" w:author="Benton, Deon" w:date="2026-03-30T14:03:00Z" w16du:dateUtc="2026-03-30T19:03:00Z">
        <w:r w:rsidR="002B0BEB">
          <w:rPr>
            <w:rFonts w:ascii="Times New Roman" w:hAnsi="Times New Roman" w:cs="Times New Roman"/>
          </w:rPr>
          <w:tab/>
          <w:t xml:space="preserve">Despite </w:t>
        </w:r>
      </w:ins>
      <w:ins w:id="2759" w:author="Benton, Deon" w:date="2026-03-30T16:36:00Z" w16du:dateUtc="2026-03-30T21:36:00Z">
        <w:r w:rsidR="007F7612">
          <w:rPr>
            <w:rFonts w:ascii="Times New Roman" w:hAnsi="Times New Roman" w:cs="Times New Roman"/>
          </w:rPr>
          <w:t>ALIAS’s success</w:t>
        </w:r>
      </w:ins>
      <w:ins w:id="2760" w:author="Benton, Deon" w:date="2026-03-30T14:04:00Z" w16du:dateUtc="2026-03-30T19:04:00Z">
        <w:r w:rsidR="002B0BEB">
          <w:rPr>
            <w:rFonts w:ascii="Times New Roman" w:hAnsi="Times New Roman" w:cs="Times New Roman"/>
          </w:rPr>
          <w:t xml:space="preserve"> i</w:t>
        </w:r>
      </w:ins>
      <w:ins w:id="2761" w:author="Benton, Deon" w:date="2026-03-30T16:27:00Z" w16du:dateUtc="2026-03-30T21:27:00Z">
        <w:r w:rsidR="004C38F1">
          <w:rPr>
            <w:rFonts w:ascii="Times New Roman" w:hAnsi="Times New Roman" w:cs="Times New Roman"/>
          </w:rPr>
          <w:t>n</w:t>
        </w:r>
      </w:ins>
      <w:ins w:id="2762" w:author="Benton, Deon" w:date="2026-03-30T14:04:00Z" w16du:dateUtc="2026-03-30T19:04:00Z">
        <w:r w:rsidR="002B0BEB">
          <w:rPr>
            <w:rFonts w:ascii="Times New Roman" w:hAnsi="Times New Roman" w:cs="Times New Roman"/>
          </w:rPr>
          <w:t xml:space="preserve"> capturing infants’ looking patterns in</w:t>
        </w:r>
      </w:ins>
      <w:ins w:id="2763" w:author="Benton, Deon" w:date="2026-03-30T14:05:00Z" w16du:dateUtc="2026-03-30T19:05:00Z">
        <w:r w:rsidR="002B0BEB">
          <w:rPr>
            <w:rFonts w:ascii="Times New Roman" w:hAnsi="Times New Roman" w:cs="Times New Roman"/>
          </w:rPr>
          <w:t xml:space="preserve"> </w:t>
        </w:r>
        <w:r w:rsidR="002B0BEB">
          <w:rPr>
            <w:rFonts w:ascii="Times New Roman" w:eastAsia="Times New Roman" w:hAnsi="Times New Roman" w:cs="Times New Roman"/>
          </w:rPr>
          <w:t xml:space="preserve">action-understanding studies that use animate-like entities, </w:t>
        </w:r>
      </w:ins>
      <w:ins w:id="2764" w:author="Benton, Deon" w:date="2026-03-30T16:36:00Z" w16du:dateUtc="2026-03-30T21:36:00Z">
        <w:r w:rsidR="007F7612">
          <w:rPr>
            <w:rFonts w:ascii="Times New Roman" w:eastAsia="Times New Roman" w:hAnsi="Times New Roman" w:cs="Times New Roman"/>
          </w:rPr>
          <w:t xml:space="preserve">a number of issues remain. One </w:t>
        </w:r>
      </w:ins>
      <w:ins w:id="2765" w:author="Benton, Deon" w:date="2026-03-30T14:05:00Z" w16du:dateUtc="2026-03-30T19:05:00Z">
        <w:r w:rsidR="00BF6767">
          <w:rPr>
            <w:rFonts w:ascii="Times New Roman" w:eastAsia="Times New Roman" w:hAnsi="Times New Roman" w:cs="Times New Roman"/>
          </w:rPr>
          <w:t>relates to the</w:t>
        </w:r>
      </w:ins>
      <w:ins w:id="2766" w:author="Benton, Deon" w:date="2026-03-03T15:53:00Z" w16du:dateUtc="2026-03-03T21:53:00Z">
        <w:r w:rsidR="0086194C">
          <w:rPr>
            <w:rFonts w:ascii="Times New Roman" w:eastAsia="Times New Roman" w:hAnsi="Times New Roman" w:cs="Times New Roman"/>
          </w:rPr>
          <w:t xml:space="preserve"> fact that</w:t>
        </w:r>
      </w:ins>
      <w:ins w:id="2767" w:author="Benton, Deon" w:date="2026-04-17T12:05:00Z" w16du:dateUtc="2026-04-17T17:05:00Z">
        <w:r w:rsidR="006E2470">
          <w:rPr>
            <w:rFonts w:ascii="Times New Roman" w:eastAsia="Times New Roman" w:hAnsi="Times New Roman" w:cs="Times New Roman"/>
          </w:rPr>
          <w:t>, compared to infants’ real-world action-processing experience,</w:t>
        </w:r>
      </w:ins>
      <w:ins w:id="2768" w:author="Benton, Deon" w:date="2026-03-09T18:55:00Z" w16du:dateUtc="2026-03-09T23:55:00Z">
        <w:r w:rsidR="00CC3593">
          <w:rPr>
            <w:rFonts w:ascii="Times New Roman" w:eastAsia="Times New Roman" w:hAnsi="Times New Roman" w:cs="Times New Roman"/>
          </w:rPr>
          <w:t xml:space="preserve"> the network’s “real-world</w:t>
        </w:r>
      </w:ins>
      <w:ins w:id="2769" w:author="Benton, Deon" w:date="2026-03-09T18:56:00Z" w16du:dateUtc="2026-03-09T23:56:00Z">
        <w:r w:rsidR="00CC3593">
          <w:rPr>
            <w:rFonts w:ascii="Times New Roman" w:eastAsia="Times New Roman" w:hAnsi="Times New Roman" w:cs="Times New Roman"/>
          </w:rPr>
          <w:t>”</w:t>
        </w:r>
      </w:ins>
      <w:ins w:id="2770" w:author="Benton, Deon" w:date="2026-03-09T18:55:00Z" w16du:dateUtc="2026-03-09T23:55:00Z">
        <w:r w:rsidR="00CC3593">
          <w:rPr>
            <w:rFonts w:ascii="Times New Roman" w:eastAsia="Times New Roman" w:hAnsi="Times New Roman" w:cs="Times New Roman"/>
          </w:rPr>
          <w:t xml:space="preserve"> experience was </w:t>
        </w:r>
      </w:ins>
      <w:ins w:id="2771" w:author="Benton, Deon" w:date="2026-04-17T12:06:00Z" w16du:dateUtc="2026-04-17T17:06:00Z">
        <w:r w:rsidR="00D93905">
          <w:rPr>
            <w:rFonts w:ascii="Times New Roman" w:eastAsia="Times New Roman" w:hAnsi="Times New Roman" w:cs="Times New Roman"/>
          </w:rPr>
          <w:t>notably</w:t>
        </w:r>
      </w:ins>
      <w:ins w:id="2772" w:author="Benton, Deon" w:date="2026-03-09T18:55:00Z" w16du:dateUtc="2026-03-09T23:55:00Z">
        <w:r w:rsidR="00CC3593">
          <w:rPr>
            <w:rFonts w:ascii="Times New Roman" w:eastAsia="Times New Roman" w:hAnsi="Times New Roman" w:cs="Times New Roman"/>
          </w:rPr>
          <w:t xml:space="preserve"> </w:t>
        </w:r>
      </w:ins>
      <w:ins w:id="2773" w:author="Benton, Deon" w:date="2026-04-17T12:05:00Z" w16du:dateUtc="2026-04-17T17:05:00Z">
        <w:r w:rsidR="006E2470">
          <w:rPr>
            <w:rFonts w:ascii="Times New Roman" w:eastAsia="Times New Roman" w:hAnsi="Times New Roman" w:cs="Times New Roman"/>
          </w:rPr>
          <w:t>“</w:t>
        </w:r>
      </w:ins>
      <w:ins w:id="2774" w:author="Benton, Deon" w:date="2026-03-09T18:55:00Z" w16du:dateUtc="2026-03-09T23:55:00Z">
        <w:r w:rsidR="00CC3593">
          <w:rPr>
            <w:rFonts w:ascii="Times New Roman" w:eastAsia="Times New Roman" w:hAnsi="Times New Roman" w:cs="Times New Roman"/>
          </w:rPr>
          <w:t>purer</w:t>
        </w:r>
      </w:ins>
      <w:ins w:id="2775" w:author="Benton, Deon" w:date="2026-04-17T12:05:00Z" w16du:dateUtc="2026-04-17T17:05:00Z">
        <w:r w:rsidR="00D93905">
          <w:rPr>
            <w:rFonts w:ascii="Times New Roman" w:eastAsia="Times New Roman" w:hAnsi="Times New Roman" w:cs="Times New Roman"/>
          </w:rPr>
          <w:t>”</w:t>
        </w:r>
      </w:ins>
      <w:ins w:id="2776" w:author="Benton, Deon" w:date="2026-03-30T14:06:00Z" w16du:dateUtc="2026-03-30T19:06:00Z">
        <w:r w:rsidR="00BF6767">
          <w:rPr>
            <w:rFonts w:ascii="Times New Roman" w:eastAsia="Times New Roman" w:hAnsi="Times New Roman" w:cs="Times New Roman"/>
          </w:rPr>
          <w:t>; that is, in the current model,</w:t>
        </w:r>
      </w:ins>
      <w:ins w:id="2777" w:author="Benton, Deon" w:date="2026-03-09T18:55:00Z" w16du:dateUtc="2026-03-09T23:55:00Z">
        <w:r w:rsidR="00CC3593">
          <w:rPr>
            <w:rFonts w:ascii="Times New Roman" w:eastAsia="Times New Roman" w:hAnsi="Times New Roman" w:cs="Times New Roman"/>
          </w:rPr>
          <w:t xml:space="preserve"> </w:t>
        </w:r>
      </w:ins>
      <w:ins w:id="2778" w:author="Benton, Deon" w:date="2026-03-09T19:08:00Z" w16du:dateUtc="2026-03-10T00:08:00Z">
        <w:r w:rsidR="00585C9B">
          <w:rPr>
            <w:rFonts w:ascii="Times New Roman" w:eastAsia="Times New Roman" w:hAnsi="Times New Roman" w:cs="Times New Roman"/>
          </w:rPr>
          <w:t xml:space="preserve">arced motion </w:t>
        </w:r>
      </w:ins>
      <w:ins w:id="2779" w:author="Benton, Deon" w:date="2026-03-30T14:06:00Z" w16du:dateUtc="2026-03-30T19:06:00Z">
        <w:r w:rsidR="00BF6767">
          <w:rPr>
            <w:rFonts w:ascii="Times New Roman" w:eastAsia="Times New Roman" w:hAnsi="Times New Roman" w:cs="Times New Roman"/>
          </w:rPr>
          <w:t>never occurred in the absence of obsta</w:t>
        </w:r>
      </w:ins>
      <w:ins w:id="2780" w:author="Benton, Deon" w:date="2026-03-30T14:07:00Z" w16du:dateUtc="2026-03-30T19:07:00Z">
        <w:r w:rsidR="00BF6767">
          <w:rPr>
            <w:rFonts w:ascii="Times New Roman" w:eastAsia="Times New Roman" w:hAnsi="Times New Roman" w:cs="Times New Roman"/>
          </w:rPr>
          <w:t>cles</w:t>
        </w:r>
      </w:ins>
      <w:ins w:id="2781" w:author="Benton, Deon" w:date="2026-03-03T15:52:00Z" w16du:dateUtc="2026-03-03T21:52:00Z">
        <w:r w:rsidR="0086194C">
          <w:rPr>
            <w:rFonts w:ascii="Times New Roman" w:eastAsia="Times New Roman" w:hAnsi="Times New Roman" w:cs="Times New Roman"/>
          </w:rPr>
          <w:t xml:space="preserve"> </w:t>
        </w:r>
      </w:ins>
      <w:ins w:id="2782" w:author="Benton, Deon" w:date="2026-03-03T15:53:00Z" w16du:dateUtc="2026-03-03T21:53:00Z">
        <w:r w:rsidR="0086194C">
          <w:rPr>
            <w:rFonts w:ascii="Times New Roman" w:eastAsia="Times New Roman" w:hAnsi="Times New Roman" w:cs="Times New Roman"/>
          </w:rPr>
          <w:t>during</w:t>
        </w:r>
      </w:ins>
      <w:ins w:id="2783" w:author="Benton, Deon" w:date="2026-03-03T15:50:00Z" w16du:dateUtc="2026-03-03T21:50:00Z">
        <w:r w:rsidR="009E5DAF">
          <w:rPr>
            <w:rFonts w:ascii="Times New Roman" w:eastAsia="Times New Roman" w:hAnsi="Times New Roman" w:cs="Times New Roman"/>
          </w:rPr>
          <w:t xml:space="preserve"> pretraining</w:t>
        </w:r>
      </w:ins>
      <w:ins w:id="2784" w:author="Benton, Deon" w:date="2026-03-09T18:55:00Z" w16du:dateUtc="2026-03-09T23:55:00Z">
        <w:r w:rsidR="00CC3593">
          <w:rPr>
            <w:rFonts w:ascii="Times New Roman" w:eastAsia="Times New Roman" w:hAnsi="Times New Roman" w:cs="Times New Roman"/>
          </w:rPr>
          <w:t>.</w:t>
        </w:r>
      </w:ins>
      <w:ins w:id="2785" w:author="Benton, Deon" w:date="2026-03-09T18:56:00Z" w16du:dateUtc="2026-03-09T23:56:00Z">
        <w:r w:rsidR="00C2212E">
          <w:rPr>
            <w:rFonts w:ascii="Times New Roman" w:eastAsia="Times New Roman" w:hAnsi="Times New Roman" w:cs="Times New Roman"/>
          </w:rPr>
          <w:t xml:space="preserve"> </w:t>
        </w:r>
      </w:ins>
      <w:ins w:id="2786" w:author="Benton, Deon" w:date="2026-03-09T18:57:00Z" w16du:dateUtc="2026-03-09T23:57:00Z">
        <w:r w:rsidR="00C2212E">
          <w:rPr>
            <w:rFonts w:ascii="Times New Roman" w:eastAsia="Times New Roman" w:hAnsi="Times New Roman" w:cs="Times New Roman"/>
          </w:rPr>
          <w:t xml:space="preserve">The trouble here is that </w:t>
        </w:r>
      </w:ins>
      <w:ins w:id="2787" w:author="Benton, Deon" w:date="2026-03-30T14:07:00Z" w16du:dateUtc="2026-03-30T19:07:00Z">
        <w:r w:rsidR="001C40F2">
          <w:rPr>
            <w:rFonts w:ascii="Times New Roman" w:eastAsia="Times New Roman" w:hAnsi="Times New Roman" w:cs="Times New Roman"/>
          </w:rPr>
          <w:t xml:space="preserve">although arced motion in the presence of obstacles </w:t>
        </w:r>
      </w:ins>
      <w:ins w:id="2788" w:author="Benton, Deon" w:date="2026-04-12T14:25:00Z" w16du:dateUtc="2026-04-12T19:25:00Z">
        <w:r w:rsidR="00B36840">
          <w:rPr>
            <w:rFonts w:ascii="Times New Roman" w:eastAsia="Times New Roman" w:hAnsi="Times New Roman" w:cs="Times New Roman"/>
          </w:rPr>
          <w:t xml:space="preserve">may </w:t>
        </w:r>
      </w:ins>
      <w:ins w:id="2789" w:author="Benton, Deon" w:date="2026-04-12T14:33:00Z" w16du:dateUtc="2026-04-12T19:33:00Z">
        <w:r w:rsidR="00660DD3">
          <w:rPr>
            <w:rFonts w:ascii="Times New Roman" w:eastAsia="Times New Roman" w:hAnsi="Times New Roman" w:cs="Times New Roman"/>
          </w:rPr>
          <w:t xml:space="preserve">well </w:t>
        </w:r>
      </w:ins>
      <w:ins w:id="2790" w:author="Benton, Deon" w:date="2026-04-12T14:25:00Z" w16du:dateUtc="2026-04-12T19:25:00Z">
        <w:r w:rsidR="00B36840">
          <w:rPr>
            <w:rFonts w:ascii="Times New Roman" w:eastAsia="Times New Roman" w:hAnsi="Times New Roman" w:cs="Times New Roman"/>
          </w:rPr>
          <w:t>be the rule in infants’ everyday experience</w:t>
        </w:r>
      </w:ins>
      <w:ins w:id="2791" w:author="Benton, Deon" w:date="2026-03-30T14:07:00Z" w16du:dateUtc="2026-03-30T19:07:00Z">
        <w:r w:rsidR="001C40F2">
          <w:rPr>
            <w:rFonts w:ascii="Times New Roman" w:eastAsia="Times New Roman" w:hAnsi="Times New Roman" w:cs="Times New Roman"/>
          </w:rPr>
          <w:t xml:space="preserve">, </w:t>
        </w:r>
      </w:ins>
      <w:ins w:id="2792" w:author="Benton, Deon" w:date="2026-04-12T14:25:00Z" w16du:dateUtc="2026-04-12T19:25:00Z">
        <w:r w:rsidR="002A122C">
          <w:rPr>
            <w:rFonts w:ascii="Times New Roman" w:eastAsia="Times New Roman" w:hAnsi="Times New Roman" w:cs="Times New Roman"/>
          </w:rPr>
          <w:t>i</w:t>
        </w:r>
      </w:ins>
      <w:ins w:id="2793" w:author="Benton, Deon" w:date="2026-04-12T14:33:00Z" w16du:dateUtc="2026-04-12T19:33:00Z">
        <w:r w:rsidR="00660DD3">
          <w:rPr>
            <w:rFonts w:ascii="Times New Roman" w:eastAsia="Times New Roman" w:hAnsi="Times New Roman" w:cs="Times New Roman"/>
          </w:rPr>
          <w:t>nfants certainly encounter exceptions</w:t>
        </w:r>
      </w:ins>
      <w:ins w:id="2794" w:author="Benton, Deon" w:date="2026-04-12T14:34:00Z" w16du:dateUtc="2026-04-12T19:34:00Z">
        <w:r w:rsidR="00660DD3">
          <w:rPr>
            <w:rFonts w:ascii="Times New Roman" w:eastAsia="Times New Roman" w:hAnsi="Times New Roman" w:cs="Times New Roman"/>
          </w:rPr>
          <w:t xml:space="preserve">; that is, it seems likely that infants </w:t>
        </w:r>
      </w:ins>
      <w:ins w:id="2795" w:author="Benton, Deon" w:date="2026-04-12T14:26:00Z" w16du:dateUtc="2026-04-12T19:26:00Z">
        <w:r w:rsidR="002A122C">
          <w:rPr>
            <w:rFonts w:ascii="Times New Roman" w:eastAsia="Times New Roman" w:hAnsi="Times New Roman" w:cs="Times New Roman"/>
          </w:rPr>
          <w:t>observe instances of</w:t>
        </w:r>
      </w:ins>
      <w:ins w:id="2796" w:author="Benton, Deon" w:date="2026-03-09T18:57:00Z" w16du:dateUtc="2026-03-09T23:57:00Z">
        <w:r w:rsidR="00C2212E">
          <w:rPr>
            <w:rFonts w:ascii="Times New Roman" w:eastAsia="Times New Roman" w:hAnsi="Times New Roman" w:cs="Times New Roman"/>
          </w:rPr>
          <w:t xml:space="preserve"> a</w:t>
        </w:r>
      </w:ins>
      <w:ins w:id="2797" w:author="Benton, Deon" w:date="2026-03-09T18:56:00Z" w16du:dateUtc="2026-03-09T23:56:00Z">
        <w:r w:rsidR="00C2212E">
          <w:rPr>
            <w:rFonts w:ascii="Times New Roman" w:eastAsia="Times New Roman" w:hAnsi="Times New Roman" w:cs="Times New Roman"/>
          </w:rPr>
          <w:t>rced motion in the absence of physical o</w:t>
        </w:r>
      </w:ins>
      <w:ins w:id="2798" w:author="Benton, Deon" w:date="2026-03-09T18:57:00Z" w16du:dateUtc="2026-03-09T23:57:00Z">
        <w:r w:rsidR="00C2212E">
          <w:rPr>
            <w:rFonts w:ascii="Times New Roman" w:eastAsia="Times New Roman" w:hAnsi="Times New Roman" w:cs="Times New Roman"/>
          </w:rPr>
          <w:t xml:space="preserve">bstacles (e.g., when </w:t>
        </w:r>
      </w:ins>
      <w:ins w:id="2799" w:author="Benton, Deon" w:date="2026-03-30T14:08:00Z" w16du:dateUtc="2026-03-30T19:08:00Z">
        <w:r w:rsidR="001C40F2">
          <w:rPr>
            <w:rFonts w:ascii="Times New Roman" w:eastAsia="Times New Roman" w:hAnsi="Times New Roman" w:cs="Times New Roman"/>
          </w:rPr>
          <w:t>an older</w:t>
        </w:r>
      </w:ins>
      <w:ins w:id="2800" w:author="Benton, Deon" w:date="2026-03-09T18:57:00Z" w16du:dateUtc="2026-03-09T23:57:00Z">
        <w:r w:rsidR="00C2212E">
          <w:rPr>
            <w:rFonts w:ascii="Times New Roman" w:eastAsia="Times New Roman" w:hAnsi="Times New Roman" w:cs="Times New Roman"/>
          </w:rPr>
          <w:t xml:space="preserve"> sibling joyfully skips around the yard</w:t>
        </w:r>
      </w:ins>
      <w:ins w:id="2801" w:author="Benton, Deon" w:date="2026-03-30T14:09:00Z" w16du:dateUtc="2026-03-30T19:09:00Z">
        <w:r w:rsidR="001C40F2">
          <w:rPr>
            <w:rFonts w:ascii="Times New Roman" w:eastAsia="Times New Roman" w:hAnsi="Times New Roman" w:cs="Times New Roman"/>
          </w:rPr>
          <w:t xml:space="preserve"> or a cousin plays </w:t>
        </w:r>
        <w:r w:rsidR="003012FF">
          <w:rPr>
            <w:rFonts w:ascii="Times New Roman" w:eastAsia="Times New Roman" w:hAnsi="Times New Roman" w:cs="Times New Roman"/>
          </w:rPr>
          <w:t>the “Floor is Lava”</w:t>
        </w:r>
      </w:ins>
      <w:ins w:id="2802" w:author="Benton, Deon" w:date="2026-03-09T18:57:00Z" w16du:dateUtc="2026-03-09T23:57:00Z">
        <w:r w:rsidR="00C2212E">
          <w:rPr>
            <w:rFonts w:ascii="Times New Roman" w:eastAsia="Times New Roman" w:hAnsi="Times New Roman" w:cs="Times New Roman"/>
          </w:rPr>
          <w:t>). Thus,</w:t>
        </w:r>
      </w:ins>
      <w:ins w:id="2803" w:author="Benton, Deon" w:date="2026-03-30T16:27:00Z" w16du:dateUtc="2026-03-30T21:27:00Z">
        <w:r w:rsidR="004C38F1">
          <w:rPr>
            <w:rFonts w:ascii="Times New Roman" w:eastAsia="Times New Roman" w:hAnsi="Times New Roman" w:cs="Times New Roman"/>
          </w:rPr>
          <w:t xml:space="preserve"> before</w:t>
        </w:r>
      </w:ins>
      <w:ins w:id="2804" w:author="Benton, Deon" w:date="2026-03-30T16:28:00Z" w16du:dateUtc="2026-03-30T21:28:00Z">
        <w:r w:rsidR="004C38F1">
          <w:rPr>
            <w:rFonts w:ascii="Times New Roman" w:eastAsia="Times New Roman" w:hAnsi="Times New Roman" w:cs="Times New Roman"/>
          </w:rPr>
          <w:t xml:space="preserve"> it can be concluded that ALIAS provides a plausible explanation of infants’ looking performance in action understanding studies broadly</w:t>
        </w:r>
      </w:ins>
      <w:ins w:id="2805" w:author="Benton, Deon" w:date="2026-04-17T12:13:00Z" w16du:dateUtc="2026-04-17T17:13:00Z">
        <w:r w:rsidR="00A9137D">
          <w:rPr>
            <w:rFonts w:ascii="Times New Roman" w:eastAsia="Times New Roman" w:hAnsi="Times New Roman" w:cs="Times New Roman"/>
          </w:rPr>
          <w:t xml:space="preserve"> rather than being limited to capturing the first target finding</w:t>
        </w:r>
      </w:ins>
      <w:ins w:id="2806" w:author="Benton, Deon" w:date="2026-03-30T16:28:00Z" w16du:dateUtc="2026-03-30T21:28:00Z">
        <w:r w:rsidR="004C38F1">
          <w:rPr>
            <w:rFonts w:ascii="Times New Roman" w:eastAsia="Times New Roman" w:hAnsi="Times New Roman" w:cs="Times New Roman"/>
          </w:rPr>
          <w:t xml:space="preserve">, </w:t>
        </w:r>
      </w:ins>
      <w:ins w:id="2807" w:author="Benton, Deon" w:date="2026-03-30T16:34:00Z" w16du:dateUtc="2026-03-30T21:34:00Z">
        <w:r w:rsidR="007B44B6">
          <w:rPr>
            <w:rFonts w:ascii="Times New Roman" w:eastAsia="Times New Roman" w:hAnsi="Times New Roman" w:cs="Times New Roman"/>
          </w:rPr>
          <w:t>it</w:t>
        </w:r>
      </w:ins>
      <w:ins w:id="2808" w:author="Benton, Deon" w:date="2026-03-30T14:10:00Z" w16du:dateUtc="2026-03-30T19:10:00Z">
        <w:r w:rsidR="003012FF">
          <w:rPr>
            <w:rFonts w:ascii="Times New Roman" w:eastAsia="Times New Roman" w:hAnsi="Times New Roman" w:cs="Times New Roman"/>
          </w:rPr>
          <w:t xml:space="preserve"> is important to demonstrate the </w:t>
        </w:r>
      </w:ins>
      <w:ins w:id="2809" w:author="Benton, Deon" w:date="2026-03-30T16:29:00Z" w16du:dateUtc="2026-03-30T21:29:00Z">
        <w:r w:rsidR="00AB78AE">
          <w:rPr>
            <w:rFonts w:ascii="Times New Roman" w:eastAsia="Times New Roman" w:hAnsi="Times New Roman" w:cs="Times New Roman"/>
          </w:rPr>
          <w:t>robustness of ALIAS’s performance in a</w:t>
        </w:r>
      </w:ins>
      <w:ins w:id="2810" w:author="Benton, Deon" w:date="2026-03-03T16:03:00Z" w16du:dateUtc="2026-03-03T22:03:00Z">
        <w:r w:rsidR="00C67B37">
          <w:rPr>
            <w:rFonts w:ascii="Times New Roman" w:eastAsia="Times New Roman" w:hAnsi="Times New Roman" w:cs="Times New Roman"/>
          </w:rPr>
          <w:t xml:space="preserve"> simulation that varies</w:t>
        </w:r>
      </w:ins>
      <w:ins w:id="2811" w:author="Benton, Deon" w:date="2026-03-30T16:30:00Z" w16du:dateUtc="2026-03-30T21:30:00Z">
        <w:r w:rsidR="00AB78AE">
          <w:rPr>
            <w:rFonts w:ascii="Times New Roman" w:eastAsia="Times New Roman" w:hAnsi="Times New Roman" w:cs="Times New Roman"/>
          </w:rPr>
          <w:t xml:space="preserve"> </w:t>
        </w:r>
      </w:ins>
      <w:ins w:id="2812" w:author="Benton, Deon" w:date="2026-03-09T18:58:00Z" w16du:dateUtc="2026-03-09T23:58:00Z">
        <w:r w:rsidR="00C2212E">
          <w:rPr>
            <w:rFonts w:ascii="Times New Roman" w:eastAsia="Times New Roman" w:hAnsi="Times New Roman" w:cs="Times New Roman"/>
          </w:rPr>
          <w:t xml:space="preserve">the </w:t>
        </w:r>
      </w:ins>
      <w:ins w:id="2813" w:author="Benton, Deon" w:date="2026-04-17T12:15:00Z" w16du:dateUtc="2026-04-17T17:15:00Z">
        <w:r w:rsidR="00EC725F">
          <w:rPr>
            <w:rFonts w:ascii="Times New Roman" w:eastAsia="Times New Roman" w:hAnsi="Times New Roman" w:cs="Times New Roman"/>
          </w:rPr>
          <w:t xml:space="preserve">ratio of constrained </w:t>
        </w:r>
      </w:ins>
      <w:ins w:id="2814" w:author="Benton, Deon" w:date="2026-04-17T12:16:00Z" w16du:dateUtc="2026-04-17T17:16:00Z">
        <w:r w:rsidR="00EC725F">
          <w:rPr>
            <w:rFonts w:ascii="Times New Roman" w:eastAsia="Times New Roman" w:hAnsi="Times New Roman" w:cs="Times New Roman"/>
          </w:rPr>
          <w:t xml:space="preserve">(i.e., with a barrier) </w:t>
        </w:r>
      </w:ins>
      <w:ins w:id="2815" w:author="Benton, Deon" w:date="2026-04-17T12:15:00Z" w16du:dateUtc="2026-04-17T17:15:00Z">
        <w:r w:rsidR="00EC725F">
          <w:rPr>
            <w:rFonts w:ascii="Times New Roman" w:eastAsia="Times New Roman" w:hAnsi="Times New Roman" w:cs="Times New Roman"/>
          </w:rPr>
          <w:t xml:space="preserve">to unconstrained (i.e., </w:t>
        </w:r>
      </w:ins>
      <w:ins w:id="2816" w:author="Benton, Deon" w:date="2026-04-17T12:16:00Z" w16du:dateUtc="2026-04-17T17:16:00Z">
        <w:r w:rsidR="00EC725F">
          <w:rPr>
            <w:rFonts w:ascii="Times New Roman" w:eastAsia="Times New Roman" w:hAnsi="Times New Roman" w:cs="Times New Roman"/>
          </w:rPr>
          <w:t>without a barrier)</w:t>
        </w:r>
      </w:ins>
      <w:ins w:id="2817" w:author="Benton, Deon" w:date="2026-03-30T16:30:00Z" w16du:dateUtc="2026-03-30T21:30:00Z">
        <w:r w:rsidR="00AB78AE">
          <w:rPr>
            <w:rFonts w:ascii="Times New Roman" w:eastAsia="Times New Roman" w:hAnsi="Times New Roman" w:cs="Times New Roman"/>
          </w:rPr>
          <w:t xml:space="preserve"> arced motion</w:t>
        </w:r>
      </w:ins>
      <w:ins w:id="2818" w:author="Benton, Deon" w:date="2026-04-12T14:37:00Z" w16du:dateUtc="2026-04-12T19:37:00Z">
        <w:r w:rsidR="00660DD3">
          <w:rPr>
            <w:rFonts w:ascii="Times New Roman" w:eastAsia="Times New Roman" w:hAnsi="Times New Roman" w:cs="Times New Roman"/>
          </w:rPr>
          <w:t xml:space="preserve"> during pretraining</w:t>
        </w:r>
      </w:ins>
      <w:ins w:id="2819" w:author="Benton, Deon" w:date="2026-03-30T16:43:00Z" w16du:dateUtc="2026-03-30T21:43:00Z">
        <w:r w:rsidR="00661234">
          <w:rPr>
            <w:rFonts w:ascii="Times New Roman" w:eastAsia="Times New Roman" w:hAnsi="Times New Roman" w:cs="Times New Roman"/>
          </w:rPr>
          <w:t xml:space="preserve">. </w:t>
        </w:r>
      </w:ins>
      <w:del w:id="2820" w:author="Benton, Deon" w:date="2026-04-12T14:38:00Z" w16du:dateUtc="2026-04-12T19:38:00Z">
        <w:r w:rsidR="00524642" w:rsidDel="00660DD3">
          <w:rPr>
            <w:rFonts w:ascii="Times New Roman" w:eastAsia="Times New Roman" w:hAnsi="Times New Roman" w:cs="Times New Roman"/>
          </w:rPr>
          <w:delText xml:space="preserve"> </w:delText>
        </w:r>
      </w:del>
      <w:ins w:id="2821" w:author="Benton, Deon" w:date="2026-03-30T16:31:00Z" w16du:dateUtc="2026-03-30T21:31:00Z">
        <w:r w:rsidR="00AB78AE">
          <w:rPr>
            <w:rFonts w:ascii="Times New Roman" w:eastAsia="Times New Roman" w:hAnsi="Times New Roman" w:cs="Times New Roman"/>
          </w:rPr>
          <w:t>Simulation 1b addressed this issue.</w:t>
        </w:r>
      </w:ins>
      <w:ins w:id="2822" w:author="Benton, Deon" w:date="2026-03-30T16:32:00Z" w16du:dateUtc="2026-03-30T21:32:00Z">
        <w:r w:rsidR="002306AB">
          <w:rPr>
            <w:rFonts w:ascii="Times New Roman" w:eastAsia="Times New Roman" w:hAnsi="Times New Roman" w:cs="Times New Roman"/>
          </w:rPr>
          <w:t xml:space="preserve"> </w:t>
        </w:r>
      </w:ins>
      <w:ins w:id="2823" w:author="Benton, Deon" w:date="2026-04-12T14:39:00Z" w16du:dateUtc="2026-04-12T19:39:00Z">
        <w:r w:rsidR="00660DD3">
          <w:rPr>
            <w:rFonts w:ascii="Times New Roman" w:eastAsia="Times New Roman" w:hAnsi="Times New Roman" w:cs="Times New Roman"/>
          </w:rPr>
          <w:t xml:space="preserve">Subsequent simulations will address several remaining issues. </w:t>
        </w:r>
      </w:ins>
    </w:p>
    <w:p w14:paraId="75D74C2D" w14:textId="77777777" w:rsidR="00524642" w:rsidRDefault="00524642" w:rsidP="00524642">
      <w:pPr>
        <w:spacing w:line="480" w:lineRule="auto"/>
        <w:contextualSpacing/>
        <w:rPr>
          <w:rFonts w:ascii="Times New Roman" w:eastAsia="Times New Roman" w:hAnsi="Times New Roman" w:cs="Times New Roman"/>
        </w:rPr>
      </w:pPr>
    </w:p>
    <w:p w14:paraId="5F9246C4" w14:textId="6A5038A7" w:rsidR="00524642" w:rsidRDefault="00524642" w:rsidP="00524642">
      <w:pPr>
        <w:spacing w:line="480" w:lineRule="auto"/>
        <w:contextualSpacing/>
        <w:jc w:val="center"/>
        <w:rPr>
          <w:ins w:id="2824" w:author="Benton, Deon" w:date="2026-03-03T16:16:00Z" w16du:dateUtc="2026-03-03T22:16:00Z"/>
          <w:rFonts w:ascii="Times New Roman" w:eastAsia="Times New Roman" w:hAnsi="Times New Roman" w:cs="Times New Roman"/>
          <w:b/>
          <w:bCs/>
        </w:rPr>
      </w:pPr>
      <w:r>
        <w:rPr>
          <w:rFonts w:ascii="Times New Roman" w:eastAsia="Times New Roman" w:hAnsi="Times New Roman" w:cs="Times New Roman"/>
          <w:b/>
          <w:bCs/>
        </w:rPr>
        <w:lastRenderedPageBreak/>
        <w:t xml:space="preserve">Simulation </w:t>
      </w:r>
      <w:ins w:id="2825" w:author="Benton, Deon" w:date="2026-03-03T16:07:00Z" w16du:dateUtc="2026-03-03T22:07:00Z">
        <w:r w:rsidR="003C5492">
          <w:rPr>
            <w:rFonts w:ascii="Times New Roman" w:eastAsia="Times New Roman" w:hAnsi="Times New Roman" w:cs="Times New Roman"/>
            <w:b/>
            <w:bCs/>
          </w:rPr>
          <w:t>1b</w:t>
        </w:r>
      </w:ins>
    </w:p>
    <w:p w14:paraId="7654B5CB" w14:textId="59F61418" w:rsidR="00D135D3" w:rsidRDefault="00585C9B" w:rsidP="009A08C7">
      <w:pPr>
        <w:spacing w:line="480" w:lineRule="auto"/>
        <w:ind w:firstLine="720"/>
        <w:contextualSpacing/>
        <w:rPr>
          <w:ins w:id="2826" w:author="Benton, Deon" w:date="2026-03-30T17:19:00Z" w16du:dateUtc="2026-03-30T22:19:00Z"/>
          <w:rFonts w:ascii="Times New Roman" w:eastAsia="Times New Roman" w:hAnsi="Times New Roman" w:cs="Times New Roman"/>
        </w:rPr>
      </w:pPr>
      <w:ins w:id="2827" w:author="Benton, Deon" w:date="2026-03-09T19:04:00Z" w16du:dateUtc="2026-03-10T00:04:00Z">
        <w:r>
          <w:rPr>
            <w:rFonts w:ascii="Times New Roman" w:eastAsia="Times New Roman" w:hAnsi="Times New Roman" w:cs="Times New Roman"/>
          </w:rPr>
          <w:t xml:space="preserve">The main difference between this simulation and Simulation 1a was that here </w:t>
        </w:r>
      </w:ins>
      <w:ins w:id="2828" w:author="Benton, Deon" w:date="2026-03-09T19:05:00Z" w16du:dateUtc="2026-03-10T00:05:00Z">
        <w:r>
          <w:rPr>
            <w:rFonts w:ascii="Times New Roman" w:eastAsia="Times New Roman" w:hAnsi="Times New Roman" w:cs="Times New Roman"/>
          </w:rPr>
          <w:t xml:space="preserve">the ratio of </w:t>
        </w:r>
      </w:ins>
      <w:ins w:id="2829" w:author="Benton, Deon" w:date="2026-04-12T14:39:00Z" w16du:dateUtc="2026-04-12T19:39:00Z">
        <w:r w:rsidR="006E1BC4">
          <w:rPr>
            <w:rFonts w:ascii="Times New Roman" w:eastAsia="Times New Roman" w:hAnsi="Times New Roman" w:cs="Times New Roman"/>
          </w:rPr>
          <w:t>constrained a</w:t>
        </w:r>
      </w:ins>
      <w:ins w:id="2830" w:author="Benton, Deon" w:date="2026-03-09T19:05:00Z" w16du:dateUtc="2026-03-10T00:05:00Z">
        <w:r>
          <w:rPr>
            <w:rFonts w:ascii="Times New Roman" w:eastAsia="Times New Roman" w:hAnsi="Times New Roman" w:cs="Times New Roman"/>
          </w:rPr>
          <w:t>rced motion to</w:t>
        </w:r>
      </w:ins>
      <w:ins w:id="2831" w:author="Benton, Deon" w:date="2026-04-12T14:41:00Z" w16du:dateUtc="2026-04-12T19:41:00Z">
        <w:r w:rsidR="00700E15">
          <w:rPr>
            <w:rFonts w:ascii="Times New Roman" w:eastAsia="Times New Roman" w:hAnsi="Times New Roman" w:cs="Times New Roman"/>
          </w:rPr>
          <w:t xml:space="preserve"> unconstrained arced motion </w:t>
        </w:r>
      </w:ins>
      <w:ins w:id="2832" w:author="Benton, Deon" w:date="2026-03-09T19:05:00Z" w16du:dateUtc="2026-03-10T00:05:00Z">
        <w:r>
          <w:rPr>
            <w:rFonts w:ascii="Times New Roman" w:eastAsia="Times New Roman" w:hAnsi="Times New Roman" w:cs="Times New Roman"/>
          </w:rPr>
          <w:t>varie</w:t>
        </w:r>
      </w:ins>
      <w:ins w:id="2833" w:author="Benton, Deon" w:date="2026-03-09T19:06:00Z" w16du:dateUtc="2026-03-10T00:06:00Z">
        <w:r>
          <w:rPr>
            <w:rFonts w:ascii="Times New Roman" w:eastAsia="Times New Roman" w:hAnsi="Times New Roman" w:cs="Times New Roman"/>
          </w:rPr>
          <w:t xml:space="preserve">d across networks. </w:t>
        </w:r>
      </w:ins>
      <w:ins w:id="2834" w:author="Benton, Deon" w:date="2026-03-09T19:12:00Z" w16du:dateUtc="2026-03-10T00:12:00Z">
        <w:r w:rsidR="00560C9F">
          <w:rPr>
            <w:rFonts w:ascii="Times New Roman" w:eastAsia="Times New Roman" w:hAnsi="Times New Roman" w:cs="Times New Roman"/>
          </w:rPr>
          <w:t>Six</w:t>
        </w:r>
      </w:ins>
      <w:ins w:id="2835" w:author="Benton, Deon" w:date="2026-03-03T16:20:00Z" w16du:dateUtc="2026-03-03T22:20:00Z">
        <w:r w:rsidR="0086256F">
          <w:rPr>
            <w:rFonts w:ascii="Times New Roman" w:eastAsia="Times New Roman" w:hAnsi="Times New Roman" w:cs="Times New Roman"/>
          </w:rPr>
          <w:t xml:space="preserve"> different ratio</w:t>
        </w:r>
      </w:ins>
      <w:r w:rsidR="00851BB4">
        <w:rPr>
          <w:rFonts w:ascii="Times New Roman" w:eastAsia="Times New Roman" w:hAnsi="Times New Roman" w:cs="Times New Roman"/>
        </w:rPr>
        <w:t>s</w:t>
      </w:r>
      <w:ins w:id="2836" w:author="Benton, Deon" w:date="2026-04-12T14:40:00Z" w16du:dateUtc="2026-04-12T19:40:00Z">
        <w:r w:rsidR="006E1BC4">
          <w:rPr>
            <w:rFonts w:ascii="Times New Roman" w:eastAsia="Times New Roman" w:hAnsi="Times New Roman" w:cs="Times New Roman"/>
          </w:rPr>
          <w:t xml:space="preserve"> </w:t>
        </w:r>
      </w:ins>
      <w:ins w:id="2837" w:author="Benton, Deon" w:date="2026-03-03T16:20:00Z" w16du:dateUtc="2026-03-03T22:20:00Z">
        <w:r w:rsidR="0086256F">
          <w:rPr>
            <w:rFonts w:ascii="Times New Roman" w:eastAsia="Times New Roman" w:hAnsi="Times New Roman" w:cs="Times New Roman"/>
          </w:rPr>
          <w:t>were used</w:t>
        </w:r>
      </w:ins>
      <w:ins w:id="2838" w:author="Benton, Deon" w:date="2026-04-12T14:40:00Z" w16du:dateUtc="2026-04-12T19:40:00Z">
        <w:r w:rsidR="006E1BC4">
          <w:rPr>
            <w:rFonts w:ascii="Times New Roman" w:eastAsia="Times New Roman" w:hAnsi="Times New Roman" w:cs="Times New Roman"/>
          </w:rPr>
          <w:t xml:space="preserve">, </w:t>
        </w:r>
      </w:ins>
      <w:ins w:id="2839" w:author="Benton, Deon" w:date="2026-04-12T14:41:00Z" w16du:dateUtc="2026-04-12T19:41:00Z">
        <w:r w:rsidR="00700E15">
          <w:rPr>
            <w:rFonts w:ascii="Times New Roman" w:eastAsia="Times New Roman" w:hAnsi="Times New Roman" w:cs="Times New Roman"/>
          </w:rPr>
          <w:t xml:space="preserve">and </w:t>
        </w:r>
      </w:ins>
      <w:ins w:id="2840" w:author="Benton, Deon" w:date="2026-04-12T14:40:00Z" w16du:dateUtc="2026-04-12T19:40:00Z">
        <w:r w:rsidR="006E1BC4">
          <w:rPr>
            <w:rFonts w:ascii="Times New Roman" w:eastAsia="Times New Roman" w:hAnsi="Times New Roman" w:cs="Times New Roman"/>
          </w:rPr>
          <w:t>each correspond</w:t>
        </w:r>
      </w:ins>
      <w:ins w:id="2841" w:author="Benton, Deon" w:date="2026-04-12T14:41:00Z" w16du:dateUtc="2026-04-12T19:41:00Z">
        <w:r w:rsidR="00700E15">
          <w:rPr>
            <w:rFonts w:ascii="Times New Roman" w:eastAsia="Times New Roman" w:hAnsi="Times New Roman" w:cs="Times New Roman"/>
          </w:rPr>
          <w:t>ed</w:t>
        </w:r>
      </w:ins>
      <w:ins w:id="2842" w:author="Benton, Deon" w:date="2026-04-12T14:40:00Z" w16du:dateUtc="2026-04-12T19:40:00Z">
        <w:r w:rsidR="006E1BC4">
          <w:rPr>
            <w:rFonts w:ascii="Times New Roman" w:eastAsia="Times New Roman" w:hAnsi="Times New Roman" w:cs="Times New Roman"/>
          </w:rPr>
          <w:t xml:space="preserve"> to a different condition</w:t>
        </w:r>
      </w:ins>
      <w:ins w:id="2843" w:author="Benton, Deon" w:date="2026-03-03T16:20:00Z" w16du:dateUtc="2026-03-03T22:20:00Z">
        <w:r w:rsidR="0086256F">
          <w:rPr>
            <w:rFonts w:ascii="Times New Roman" w:eastAsia="Times New Roman" w:hAnsi="Times New Roman" w:cs="Times New Roman"/>
          </w:rPr>
          <w:t xml:space="preserve">: 100% </w:t>
        </w:r>
      </w:ins>
      <w:ins w:id="2844" w:author="Benton, Deon" w:date="2026-04-12T14:41:00Z" w16du:dateUtc="2026-04-12T19:41:00Z">
        <w:r w:rsidR="00700E15">
          <w:rPr>
            <w:rFonts w:ascii="Times New Roman" w:eastAsia="Times New Roman" w:hAnsi="Times New Roman" w:cs="Times New Roman"/>
          </w:rPr>
          <w:t xml:space="preserve">constrained </w:t>
        </w:r>
      </w:ins>
      <w:ins w:id="2845" w:author="Benton, Deon" w:date="2026-03-03T16:20:00Z" w16du:dateUtc="2026-03-03T22:20:00Z">
        <w:r w:rsidR="0086256F">
          <w:rPr>
            <w:rFonts w:ascii="Times New Roman" w:eastAsia="Times New Roman" w:hAnsi="Times New Roman" w:cs="Times New Roman"/>
          </w:rPr>
          <w:t>vs. 0%</w:t>
        </w:r>
      </w:ins>
      <w:ins w:id="2846" w:author="Benton, Deon" w:date="2026-04-12T14:41:00Z" w16du:dateUtc="2026-04-12T19:41:00Z">
        <w:r w:rsidR="00700E15">
          <w:rPr>
            <w:rFonts w:ascii="Times New Roman" w:eastAsia="Times New Roman" w:hAnsi="Times New Roman" w:cs="Times New Roman"/>
          </w:rPr>
          <w:t xml:space="preserve"> unconstrained</w:t>
        </w:r>
      </w:ins>
      <w:ins w:id="2847" w:author="Benton, Deon" w:date="2026-03-03T16:20:00Z" w16du:dateUtc="2026-03-03T22:20:00Z">
        <w:r w:rsidR="00AE3FD6">
          <w:rPr>
            <w:rFonts w:ascii="Times New Roman" w:eastAsia="Times New Roman" w:hAnsi="Times New Roman" w:cs="Times New Roman"/>
          </w:rPr>
          <w:t>;</w:t>
        </w:r>
      </w:ins>
      <w:ins w:id="2848" w:author="Benton, Deon" w:date="2026-03-03T16:17:00Z" w16du:dateUtc="2026-03-03T22:17:00Z">
        <w:r w:rsidR="00B208F8">
          <w:rPr>
            <w:rFonts w:ascii="Times New Roman" w:eastAsia="Times New Roman" w:hAnsi="Times New Roman" w:cs="Times New Roman"/>
          </w:rPr>
          <w:t xml:space="preserve"> </w:t>
        </w:r>
      </w:ins>
      <w:ins w:id="2849" w:author="Benton, Deon" w:date="2026-03-03T16:20:00Z" w16du:dateUtc="2026-03-03T22:20:00Z">
        <w:r w:rsidR="00AE3FD6">
          <w:rPr>
            <w:rFonts w:ascii="Times New Roman" w:eastAsia="Times New Roman" w:hAnsi="Times New Roman" w:cs="Times New Roman"/>
          </w:rPr>
          <w:t xml:space="preserve">90% </w:t>
        </w:r>
      </w:ins>
      <w:ins w:id="2850" w:author="Benton, Deon" w:date="2026-04-12T14:42:00Z" w16du:dateUtc="2026-04-12T19:42:00Z">
        <w:r w:rsidR="00700E15">
          <w:rPr>
            <w:rFonts w:ascii="Times New Roman" w:eastAsia="Times New Roman" w:hAnsi="Times New Roman" w:cs="Times New Roman"/>
          </w:rPr>
          <w:t xml:space="preserve">constrained </w:t>
        </w:r>
      </w:ins>
      <w:ins w:id="2851" w:author="Benton, Deon" w:date="2026-03-03T16:20:00Z" w16du:dateUtc="2026-03-03T22:20:00Z">
        <w:r w:rsidR="00AE3FD6">
          <w:rPr>
            <w:rFonts w:ascii="Times New Roman" w:eastAsia="Times New Roman" w:hAnsi="Times New Roman" w:cs="Times New Roman"/>
          </w:rPr>
          <w:t xml:space="preserve">vs. 10% </w:t>
        </w:r>
      </w:ins>
      <w:ins w:id="2852" w:author="Benton, Deon" w:date="2026-04-12T14:42:00Z" w16du:dateUtc="2026-04-12T19:42:00Z">
        <w:r w:rsidR="00700E15">
          <w:rPr>
            <w:rFonts w:ascii="Times New Roman" w:eastAsia="Times New Roman" w:hAnsi="Times New Roman" w:cs="Times New Roman"/>
          </w:rPr>
          <w:t>unconstrained</w:t>
        </w:r>
      </w:ins>
      <w:ins w:id="2853" w:author="Benton, Deon" w:date="2026-03-03T16:21:00Z" w16du:dateUtc="2026-03-03T22:21:00Z">
        <w:r w:rsidR="00AE3FD6">
          <w:rPr>
            <w:rFonts w:ascii="Times New Roman" w:eastAsia="Times New Roman" w:hAnsi="Times New Roman" w:cs="Times New Roman"/>
          </w:rPr>
          <w:t>; 80%</w:t>
        </w:r>
      </w:ins>
      <w:ins w:id="2854" w:author="Benton, Deon" w:date="2026-04-12T14:42:00Z" w16du:dateUtc="2026-04-12T19:42:00Z">
        <w:r w:rsidR="00700E15">
          <w:rPr>
            <w:rFonts w:ascii="Times New Roman" w:eastAsia="Times New Roman" w:hAnsi="Times New Roman" w:cs="Times New Roman"/>
          </w:rPr>
          <w:t xml:space="preserve"> constrained</w:t>
        </w:r>
      </w:ins>
      <w:ins w:id="2855" w:author="Benton, Deon" w:date="2026-03-03T16:21:00Z" w16du:dateUtc="2026-03-03T22:21:00Z">
        <w:r w:rsidR="00AE3FD6">
          <w:rPr>
            <w:rFonts w:ascii="Times New Roman" w:eastAsia="Times New Roman" w:hAnsi="Times New Roman" w:cs="Times New Roman"/>
          </w:rPr>
          <w:t xml:space="preserve"> vs. 20%</w:t>
        </w:r>
      </w:ins>
      <w:ins w:id="2856" w:author="Benton, Deon" w:date="2026-04-12T14:42:00Z" w16du:dateUtc="2026-04-12T19:42:00Z">
        <w:r w:rsidR="00700E15">
          <w:rPr>
            <w:rFonts w:ascii="Times New Roman" w:eastAsia="Times New Roman" w:hAnsi="Times New Roman" w:cs="Times New Roman"/>
          </w:rPr>
          <w:t xml:space="preserve"> unconstrained</w:t>
        </w:r>
      </w:ins>
      <w:ins w:id="2857" w:author="Benton, Deon" w:date="2026-03-09T19:11:00Z" w16du:dateUtc="2026-03-10T00:11:00Z">
        <w:r w:rsidR="00560C9F">
          <w:rPr>
            <w:rFonts w:ascii="Times New Roman" w:eastAsia="Times New Roman" w:hAnsi="Times New Roman" w:cs="Times New Roman"/>
          </w:rPr>
          <w:t xml:space="preserve">; </w:t>
        </w:r>
      </w:ins>
      <w:ins w:id="2858" w:author="Benton, Deon" w:date="2026-03-09T19:12:00Z" w16du:dateUtc="2026-03-10T00:12:00Z">
        <w:r w:rsidR="00560C9F">
          <w:rPr>
            <w:rFonts w:ascii="Times New Roman" w:eastAsia="Times New Roman" w:hAnsi="Times New Roman" w:cs="Times New Roman"/>
          </w:rPr>
          <w:t>7</w:t>
        </w:r>
      </w:ins>
      <w:ins w:id="2859" w:author="Benton, Deon" w:date="2026-03-09T19:11:00Z" w16du:dateUtc="2026-03-10T00:11:00Z">
        <w:r w:rsidR="00560C9F">
          <w:rPr>
            <w:rFonts w:ascii="Times New Roman" w:eastAsia="Times New Roman" w:hAnsi="Times New Roman" w:cs="Times New Roman"/>
          </w:rPr>
          <w:t xml:space="preserve">0% </w:t>
        </w:r>
      </w:ins>
      <w:ins w:id="2860" w:author="Benton, Deon" w:date="2026-04-12T14:42:00Z" w16du:dateUtc="2026-04-12T19:42:00Z">
        <w:r w:rsidR="00700E15">
          <w:rPr>
            <w:rFonts w:ascii="Times New Roman" w:eastAsia="Times New Roman" w:hAnsi="Times New Roman" w:cs="Times New Roman"/>
          </w:rPr>
          <w:t xml:space="preserve">constrained </w:t>
        </w:r>
      </w:ins>
      <w:ins w:id="2861" w:author="Benton, Deon" w:date="2026-03-09T19:11:00Z" w16du:dateUtc="2026-03-10T00:11:00Z">
        <w:r w:rsidR="00560C9F">
          <w:rPr>
            <w:rFonts w:ascii="Times New Roman" w:eastAsia="Times New Roman" w:hAnsi="Times New Roman" w:cs="Times New Roman"/>
          </w:rPr>
          <w:t xml:space="preserve">vs. </w:t>
        </w:r>
      </w:ins>
      <w:ins w:id="2862" w:author="Benton, Deon" w:date="2026-03-09T19:12:00Z" w16du:dateUtc="2026-03-10T00:12:00Z">
        <w:r w:rsidR="00560C9F">
          <w:rPr>
            <w:rFonts w:ascii="Times New Roman" w:eastAsia="Times New Roman" w:hAnsi="Times New Roman" w:cs="Times New Roman"/>
          </w:rPr>
          <w:t>3</w:t>
        </w:r>
      </w:ins>
      <w:ins w:id="2863" w:author="Benton, Deon" w:date="2026-03-09T19:11:00Z" w16du:dateUtc="2026-03-10T00:11:00Z">
        <w:r w:rsidR="00560C9F">
          <w:rPr>
            <w:rFonts w:ascii="Times New Roman" w:eastAsia="Times New Roman" w:hAnsi="Times New Roman" w:cs="Times New Roman"/>
          </w:rPr>
          <w:t>0%</w:t>
        </w:r>
      </w:ins>
      <w:ins w:id="2864" w:author="Benton, Deon" w:date="2026-04-12T14:42:00Z" w16du:dateUtc="2026-04-12T19:42:00Z">
        <w:r w:rsidR="00700E15">
          <w:rPr>
            <w:rFonts w:ascii="Times New Roman" w:eastAsia="Times New Roman" w:hAnsi="Times New Roman" w:cs="Times New Roman"/>
          </w:rPr>
          <w:t xml:space="preserve"> unconstrained</w:t>
        </w:r>
      </w:ins>
      <w:ins w:id="2865" w:author="Benton, Deon" w:date="2026-03-09T19:12:00Z" w16du:dateUtc="2026-03-10T00:12:00Z">
        <w:r w:rsidR="00560C9F">
          <w:rPr>
            <w:rFonts w:ascii="Times New Roman" w:eastAsia="Times New Roman" w:hAnsi="Times New Roman" w:cs="Times New Roman"/>
          </w:rPr>
          <w:t xml:space="preserve">; 60% </w:t>
        </w:r>
      </w:ins>
      <w:ins w:id="2866" w:author="Benton, Deon" w:date="2026-04-12T14:43:00Z" w16du:dateUtc="2026-04-12T19:43:00Z">
        <w:r w:rsidR="00700E15">
          <w:rPr>
            <w:rFonts w:ascii="Times New Roman" w:eastAsia="Times New Roman" w:hAnsi="Times New Roman" w:cs="Times New Roman"/>
          </w:rPr>
          <w:t>constrained</w:t>
        </w:r>
      </w:ins>
      <w:ins w:id="2867" w:author="Benton, Deon" w:date="2026-04-12T14:44:00Z" w16du:dateUtc="2026-04-12T19:44:00Z">
        <w:r w:rsidR="00700E15">
          <w:rPr>
            <w:rFonts w:ascii="Times New Roman" w:eastAsia="Times New Roman" w:hAnsi="Times New Roman" w:cs="Times New Roman"/>
          </w:rPr>
          <w:t xml:space="preserve"> </w:t>
        </w:r>
      </w:ins>
      <w:ins w:id="2868" w:author="Benton, Deon" w:date="2026-03-09T19:12:00Z" w16du:dateUtc="2026-03-10T00:12:00Z">
        <w:r w:rsidR="00560C9F">
          <w:rPr>
            <w:rFonts w:ascii="Times New Roman" w:eastAsia="Times New Roman" w:hAnsi="Times New Roman" w:cs="Times New Roman"/>
          </w:rPr>
          <w:t xml:space="preserve">vs. 40% </w:t>
        </w:r>
      </w:ins>
      <w:ins w:id="2869" w:author="Benton, Deon" w:date="2026-04-12T14:44:00Z" w16du:dateUtc="2026-04-12T19:44:00Z">
        <w:r w:rsidR="00700E15">
          <w:rPr>
            <w:rFonts w:ascii="Times New Roman" w:eastAsia="Times New Roman" w:hAnsi="Times New Roman" w:cs="Times New Roman"/>
          </w:rPr>
          <w:t xml:space="preserve">unconstrained; </w:t>
        </w:r>
      </w:ins>
      <w:ins w:id="2870" w:author="Benton, Deon" w:date="2026-03-09T19:12:00Z" w16du:dateUtc="2026-03-10T00:12:00Z">
        <w:r w:rsidR="00736F05">
          <w:rPr>
            <w:rFonts w:ascii="Times New Roman" w:eastAsia="Times New Roman" w:hAnsi="Times New Roman" w:cs="Times New Roman"/>
          </w:rPr>
          <w:t xml:space="preserve">and </w:t>
        </w:r>
      </w:ins>
      <w:ins w:id="2871" w:author="Benton, Deon" w:date="2026-03-09T19:13:00Z" w16du:dateUtc="2026-03-10T00:13:00Z">
        <w:r w:rsidR="00736F05">
          <w:rPr>
            <w:rFonts w:ascii="Times New Roman" w:eastAsia="Times New Roman" w:hAnsi="Times New Roman" w:cs="Times New Roman"/>
          </w:rPr>
          <w:t>5</w:t>
        </w:r>
      </w:ins>
      <w:ins w:id="2872" w:author="Benton, Deon" w:date="2026-03-09T19:12:00Z" w16du:dateUtc="2026-03-10T00:12:00Z">
        <w:r w:rsidR="00736F05">
          <w:rPr>
            <w:rFonts w:ascii="Times New Roman" w:eastAsia="Times New Roman" w:hAnsi="Times New Roman" w:cs="Times New Roman"/>
          </w:rPr>
          <w:t xml:space="preserve">0% </w:t>
        </w:r>
      </w:ins>
      <w:ins w:id="2873" w:author="Benton, Deon" w:date="2026-04-12T14:44:00Z" w16du:dateUtc="2026-04-12T19:44:00Z">
        <w:r w:rsidR="00700E15">
          <w:rPr>
            <w:rFonts w:ascii="Times New Roman" w:eastAsia="Times New Roman" w:hAnsi="Times New Roman" w:cs="Times New Roman"/>
          </w:rPr>
          <w:t>constrained</w:t>
        </w:r>
      </w:ins>
      <w:ins w:id="2874" w:author="Benton, Deon" w:date="2026-03-09T19:12:00Z" w16du:dateUtc="2026-03-10T00:12:00Z">
        <w:r w:rsidR="00736F05">
          <w:rPr>
            <w:rFonts w:ascii="Times New Roman" w:eastAsia="Times New Roman" w:hAnsi="Times New Roman" w:cs="Times New Roman"/>
          </w:rPr>
          <w:t xml:space="preserve"> vs. </w:t>
        </w:r>
      </w:ins>
      <w:ins w:id="2875" w:author="Benton, Deon" w:date="2026-03-09T19:13:00Z" w16du:dateUtc="2026-03-10T00:13:00Z">
        <w:r w:rsidR="00736F05">
          <w:rPr>
            <w:rFonts w:ascii="Times New Roman" w:eastAsia="Times New Roman" w:hAnsi="Times New Roman" w:cs="Times New Roman"/>
          </w:rPr>
          <w:t>5</w:t>
        </w:r>
      </w:ins>
      <w:ins w:id="2876" w:author="Benton, Deon" w:date="2026-03-09T19:12:00Z" w16du:dateUtc="2026-03-10T00:12:00Z">
        <w:r w:rsidR="00736F05">
          <w:rPr>
            <w:rFonts w:ascii="Times New Roman" w:eastAsia="Times New Roman" w:hAnsi="Times New Roman" w:cs="Times New Roman"/>
          </w:rPr>
          <w:t>0%</w:t>
        </w:r>
      </w:ins>
      <w:ins w:id="2877" w:author="Benton, Deon" w:date="2026-04-12T14:44:00Z" w16du:dateUtc="2026-04-12T19:44:00Z">
        <w:r w:rsidR="00700E15">
          <w:rPr>
            <w:rFonts w:ascii="Times New Roman" w:eastAsia="Times New Roman" w:hAnsi="Times New Roman" w:cs="Times New Roman"/>
          </w:rPr>
          <w:t xml:space="preserve"> unconstrained</w:t>
        </w:r>
      </w:ins>
      <w:ins w:id="2878" w:author="Benton, Deon" w:date="2026-03-09T19:06:00Z" w16du:dateUtc="2026-03-10T00:06:00Z">
        <w:r>
          <w:rPr>
            <w:rFonts w:ascii="Times New Roman" w:eastAsia="Times New Roman" w:hAnsi="Times New Roman" w:cs="Times New Roman"/>
          </w:rPr>
          <w:t xml:space="preserve">. </w:t>
        </w:r>
      </w:ins>
      <w:ins w:id="2879" w:author="Benton, Deon" w:date="2026-03-30T17:02:00Z" w16du:dateUtc="2026-03-30T22:02:00Z">
        <w:r w:rsidR="00902E7F">
          <w:rPr>
            <w:rFonts w:ascii="Times New Roman" w:eastAsia="Times New Roman" w:hAnsi="Times New Roman" w:cs="Times New Roman"/>
          </w:rPr>
          <w:t xml:space="preserve">Here, a given ratio </w:t>
        </w:r>
      </w:ins>
      <w:ins w:id="2880" w:author="Benton, Deon" w:date="2026-03-30T17:11:00Z" w16du:dateUtc="2026-03-30T22:11:00Z">
        <w:r w:rsidR="00426521">
          <w:rPr>
            <w:rFonts w:ascii="Times New Roman" w:eastAsia="Times New Roman" w:hAnsi="Times New Roman" w:cs="Times New Roman"/>
          </w:rPr>
          <w:t>reflects</w:t>
        </w:r>
      </w:ins>
      <w:ins w:id="2881" w:author="Benton, Deon" w:date="2026-03-30T17:04:00Z" w16du:dateUtc="2026-03-30T22:04:00Z">
        <w:r w:rsidR="002E142A">
          <w:rPr>
            <w:rFonts w:ascii="Times New Roman" w:eastAsia="Times New Roman" w:hAnsi="Times New Roman" w:cs="Times New Roman"/>
          </w:rPr>
          <w:t xml:space="preserve"> the proportion of time</w:t>
        </w:r>
      </w:ins>
      <w:ins w:id="2882" w:author="Benton, Deon" w:date="2026-03-30T17:05:00Z" w16du:dateUtc="2026-03-30T22:05:00Z">
        <w:r w:rsidR="002E142A">
          <w:rPr>
            <w:rFonts w:ascii="Times New Roman" w:eastAsia="Times New Roman" w:hAnsi="Times New Roman" w:cs="Times New Roman"/>
          </w:rPr>
          <w:t xml:space="preserve"> during pretraining</w:t>
        </w:r>
      </w:ins>
      <w:ins w:id="2883" w:author="Benton, Deon" w:date="2026-03-30T17:04:00Z" w16du:dateUtc="2026-03-30T22:04:00Z">
        <w:r w:rsidR="002E142A">
          <w:rPr>
            <w:rFonts w:ascii="Times New Roman" w:eastAsia="Times New Roman" w:hAnsi="Times New Roman" w:cs="Times New Roman"/>
          </w:rPr>
          <w:t xml:space="preserve"> that networks experienced </w:t>
        </w:r>
      </w:ins>
      <w:ins w:id="2884" w:author="Benton, Deon" w:date="2026-03-30T17:05:00Z" w16du:dateUtc="2026-03-30T22:05:00Z">
        <w:r w:rsidR="002E142A">
          <w:rPr>
            <w:rFonts w:ascii="Times New Roman" w:eastAsia="Times New Roman" w:hAnsi="Times New Roman" w:cs="Times New Roman"/>
          </w:rPr>
          <w:t>the corresponding motion.</w:t>
        </w:r>
      </w:ins>
      <w:ins w:id="2885" w:author="Benton, Deon" w:date="2026-03-30T17:02:00Z" w16du:dateUtc="2026-03-30T22:02:00Z">
        <w:r w:rsidR="00902E7F">
          <w:rPr>
            <w:rFonts w:ascii="Times New Roman" w:eastAsia="Times New Roman" w:hAnsi="Times New Roman" w:cs="Times New Roman"/>
          </w:rPr>
          <w:t xml:space="preserve"> </w:t>
        </w:r>
      </w:ins>
      <w:ins w:id="2886" w:author="Benton, Deon" w:date="2026-04-17T12:17:00Z" w16du:dateUtc="2026-04-17T17:17:00Z">
        <w:r w:rsidR="00EC725F">
          <w:rPr>
            <w:rFonts w:ascii="Times New Roman" w:eastAsia="Times New Roman" w:hAnsi="Times New Roman" w:cs="Times New Roman"/>
          </w:rPr>
          <w:t>To illustrate, c</w:t>
        </w:r>
      </w:ins>
      <w:ins w:id="2887" w:author="Benton, Deon" w:date="2026-03-30T17:05:00Z" w16du:dateUtc="2026-03-30T22:05:00Z">
        <w:r w:rsidR="002E142A">
          <w:rPr>
            <w:rFonts w:ascii="Times New Roman" w:eastAsia="Times New Roman" w:hAnsi="Times New Roman" w:cs="Times New Roman"/>
          </w:rPr>
          <w:t xml:space="preserve">onsider the </w:t>
        </w:r>
      </w:ins>
      <w:ins w:id="2888" w:author="Benton, Deon" w:date="2026-03-30T17:07:00Z" w16du:dateUtc="2026-03-30T22:07:00Z">
        <w:r w:rsidR="00B627C2">
          <w:rPr>
            <w:rFonts w:ascii="Times New Roman" w:eastAsia="Times New Roman" w:hAnsi="Times New Roman" w:cs="Times New Roman"/>
          </w:rPr>
          <w:t>“</w:t>
        </w:r>
      </w:ins>
      <w:ins w:id="2889" w:author="Benton, Deon" w:date="2026-03-30T17:05:00Z" w16du:dateUtc="2026-03-30T22:05:00Z">
        <w:r w:rsidR="002E142A">
          <w:rPr>
            <w:rFonts w:ascii="Times New Roman" w:eastAsia="Times New Roman" w:hAnsi="Times New Roman" w:cs="Times New Roman"/>
          </w:rPr>
          <w:t xml:space="preserve">60% </w:t>
        </w:r>
      </w:ins>
      <w:ins w:id="2890" w:author="Benton, Deon" w:date="2026-04-12T14:45:00Z" w16du:dateUtc="2026-04-12T19:45:00Z">
        <w:r w:rsidR="00FD6749">
          <w:rPr>
            <w:rFonts w:ascii="Times New Roman" w:eastAsia="Times New Roman" w:hAnsi="Times New Roman" w:cs="Times New Roman"/>
          </w:rPr>
          <w:t>constrained</w:t>
        </w:r>
      </w:ins>
      <w:ins w:id="2891" w:author="Benton, Deon" w:date="2026-03-30T17:05:00Z" w16du:dateUtc="2026-03-30T22:05:00Z">
        <w:r w:rsidR="002E142A">
          <w:rPr>
            <w:rFonts w:ascii="Times New Roman" w:eastAsia="Times New Roman" w:hAnsi="Times New Roman" w:cs="Times New Roman"/>
          </w:rPr>
          <w:t xml:space="preserve"> vs. 40% </w:t>
        </w:r>
      </w:ins>
      <w:ins w:id="2892" w:author="Benton, Deon" w:date="2026-04-12T14:45:00Z" w16du:dateUtc="2026-04-12T19:45:00Z">
        <w:r w:rsidR="00FD6749">
          <w:rPr>
            <w:rFonts w:ascii="Times New Roman" w:eastAsia="Times New Roman" w:hAnsi="Times New Roman" w:cs="Times New Roman"/>
          </w:rPr>
          <w:t xml:space="preserve">unconstrained” </w:t>
        </w:r>
      </w:ins>
      <w:ins w:id="2893" w:author="Benton, Deon" w:date="2026-03-30T17:05:00Z" w16du:dateUtc="2026-03-30T22:05:00Z">
        <w:r w:rsidR="002E142A">
          <w:rPr>
            <w:rFonts w:ascii="Times New Roman" w:eastAsia="Times New Roman" w:hAnsi="Times New Roman" w:cs="Times New Roman"/>
          </w:rPr>
          <w:t xml:space="preserve">condition. In this condition, </w:t>
        </w:r>
      </w:ins>
      <w:ins w:id="2894" w:author="Benton, Deon" w:date="2026-03-30T17:10:00Z" w16du:dateUtc="2026-03-30T22:10:00Z">
        <w:r w:rsidR="00426521">
          <w:rPr>
            <w:rFonts w:ascii="Times New Roman" w:eastAsia="Times New Roman" w:hAnsi="Times New Roman" w:cs="Times New Roman"/>
          </w:rPr>
          <w:t>arced motion occurred with obstacles 60% of the time; the remaining 40% of the time, arced motion occurred alone.</w:t>
        </w:r>
      </w:ins>
      <w:ins w:id="2895" w:author="Benton, Deon" w:date="2026-03-30T17:11:00Z" w16du:dateUtc="2026-03-30T22:11:00Z">
        <w:r w:rsidR="00426521">
          <w:rPr>
            <w:rFonts w:ascii="Times New Roman" w:eastAsia="Times New Roman" w:hAnsi="Times New Roman" w:cs="Times New Roman"/>
          </w:rPr>
          <w:t xml:space="preserve"> </w:t>
        </w:r>
      </w:ins>
      <w:ins w:id="2896" w:author="Benton, Deon" w:date="2026-04-12T14:47:00Z" w16du:dateUtc="2026-04-12T19:47:00Z">
        <w:r w:rsidR="00784ED7">
          <w:rPr>
            <w:rFonts w:ascii="Times New Roman" w:eastAsia="Times New Roman" w:hAnsi="Times New Roman" w:cs="Times New Roman"/>
          </w:rPr>
          <w:t>Parametric</w:t>
        </w:r>
      </w:ins>
      <w:ins w:id="2897" w:author="Benton, Deon" w:date="2026-04-12T14:46:00Z" w16du:dateUtc="2026-04-12T19:46:00Z">
        <w:r w:rsidR="00784ED7">
          <w:rPr>
            <w:rFonts w:ascii="Times New Roman" w:eastAsia="Times New Roman" w:hAnsi="Times New Roman" w:cs="Times New Roman"/>
          </w:rPr>
          <w:t xml:space="preserve"> variation of the ratio of constrained to unconstrained arced motion was used here </w:t>
        </w:r>
      </w:ins>
      <w:ins w:id="2898" w:author="Benton, Deon" w:date="2026-03-30T17:16:00Z" w16du:dateUtc="2026-03-30T22:16:00Z">
        <w:r w:rsidR="008764BA">
          <w:rPr>
            <w:rFonts w:ascii="Times New Roman" w:eastAsia="Times New Roman" w:hAnsi="Times New Roman" w:cs="Times New Roman"/>
          </w:rPr>
          <w:t>because there is</w:t>
        </w:r>
      </w:ins>
      <w:ins w:id="2899" w:author="Benton, Deon" w:date="2026-03-30T17:12:00Z" w16du:dateUtc="2026-03-30T22:12:00Z">
        <w:r w:rsidR="00B62F20">
          <w:rPr>
            <w:rFonts w:ascii="Times New Roman" w:eastAsia="Times New Roman" w:hAnsi="Times New Roman" w:cs="Times New Roman"/>
          </w:rPr>
          <w:t xml:space="preserve"> no clear way</w:t>
        </w:r>
      </w:ins>
      <w:ins w:id="2900" w:author="Benton, Deon" w:date="2026-04-12T14:47:00Z" w16du:dateUtc="2026-04-12T19:47:00Z">
        <w:r w:rsidR="00784ED7">
          <w:rPr>
            <w:rFonts w:ascii="Times New Roman" w:eastAsia="Times New Roman" w:hAnsi="Times New Roman" w:cs="Times New Roman"/>
          </w:rPr>
          <w:t xml:space="preserve"> empirically</w:t>
        </w:r>
      </w:ins>
      <w:ins w:id="2901" w:author="Benton, Deon" w:date="2026-03-30T17:12:00Z" w16du:dateUtc="2026-03-30T22:12:00Z">
        <w:r w:rsidR="00B62F20">
          <w:rPr>
            <w:rFonts w:ascii="Times New Roman" w:eastAsia="Times New Roman" w:hAnsi="Times New Roman" w:cs="Times New Roman"/>
          </w:rPr>
          <w:t xml:space="preserve"> to derive the </w:t>
        </w:r>
      </w:ins>
      <w:ins w:id="2902" w:author="Benton, Deon" w:date="2026-04-12T14:47:00Z" w16du:dateUtc="2026-04-12T19:47:00Z">
        <w:r w:rsidR="00784ED7">
          <w:rPr>
            <w:rFonts w:ascii="Times New Roman" w:eastAsia="Times New Roman" w:hAnsi="Times New Roman" w:cs="Times New Roman"/>
          </w:rPr>
          <w:t xml:space="preserve">true </w:t>
        </w:r>
      </w:ins>
      <w:ins w:id="2903" w:author="Benton, Deon" w:date="2026-03-30T17:12:00Z" w16du:dateUtc="2026-03-30T22:12:00Z">
        <w:r w:rsidR="00B62F20">
          <w:rPr>
            <w:rFonts w:ascii="Times New Roman" w:eastAsia="Times New Roman" w:hAnsi="Times New Roman" w:cs="Times New Roman"/>
          </w:rPr>
          <w:t>proportion of each kind of event in the real world</w:t>
        </w:r>
      </w:ins>
      <w:ins w:id="2904" w:author="Benton, Deon" w:date="2026-03-30T17:17:00Z" w16du:dateUtc="2026-03-30T22:17:00Z">
        <w:r w:rsidR="008764BA">
          <w:rPr>
            <w:rFonts w:ascii="Times New Roman" w:eastAsia="Times New Roman" w:hAnsi="Times New Roman" w:cs="Times New Roman"/>
          </w:rPr>
          <w:t xml:space="preserve">; however, because the true estimates likely fall within the range of proportions tested here, </w:t>
        </w:r>
      </w:ins>
      <w:ins w:id="2905" w:author="Benton, Deon" w:date="2026-03-30T17:22:00Z" w16du:dateUtc="2026-03-30T22:22:00Z">
        <w:r w:rsidR="009455FE">
          <w:rPr>
            <w:rFonts w:ascii="Times New Roman" w:eastAsia="Times New Roman" w:hAnsi="Times New Roman" w:cs="Times New Roman"/>
          </w:rPr>
          <w:t>the results reported below</w:t>
        </w:r>
      </w:ins>
      <w:ins w:id="2906" w:author="Benton, Deon" w:date="2026-03-30T17:24:00Z" w16du:dateUtc="2026-03-30T22:24:00Z">
        <w:r w:rsidR="009455FE">
          <w:rPr>
            <w:rFonts w:ascii="Times New Roman" w:eastAsia="Times New Roman" w:hAnsi="Times New Roman" w:cs="Times New Roman"/>
          </w:rPr>
          <w:t xml:space="preserve"> </w:t>
        </w:r>
      </w:ins>
      <w:ins w:id="2907" w:author="Benton, Deon" w:date="2026-03-30T17:25:00Z" w16du:dateUtc="2026-03-30T22:25:00Z">
        <w:r w:rsidR="00BC6629">
          <w:rPr>
            <w:rFonts w:ascii="Times New Roman" w:eastAsia="Times New Roman" w:hAnsi="Times New Roman" w:cs="Times New Roman"/>
          </w:rPr>
          <w:t xml:space="preserve">should </w:t>
        </w:r>
      </w:ins>
      <w:ins w:id="2908" w:author="Benton, Deon" w:date="2026-03-30T17:24:00Z" w16du:dateUtc="2026-03-30T22:24:00Z">
        <w:r w:rsidR="009455FE">
          <w:rPr>
            <w:rFonts w:ascii="Times New Roman" w:eastAsia="Times New Roman" w:hAnsi="Times New Roman" w:cs="Times New Roman"/>
          </w:rPr>
          <w:t>provide a reasonable approximation of infants’ expected responses</w:t>
        </w:r>
      </w:ins>
      <w:ins w:id="2909" w:author="Benton, Deon" w:date="2026-03-30T17:25:00Z" w16du:dateUtc="2026-03-30T22:25:00Z">
        <w:r w:rsidR="00BC6629">
          <w:rPr>
            <w:rFonts w:ascii="Times New Roman" w:eastAsia="Times New Roman" w:hAnsi="Times New Roman" w:cs="Times New Roman"/>
          </w:rPr>
          <w:t xml:space="preserve"> across this parameter range</w:t>
        </w:r>
      </w:ins>
      <w:ins w:id="2910" w:author="Benton, Deon" w:date="2026-03-30T17:24:00Z" w16du:dateUtc="2026-03-30T22:24:00Z">
        <w:r w:rsidR="009455FE">
          <w:rPr>
            <w:rFonts w:ascii="Times New Roman" w:eastAsia="Times New Roman" w:hAnsi="Times New Roman" w:cs="Times New Roman"/>
          </w:rPr>
          <w:t>.</w:t>
        </w:r>
      </w:ins>
    </w:p>
    <w:p w14:paraId="6A58B730" w14:textId="0B5BB25A" w:rsidR="009A08C7" w:rsidRDefault="00237719" w:rsidP="00F05034">
      <w:pPr>
        <w:spacing w:line="480" w:lineRule="auto"/>
        <w:ind w:firstLine="720"/>
        <w:contextualSpacing/>
        <w:rPr>
          <w:ins w:id="2911" w:author="Benton, Deon" w:date="2026-03-09T19:14:00Z" w16du:dateUtc="2026-03-10T00:14:00Z"/>
          <w:rFonts w:ascii="Times New Roman" w:eastAsia="Times New Roman" w:hAnsi="Times New Roman" w:cs="Times New Roman"/>
        </w:rPr>
      </w:pPr>
      <w:ins w:id="2912" w:author="Benton, Deon" w:date="2026-03-30T17:26:00Z" w16du:dateUtc="2026-03-30T22:26:00Z">
        <w:r>
          <w:rPr>
            <w:rFonts w:ascii="Times New Roman" w:eastAsia="Times New Roman" w:hAnsi="Times New Roman" w:cs="Times New Roman"/>
          </w:rPr>
          <w:t>Two final notes are worth making</w:t>
        </w:r>
      </w:ins>
      <w:ins w:id="2913" w:author="Benton, Deon" w:date="2026-04-12T14:47:00Z" w16du:dateUtc="2026-04-12T19:47:00Z">
        <w:r w:rsidR="00784ED7">
          <w:rPr>
            <w:rFonts w:ascii="Times New Roman" w:eastAsia="Times New Roman" w:hAnsi="Times New Roman" w:cs="Times New Roman"/>
          </w:rPr>
          <w:t xml:space="preserve"> before proceeding</w:t>
        </w:r>
      </w:ins>
      <w:ins w:id="2914" w:author="Benton, Deon" w:date="2026-03-30T17:26:00Z" w16du:dateUtc="2026-03-30T22:26:00Z">
        <w:r>
          <w:rPr>
            <w:rFonts w:ascii="Times New Roman" w:eastAsia="Times New Roman" w:hAnsi="Times New Roman" w:cs="Times New Roman"/>
          </w:rPr>
          <w:t>. First,</w:t>
        </w:r>
      </w:ins>
      <w:ins w:id="2915" w:author="Benton, Deon" w:date="2026-03-30T17:19:00Z" w16du:dateUtc="2026-03-30T22:19:00Z">
        <w:r w:rsidR="00D135D3">
          <w:rPr>
            <w:rFonts w:ascii="Times New Roman" w:eastAsia="Times New Roman" w:hAnsi="Times New Roman" w:cs="Times New Roman"/>
          </w:rPr>
          <w:t xml:space="preserve"> </w:t>
        </w:r>
      </w:ins>
      <w:ins w:id="2916" w:author="Benton, Deon" w:date="2026-03-09T19:13:00Z" w16du:dateUtc="2026-03-10T00:13:00Z">
        <w:r w:rsidR="00DE5B14">
          <w:rPr>
            <w:rFonts w:ascii="Times New Roman" w:eastAsia="Times New Roman" w:hAnsi="Times New Roman" w:cs="Times New Roman"/>
          </w:rPr>
          <w:t>the</w:t>
        </w:r>
      </w:ins>
      <w:ins w:id="2917" w:author="Benton, Deon" w:date="2026-03-09T19:06:00Z" w16du:dateUtc="2026-03-10T00:06:00Z">
        <w:r w:rsidR="00585C9B">
          <w:rPr>
            <w:rFonts w:ascii="Times New Roman" w:eastAsia="Times New Roman" w:hAnsi="Times New Roman" w:cs="Times New Roman"/>
          </w:rPr>
          <w:t xml:space="preserve"> </w:t>
        </w:r>
      </w:ins>
      <w:ins w:id="2918" w:author="Benton, Deon" w:date="2026-03-30T17:19:00Z" w16du:dateUtc="2026-03-30T22:19:00Z">
        <w:r w:rsidR="00D135D3">
          <w:rPr>
            <w:rFonts w:ascii="Times New Roman" w:eastAsia="Times New Roman" w:hAnsi="Times New Roman" w:cs="Times New Roman"/>
          </w:rPr>
          <w:t xml:space="preserve">“100% arced motion with obstacles vs. 0% arced motion without obstacles” condition </w:t>
        </w:r>
      </w:ins>
      <w:ins w:id="2919" w:author="Benton, Deon" w:date="2026-03-09T19:07:00Z" w16du:dateUtc="2026-03-10T00:07:00Z">
        <w:r w:rsidR="00585C9B">
          <w:rPr>
            <w:rFonts w:ascii="Times New Roman" w:eastAsia="Times New Roman" w:hAnsi="Times New Roman" w:cs="Times New Roman"/>
          </w:rPr>
          <w:t>served as a direct replication of Simulation 1a</w:t>
        </w:r>
      </w:ins>
      <w:ins w:id="2920" w:author="Benton, Deon" w:date="2026-04-12T14:48:00Z" w16du:dateUtc="2026-04-12T19:48:00Z">
        <w:r w:rsidR="00784ED7">
          <w:rPr>
            <w:rFonts w:ascii="Times New Roman" w:eastAsia="Times New Roman" w:hAnsi="Times New Roman" w:cs="Times New Roman"/>
          </w:rPr>
          <w:t xml:space="preserve">. As with networks in that simulation, </w:t>
        </w:r>
      </w:ins>
      <w:ins w:id="2921" w:author="Benton, Deon" w:date="2026-03-09T19:07:00Z" w16du:dateUtc="2026-03-10T00:07:00Z">
        <w:r w:rsidR="00585C9B">
          <w:rPr>
            <w:rFonts w:ascii="Times New Roman" w:eastAsia="Times New Roman" w:hAnsi="Times New Roman" w:cs="Times New Roman"/>
          </w:rPr>
          <w:t xml:space="preserve">networks </w:t>
        </w:r>
      </w:ins>
      <w:ins w:id="2922" w:author="Benton, Deon" w:date="2026-04-12T14:48:00Z" w16du:dateUtc="2026-04-12T19:48:00Z">
        <w:r w:rsidR="00784ED7">
          <w:rPr>
            <w:rFonts w:ascii="Times New Roman" w:eastAsia="Times New Roman" w:hAnsi="Times New Roman" w:cs="Times New Roman"/>
          </w:rPr>
          <w:t>in this condition</w:t>
        </w:r>
      </w:ins>
      <w:ins w:id="2923" w:author="Benton, Deon" w:date="2026-03-09T19:07:00Z" w16du:dateUtc="2026-03-10T00:07:00Z">
        <w:r w:rsidR="00585C9B">
          <w:rPr>
            <w:rFonts w:ascii="Times New Roman" w:eastAsia="Times New Roman" w:hAnsi="Times New Roman" w:cs="Times New Roman"/>
          </w:rPr>
          <w:t xml:space="preserve"> never experienced arced motion </w:t>
        </w:r>
      </w:ins>
      <w:ins w:id="2924" w:author="Benton, Deon" w:date="2026-03-09T19:08:00Z" w16du:dateUtc="2026-03-10T00:08:00Z">
        <w:r w:rsidR="00585C9B">
          <w:rPr>
            <w:rFonts w:ascii="Times New Roman" w:eastAsia="Times New Roman" w:hAnsi="Times New Roman" w:cs="Times New Roman"/>
          </w:rPr>
          <w:t>without</w:t>
        </w:r>
      </w:ins>
      <w:ins w:id="2925" w:author="Benton, Deon" w:date="2026-03-09T19:07:00Z" w16du:dateUtc="2026-03-10T00:07:00Z">
        <w:r w:rsidR="00585C9B">
          <w:rPr>
            <w:rFonts w:ascii="Times New Roman" w:eastAsia="Times New Roman" w:hAnsi="Times New Roman" w:cs="Times New Roman"/>
          </w:rPr>
          <w:t xml:space="preserve"> obstacles. </w:t>
        </w:r>
      </w:ins>
      <w:ins w:id="2926" w:author="Benton, Deon" w:date="2026-03-03T16:20:00Z" w16du:dateUtc="2026-03-03T22:20:00Z">
        <w:r w:rsidR="00AE3FD6">
          <w:rPr>
            <w:rFonts w:ascii="Times New Roman" w:eastAsia="Times New Roman" w:hAnsi="Times New Roman" w:cs="Times New Roman"/>
          </w:rPr>
          <w:t xml:space="preserve"> </w:t>
        </w:r>
      </w:ins>
      <w:ins w:id="2927" w:author="Benton, Deon" w:date="2026-03-09T19:14:00Z" w16du:dateUtc="2026-03-10T00:14:00Z">
        <w:r w:rsidR="009A08C7">
          <w:rPr>
            <w:rFonts w:ascii="Times New Roman" w:eastAsia="Times New Roman" w:hAnsi="Times New Roman" w:cs="Times New Roman"/>
          </w:rPr>
          <w:t>All other aspects of this simulation were identical to Simulation 1a.</w:t>
        </w:r>
      </w:ins>
      <w:ins w:id="2928" w:author="Benton, Deon" w:date="2026-03-30T17:26:00Z" w16du:dateUtc="2026-03-30T22:26:00Z">
        <w:r>
          <w:rPr>
            <w:rFonts w:ascii="Times New Roman" w:eastAsia="Times New Roman" w:hAnsi="Times New Roman" w:cs="Times New Roman"/>
          </w:rPr>
          <w:t xml:space="preserve"> Second, </w:t>
        </w:r>
      </w:ins>
      <w:ins w:id="2929" w:author="Benton, Deon" w:date="2026-03-30T17:37:00Z" w16du:dateUtc="2026-03-30T22:37:00Z">
        <w:r w:rsidR="00901C0F">
          <w:rPr>
            <w:rFonts w:ascii="Times New Roman" w:eastAsia="Times New Roman" w:hAnsi="Times New Roman" w:cs="Times New Roman"/>
          </w:rPr>
          <w:t xml:space="preserve">because this simulation was designed </w:t>
        </w:r>
      </w:ins>
      <w:ins w:id="2930" w:author="Benton, Deon" w:date="2026-03-30T17:32:00Z" w16du:dateUtc="2026-03-30T22:32:00Z">
        <w:r w:rsidR="003B5301">
          <w:rPr>
            <w:rFonts w:ascii="Times New Roman" w:eastAsia="Times New Roman" w:hAnsi="Times New Roman" w:cs="Times New Roman"/>
          </w:rPr>
          <w:t>to assess the robustness of ALIAS’s responses</w:t>
        </w:r>
      </w:ins>
      <w:ins w:id="2931" w:author="Benton, Deon" w:date="2026-03-30T17:33:00Z" w16du:dateUtc="2026-03-30T22:33:00Z">
        <w:r w:rsidR="003B5301">
          <w:rPr>
            <w:rFonts w:ascii="Times New Roman" w:eastAsia="Times New Roman" w:hAnsi="Times New Roman" w:cs="Times New Roman"/>
          </w:rPr>
          <w:t xml:space="preserve"> and </w:t>
        </w:r>
      </w:ins>
      <w:ins w:id="2932" w:author="Benton, Deon" w:date="2026-03-30T17:37:00Z" w16du:dateUtc="2026-03-30T22:37:00Z">
        <w:r w:rsidR="00901C0F">
          <w:rPr>
            <w:rFonts w:ascii="Times New Roman" w:eastAsia="Times New Roman" w:hAnsi="Times New Roman" w:cs="Times New Roman"/>
          </w:rPr>
          <w:t>give</w:t>
        </w:r>
      </w:ins>
      <w:ins w:id="2933" w:author="Benton, Deon" w:date="2026-04-12T14:49:00Z" w16du:dateUtc="2026-04-12T19:49:00Z">
        <w:r w:rsidR="00784ED7">
          <w:rPr>
            <w:rFonts w:ascii="Times New Roman" w:eastAsia="Times New Roman" w:hAnsi="Times New Roman" w:cs="Times New Roman"/>
          </w:rPr>
          <w:t>n</w:t>
        </w:r>
      </w:ins>
      <w:ins w:id="2934" w:author="Benton, Deon" w:date="2026-03-30T17:37:00Z" w16du:dateUtc="2026-03-30T22:37:00Z">
        <w:r w:rsidR="00901C0F">
          <w:rPr>
            <w:rFonts w:ascii="Times New Roman" w:eastAsia="Times New Roman" w:hAnsi="Times New Roman" w:cs="Times New Roman"/>
          </w:rPr>
          <w:t xml:space="preserve"> that </w:t>
        </w:r>
      </w:ins>
      <w:ins w:id="2935" w:author="Benton, Deon" w:date="2026-04-12T14:51:00Z" w16du:dateUtc="2026-04-12T19:51:00Z">
        <w:r w:rsidR="0063430A">
          <w:rPr>
            <w:rFonts w:ascii="Times New Roman" w:eastAsia="Times New Roman" w:hAnsi="Times New Roman" w:cs="Times New Roman"/>
          </w:rPr>
          <w:t xml:space="preserve">OM10 </w:t>
        </w:r>
      </w:ins>
      <w:ins w:id="2936" w:author="Benton, Deon" w:date="2026-04-12T14:54:00Z" w16du:dateUtc="2026-04-12T19:54:00Z">
        <w:r w:rsidR="004E2C0A">
          <w:rPr>
            <w:rFonts w:ascii="Times New Roman" w:eastAsia="Times New Roman" w:hAnsi="Times New Roman" w:cs="Times New Roman"/>
          </w:rPr>
          <w:t xml:space="preserve">(and its extension, OM10-2) </w:t>
        </w:r>
      </w:ins>
      <w:ins w:id="2937" w:author="Benton, Deon" w:date="2026-04-12T14:51:00Z" w16du:dateUtc="2026-04-12T19:51:00Z">
        <w:r w:rsidR="0063430A">
          <w:rPr>
            <w:rFonts w:ascii="Times New Roman" w:eastAsia="Times New Roman" w:hAnsi="Times New Roman" w:cs="Times New Roman"/>
          </w:rPr>
          <w:t>does not model infan</w:t>
        </w:r>
      </w:ins>
      <w:ins w:id="2938" w:author="Benton, Deon" w:date="2026-04-12T14:52:00Z" w16du:dateUtc="2026-04-12T19:52:00Z">
        <w:r w:rsidR="0063430A">
          <w:rPr>
            <w:rFonts w:ascii="Times New Roman" w:eastAsia="Times New Roman" w:hAnsi="Times New Roman" w:cs="Times New Roman"/>
          </w:rPr>
          <w:t>ts’ real-world action-processing experience—this is a model of a typical action understanding study itself</w:t>
        </w:r>
      </w:ins>
      <w:ins w:id="2939" w:author="Benton, Deon" w:date="2026-04-12T14:53:00Z" w16du:dateUtc="2026-04-12T19:53:00Z">
        <w:r w:rsidR="0063430A">
          <w:rPr>
            <w:rFonts w:ascii="Times New Roman" w:eastAsia="Times New Roman" w:hAnsi="Times New Roman" w:cs="Times New Roman"/>
          </w:rPr>
          <w:t>—</w:t>
        </w:r>
      </w:ins>
      <w:ins w:id="2940" w:author="Benton, Deon" w:date="2026-03-30T17:38:00Z" w16du:dateUtc="2026-03-30T22:38:00Z">
        <w:r w:rsidR="00901C0F">
          <w:rPr>
            <w:rFonts w:ascii="Times New Roman" w:eastAsia="Times New Roman" w:hAnsi="Times New Roman" w:cs="Times New Roman"/>
          </w:rPr>
          <w:t>ALIAS’s performance</w:t>
        </w:r>
      </w:ins>
      <w:ins w:id="2941" w:author="Benton, Deon" w:date="2026-03-30T17:28:00Z" w16du:dateUtc="2026-03-30T22:28:00Z">
        <w:r w:rsidR="00E148E1">
          <w:rPr>
            <w:rFonts w:ascii="Times New Roman" w:eastAsia="Times New Roman" w:hAnsi="Times New Roman" w:cs="Times New Roman"/>
          </w:rPr>
          <w:t xml:space="preserve"> was not compared to that of OM10</w:t>
        </w:r>
      </w:ins>
      <w:ins w:id="2942" w:author="Benton, Deon" w:date="2026-04-12T14:50:00Z" w16du:dateUtc="2026-04-12T19:50:00Z">
        <w:r w:rsidR="00784ED7">
          <w:rPr>
            <w:rFonts w:ascii="Times New Roman" w:eastAsia="Times New Roman" w:hAnsi="Times New Roman" w:cs="Times New Roman"/>
          </w:rPr>
          <w:t xml:space="preserve">. </w:t>
        </w:r>
      </w:ins>
      <w:ins w:id="2943" w:author="Benton, Deon" w:date="2026-04-12T14:49:00Z" w16du:dateUtc="2026-04-12T19:49:00Z">
        <w:r w:rsidR="00784ED7">
          <w:rPr>
            <w:rFonts w:ascii="Times New Roman" w:eastAsia="Times New Roman" w:hAnsi="Times New Roman" w:cs="Times New Roman"/>
          </w:rPr>
          <w:t xml:space="preserve"> </w:t>
        </w:r>
      </w:ins>
      <w:ins w:id="2944" w:author="Benton, Deon" w:date="2026-04-17T13:55:00Z" w16du:dateUtc="2026-04-17T18:55:00Z">
        <w:r w:rsidR="00696C17">
          <w:rPr>
            <w:rFonts w:ascii="Times New Roman" w:eastAsia="Times New Roman" w:hAnsi="Times New Roman" w:cs="Times New Roman"/>
          </w:rPr>
          <w:t xml:space="preserve">Although </w:t>
        </w:r>
      </w:ins>
      <w:ins w:id="2945" w:author="Benton, Deon" w:date="2026-04-12T14:55:00Z" w16du:dateUtc="2026-04-12T19:55:00Z">
        <w:r w:rsidR="009A539F">
          <w:rPr>
            <w:rFonts w:ascii="Times New Roman" w:eastAsia="Times New Roman" w:hAnsi="Times New Roman" w:cs="Times New Roman"/>
          </w:rPr>
          <w:t xml:space="preserve">such experience </w:t>
        </w:r>
      </w:ins>
      <w:ins w:id="2946" w:author="Benton, Deon" w:date="2026-04-17T13:56:00Z" w16du:dateUtc="2026-04-17T18:56:00Z">
        <w:r w:rsidR="00696C17">
          <w:rPr>
            <w:rFonts w:ascii="Times New Roman" w:eastAsia="Times New Roman" w:hAnsi="Times New Roman" w:cs="Times New Roman"/>
          </w:rPr>
          <w:t>wa</w:t>
        </w:r>
      </w:ins>
      <w:ins w:id="2947" w:author="Benton, Deon" w:date="2026-04-12T14:56:00Z" w16du:dateUtc="2026-04-12T19:56:00Z">
        <w:r w:rsidR="009A539F">
          <w:rPr>
            <w:rFonts w:ascii="Times New Roman" w:eastAsia="Times New Roman" w:hAnsi="Times New Roman" w:cs="Times New Roman"/>
          </w:rPr>
          <w:t>s integral</w:t>
        </w:r>
      </w:ins>
      <w:ins w:id="2948" w:author="Benton, Deon" w:date="2026-04-17T14:13:00Z" w16du:dateUtc="2026-04-17T19:13:00Z">
        <w:r w:rsidR="00316A4A">
          <w:rPr>
            <w:rFonts w:ascii="Times New Roman" w:eastAsia="Times New Roman" w:hAnsi="Times New Roman" w:cs="Times New Roman"/>
          </w:rPr>
          <w:t xml:space="preserve"> </w:t>
        </w:r>
        <w:r w:rsidR="00316A4A">
          <w:rPr>
            <w:rFonts w:ascii="Times New Roman" w:eastAsia="Times New Roman" w:hAnsi="Times New Roman" w:cs="Times New Roman"/>
          </w:rPr>
          <w:lastRenderedPageBreak/>
          <w:t>component of</w:t>
        </w:r>
      </w:ins>
      <w:ins w:id="2949" w:author="Benton, Deon" w:date="2026-04-12T14:55:00Z" w16du:dateUtc="2026-04-12T19:55:00Z">
        <w:r w:rsidR="009A539F">
          <w:rPr>
            <w:rFonts w:ascii="Times New Roman" w:eastAsia="Times New Roman" w:hAnsi="Times New Roman" w:cs="Times New Roman"/>
          </w:rPr>
          <w:t xml:space="preserve"> ALIAS-2, the </w:t>
        </w:r>
      </w:ins>
      <w:ins w:id="2950" w:author="Benton, Deon" w:date="2026-04-12T14:53:00Z" w16du:dateUtc="2026-04-12T19:53:00Z">
        <w:r w:rsidR="0063430A">
          <w:rPr>
            <w:rFonts w:ascii="Times New Roman" w:eastAsia="Times New Roman" w:hAnsi="Times New Roman" w:cs="Times New Roman"/>
          </w:rPr>
          <w:t>performance</w:t>
        </w:r>
      </w:ins>
      <w:ins w:id="2951" w:author="Benton, Deon" w:date="2026-04-17T13:56:00Z" w16du:dateUtc="2026-04-17T18:56:00Z">
        <w:r w:rsidR="00696C17">
          <w:rPr>
            <w:rFonts w:ascii="Times New Roman" w:eastAsia="Times New Roman" w:hAnsi="Times New Roman" w:cs="Times New Roman"/>
          </w:rPr>
          <w:t xml:space="preserve"> of this model was not compared to that of ALIAS</w:t>
        </w:r>
      </w:ins>
      <w:ins w:id="2952" w:author="Benton, Deon" w:date="2026-04-17T14:13:00Z" w16du:dateUtc="2026-04-17T19:13:00Z">
        <w:r w:rsidR="00316A4A">
          <w:rPr>
            <w:rFonts w:ascii="Times New Roman" w:eastAsia="Times New Roman" w:hAnsi="Times New Roman" w:cs="Times New Roman"/>
          </w:rPr>
          <w:t xml:space="preserve">. The principal reason is that this model failed to capture infants’ looking behaviors across conditions, despite </w:t>
        </w:r>
      </w:ins>
      <w:ins w:id="2953" w:author="Benton, Deon" w:date="2026-04-17T13:57:00Z" w16du:dateUtc="2026-04-17T18:57:00Z">
        <w:r w:rsidR="0083543A">
          <w:rPr>
            <w:rFonts w:ascii="Times New Roman" w:eastAsia="Times New Roman" w:hAnsi="Times New Roman" w:cs="Times New Roman"/>
          </w:rPr>
          <w:t>the fact that the relation between arced motion and obstacles was fully deterministic</w:t>
        </w:r>
      </w:ins>
      <w:ins w:id="2954" w:author="Benton, Deon" w:date="2026-04-17T13:58:00Z" w16du:dateUtc="2026-04-17T18:58:00Z">
        <w:r w:rsidR="0083543A">
          <w:rPr>
            <w:rFonts w:ascii="Times New Roman" w:eastAsia="Times New Roman" w:hAnsi="Times New Roman" w:cs="Times New Roman"/>
          </w:rPr>
          <w:t xml:space="preserve"> during pretraining</w:t>
        </w:r>
      </w:ins>
      <w:ins w:id="2955" w:author="Benton, Deon" w:date="2026-04-17T14:14:00Z" w16du:dateUtc="2026-04-17T19:14:00Z">
        <w:r w:rsidR="00316A4A">
          <w:rPr>
            <w:rFonts w:ascii="Times New Roman" w:eastAsia="Times New Roman" w:hAnsi="Times New Roman" w:cs="Times New Roman"/>
          </w:rPr>
          <w:t>.</w:t>
        </w:r>
      </w:ins>
      <w:ins w:id="2956" w:author="Benton, Deon" w:date="2026-04-12T14:53:00Z" w16du:dateUtc="2026-04-12T19:53:00Z">
        <w:r w:rsidR="0063430A">
          <w:rPr>
            <w:rFonts w:ascii="Times New Roman" w:eastAsia="Times New Roman" w:hAnsi="Times New Roman" w:cs="Times New Roman"/>
          </w:rPr>
          <w:t xml:space="preserve"> </w:t>
        </w:r>
      </w:ins>
    </w:p>
    <w:p w14:paraId="65DB0E4A" w14:textId="6878975C" w:rsidR="00B208F8" w:rsidRDefault="00B208F8" w:rsidP="00C56F38">
      <w:pPr>
        <w:spacing w:line="480" w:lineRule="auto"/>
        <w:contextualSpacing/>
        <w:rPr>
          <w:ins w:id="2957" w:author="Benton, Deon" w:date="2026-03-09T19:15:00Z" w16du:dateUtc="2026-03-10T00:15:00Z"/>
          <w:rFonts w:ascii="Times New Roman" w:eastAsia="Times New Roman" w:hAnsi="Times New Roman" w:cs="Times New Roman"/>
        </w:rPr>
      </w:pPr>
    </w:p>
    <w:p w14:paraId="1AC9DE53" w14:textId="77777777" w:rsidR="00C56F38" w:rsidRDefault="00C56F38" w:rsidP="00C56F38">
      <w:pPr>
        <w:tabs>
          <w:tab w:val="left" w:pos="720"/>
          <w:tab w:val="left" w:pos="1440"/>
          <w:tab w:val="left" w:pos="2160"/>
          <w:tab w:val="left" w:pos="2880"/>
          <w:tab w:val="left" w:pos="3600"/>
          <w:tab w:val="center" w:pos="4680"/>
        </w:tabs>
        <w:spacing w:line="480" w:lineRule="auto"/>
        <w:contextualSpacing/>
        <w:rPr>
          <w:ins w:id="2958" w:author="Benton, Deon" w:date="2026-04-01T15:01:00Z" w16du:dateUtc="2026-04-01T20:01:00Z"/>
          <w:rFonts w:ascii="Times New Roman" w:hAnsi="Times New Roman" w:cs="Times New Roman"/>
          <w:b/>
          <w:bCs/>
        </w:rPr>
      </w:pPr>
      <w:ins w:id="2959" w:author="Benton, Deon" w:date="2026-03-09T19:15:00Z" w16du:dateUtc="2026-03-10T00:15:00Z">
        <w:r>
          <w:rPr>
            <w:rFonts w:ascii="Times New Roman" w:hAnsi="Times New Roman" w:cs="Times New Roman"/>
            <w:b/>
            <w:bCs/>
          </w:rPr>
          <w:t>Results</w:t>
        </w:r>
      </w:ins>
    </w:p>
    <w:p w14:paraId="30824B99" w14:textId="4BB35F2B" w:rsidR="0012060D" w:rsidRPr="00AD2FB8" w:rsidRDefault="004849A1" w:rsidP="00AD2FB8">
      <w:pPr>
        <w:keepNext/>
        <w:tabs>
          <w:tab w:val="left" w:pos="720"/>
          <w:tab w:val="left" w:pos="1440"/>
          <w:tab w:val="left" w:pos="2160"/>
          <w:tab w:val="left" w:pos="2880"/>
          <w:tab w:val="left" w:pos="3600"/>
          <w:tab w:val="center" w:pos="4680"/>
        </w:tabs>
        <w:spacing w:line="240" w:lineRule="auto"/>
        <w:contextualSpacing/>
        <w:rPr>
          <w:ins w:id="2960" w:author="Benton, Deon" w:date="2026-03-09T19:15:00Z" w16du:dateUtc="2026-03-10T00:15:00Z"/>
        </w:rPr>
      </w:pPr>
      <w:r>
        <w:rPr>
          <w:rFonts w:ascii="Times New Roman" w:hAnsi="Times New Roman" w:cs="Times New Roman"/>
          <w:b/>
          <w:bCs/>
          <w:noProof/>
        </w:rPr>
        <w:drawing>
          <wp:inline distT="0" distB="0" distL="0" distR="0" wp14:anchorId="1E9D3B14" wp14:editId="00CA410C">
            <wp:extent cx="6445993" cy="3943350"/>
            <wp:effectExtent l="0" t="0" r="0" b="0"/>
            <wp:docPr id="2139332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332404" name="Picture 213933240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449799" cy="3945678"/>
                    </a:xfrm>
                    <a:prstGeom prst="rect">
                      <a:avLst/>
                    </a:prstGeom>
                  </pic:spPr>
                </pic:pic>
              </a:graphicData>
            </a:graphic>
          </wp:inline>
        </w:drawing>
      </w:r>
      <w:r w:rsidR="00AD4C5C" w:rsidRPr="00AD2FB8">
        <w:rPr>
          <w:rFonts w:ascii="Times New Roman" w:hAnsi="Times New Roman" w:cs="Times New Roman"/>
          <w:b/>
          <w:bCs/>
          <w:color w:val="000000" w:themeColor="text1"/>
        </w:rPr>
        <w:t xml:space="preserve">Figure </w:t>
      </w:r>
      <w:r w:rsidR="00AD4C5C" w:rsidRPr="00AD2FB8">
        <w:rPr>
          <w:rFonts w:ascii="Times New Roman" w:hAnsi="Times New Roman" w:cs="Times New Roman"/>
          <w:b/>
          <w:bCs/>
          <w:color w:val="000000" w:themeColor="text1"/>
        </w:rPr>
        <w:fldChar w:fldCharType="begin"/>
      </w:r>
      <w:r w:rsidR="00AD4C5C" w:rsidRPr="00AD2FB8">
        <w:rPr>
          <w:rFonts w:ascii="Times New Roman" w:hAnsi="Times New Roman" w:cs="Times New Roman"/>
          <w:b/>
          <w:bCs/>
          <w:color w:val="000000" w:themeColor="text1"/>
        </w:rPr>
        <w:instrText xml:space="preserve"> SEQ Figure \* ARABIC </w:instrText>
      </w:r>
      <w:r w:rsidR="00AD4C5C" w:rsidRPr="00AD2FB8">
        <w:rPr>
          <w:rFonts w:ascii="Times New Roman" w:hAnsi="Times New Roman" w:cs="Times New Roman"/>
          <w:b/>
          <w:bCs/>
          <w:color w:val="000000" w:themeColor="text1"/>
        </w:rPr>
        <w:fldChar w:fldCharType="separate"/>
      </w:r>
      <w:r w:rsidR="00AD4C5C" w:rsidRPr="00AD2FB8">
        <w:rPr>
          <w:rFonts w:ascii="Times New Roman" w:hAnsi="Times New Roman" w:cs="Times New Roman"/>
          <w:b/>
          <w:bCs/>
          <w:noProof/>
          <w:color w:val="000000" w:themeColor="text1"/>
        </w:rPr>
        <w:t>7</w:t>
      </w:r>
      <w:r w:rsidR="00AD4C5C" w:rsidRPr="00AD2FB8">
        <w:rPr>
          <w:rFonts w:ascii="Times New Roman" w:hAnsi="Times New Roman" w:cs="Times New Roman"/>
          <w:b/>
          <w:bCs/>
          <w:color w:val="000000" w:themeColor="text1"/>
        </w:rPr>
        <w:fldChar w:fldCharType="end"/>
      </w:r>
      <w:r w:rsidR="00AD4C5C" w:rsidRPr="00AD2FB8">
        <w:rPr>
          <w:rFonts w:ascii="Times New Roman" w:hAnsi="Times New Roman" w:cs="Times New Roman"/>
          <w:b/>
          <w:bCs/>
          <w:color w:val="000000" w:themeColor="text1"/>
        </w:rPr>
        <w:t>.</w:t>
      </w:r>
      <w:r w:rsidR="00AD4C5C" w:rsidRPr="00AD2FB8">
        <w:rPr>
          <w:rFonts w:ascii="Times New Roman" w:hAnsi="Times New Roman" w:cs="Times New Roman"/>
          <w:color w:val="000000" w:themeColor="text1"/>
        </w:rPr>
        <w:t xml:space="preserve"> </w:t>
      </w:r>
      <w:r w:rsidR="00AD4C5C" w:rsidRPr="00AD2FB8">
        <w:rPr>
          <w:rFonts w:ascii="Times New Roman" w:hAnsi="Times New Roman" w:cs="Times New Roman"/>
          <w:color w:val="000000" w:themeColor="text1"/>
        </w:rPr>
        <w:t xml:space="preserve">Mean “looking time” for Efficient and Inefficient test events in the Experimental and Control conditions </w:t>
      </w:r>
      <w:r w:rsidR="002518A6" w:rsidRPr="00AD2FB8">
        <w:rPr>
          <w:rFonts w:ascii="Times New Roman" w:hAnsi="Times New Roman" w:cs="Times New Roman"/>
          <w:color w:val="000000" w:themeColor="text1"/>
        </w:rPr>
        <w:t>across different ratios</w:t>
      </w:r>
      <w:r w:rsidR="00D97373">
        <w:rPr>
          <w:rFonts w:ascii="Times New Roman" w:hAnsi="Times New Roman" w:cs="Times New Roman"/>
          <w:color w:val="000000" w:themeColor="text1"/>
        </w:rPr>
        <w:t xml:space="preserve"> and averaged over habituation epochs</w:t>
      </w:r>
      <w:r w:rsidR="00AD4C5C" w:rsidRPr="00AD2FB8">
        <w:rPr>
          <w:rFonts w:ascii="Times New Roman" w:hAnsi="Times New Roman" w:cs="Times New Roman"/>
          <w:color w:val="000000" w:themeColor="text1"/>
        </w:rPr>
        <w:t>.</w:t>
      </w:r>
    </w:p>
    <w:p w14:paraId="37762BCD" w14:textId="77777777" w:rsidR="00AD2FB8" w:rsidRDefault="00AD2FB8" w:rsidP="0012060D">
      <w:pPr>
        <w:spacing w:line="480" w:lineRule="auto"/>
        <w:contextualSpacing/>
        <w:rPr>
          <w:rFonts w:ascii="Times New Roman" w:eastAsia="Times New Roman" w:hAnsi="Times New Roman" w:cs="Times New Roman"/>
          <w:b/>
          <w:bCs/>
        </w:rPr>
      </w:pPr>
    </w:p>
    <w:p w14:paraId="1A0D4D6E" w14:textId="77777777" w:rsidR="003A731B" w:rsidRDefault="0095104D" w:rsidP="0095104D">
      <w:pPr>
        <w:spacing w:line="480" w:lineRule="auto"/>
        <w:ind w:firstLine="720"/>
        <w:contextualSpacing/>
        <w:rPr>
          <w:rFonts w:ascii="Times New Roman" w:hAnsi="Times New Roman" w:cs="Times New Roman"/>
        </w:rPr>
      </w:pPr>
      <w:ins w:id="2961" w:author="Benton, Deon" w:date="2026-04-06T11:34:00Z" w16du:dateUtc="2026-04-06T16:34:00Z">
        <w:r>
          <w:rPr>
            <w:rFonts w:ascii="Times New Roman" w:hAnsi="Times New Roman" w:cs="Times New Roman"/>
          </w:rPr>
          <w:t>Figure</w:t>
        </w:r>
      </w:ins>
      <w:r>
        <w:rPr>
          <w:rFonts w:ascii="Times New Roman" w:hAnsi="Times New Roman" w:cs="Times New Roman"/>
        </w:rPr>
        <w:t xml:space="preserve"> 7 depicts</w:t>
      </w:r>
      <w:ins w:id="2962" w:author="Benton, Deon" w:date="2026-04-06T11:36:00Z" w16du:dateUtc="2026-04-06T16:36:00Z">
        <w:r>
          <w:rPr>
            <w:rFonts w:ascii="Times New Roman" w:hAnsi="Times New Roman" w:cs="Times New Roman"/>
          </w:rPr>
          <w:t xml:space="preserve"> the looking time data</w:t>
        </w:r>
      </w:ins>
      <w:r>
        <w:rPr>
          <w:rFonts w:ascii="Times New Roman" w:hAnsi="Times New Roman" w:cs="Times New Roman"/>
        </w:rPr>
        <w:t xml:space="preserve"> (i.e., error) </w:t>
      </w:r>
      <w:ins w:id="2963" w:author="Benton, Deon" w:date="2026-04-06T11:36:00Z" w16du:dateUtc="2026-04-06T16:36:00Z">
        <w:r>
          <w:rPr>
            <w:rFonts w:ascii="Times New Roman" w:hAnsi="Times New Roman" w:cs="Times New Roman"/>
          </w:rPr>
          <w:t>for</w:t>
        </w:r>
      </w:ins>
      <w:r>
        <w:rPr>
          <w:rFonts w:ascii="Times New Roman" w:hAnsi="Times New Roman" w:cs="Times New Roman"/>
        </w:rPr>
        <w:t xml:space="preserve"> networks in</w:t>
      </w:r>
      <w:ins w:id="2964" w:author="Benton, Deon" w:date="2026-04-06T11:36:00Z" w16du:dateUtc="2026-04-06T16:36:00Z">
        <w:r>
          <w:rPr>
            <w:rFonts w:ascii="Times New Roman" w:hAnsi="Times New Roman" w:cs="Times New Roman"/>
          </w:rPr>
          <w:t xml:space="preserve"> ALIAS</w:t>
        </w:r>
      </w:ins>
      <w:r>
        <w:rPr>
          <w:rFonts w:ascii="Times New Roman" w:hAnsi="Times New Roman" w:cs="Times New Roman"/>
        </w:rPr>
        <w:t xml:space="preserve"> </w:t>
      </w:r>
      <w:r>
        <w:rPr>
          <w:rFonts w:ascii="Times New Roman" w:hAnsi="Times New Roman" w:cs="Times New Roman"/>
        </w:rPr>
        <w:t xml:space="preserve">across different ratio conditions and averaged over different lengths of habituation. As shown in the figure, networks in the Experimental condition looked longer at the Inefficient test event than at the Efficient event </w:t>
      </w:r>
      <w:r w:rsidR="00D97373">
        <w:rPr>
          <w:rFonts w:ascii="Times New Roman" w:hAnsi="Times New Roman" w:cs="Times New Roman"/>
        </w:rPr>
        <w:t xml:space="preserve">irrespective of the ratio condition to which they were assigned. In contrast, </w:t>
      </w:r>
      <w:r w:rsidR="00D97373">
        <w:rPr>
          <w:rFonts w:ascii="Times New Roman" w:hAnsi="Times New Roman" w:cs="Times New Roman"/>
        </w:rPr>
        <w:lastRenderedPageBreak/>
        <w:t>networks in the Control condition looked about equally at these two test events; this result also did not depend on the ratio condition to which networks were assigned.</w:t>
      </w:r>
      <w:r w:rsidR="006223B9">
        <w:rPr>
          <w:rFonts w:ascii="Times New Roman" w:hAnsi="Times New Roman" w:cs="Times New Roman"/>
        </w:rPr>
        <w:t xml:space="preserve"> These results</w:t>
      </w:r>
      <w:r w:rsidR="00664F8B">
        <w:rPr>
          <w:rFonts w:ascii="Times New Roman" w:hAnsi="Times New Roman" w:cs="Times New Roman"/>
        </w:rPr>
        <w:t xml:space="preserve"> suggest </w:t>
      </w:r>
      <w:r w:rsidR="003A731B">
        <w:rPr>
          <w:rFonts w:ascii="Times New Roman" w:hAnsi="Times New Roman" w:cs="Times New Roman"/>
        </w:rPr>
        <w:t xml:space="preserve">that ALIAS test performance is </w:t>
      </w:r>
      <w:r w:rsidR="00C06E59">
        <w:rPr>
          <w:rFonts w:ascii="Times New Roman" w:hAnsi="Times New Roman" w:cs="Times New Roman"/>
        </w:rPr>
        <w:t>robust to the amount of constrained and unconstrained arced motion experienced during pretraining</w:t>
      </w:r>
      <w:r w:rsidR="00C06E59">
        <w:rPr>
          <w:rFonts w:ascii="Times New Roman" w:hAnsi="Times New Roman" w:cs="Times New Roman"/>
        </w:rPr>
        <w:t>, at least for the ratios tested here</w:t>
      </w:r>
      <w:r w:rsidR="00664F8B">
        <w:rPr>
          <w:rFonts w:ascii="Times New Roman" w:hAnsi="Times New Roman" w:cs="Times New Roman"/>
        </w:rPr>
        <w:t xml:space="preserve">. </w:t>
      </w:r>
    </w:p>
    <w:p w14:paraId="3E2CFB58" w14:textId="77777777" w:rsidR="00AD2FB8" w:rsidRDefault="00AD2FB8" w:rsidP="0012060D">
      <w:pPr>
        <w:spacing w:line="480" w:lineRule="auto"/>
        <w:contextualSpacing/>
        <w:rPr>
          <w:rFonts w:ascii="Times New Roman" w:eastAsia="Times New Roman" w:hAnsi="Times New Roman" w:cs="Times New Roman"/>
          <w:b/>
          <w:bCs/>
        </w:rPr>
      </w:pPr>
    </w:p>
    <w:p w14:paraId="5F968EAE" w14:textId="766064BB" w:rsidR="003A731B" w:rsidRPr="003A731B" w:rsidRDefault="0012060D" w:rsidP="003A731B">
      <w:pPr>
        <w:spacing w:line="480" w:lineRule="auto"/>
        <w:contextualSpacing/>
        <w:rPr>
          <w:rFonts w:ascii="Times New Roman" w:eastAsia="Times New Roman" w:hAnsi="Times New Roman" w:cs="Times New Roman"/>
        </w:rPr>
      </w:pPr>
      <w:ins w:id="2965" w:author="Benton, Deon" w:date="2026-04-01T15:01:00Z" w16du:dateUtc="2026-04-01T20:01:00Z">
        <w:r>
          <w:rPr>
            <w:rFonts w:ascii="Times New Roman" w:eastAsia="Times New Roman" w:hAnsi="Times New Roman" w:cs="Times New Roman"/>
            <w:b/>
            <w:bCs/>
          </w:rPr>
          <w:t xml:space="preserve">Discussion </w:t>
        </w:r>
      </w:ins>
    </w:p>
    <w:p w14:paraId="1D826F2E" w14:textId="77777777" w:rsidR="001F7398" w:rsidRDefault="007079FE" w:rsidP="003A731B">
      <w:pPr>
        <w:spacing w:line="480" w:lineRule="auto"/>
        <w:ind w:firstLine="720"/>
        <w:contextualSpacing/>
        <w:rPr>
          <w:ins w:id="2966" w:author="Benton, Deon" w:date="2026-04-18T15:18:00Z" w16du:dateUtc="2026-04-18T20:18:00Z"/>
          <w:rFonts w:ascii="Times New Roman" w:hAnsi="Times New Roman" w:cs="Times New Roman"/>
        </w:rPr>
      </w:pPr>
      <w:ins w:id="2967" w:author="Benton, Deon" w:date="2026-04-18T14:28:00Z" w16du:dateUtc="2026-04-18T19:28:00Z">
        <w:r>
          <w:rPr>
            <w:rFonts w:ascii="Times New Roman" w:hAnsi="Times New Roman" w:cs="Times New Roman"/>
          </w:rPr>
          <w:t>One concern that Simulation 1a raised</w:t>
        </w:r>
      </w:ins>
      <w:ins w:id="2968" w:author="Benton, Deon" w:date="2026-04-18T14:56:00Z" w16du:dateUtc="2026-04-18T19:56:00Z">
        <w:r w:rsidR="00EF0DB5">
          <w:rPr>
            <w:rFonts w:ascii="Times New Roman" w:hAnsi="Times New Roman" w:cs="Times New Roman"/>
          </w:rPr>
          <w:t xml:space="preserve"> </w:t>
        </w:r>
      </w:ins>
      <w:ins w:id="2969" w:author="Benton, Deon" w:date="2026-04-18T14:19:00Z" w16du:dateUtc="2026-04-18T19:19:00Z">
        <w:r w:rsidR="003A731B">
          <w:rPr>
            <w:rFonts w:ascii="Times New Roman" w:hAnsi="Times New Roman" w:cs="Times New Roman"/>
          </w:rPr>
          <w:t xml:space="preserve">was </w:t>
        </w:r>
      </w:ins>
      <w:ins w:id="2970" w:author="Benton, Deon" w:date="2026-04-18T14:29:00Z" w16du:dateUtc="2026-04-18T19:29:00Z">
        <w:r w:rsidR="00A30563">
          <w:rPr>
            <w:rFonts w:ascii="Times New Roman" w:hAnsi="Times New Roman" w:cs="Times New Roman"/>
          </w:rPr>
          <w:t>that ALIAS may have succeeded in capturing infants’ looking behaviors simply because this model</w:t>
        </w:r>
      </w:ins>
      <w:ins w:id="2971" w:author="Benton, Deon" w:date="2026-04-18T14:30:00Z" w16du:dateUtc="2026-04-18T19:30:00Z">
        <w:r w:rsidR="00A30563">
          <w:rPr>
            <w:rFonts w:ascii="Times New Roman" w:hAnsi="Times New Roman" w:cs="Times New Roman"/>
          </w:rPr>
          <w:t xml:space="preserve"> never</w:t>
        </w:r>
      </w:ins>
      <w:ins w:id="2972" w:author="Benton, Deon" w:date="2026-04-18T14:29:00Z" w16du:dateUtc="2026-04-18T19:29:00Z">
        <w:r w:rsidR="00A30563">
          <w:rPr>
            <w:rFonts w:ascii="Times New Roman" w:hAnsi="Times New Roman" w:cs="Times New Roman"/>
          </w:rPr>
          <w:t xml:space="preserve"> </w:t>
        </w:r>
      </w:ins>
      <w:ins w:id="2973" w:author="Benton, Deon" w:date="2026-04-18T14:26:00Z" w16du:dateUtc="2026-04-18T19:26:00Z">
        <w:r w:rsidR="007A5374">
          <w:rPr>
            <w:rFonts w:ascii="Times New Roman" w:hAnsi="Times New Roman" w:cs="Times New Roman"/>
          </w:rPr>
          <w:t>encountered</w:t>
        </w:r>
      </w:ins>
      <w:ins w:id="2974" w:author="Benton, Deon" w:date="2026-04-18T14:24:00Z" w16du:dateUtc="2026-04-18T19:24:00Z">
        <w:r w:rsidR="007A5374">
          <w:rPr>
            <w:rFonts w:ascii="Times New Roman" w:hAnsi="Times New Roman" w:cs="Times New Roman"/>
          </w:rPr>
          <w:t xml:space="preserve"> </w:t>
        </w:r>
      </w:ins>
      <w:ins w:id="2975" w:author="Benton, Deon" w:date="2026-04-18T14:26:00Z" w16du:dateUtc="2026-04-18T19:26:00Z">
        <w:r w:rsidR="007A5374">
          <w:rPr>
            <w:rFonts w:ascii="Times New Roman" w:hAnsi="Times New Roman" w:cs="Times New Roman"/>
          </w:rPr>
          <w:t>unconstrained</w:t>
        </w:r>
      </w:ins>
      <w:ins w:id="2976" w:author="Benton, Deon" w:date="2026-04-18T14:24:00Z" w16du:dateUtc="2026-04-18T19:24:00Z">
        <w:r w:rsidR="007A5374">
          <w:rPr>
            <w:rFonts w:ascii="Times New Roman" w:hAnsi="Times New Roman" w:cs="Times New Roman"/>
          </w:rPr>
          <w:t xml:space="preserve"> arced motion during pr</w:t>
        </w:r>
      </w:ins>
      <w:ins w:id="2977" w:author="Benton, Deon" w:date="2026-04-18T14:25:00Z" w16du:dateUtc="2026-04-18T19:25:00Z">
        <w:r w:rsidR="007A5374">
          <w:rPr>
            <w:rFonts w:ascii="Times New Roman" w:hAnsi="Times New Roman" w:cs="Times New Roman"/>
          </w:rPr>
          <w:t xml:space="preserve">etraining. </w:t>
        </w:r>
      </w:ins>
      <w:ins w:id="2978" w:author="Benton, Deon" w:date="2026-04-18T14:36:00Z" w16du:dateUtc="2026-04-18T19:36:00Z">
        <w:r w:rsidR="004E785B">
          <w:rPr>
            <w:rFonts w:ascii="Times New Roman" w:hAnsi="Times New Roman" w:cs="Times New Roman"/>
          </w:rPr>
          <w:t xml:space="preserve">The problem here is that </w:t>
        </w:r>
      </w:ins>
      <w:ins w:id="2979" w:author="Benton, Deon" w:date="2026-04-18T14:43:00Z" w16du:dateUtc="2026-04-18T19:43:00Z">
        <w:r w:rsidR="00E078AC">
          <w:rPr>
            <w:rFonts w:ascii="Times New Roman" w:hAnsi="Times New Roman" w:cs="Times New Roman"/>
          </w:rPr>
          <w:t>infants’</w:t>
        </w:r>
      </w:ins>
      <w:ins w:id="2980" w:author="Benton, Deon" w:date="2026-04-18T14:45:00Z" w16du:dateUtc="2026-04-18T19:45:00Z">
        <w:r w:rsidR="004A11A4">
          <w:rPr>
            <w:rFonts w:ascii="Times New Roman" w:hAnsi="Times New Roman" w:cs="Times New Roman"/>
          </w:rPr>
          <w:t xml:space="preserve"> own</w:t>
        </w:r>
      </w:ins>
      <w:ins w:id="2981" w:author="Benton, Deon" w:date="2026-04-18T14:41:00Z" w16du:dateUtc="2026-04-18T19:41:00Z">
        <w:r w:rsidR="00361251">
          <w:rPr>
            <w:rFonts w:ascii="Times New Roman" w:hAnsi="Times New Roman" w:cs="Times New Roman"/>
          </w:rPr>
          <w:t xml:space="preserve"> real-world</w:t>
        </w:r>
      </w:ins>
      <w:ins w:id="2982" w:author="Benton, Deon" w:date="2026-04-18T14:42:00Z" w16du:dateUtc="2026-04-18T19:42:00Z">
        <w:r w:rsidR="00E078AC">
          <w:rPr>
            <w:rFonts w:ascii="Times New Roman" w:hAnsi="Times New Roman" w:cs="Times New Roman"/>
          </w:rPr>
          <w:t>,</w:t>
        </w:r>
      </w:ins>
      <w:ins w:id="2983" w:author="Benton, Deon" w:date="2026-04-18T14:41:00Z" w16du:dateUtc="2026-04-18T19:41:00Z">
        <w:r w:rsidR="00361251">
          <w:rPr>
            <w:rFonts w:ascii="Times New Roman" w:hAnsi="Times New Roman" w:cs="Times New Roman"/>
          </w:rPr>
          <w:t xml:space="preserve"> action-processing experience likely involves </w:t>
        </w:r>
      </w:ins>
      <w:ins w:id="2984" w:author="Benton, Deon" w:date="2026-04-18T14:25:00Z" w16du:dateUtc="2026-04-18T19:25:00Z">
        <w:r w:rsidR="007A5374">
          <w:rPr>
            <w:rFonts w:ascii="Times New Roman" w:hAnsi="Times New Roman" w:cs="Times New Roman"/>
          </w:rPr>
          <w:t>some amount of unconstrained arced motion</w:t>
        </w:r>
      </w:ins>
      <w:ins w:id="2985" w:author="Benton, Deon" w:date="2026-04-18T14:44:00Z" w16du:dateUtc="2026-04-18T19:44:00Z">
        <w:r w:rsidR="004A11A4">
          <w:rPr>
            <w:rFonts w:ascii="Times New Roman" w:hAnsi="Times New Roman" w:cs="Times New Roman"/>
          </w:rPr>
          <w:t>. This means that</w:t>
        </w:r>
      </w:ins>
      <w:ins w:id="2986" w:author="Benton, Deon" w:date="2026-04-18T14:38:00Z" w16du:dateUtc="2026-04-18T19:38:00Z">
        <w:r w:rsidR="0053689B">
          <w:rPr>
            <w:rFonts w:ascii="Times New Roman" w:hAnsi="Times New Roman" w:cs="Times New Roman"/>
          </w:rPr>
          <w:t xml:space="preserve"> </w:t>
        </w:r>
      </w:ins>
      <w:ins w:id="2987" w:author="Benton, Deon" w:date="2026-04-18T14:35:00Z" w16du:dateUtc="2026-04-18T19:35:00Z">
        <w:r w:rsidR="00D529F4">
          <w:rPr>
            <w:rFonts w:ascii="Times New Roman" w:hAnsi="Times New Roman" w:cs="Times New Roman"/>
          </w:rPr>
          <w:t xml:space="preserve">any </w:t>
        </w:r>
      </w:ins>
      <w:ins w:id="2988" w:author="Benton, Deon" w:date="2026-04-18T14:47:00Z" w16du:dateUtc="2026-04-18T19:47:00Z">
        <w:r w:rsidR="002A1EE1">
          <w:rPr>
            <w:rFonts w:ascii="Times New Roman" w:hAnsi="Times New Roman" w:cs="Times New Roman"/>
          </w:rPr>
          <w:t>model claiming to</w:t>
        </w:r>
      </w:ins>
      <w:ins w:id="2989" w:author="Benton, Deon" w:date="2026-04-18T14:35:00Z" w16du:dateUtc="2026-04-18T19:35:00Z">
        <w:r w:rsidR="00D529F4">
          <w:rPr>
            <w:rFonts w:ascii="Times New Roman" w:hAnsi="Times New Roman" w:cs="Times New Roman"/>
          </w:rPr>
          <w:t xml:space="preserve"> provide </w:t>
        </w:r>
      </w:ins>
      <w:ins w:id="2990" w:author="Benton, Deon" w:date="2026-04-18T14:27:00Z" w16du:dateUtc="2026-04-18T19:27:00Z">
        <w:r>
          <w:rPr>
            <w:rFonts w:ascii="Times New Roman" w:hAnsi="Times New Roman" w:cs="Times New Roman"/>
          </w:rPr>
          <w:t>a veridical account of infants’ looking-time behavior in action understanding studies</w:t>
        </w:r>
      </w:ins>
      <w:ins w:id="2991" w:author="Benton, Deon" w:date="2026-04-18T14:44:00Z" w16du:dateUtc="2026-04-18T19:44:00Z">
        <w:r w:rsidR="004A11A4">
          <w:rPr>
            <w:rFonts w:ascii="Times New Roman" w:hAnsi="Times New Roman" w:cs="Times New Roman"/>
          </w:rPr>
          <w:t xml:space="preserve"> must</w:t>
        </w:r>
      </w:ins>
      <w:ins w:id="2992" w:author="Benton, Deon" w:date="2026-04-18T14:45:00Z" w16du:dateUtc="2026-04-18T19:45:00Z">
        <w:r w:rsidR="004A11A4">
          <w:rPr>
            <w:rFonts w:ascii="Times New Roman" w:hAnsi="Times New Roman" w:cs="Times New Roman"/>
          </w:rPr>
          <w:t xml:space="preserve"> also be able to </w:t>
        </w:r>
      </w:ins>
      <w:ins w:id="2993" w:author="Benton, Deon" w:date="2026-04-18T14:46:00Z" w16du:dateUtc="2026-04-18T19:46:00Z">
        <w:r w:rsidR="004A11A4">
          <w:rPr>
            <w:rFonts w:ascii="Times New Roman" w:hAnsi="Times New Roman" w:cs="Times New Roman"/>
          </w:rPr>
          <w:t xml:space="preserve">reproduce such behavior </w:t>
        </w:r>
      </w:ins>
      <w:ins w:id="2994" w:author="Benton, Deon" w:date="2026-04-18T14:50:00Z" w16du:dateUtc="2026-04-18T19:50:00Z">
        <w:r w:rsidR="009021A8" w:rsidRPr="009021A8">
          <w:rPr>
            <w:rFonts w:ascii="Times New Roman" w:hAnsi="Times New Roman" w:cs="Times New Roman"/>
          </w:rPr>
          <w:t>even when its prior experience includes both constrained and unconstrained arced motion</w:t>
        </w:r>
        <w:r w:rsidR="009021A8">
          <w:rPr>
            <w:rFonts w:ascii="Times New Roman" w:hAnsi="Times New Roman" w:cs="Times New Roman"/>
          </w:rPr>
          <w:t xml:space="preserve">. This would demonstrate that ALIAS’s performance in </w:t>
        </w:r>
      </w:ins>
      <w:ins w:id="2995" w:author="Benton, Deon" w:date="2026-04-18T14:51:00Z" w16du:dateUtc="2026-04-18T19:51:00Z">
        <w:r w:rsidR="009021A8">
          <w:rPr>
            <w:rFonts w:ascii="Times New Roman" w:hAnsi="Times New Roman" w:cs="Times New Roman"/>
          </w:rPr>
          <w:t xml:space="preserve">Simulation 1a did not depend </w:t>
        </w:r>
      </w:ins>
      <w:ins w:id="2996" w:author="Benton, Deon" w:date="2026-04-18T14:52:00Z" w16du:dateUtc="2026-04-18T19:52:00Z">
        <w:r w:rsidR="009021A8">
          <w:rPr>
            <w:rFonts w:ascii="Times New Roman" w:hAnsi="Times New Roman" w:cs="Times New Roman"/>
          </w:rPr>
          <w:t>on a fully deterministic</w:t>
        </w:r>
      </w:ins>
      <w:ins w:id="2997" w:author="Benton, Deon" w:date="2026-04-18T14:51:00Z" w16du:dateUtc="2026-04-18T19:51:00Z">
        <w:r w:rsidR="009021A8">
          <w:rPr>
            <w:rFonts w:ascii="Times New Roman" w:hAnsi="Times New Roman" w:cs="Times New Roman"/>
          </w:rPr>
          <w:t xml:space="preserve"> mapping between curved trajectories and the presence of obstacles. </w:t>
        </w:r>
      </w:ins>
    </w:p>
    <w:p w14:paraId="462C40EE" w14:textId="254C2EF8" w:rsidR="003A731B" w:rsidRDefault="00EF0DB5" w:rsidP="002C7276">
      <w:pPr>
        <w:spacing w:line="480" w:lineRule="auto"/>
        <w:ind w:firstLine="720"/>
        <w:contextualSpacing/>
        <w:rPr>
          <w:ins w:id="2998" w:author="Benton, Deon" w:date="2026-04-18T15:51:00Z" w16du:dateUtc="2026-04-18T20:51:00Z"/>
          <w:rFonts w:ascii="Times New Roman" w:hAnsi="Times New Roman" w:cs="Times New Roman"/>
        </w:rPr>
      </w:pPr>
      <w:ins w:id="2999" w:author="Benton, Deon" w:date="2026-04-18T14:56:00Z" w16du:dateUtc="2026-04-18T19:56:00Z">
        <w:r>
          <w:rPr>
            <w:rFonts w:ascii="Times New Roman" w:hAnsi="Times New Roman" w:cs="Times New Roman"/>
          </w:rPr>
          <w:t>Simulation 1b addressed this concern by</w:t>
        </w:r>
      </w:ins>
      <w:ins w:id="3000" w:author="Benton, Deon" w:date="2026-04-18T14:57:00Z" w16du:dateUtc="2026-04-18T19:57:00Z">
        <w:r>
          <w:rPr>
            <w:rFonts w:ascii="Times New Roman" w:hAnsi="Times New Roman" w:cs="Times New Roman"/>
          </w:rPr>
          <w:t xml:space="preserve"> systematically varying the </w:t>
        </w:r>
      </w:ins>
      <w:ins w:id="3001" w:author="Benton, Deon" w:date="2026-04-18T15:16:00Z" w16du:dateUtc="2026-04-18T20:16:00Z">
        <w:r w:rsidR="006920E0">
          <w:rPr>
            <w:rFonts w:ascii="Times New Roman" w:hAnsi="Times New Roman" w:cs="Times New Roman"/>
          </w:rPr>
          <w:t>amount of constrained and unconstrained arced motion that networks experienced</w:t>
        </w:r>
      </w:ins>
      <w:ins w:id="3002" w:author="Benton, Deon" w:date="2026-04-18T14:57:00Z" w16du:dateUtc="2026-04-18T19:57:00Z">
        <w:r>
          <w:rPr>
            <w:rFonts w:ascii="Times New Roman" w:hAnsi="Times New Roman" w:cs="Times New Roman"/>
          </w:rPr>
          <w:t xml:space="preserve"> during pretraining and </w:t>
        </w:r>
      </w:ins>
      <w:ins w:id="3003" w:author="Benton, Deon" w:date="2026-04-18T15:08:00Z" w16du:dateUtc="2026-04-18T20:08:00Z">
        <w:r w:rsidR="006D0E50">
          <w:rPr>
            <w:rFonts w:ascii="Times New Roman" w:hAnsi="Times New Roman" w:cs="Times New Roman"/>
          </w:rPr>
          <w:t xml:space="preserve">assessing </w:t>
        </w:r>
      </w:ins>
      <w:ins w:id="3004" w:author="Benton, Deon" w:date="2026-04-18T15:11:00Z" w16du:dateUtc="2026-04-18T20:11:00Z">
        <w:r w:rsidR="006D0E50">
          <w:rPr>
            <w:rFonts w:ascii="Times New Roman" w:hAnsi="Times New Roman" w:cs="Times New Roman"/>
          </w:rPr>
          <w:t>whether</w:t>
        </w:r>
      </w:ins>
      <w:ins w:id="3005" w:author="Benton, Deon" w:date="2026-04-18T15:14:00Z" w16du:dateUtc="2026-04-18T20:14:00Z">
        <w:r w:rsidR="00097097">
          <w:rPr>
            <w:rFonts w:ascii="Times New Roman" w:hAnsi="Times New Roman" w:cs="Times New Roman"/>
          </w:rPr>
          <w:t xml:space="preserve"> </w:t>
        </w:r>
      </w:ins>
      <w:ins w:id="3006" w:author="Benton, Deon" w:date="2026-04-18T15:09:00Z" w16du:dateUtc="2026-04-18T20:09:00Z">
        <w:r w:rsidR="006D0E50">
          <w:rPr>
            <w:rFonts w:ascii="Times New Roman" w:hAnsi="Times New Roman" w:cs="Times New Roman"/>
          </w:rPr>
          <w:t xml:space="preserve">ALIAS </w:t>
        </w:r>
      </w:ins>
      <w:ins w:id="3007" w:author="Benton, Deon" w:date="2026-04-18T15:14:00Z" w16du:dateUtc="2026-04-18T20:14:00Z">
        <w:r w:rsidR="00097097">
          <w:rPr>
            <w:rFonts w:ascii="Times New Roman" w:hAnsi="Times New Roman" w:cs="Times New Roman"/>
          </w:rPr>
          <w:t xml:space="preserve">would </w:t>
        </w:r>
      </w:ins>
      <w:ins w:id="3008" w:author="Benton, Deon" w:date="2026-04-18T15:09:00Z" w16du:dateUtc="2026-04-18T20:09:00Z">
        <w:r w:rsidR="006D0E50">
          <w:rPr>
            <w:rFonts w:ascii="Times New Roman" w:hAnsi="Times New Roman" w:cs="Times New Roman"/>
          </w:rPr>
          <w:t>continu</w:t>
        </w:r>
      </w:ins>
      <w:ins w:id="3009" w:author="Benton, Deon" w:date="2026-04-18T15:14:00Z" w16du:dateUtc="2026-04-18T20:14:00Z">
        <w:r w:rsidR="00097097">
          <w:rPr>
            <w:rFonts w:ascii="Times New Roman" w:hAnsi="Times New Roman" w:cs="Times New Roman"/>
          </w:rPr>
          <w:t xml:space="preserve">e </w:t>
        </w:r>
      </w:ins>
      <w:ins w:id="3010" w:author="Benton, Deon" w:date="2026-04-18T15:12:00Z" w16du:dateUtc="2026-04-18T20:12:00Z">
        <w:r w:rsidR="00FF76B8">
          <w:rPr>
            <w:rFonts w:ascii="Times New Roman" w:hAnsi="Times New Roman" w:cs="Times New Roman"/>
          </w:rPr>
          <w:t>to capture infants’ looking respon</w:t>
        </w:r>
      </w:ins>
      <w:ins w:id="3011" w:author="Benton, Deon" w:date="2026-04-18T15:13:00Z" w16du:dateUtc="2026-04-18T20:13:00Z">
        <w:r w:rsidR="00FF76B8">
          <w:rPr>
            <w:rFonts w:ascii="Times New Roman" w:hAnsi="Times New Roman" w:cs="Times New Roman"/>
          </w:rPr>
          <w:t xml:space="preserve">ses to inefficient and efficient test events </w:t>
        </w:r>
      </w:ins>
      <w:ins w:id="3012" w:author="Benton, Deon" w:date="2026-04-18T15:14:00Z" w16du:dateUtc="2026-04-18T20:14:00Z">
        <w:r w:rsidR="00097097">
          <w:rPr>
            <w:rFonts w:ascii="Times New Roman" w:hAnsi="Times New Roman" w:cs="Times New Roman"/>
          </w:rPr>
          <w:t>across these ratios</w:t>
        </w:r>
      </w:ins>
      <w:ins w:id="3013" w:author="Benton, Deon" w:date="2026-04-18T15:10:00Z" w16du:dateUtc="2026-04-18T20:10:00Z">
        <w:r w:rsidR="006D0E50">
          <w:rPr>
            <w:rFonts w:ascii="Times New Roman" w:hAnsi="Times New Roman" w:cs="Times New Roman"/>
          </w:rPr>
          <w:t>.</w:t>
        </w:r>
      </w:ins>
      <w:ins w:id="3014" w:author="Benton, Deon" w:date="2026-04-18T15:09:00Z" w16du:dateUtc="2026-04-18T20:09:00Z">
        <w:r w:rsidR="006D0E50">
          <w:rPr>
            <w:rFonts w:ascii="Times New Roman" w:hAnsi="Times New Roman" w:cs="Times New Roman"/>
          </w:rPr>
          <w:t xml:space="preserve"> </w:t>
        </w:r>
      </w:ins>
      <w:ins w:id="3015" w:author="Benton, Deon" w:date="2026-04-18T15:18:00Z" w16du:dateUtc="2026-04-18T20:18:00Z">
        <w:r w:rsidR="001F7398">
          <w:rPr>
            <w:rFonts w:ascii="Times New Roman" w:hAnsi="Times New Roman" w:cs="Times New Roman"/>
          </w:rPr>
          <w:t>The results showed</w:t>
        </w:r>
      </w:ins>
      <w:ins w:id="3016" w:author="Benton, Deon" w:date="2026-04-18T15:11:00Z" w16du:dateUtc="2026-04-18T20:11:00Z">
        <w:r w:rsidR="00FF76B8">
          <w:rPr>
            <w:rFonts w:ascii="Times New Roman" w:hAnsi="Times New Roman" w:cs="Times New Roman"/>
          </w:rPr>
          <w:t xml:space="preserve"> that</w:t>
        </w:r>
      </w:ins>
      <w:ins w:id="3017" w:author="Benton, Deon" w:date="2026-04-18T15:29:00Z" w16du:dateUtc="2026-04-18T20:29:00Z">
        <w:r w:rsidR="008368B0">
          <w:rPr>
            <w:rFonts w:ascii="Times New Roman" w:hAnsi="Times New Roman" w:cs="Times New Roman"/>
          </w:rPr>
          <w:t>, irrespective of how much prior experience networks had</w:t>
        </w:r>
      </w:ins>
      <w:ins w:id="3018" w:author="Benton, Deon" w:date="2026-04-18T15:19:00Z" w16du:dateUtc="2026-04-18T20:19:00Z">
        <w:r w:rsidR="001F7398">
          <w:rPr>
            <w:rFonts w:ascii="Times New Roman" w:hAnsi="Times New Roman" w:cs="Times New Roman"/>
          </w:rPr>
          <w:t xml:space="preserve"> with constrained and unconstrained arced motion</w:t>
        </w:r>
      </w:ins>
      <w:ins w:id="3019" w:author="Benton, Deon" w:date="2026-04-18T15:23:00Z" w16du:dateUtc="2026-04-18T20:23:00Z">
        <w:r w:rsidR="0038514B">
          <w:rPr>
            <w:rFonts w:ascii="Times New Roman" w:hAnsi="Times New Roman" w:cs="Times New Roman"/>
          </w:rPr>
          <w:t xml:space="preserve">, those in the </w:t>
        </w:r>
      </w:ins>
      <w:ins w:id="3020" w:author="Benton, Deon" w:date="2026-04-18T15:17:00Z" w16du:dateUtc="2026-04-18T20:17:00Z">
        <w:r w:rsidR="006920E0">
          <w:rPr>
            <w:rFonts w:ascii="Times New Roman" w:hAnsi="Times New Roman" w:cs="Times New Roman"/>
          </w:rPr>
          <w:t xml:space="preserve">Experimental condition looked longer at the Inefficient test event than at the Efficient test event, whereas </w:t>
        </w:r>
      </w:ins>
      <w:ins w:id="3021" w:author="Benton, Deon" w:date="2026-04-18T15:23:00Z" w16du:dateUtc="2026-04-18T20:23:00Z">
        <w:r w:rsidR="0038514B">
          <w:rPr>
            <w:rFonts w:ascii="Times New Roman" w:hAnsi="Times New Roman" w:cs="Times New Roman"/>
          </w:rPr>
          <w:t>those in</w:t>
        </w:r>
      </w:ins>
      <w:ins w:id="3022" w:author="Benton, Deon" w:date="2026-04-18T15:17:00Z" w16du:dateUtc="2026-04-18T20:17:00Z">
        <w:r w:rsidR="001F7398">
          <w:rPr>
            <w:rFonts w:ascii="Times New Roman" w:hAnsi="Times New Roman" w:cs="Times New Roman"/>
          </w:rPr>
          <w:t xml:space="preserve"> the Control condition looked about equally long at both events.</w:t>
        </w:r>
      </w:ins>
      <w:ins w:id="3023" w:author="Benton, Deon" w:date="2026-04-18T15:15:00Z" w16du:dateUtc="2026-04-18T20:15:00Z">
        <w:r w:rsidR="00097097">
          <w:rPr>
            <w:rFonts w:ascii="Times New Roman" w:hAnsi="Times New Roman" w:cs="Times New Roman"/>
          </w:rPr>
          <w:t xml:space="preserve"> </w:t>
        </w:r>
      </w:ins>
      <w:ins w:id="3024" w:author="Benton, Deon" w:date="2026-04-18T15:27:00Z" w16du:dateUtc="2026-04-18T20:27:00Z">
        <w:r w:rsidR="008368B0">
          <w:rPr>
            <w:rFonts w:ascii="Times New Roman" w:hAnsi="Times New Roman" w:cs="Times New Roman"/>
          </w:rPr>
          <w:t xml:space="preserve">These results indicate that the performance of ALIAS in Simulation 1a was robust to the precise amount of </w:t>
        </w:r>
      </w:ins>
      <w:ins w:id="3025" w:author="Benton, Deon" w:date="2026-04-18T15:28:00Z" w16du:dateUtc="2026-04-18T20:28:00Z">
        <w:r w:rsidR="008368B0">
          <w:rPr>
            <w:rFonts w:ascii="Times New Roman" w:hAnsi="Times New Roman" w:cs="Times New Roman"/>
          </w:rPr>
          <w:lastRenderedPageBreak/>
          <w:t>constrained and unconstrained arced motion with which it was presented during pretraining</w:t>
        </w:r>
      </w:ins>
      <w:ins w:id="3026" w:author="Benton, Deon" w:date="2026-04-18T15:29:00Z" w16du:dateUtc="2026-04-18T20:29:00Z">
        <w:r w:rsidR="00197D22">
          <w:rPr>
            <w:rFonts w:ascii="Times New Roman" w:hAnsi="Times New Roman" w:cs="Times New Roman"/>
          </w:rPr>
          <w:t xml:space="preserve"> and does n</w:t>
        </w:r>
      </w:ins>
      <w:ins w:id="3027" w:author="Benton, Deon" w:date="2026-04-18T15:30:00Z" w16du:dateUtc="2026-04-18T20:30:00Z">
        <w:r w:rsidR="00197D22">
          <w:rPr>
            <w:rFonts w:ascii="Times New Roman" w:hAnsi="Times New Roman" w:cs="Times New Roman"/>
          </w:rPr>
          <w:t>ot depend on a deterministic mapping between curved trajectories and obstacles</w:t>
        </w:r>
      </w:ins>
      <w:ins w:id="3028" w:author="Benton, Deon" w:date="2026-04-18T15:28:00Z" w16du:dateUtc="2026-04-18T20:28:00Z">
        <w:r w:rsidR="008368B0">
          <w:rPr>
            <w:rFonts w:ascii="Times New Roman" w:hAnsi="Times New Roman" w:cs="Times New Roman"/>
          </w:rPr>
          <w:t>.</w:t>
        </w:r>
      </w:ins>
      <w:ins w:id="3029" w:author="Benton, Deon" w:date="2026-04-18T15:30:00Z" w16du:dateUtc="2026-04-18T20:30:00Z">
        <w:r w:rsidR="008A2609">
          <w:rPr>
            <w:rFonts w:ascii="Times New Roman" w:hAnsi="Times New Roman" w:cs="Times New Roman"/>
          </w:rPr>
          <w:t xml:space="preserve"> One notable feature of </w:t>
        </w:r>
      </w:ins>
      <w:ins w:id="3030" w:author="Benton, Deon" w:date="2026-04-18T15:31:00Z" w16du:dateUtc="2026-04-18T20:31:00Z">
        <w:r w:rsidR="008A2609">
          <w:rPr>
            <w:rFonts w:ascii="Times New Roman" w:hAnsi="Times New Roman" w:cs="Times New Roman"/>
          </w:rPr>
          <w:t>these results</w:t>
        </w:r>
      </w:ins>
      <w:ins w:id="3031" w:author="Benton, Deon" w:date="2026-04-18T15:32:00Z" w16du:dateUtc="2026-04-18T20:32:00Z">
        <w:r w:rsidR="006022BB">
          <w:rPr>
            <w:rFonts w:ascii="Times New Roman" w:hAnsi="Times New Roman" w:cs="Times New Roman"/>
          </w:rPr>
          <w:t>—which can be seen clearly in Figure 7—</w:t>
        </w:r>
      </w:ins>
      <w:ins w:id="3032" w:author="Benton, Deon" w:date="2026-04-18T15:31:00Z" w16du:dateUtc="2026-04-18T20:31:00Z">
        <w:r w:rsidR="008A2609">
          <w:rPr>
            <w:rFonts w:ascii="Times New Roman" w:hAnsi="Times New Roman" w:cs="Times New Roman"/>
          </w:rPr>
          <w:t>is that the magnitude of the difference in</w:t>
        </w:r>
      </w:ins>
      <w:ins w:id="3033" w:author="Benton, Deon" w:date="2026-04-18T15:33:00Z" w16du:dateUtc="2026-04-18T20:33:00Z">
        <w:r w:rsidR="006022BB">
          <w:rPr>
            <w:rFonts w:ascii="Times New Roman" w:hAnsi="Times New Roman" w:cs="Times New Roman"/>
          </w:rPr>
          <w:t xml:space="preserve"> the amount of time that networks in the Experimental condition looked at the two test events</w:t>
        </w:r>
      </w:ins>
      <w:ins w:id="3034" w:author="Benton, Deon" w:date="2026-04-18T15:31:00Z" w16du:dateUtc="2026-04-18T20:31:00Z">
        <w:r w:rsidR="008A2609">
          <w:rPr>
            <w:rFonts w:ascii="Times New Roman" w:hAnsi="Times New Roman" w:cs="Times New Roman"/>
          </w:rPr>
          <w:t xml:space="preserve"> was largely unaffected by</w:t>
        </w:r>
      </w:ins>
      <w:ins w:id="3035" w:author="Benton, Deon" w:date="2026-04-18T15:34:00Z" w16du:dateUtc="2026-04-18T20:34:00Z">
        <w:r w:rsidR="00B954B2">
          <w:rPr>
            <w:rFonts w:ascii="Times New Roman" w:hAnsi="Times New Roman" w:cs="Times New Roman"/>
          </w:rPr>
          <w:t xml:space="preserve"> the ratio of constrained to unconstrained arced motion</w:t>
        </w:r>
      </w:ins>
      <w:ins w:id="3036" w:author="Benton, Deon" w:date="2026-04-18T15:30:00Z" w16du:dateUtc="2026-04-18T20:30:00Z">
        <w:r w:rsidR="008A2609">
          <w:rPr>
            <w:rFonts w:ascii="Times New Roman" w:hAnsi="Times New Roman" w:cs="Times New Roman"/>
          </w:rPr>
          <w:t xml:space="preserve">. </w:t>
        </w:r>
      </w:ins>
      <w:ins w:id="3037" w:author="Benton, Deon" w:date="2026-04-18T15:34:00Z" w16du:dateUtc="2026-04-18T20:34:00Z">
        <w:r w:rsidR="00B954B2">
          <w:rPr>
            <w:rFonts w:ascii="Times New Roman" w:hAnsi="Times New Roman" w:cs="Times New Roman"/>
          </w:rPr>
          <w:t>This facet of the data is notable because</w:t>
        </w:r>
      </w:ins>
      <w:ins w:id="3038" w:author="Benton, Deon" w:date="2026-04-18T15:36:00Z" w16du:dateUtc="2026-04-18T20:36:00Z">
        <w:r w:rsidR="001C642A">
          <w:rPr>
            <w:rFonts w:ascii="Times New Roman" w:hAnsi="Times New Roman" w:cs="Times New Roman"/>
          </w:rPr>
          <w:t xml:space="preserve"> </w:t>
        </w:r>
      </w:ins>
      <w:ins w:id="3039" w:author="Benton, Deon" w:date="2026-04-18T15:37:00Z" w16du:dateUtc="2026-04-18T20:37:00Z">
        <w:r w:rsidR="001C642A">
          <w:rPr>
            <w:rFonts w:ascii="Times New Roman" w:hAnsi="Times New Roman" w:cs="Times New Roman"/>
          </w:rPr>
          <w:t>it might be expected that this difference should</w:t>
        </w:r>
      </w:ins>
      <w:ins w:id="3040" w:author="Benton, Deon" w:date="2026-04-18T15:36:00Z" w16du:dateUtc="2026-04-18T20:36:00Z">
        <w:r w:rsidR="001C642A">
          <w:rPr>
            <w:rFonts w:ascii="Times New Roman" w:hAnsi="Times New Roman" w:cs="Times New Roman"/>
          </w:rPr>
          <w:t xml:space="preserve"> decrease as the proportion of unconstrained arced motion increases. </w:t>
        </w:r>
      </w:ins>
      <w:ins w:id="3041" w:author="Benton, Deon" w:date="2026-04-18T15:30:00Z" w16du:dateUtc="2026-04-18T20:30:00Z">
        <w:r w:rsidR="008A2609">
          <w:rPr>
            <w:rFonts w:ascii="Times New Roman" w:hAnsi="Times New Roman" w:cs="Times New Roman"/>
          </w:rPr>
          <w:t xml:space="preserve">The </w:t>
        </w:r>
      </w:ins>
      <w:ins w:id="3042" w:author="Benton, Deon" w:date="2026-04-18T15:46:00Z" w16du:dateUtc="2026-04-18T20:46:00Z">
        <w:r w:rsidR="00161BCA">
          <w:rPr>
            <w:rFonts w:ascii="Times New Roman" w:hAnsi="Times New Roman" w:cs="Times New Roman"/>
          </w:rPr>
          <w:t>reason the difference in looking to the Inefficient and Efficient test events</w:t>
        </w:r>
      </w:ins>
      <w:ins w:id="3043" w:author="Benton, Deon" w:date="2026-04-18T15:37:00Z" w16du:dateUtc="2026-04-18T20:37:00Z">
        <w:r w:rsidR="001C642A">
          <w:rPr>
            <w:rFonts w:ascii="Times New Roman" w:hAnsi="Times New Roman" w:cs="Times New Roman"/>
          </w:rPr>
          <w:t xml:space="preserve"> remained relatively stable across ratios was </w:t>
        </w:r>
      </w:ins>
      <w:ins w:id="3044" w:author="Benton, Deon" w:date="2026-04-18T15:46:00Z" w16du:dateUtc="2026-04-18T20:46:00Z">
        <w:r w:rsidR="00161BCA">
          <w:rPr>
            <w:rFonts w:ascii="Times New Roman" w:hAnsi="Times New Roman" w:cs="Times New Roman"/>
          </w:rPr>
          <w:t xml:space="preserve">simply </w:t>
        </w:r>
      </w:ins>
      <w:ins w:id="3045" w:author="Benton, Deon" w:date="2026-04-18T15:38:00Z" w16du:dateUtc="2026-04-18T20:38:00Z">
        <w:r w:rsidR="00956C2E">
          <w:rPr>
            <w:rFonts w:ascii="Times New Roman" w:hAnsi="Times New Roman" w:cs="Times New Roman"/>
          </w:rPr>
          <w:t>because</w:t>
        </w:r>
      </w:ins>
      <w:ins w:id="3046" w:author="Benton, Deon" w:date="2026-04-18T15:42:00Z" w16du:dateUtc="2026-04-18T20:42:00Z">
        <w:r w:rsidR="00C97B54">
          <w:rPr>
            <w:rFonts w:ascii="Times New Roman" w:hAnsi="Times New Roman" w:cs="Times New Roman"/>
          </w:rPr>
          <w:t xml:space="preserve"> </w:t>
        </w:r>
      </w:ins>
      <w:ins w:id="3047" w:author="Benton, Deon" w:date="2026-04-18T15:45:00Z" w16du:dateUtc="2026-04-18T20:45:00Z">
        <w:r w:rsidR="00161BCA">
          <w:rPr>
            <w:rFonts w:ascii="Times New Roman" w:hAnsi="Times New Roman" w:cs="Times New Roman"/>
          </w:rPr>
          <w:t>the network was habituated to a constrained arced motion event.</w:t>
        </w:r>
      </w:ins>
      <w:ins w:id="3048" w:author="Benton, Deon" w:date="2026-04-18T15:47:00Z" w16du:dateUtc="2026-04-18T20:47:00Z">
        <w:r w:rsidR="00161BCA">
          <w:rPr>
            <w:rFonts w:ascii="Times New Roman" w:hAnsi="Times New Roman" w:cs="Times New Roman"/>
          </w:rPr>
          <w:t xml:space="preserve"> A consequence of this </w:t>
        </w:r>
        <w:r w:rsidR="002C7276">
          <w:rPr>
            <w:rFonts w:ascii="Times New Roman" w:hAnsi="Times New Roman" w:cs="Times New Roman"/>
          </w:rPr>
          <w:t>was that</w:t>
        </w:r>
      </w:ins>
      <w:ins w:id="3049" w:author="Benton, Deon" w:date="2026-04-18T15:50:00Z" w16du:dateUtc="2026-04-18T20:50:00Z">
        <w:r w:rsidR="00A03867">
          <w:rPr>
            <w:rFonts w:ascii="Times New Roman" w:hAnsi="Times New Roman" w:cs="Times New Roman"/>
          </w:rPr>
          <w:t xml:space="preserve">, </w:t>
        </w:r>
      </w:ins>
      <w:ins w:id="3050" w:author="Benton, Deon" w:date="2026-04-18T15:43:00Z" w16du:dateUtc="2026-04-18T20:43:00Z">
        <w:r w:rsidR="00C97B54">
          <w:rPr>
            <w:rFonts w:ascii="Times New Roman" w:hAnsi="Times New Roman" w:cs="Times New Roman"/>
          </w:rPr>
          <w:t>even when</w:t>
        </w:r>
      </w:ins>
      <w:ins w:id="3051" w:author="Benton, Deon" w:date="2026-04-18T15:48:00Z" w16du:dateUtc="2026-04-18T20:48:00Z">
        <w:r w:rsidR="002C7276">
          <w:rPr>
            <w:rFonts w:ascii="Times New Roman" w:hAnsi="Times New Roman" w:cs="Times New Roman"/>
          </w:rPr>
          <w:t xml:space="preserve"> networks experienced equivalent amounts of constrained and unconstrained arced motion during pretraining</w:t>
        </w:r>
      </w:ins>
      <w:ins w:id="3052" w:author="Benton, Deon" w:date="2026-04-18T15:50:00Z" w16du:dateUtc="2026-04-18T20:50:00Z">
        <w:r w:rsidR="00A03867">
          <w:rPr>
            <w:rFonts w:ascii="Times New Roman" w:hAnsi="Times New Roman" w:cs="Times New Roman"/>
          </w:rPr>
          <w:t>, the arced motion-obstacle association was strengthened</w:t>
        </w:r>
      </w:ins>
      <w:ins w:id="3053" w:author="Benton, Deon" w:date="2026-04-18T15:48:00Z" w16du:dateUtc="2026-04-18T20:48:00Z">
        <w:r w:rsidR="002C7276">
          <w:rPr>
            <w:rFonts w:ascii="Times New Roman" w:hAnsi="Times New Roman" w:cs="Times New Roman"/>
          </w:rPr>
          <w:t>.</w:t>
        </w:r>
      </w:ins>
      <w:ins w:id="3054" w:author="Benton, Deon" w:date="2026-04-18T15:43:00Z" w16du:dateUtc="2026-04-18T20:43:00Z">
        <w:r w:rsidR="00C97B54">
          <w:rPr>
            <w:rFonts w:ascii="Times New Roman" w:hAnsi="Times New Roman" w:cs="Times New Roman"/>
          </w:rPr>
          <w:t xml:space="preserve"> </w:t>
        </w:r>
      </w:ins>
    </w:p>
    <w:p w14:paraId="328EAFCD" w14:textId="07B3C64C" w:rsidR="00A03867" w:rsidRDefault="00A03867" w:rsidP="002C7276">
      <w:pPr>
        <w:spacing w:line="480" w:lineRule="auto"/>
        <w:ind w:firstLine="720"/>
        <w:contextualSpacing/>
        <w:rPr>
          <w:ins w:id="3055" w:author="Benton, Deon" w:date="2026-04-18T14:19:00Z" w16du:dateUtc="2026-04-18T19:19:00Z"/>
          <w:rFonts w:ascii="Times New Roman" w:hAnsi="Times New Roman" w:cs="Times New Roman"/>
        </w:rPr>
      </w:pPr>
      <w:ins w:id="3056" w:author="Benton, Deon" w:date="2026-04-18T15:51:00Z" w16du:dateUtc="2026-04-18T20:51:00Z">
        <w:r>
          <w:rPr>
            <w:rFonts w:ascii="Times New Roman" w:hAnsi="Times New Roman" w:cs="Times New Roman"/>
          </w:rPr>
          <w:t xml:space="preserve">Although this simulation </w:t>
        </w:r>
      </w:ins>
      <w:ins w:id="3057" w:author="Benton, Deon" w:date="2026-04-18T15:52:00Z" w16du:dateUtc="2026-04-18T20:52:00Z">
        <w:r w:rsidR="009513D6">
          <w:rPr>
            <w:rFonts w:ascii="Times New Roman" w:hAnsi="Times New Roman" w:cs="Times New Roman"/>
          </w:rPr>
          <w:t>demonstrated that ALIAS’s performan</w:t>
        </w:r>
      </w:ins>
      <w:ins w:id="3058" w:author="Benton, Deon" w:date="2026-04-18T15:53:00Z" w16du:dateUtc="2026-04-18T20:53:00Z">
        <w:r w:rsidR="009513D6">
          <w:rPr>
            <w:rFonts w:ascii="Times New Roman" w:hAnsi="Times New Roman" w:cs="Times New Roman"/>
          </w:rPr>
          <w:t>ce</w:t>
        </w:r>
      </w:ins>
      <w:ins w:id="3059" w:author="Benton, Deon" w:date="2026-04-18T15:54:00Z" w16du:dateUtc="2026-04-18T20:54:00Z">
        <w:r w:rsidR="009B2C55">
          <w:rPr>
            <w:rFonts w:ascii="Times New Roman" w:hAnsi="Times New Roman" w:cs="Times New Roman"/>
          </w:rPr>
          <w:t xml:space="preserve"> in Simulation 1a</w:t>
        </w:r>
      </w:ins>
      <w:ins w:id="3060" w:author="Benton, Deon" w:date="2026-04-18T15:53:00Z" w16du:dateUtc="2026-04-18T20:53:00Z">
        <w:r w:rsidR="009513D6">
          <w:rPr>
            <w:rFonts w:ascii="Times New Roman" w:hAnsi="Times New Roman" w:cs="Times New Roman"/>
          </w:rPr>
          <w:t xml:space="preserve"> did not hinge on </w:t>
        </w:r>
      </w:ins>
      <w:ins w:id="3061" w:author="Benton, Deon" w:date="2026-04-18T15:54:00Z" w16du:dateUtc="2026-04-18T20:54:00Z">
        <w:r w:rsidR="009B2C55">
          <w:rPr>
            <w:rFonts w:ascii="Times New Roman" w:hAnsi="Times New Roman" w:cs="Times New Roman"/>
          </w:rPr>
          <w:t>a deterministic mapping between arced motion and obstacles,</w:t>
        </w:r>
      </w:ins>
      <w:r w:rsidR="00815A00">
        <w:rPr>
          <w:rFonts w:ascii="Times New Roman" w:hAnsi="Times New Roman" w:cs="Times New Roman"/>
        </w:rPr>
        <w:t xml:space="preserve"> a second issue that Simulation 1a raised concerned</w:t>
      </w:r>
      <w:ins w:id="3062" w:author="Benton, Deon" w:date="2026-04-18T15:54:00Z" w16du:dateUtc="2026-04-18T20:54:00Z">
        <w:r w:rsidR="009B2C55">
          <w:rPr>
            <w:rFonts w:ascii="Times New Roman" w:hAnsi="Times New Roman" w:cs="Times New Roman"/>
          </w:rPr>
          <w:t xml:space="preserve"> </w:t>
        </w:r>
      </w:ins>
      <w:ins w:id="3063" w:author="Benton, Deon" w:date="2026-04-18T15:59:00Z" w16du:dateUtc="2026-04-18T20:59:00Z">
        <w:r w:rsidR="002E509E">
          <w:rPr>
            <w:rFonts w:ascii="Times New Roman" w:hAnsi="Times New Roman" w:cs="Times New Roman"/>
          </w:rPr>
          <w:t xml:space="preserve">the explanatory breadth of </w:t>
        </w:r>
      </w:ins>
      <w:r w:rsidR="00815A00">
        <w:rPr>
          <w:rFonts w:ascii="Times New Roman" w:hAnsi="Times New Roman" w:cs="Times New Roman"/>
        </w:rPr>
        <w:t>this model</w:t>
      </w:r>
      <w:ins w:id="3064" w:author="Benton, Deon" w:date="2026-04-18T15:59:00Z" w16du:dateUtc="2026-04-18T20:59:00Z">
        <w:r w:rsidR="002E509E">
          <w:rPr>
            <w:rFonts w:ascii="Times New Roman" w:hAnsi="Times New Roman" w:cs="Times New Roman"/>
          </w:rPr>
          <w:t xml:space="preserve">. Specifically, it remains to be seen whether </w:t>
        </w:r>
      </w:ins>
      <w:ins w:id="3065" w:author="Benton, Deon" w:date="2026-04-18T16:00:00Z" w16du:dateUtc="2026-04-18T21:00:00Z">
        <w:r w:rsidR="002E509E">
          <w:rPr>
            <w:rFonts w:ascii="Times New Roman" w:hAnsi="Times New Roman" w:cs="Times New Roman"/>
          </w:rPr>
          <w:t xml:space="preserve">ALIAS </w:t>
        </w:r>
      </w:ins>
      <w:ins w:id="3066" w:author="Benton, Deon" w:date="2026-04-18T15:56:00Z" w16du:dateUtc="2026-04-18T20:56:00Z">
        <w:r w:rsidR="009B2C55">
          <w:rPr>
            <w:rFonts w:ascii="Times New Roman" w:hAnsi="Times New Roman" w:cs="Times New Roman"/>
          </w:rPr>
          <w:t>can account for the remaining target findings</w:t>
        </w:r>
      </w:ins>
      <w:ins w:id="3067" w:author="Benton, Deon" w:date="2026-04-18T16:00:00Z" w16du:dateUtc="2026-04-18T21:00:00Z">
        <w:r w:rsidR="002E509E">
          <w:rPr>
            <w:rFonts w:ascii="Times New Roman" w:hAnsi="Times New Roman" w:cs="Times New Roman"/>
          </w:rPr>
          <w:t xml:space="preserve">. This </w:t>
        </w:r>
      </w:ins>
      <w:r w:rsidR="00CF59D4">
        <w:rPr>
          <w:rFonts w:ascii="Times New Roman" w:hAnsi="Times New Roman" w:cs="Times New Roman"/>
        </w:rPr>
        <w:t>step is necessary</w:t>
      </w:r>
      <w:ins w:id="3068" w:author="Benton, Deon" w:date="2026-04-18T16:00:00Z" w16du:dateUtc="2026-04-18T21:00:00Z">
        <w:r w:rsidR="002E509E">
          <w:rPr>
            <w:rFonts w:ascii="Times New Roman" w:hAnsi="Times New Roman" w:cs="Times New Roman"/>
          </w:rPr>
          <w:t xml:space="preserve"> before it</w:t>
        </w:r>
      </w:ins>
      <w:ins w:id="3069" w:author="Benton, Deon" w:date="2026-04-18T15:51:00Z" w16du:dateUtc="2026-04-18T20:51:00Z">
        <w:r>
          <w:rPr>
            <w:rFonts w:ascii="Times New Roman" w:hAnsi="Times New Roman" w:cs="Times New Roman"/>
          </w:rPr>
          <w:t xml:space="preserve"> can</w:t>
        </w:r>
      </w:ins>
      <w:ins w:id="3070" w:author="Benton, Deon" w:date="2026-04-18T16:03:00Z" w16du:dateUtc="2026-04-18T21:03:00Z">
        <w:r w:rsidR="00666874">
          <w:rPr>
            <w:rFonts w:ascii="Times New Roman" w:hAnsi="Times New Roman" w:cs="Times New Roman"/>
          </w:rPr>
          <w:t xml:space="preserve"> be</w:t>
        </w:r>
      </w:ins>
      <w:ins w:id="3071" w:author="Benton, Deon" w:date="2026-04-18T15:51:00Z" w16du:dateUtc="2026-04-18T20:51:00Z">
        <w:r>
          <w:rPr>
            <w:rFonts w:ascii="Times New Roman" w:hAnsi="Times New Roman" w:cs="Times New Roman"/>
          </w:rPr>
          <w:t xml:space="preserve"> concluded that ALIAS </w:t>
        </w:r>
      </w:ins>
      <w:ins w:id="3072" w:author="Benton, Deon" w:date="2026-04-18T16:03:00Z" w16du:dateUtc="2026-04-18T21:03:00Z">
        <w:r w:rsidR="00666874">
          <w:rPr>
            <w:rFonts w:ascii="Times New Roman" w:hAnsi="Times New Roman" w:cs="Times New Roman"/>
          </w:rPr>
          <w:t>provides a</w:t>
        </w:r>
      </w:ins>
      <w:ins w:id="3073" w:author="Benton, Deon" w:date="2026-04-18T15:51:00Z" w16du:dateUtc="2026-04-18T20:51:00Z">
        <w:r>
          <w:rPr>
            <w:rFonts w:ascii="Times New Roman" w:hAnsi="Times New Roman" w:cs="Times New Roman"/>
          </w:rPr>
          <w:t xml:space="preserve"> veridical account of infants’ looking</w:t>
        </w:r>
      </w:ins>
      <w:ins w:id="3074" w:author="Benton, Deon" w:date="2026-04-18T15:58:00Z" w16du:dateUtc="2026-04-18T20:58:00Z">
        <w:r w:rsidR="00EF41A5">
          <w:rPr>
            <w:rFonts w:ascii="Times New Roman" w:hAnsi="Times New Roman" w:cs="Times New Roman"/>
          </w:rPr>
          <w:t xml:space="preserve"> patterns in</w:t>
        </w:r>
      </w:ins>
      <w:ins w:id="3075" w:author="Benton, Deon" w:date="2026-04-18T16:03:00Z" w16du:dateUtc="2026-04-18T21:03:00Z">
        <w:r w:rsidR="00666874">
          <w:rPr>
            <w:rFonts w:ascii="Times New Roman" w:hAnsi="Times New Roman" w:cs="Times New Roman"/>
          </w:rPr>
          <w:t xml:space="preserve"> action understanding</w:t>
        </w:r>
      </w:ins>
      <w:ins w:id="3076" w:author="Benton, Deon" w:date="2026-04-18T15:58:00Z" w16du:dateUtc="2026-04-18T20:58:00Z">
        <w:r w:rsidR="00EF41A5">
          <w:rPr>
            <w:rFonts w:ascii="Times New Roman" w:hAnsi="Times New Roman" w:cs="Times New Roman"/>
          </w:rPr>
          <w:t xml:space="preserve"> studies.</w:t>
        </w:r>
      </w:ins>
      <w:ins w:id="3077" w:author="Benton, Deon" w:date="2026-04-18T15:51:00Z" w16du:dateUtc="2026-04-18T20:51:00Z">
        <w:r>
          <w:rPr>
            <w:rFonts w:ascii="Times New Roman" w:hAnsi="Times New Roman" w:cs="Times New Roman"/>
          </w:rPr>
          <w:t xml:space="preserve"> </w:t>
        </w:r>
      </w:ins>
      <w:ins w:id="3078" w:author="Benton, Deon" w:date="2026-04-18T16:01:00Z" w16du:dateUtc="2026-04-18T21:01:00Z">
        <w:r w:rsidR="00D876C9">
          <w:rPr>
            <w:rFonts w:ascii="Times New Roman" w:eastAsia="Times New Roman" w:hAnsi="Times New Roman" w:cs="Times New Roman"/>
          </w:rPr>
          <w:t xml:space="preserve">Simulation 2 </w:t>
        </w:r>
      </w:ins>
      <w:ins w:id="3079" w:author="Benton, Deon" w:date="2026-04-18T16:03:00Z" w16du:dateUtc="2026-04-18T21:03:00Z">
        <w:r w:rsidR="00666874">
          <w:rPr>
            <w:rFonts w:ascii="Times New Roman" w:eastAsia="Times New Roman" w:hAnsi="Times New Roman" w:cs="Times New Roman"/>
          </w:rPr>
          <w:t>took a first step in this direction</w:t>
        </w:r>
      </w:ins>
      <w:ins w:id="3080" w:author="Benton, Deon" w:date="2026-04-18T16:05:00Z" w16du:dateUtc="2026-04-18T21:05:00Z">
        <w:r w:rsidR="00011353">
          <w:rPr>
            <w:rFonts w:ascii="Times New Roman" w:eastAsia="Times New Roman" w:hAnsi="Times New Roman" w:cs="Times New Roman"/>
          </w:rPr>
          <w:t xml:space="preserve"> by assessing whether ALIAS could capture </w:t>
        </w:r>
        <w:r w:rsidR="004B5117">
          <w:rPr>
            <w:rFonts w:ascii="Times New Roman" w:eastAsia="Times New Roman" w:hAnsi="Times New Roman" w:cs="Times New Roman"/>
          </w:rPr>
          <w:t>a</w:t>
        </w:r>
        <w:r w:rsidR="00011353">
          <w:rPr>
            <w:rFonts w:ascii="Times New Roman" w:eastAsia="Times New Roman" w:hAnsi="Times New Roman" w:cs="Times New Roman"/>
          </w:rPr>
          <w:t xml:space="preserve"> second target finding</w:t>
        </w:r>
      </w:ins>
      <w:ins w:id="3081" w:author="Benton, Deon" w:date="2026-04-18T16:01:00Z" w16du:dateUtc="2026-04-18T21:01:00Z">
        <w:r w:rsidR="00D876C9">
          <w:rPr>
            <w:rFonts w:ascii="Times New Roman" w:eastAsia="Times New Roman" w:hAnsi="Times New Roman" w:cs="Times New Roman"/>
          </w:rPr>
          <w:t>.</w:t>
        </w:r>
      </w:ins>
      <w:ins w:id="3082" w:author="Benton, Deon" w:date="2026-04-18T16:05:00Z" w16du:dateUtc="2026-04-18T21:05:00Z">
        <w:r w:rsidR="00011353">
          <w:rPr>
            <w:rFonts w:ascii="Times New Roman" w:eastAsia="Times New Roman" w:hAnsi="Times New Roman" w:cs="Times New Roman"/>
          </w:rPr>
          <w:t xml:space="preserve"> </w:t>
        </w:r>
      </w:ins>
      <w:ins w:id="3083" w:author="Benton, Deon" w:date="2026-04-18T16:01:00Z" w16du:dateUtc="2026-04-18T21:01:00Z">
        <w:r w:rsidR="00D876C9">
          <w:rPr>
            <w:rFonts w:ascii="Times New Roman" w:eastAsia="Times New Roman" w:hAnsi="Times New Roman" w:cs="Times New Roman"/>
          </w:rPr>
          <w:t xml:space="preserve">This </w:t>
        </w:r>
      </w:ins>
      <w:ins w:id="3084" w:author="Benton, Deon" w:date="2026-04-18T16:05:00Z" w16du:dateUtc="2026-04-18T21:05:00Z">
        <w:r w:rsidR="00011353">
          <w:rPr>
            <w:rFonts w:ascii="Times New Roman" w:eastAsia="Times New Roman" w:hAnsi="Times New Roman" w:cs="Times New Roman"/>
          </w:rPr>
          <w:t>is the finding</w:t>
        </w:r>
      </w:ins>
      <w:ins w:id="3085" w:author="Benton, Deon" w:date="2026-04-18T16:04:00Z" w16du:dateUtc="2026-04-18T21:04:00Z">
        <w:r w:rsidR="00011353">
          <w:rPr>
            <w:rFonts w:ascii="Times New Roman" w:eastAsia="Times New Roman" w:hAnsi="Times New Roman" w:cs="Times New Roman"/>
          </w:rPr>
          <w:t xml:space="preserve"> that</w:t>
        </w:r>
      </w:ins>
      <w:ins w:id="3086" w:author="Benton, Deon" w:date="2026-04-18T16:01:00Z" w16du:dateUtc="2026-04-18T21:01:00Z">
        <w:r w:rsidR="00D876C9">
          <w:rPr>
            <w:rFonts w:ascii="Times New Roman" w:eastAsia="Times New Roman" w:hAnsi="Times New Roman" w:cs="Times New Roman"/>
          </w:rPr>
          <w:t xml:space="preserve"> infants’ looking responses in action understanding studies </w:t>
        </w:r>
      </w:ins>
      <w:ins w:id="3087" w:author="Benton, Deon" w:date="2026-04-18T16:02:00Z" w16du:dateUtc="2026-04-18T21:02:00Z">
        <w:r w:rsidR="00D876C9">
          <w:rPr>
            <w:rFonts w:ascii="Times New Roman" w:eastAsia="Times New Roman" w:hAnsi="Times New Roman" w:cs="Times New Roman"/>
          </w:rPr>
          <w:t>do not depend on whether the entities involved are animate.</w:t>
        </w:r>
      </w:ins>
    </w:p>
    <w:p w14:paraId="50411851" w14:textId="77777777" w:rsidR="003A731B" w:rsidRDefault="003A731B" w:rsidP="00E306B6">
      <w:pPr>
        <w:spacing w:line="480" w:lineRule="auto"/>
        <w:contextualSpacing/>
        <w:rPr>
          <w:ins w:id="3088" w:author="Benton, Deon" w:date="2026-04-18T14:19:00Z" w16du:dateUtc="2026-04-18T19:19:00Z"/>
          <w:rFonts w:ascii="Times New Roman" w:hAnsi="Times New Roman" w:cs="Times New Roman"/>
        </w:rPr>
      </w:pPr>
    </w:p>
    <w:p w14:paraId="0356A792" w14:textId="2235E780" w:rsidR="00B208F8" w:rsidRPr="009F7F31" w:rsidRDefault="00B208F8" w:rsidP="009F7F31">
      <w:pPr>
        <w:spacing w:line="480" w:lineRule="auto"/>
        <w:ind w:firstLine="720"/>
        <w:contextualSpacing/>
        <w:jc w:val="center"/>
        <w:rPr>
          <w:ins w:id="3089" w:author="Benton, Deon" w:date="2026-03-03T16:16:00Z" w16du:dateUtc="2026-03-03T22:16:00Z"/>
          <w:rFonts w:ascii="Times New Roman" w:eastAsia="Times New Roman" w:hAnsi="Times New Roman" w:cs="Times New Roman"/>
          <w:b/>
          <w:bCs/>
        </w:rPr>
      </w:pPr>
      <w:ins w:id="3090" w:author="Benton, Deon" w:date="2026-03-03T16:16:00Z" w16du:dateUtc="2026-03-03T22:16:00Z">
        <w:r w:rsidRPr="009F7F31">
          <w:rPr>
            <w:rFonts w:ascii="Times New Roman" w:eastAsia="Times New Roman" w:hAnsi="Times New Roman" w:cs="Times New Roman"/>
            <w:b/>
            <w:bCs/>
          </w:rPr>
          <w:t>Simulation 2</w:t>
        </w:r>
      </w:ins>
    </w:p>
    <w:p w14:paraId="5B4F8381" w14:textId="462EE20D" w:rsidR="0046476F" w:rsidRDefault="00524642" w:rsidP="00944950">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Simulation 2 tested </w:t>
      </w:r>
      <w:r w:rsidR="00254EDB">
        <w:rPr>
          <w:rFonts w:ascii="Times New Roman" w:eastAsia="Times New Roman" w:hAnsi="Times New Roman" w:cs="Times New Roman"/>
        </w:rPr>
        <w:t xml:space="preserve">whether </w:t>
      </w:r>
      <w:r w:rsidR="0084011A">
        <w:rPr>
          <w:rFonts w:ascii="Times New Roman" w:eastAsia="Times New Roman" w:hAnsi="Times New Roman" w:cs="Times New Roman"/>
        </w:rPr>
        <w:t>ALIAS’s behavior</w:t>
      </w:r>
      <w:r>
        <w:rPr>
          <w:rFonts w:ascii="Times New Roman" w:eastAsia="Times New Roman" w:hAnsi="Times New Roman" w:cs="Times New Roman"/>
        </w:rPr>
        <w:t xml:space="preserve"> in Simulation</w:t>
      </w:r>
      <w:r w:rsidR="00297BF6">
        <w:rPr>
          <w:rFonts w:ascii="Times New Roman" w:eastAsia="Times New Roman" w:hAnsi="Times New Roman" w:cs="Times New Roman"/>
        </w:rPr>
        <w:t>s</w:t>
      </w:r>
      <w:r>
        <w:rPr>
          <w:rFonts w:ascii="Times New Roman" w:eastAsia="Times New Roman" w:hAnsi="Times New Roman" w:cs="Times New Roman"/>
        </w:rPr>
        <w:t xml:space="preserve"> 1</w:t>
      </w:r>
      <w:r w:rsidR="00297BF6">
        <w:rPr>
          <w:rFonts w:ascii="Times New Roman" w:eastAsia="Times New Roman" w:hAnsi="Times New Roman" w:cs="Times New Roman"/>
        </w:rPr>
        <w:t>a and 1b</w:t>
      </w:r>
      <w:r>
        <w:rPr>
          <w:rFonts w:ascii="Times New Roman" w:eastAsia="Times New Roman" w:hAnsi="Times New Roman" w:cs="Times New Roman"/>
        </w:rPr>
        <w:t xml:space="preserve"> depended on</w:t>
      </w:r>
      <w:r w:rsidR="00254EDB">
        <w:rPr>
          <w:rFonts w:ascii="Times New Roman" w:eastAsia="Times New Roman" w:hAnsi="Times New Roman" w:cs="Times New Roman"/>
        </w:rPr>
        <w:t xml:space="preserve"> the </w:t>
      </w:r>
      <w:r w:rsidR="0084011A">
        <w:rPr>
          <w:rFonts w:ascii="Times New Roman" w:eastAsia="Times New Roman" w:hAnsi="Times New Roman" w:cs="Times New Roman"/>
        </w:rPr>
        <w:t>objects possess features typical of animate entities</w:t>
      </w:r>
      <w:r w:rsidR="00254EDB">
        <w:rPr>
          <w:rFonts w:ascii="Times New Roman" w:eastAsia="Times New Roman" w:hAnsi="Times New Roman" w:cs="Times New Roman"/>
        </w:rPr>
        <w:t>.</w:t>
      </w:r>
      <w:r>
        <w:rPr>
          <w:rFonts w:ascii="Times New Roman" w:eastAsia="Times New Roman" w:hAnsi="Times New Roman" w:cs="Times New Roman"/>
        </w:rPr>
        <w:t xml:space="preserve"> This simulation was identical to Simulation </w:t>
      </w:r>
      <w:r>
        <w:rPr>
          <w:rFonts w:ascii="Times New Roman" w:eastAsia="Times New Roman" w:hAnsi="Times New Roman" w:cs="Times New Roman"/>
        </w:rPr>
        <w:lastRenderedPageBreak/>
        <w:t>1</w:t>
      </w:r>
      <w:r w:rsidR="00333ACF">
        <w:rPr>
          <w:rFonts w:ascii="Times New Roman" w:eastAsia="Times New Roman" w:hAnsi="Times New Roman" w:cs="Times New Roman"/>
        </w:rPr>
        <w:t>a</w:t>
      </w:r>
      <w:r>
        <w:rPr>
          <w:rFonts w:ascii="Times New Roman" w:eastAsia="Times New Roman" w:hAnsi="Times New Roman" w:cs="Times New Roman"/>
        </w:rPr>
        <w:t xml:space="preserve"> in all resp</w:t>
      </w:r>
      <w:r w:rsidR="0032241B">
        <w:rPr>
          <w:rFonts w:ascii="Times New Roman" w:eastAsia="Times New Roman" w:hAnsi="Times New Roman" w:cs="Times New Roman"/>
        </w:rPr>
        <w:t xml:space="preserve">ects </w:t>
      </w:r>
      <w:r>
        <w:rPr>
          <w:rFonts w:ascii="Times New Roman" w:eastAsia="Times New Roman" w:hAnsi="Times New Roman" w:cs="Times New Roman"/>
        </w:rPr>
        <w:t xml:space="preserve">except that objects </w:t>
      </w:r>
      <w:r w:rsidR="00254EDB">
        <w:rPr>
          <w:rFonts w:ascii="Times New Roman" w:eastAsia="Times New Roman" w:hAnsi="Times New Roman" w:cs="Times New Roman"/>
        </w:rPr>
        <w:t>used during habituation and test</w:t>
      </w:r>
      <w:r w:rsidR="0084011A">
        <w:rPr>
          <w:rFonts w:ascii="Times New Roman" w:eastAsia="Times New Roman" w:hAnsi="Times New Roman" w:cs="Times New Roman"/>
        </w:rPr>
        <w:t xml:space="preserve"> </w:t>
      </w:r>
      <w:r>
        <w:rPr>
          <w:rFonts w:ascii="Times New Roman" w:eastAsia="Times New Roman" w:hAnsi="Times New Roman" w:cs="Times New Roman"/>
        </w:rPr>
        <w:t xml:space="preserve">did not possess </w:t>
      </w:r>
      <w:r w:rsidR="00282727">
        <w:rPr>
          <w:rFonts w:ascii="Times New Roman" w:eastAsia="Times New Roman" w:hAnsi="Times New Roman" w:cs="Times New Roman"/>
        </w:rPr>
        <w:t xml:space="preserve">surface features associated with animate entities. To that end, the second rather than the first unit was activated in the Surface Property Left and Right groups during habituation and test. </w:t>
      </w:r>
      <w:r w:rsidR="0032241B">
        <w:rPr>
          <w:rFonts w:ascii="Times New Roman" w:eastAsia="Times New Roman" w:hAnsi="Times New Roman" w:cs="Times New Roman"/>
        </w:rPr>
        <w:t>As was also true in Simulation 1a, ALIAS’s performance was compared to OM10, OM10-2, and ALIAS-2.</w:t>
      </w:r>
    </w:p>
    <w:p w14:paraId="4275CA1D" w14:textId="77777777" w:rsidR="0046476F" w:rsidRDefault="0046476F" w:rsidP="00944950">
      <w:pPr>
        <w:spacing w:line="480" w:lineRule="auto"/>
        <w:ind w:firstLine="720"/>
        <w:contextualSpacing/>
        <w:rPr>
          <w:rFonts w:ascii="Times New Roman" w:eastAsia="Times New Roman" w:hAnsi="Times New Roman" w:cs="Times New Roman"/>
        </w:rPr>
      </w:pPr>
    </w:p>
    <w:p w14:paraId="75E5BD91" w14:textId="53C44295" w:rsidR="0046476F" w:rsidRPr="0046476F" w:rsidRDefault="0046476F" w:rsidP="0046476F">
      <w:pPr>
        <w:spacing w:line="480" w:lineRule="auto"/>
        <w:contextualSpacing/>
        <w:rPr>
          <w:rFonts w:ascii="Times New Roman" w:eastAsia="Times New Roman" w:hAnsi="Times New Roman" w:cs="Times New Roman"/>
          <w:b/>
          <w:bCs/>
        </w:rPr>
      </w:pPr>
      <w:r>
        <w:rPr>
          <w:rFonts w:ascii="Times New Roman" w:eastAsia="Times New Roman" w:hAnsi="Times New Roman" w:cs="Times New Roman"/>
          <w:b/>
          <w:bCs/>
        </w:rPr>
        <w:t>Results</w:t>
      </w:r>
    </w:p>
    <w:p w14:paraId="09B1C71D" w14:textId="5F169901" w:rsidR="00524642" w:rsidRDefault="00524642" w:rsidP="00944950">
      <w:pPr>
        <w:spacing w:line="480" w:lineRule="auto"/>
        <w:ind w:firstLine="720"/>
        <w:contextualSpacing/>
        <w:rPr>
          <w:rFonts w:ascii="Times New Roman" w:eastAsia="Times New Roman" w:hAnsi="Times New Roman" w:cs="Times New Roman"/>
        </w:rPr>
      </w:pPr>
      <w:r>
        <w:rPr>
          <w:rFonts w:ascii="Times New Roman" w:hAnsi="Times New Roman" w:cs="Times New Roman"/>
        </w:rPr>
        <w:t>Figure 3 depicts networks’ mean looking times to the Efficient and Inefficient test events for the Experimental and Control conditions</w:t>
      </w:r>
      <w:r w:rsidR="00DF590B">
        <w:rPr>
          <w:rFonts w:ascii="Times New Roman" w:hAnsi="Times New Roman" w:cs="Times New Roman"/>
        </w:rPr>
        <w:t xml:space="preserve"> across the training epochs</w:t>
      </w:r>
      <w:r>
        <w:rPr>
          <w:rFonts w:ascii="Times New Roman" w:hAnsi="Times New Roman" w:cs="Times New Roman"/>
        </w:rPr>
        <w:t xml:space="preserve">. </w:t>
      </w:r>
      <w:r w:rsidR="00294E89">
        <w:rPr>
          <w:rFonts w:ascii="Times New Roman" w:hAnsi="Times New Roman" w:cs="Times New Roman"/>
        </w:rPr>
        <w:t xml:space="preserve">As can be seen in </w:t>
      </w:r>
      <w:r w:rsidR="007142FC">
        <w:rPr>
          <w:rFonts w:ascii="Times New Roman" w:hAnsi="Times New Roman" w:cs="Times New Roman"/>
        </w:rPr>
        <w:t>that figure</w:t>
      </w:r>
      <w:r w:rsidR="00294E89">
        <w:rPr>
          <w:rFonts w:ascii="Times New Roman" w:hAnsi="Times New Roman" w:cs="Times New Roman"/>
        </w:rPr>
        <w:t xml:space="preserve">, </w:t>
      </w:r>
      <w:r w:rsidR="001426AF">
        <w:rPr>
          <w:rFonts w:ascii="Times New Roman" w:hAnsi="Times New Roman" w:cs="Times New Roman"/>
        </w:rPr>
        <w:t xml:space="preserve">networks assigned to the Experimental condition looked longer at the Inefficient test event than at the Efficient test event. This was true across all training epochs. </w:t>
      </w:r>
      <w:r w:rsidR="007847D6">
        <w:rPr>
          <w:rFonts w:ascii="Times New Roman" w:hAnsi="Times New Roman" w:cs="Times New Roman"/>
        </w:rPr>
        <w:t xml:space="preserve"> In contrast, and as was true for Simulation 1, networks in Control condition showed an inconsistent pattern of looking to the test events across the training epochs</w:t>
      </w:r>
      <w:r w:rsidR="00281DD5">
        <w:rPr>
          <w:rFonts w:ascii="Times New Roman" w:hAnsi="Times New Roman" w:cs="Times New Roman"/>
        </w:rPr>
        <w:t>—for some of the training epochs</w:t>
      </w:r>
      <w:r w:rsidR="00044152">
        <w:rPr>
          <w:rFonts w:ascii="Times New Roman" w:hAnsi="Times New Roman" w:cs="Times New Roman"/>
        </w:rPr>
        <w:t>,</w:t>
      </w:r>
      <w:r w:rsidR="00281DD5">
        <w:rPr>
          <w:rFonts w:ascii="Times New Roman" w:hAnsi="Times New Roman" w:cs="Times New Roman"/>
        </w:rPr>
        <w:t xml:space="preserve"> networks looked longer at the Inefficient </w:t>
      </w:r>
      <w:r w:rsidR="007142FC">
        <w:rPr>
          <w:rFonts w:ascii="Times New Roman" w:hAnsi="Times New Roman" w:cs="Times New Roman"/>
        </w:rPr>
        <w:t>test event</w:t>
      </w:r>
      <w:r w:rsidR="00281DD5">
        <w:rPr>
          <w:rFonts w:ascii="Times New Roman" w:hAnsi="Times New Roman" w:cs="Times New Roman"/>
        </w:rPr>
        <w:t>, whereas for other training epochs</w:t>
      </w:r>
      <w:r w:rsidR="00044152">
        <w:rPr>
          <w:rFonts w:ascii="Times New Roman" w:hAnsi="Times New Roman" w:cs="Times New Roman"/>
        </w:rPr>
        <w:t>,</w:t>
      </w:r>
      <w:r w:rsidR="00281DD5">
        <w:rPr>
          <w:rFonts w:ascii="Times New Roman" w:hAnsi="Times New Roman" w:cs="Times New Roman"/>
        </w:rPr>
        <w:t xml:space="preserve"> networks showed the reverse pattern of looking</w:t>
      </w:r>
      <w:r w:rsidR="001A0FC2">
        <w:rPr>
          <w:rFonts w:ascii="Times New Roman" w:hAnsi="Times New Roman" w:cs="Times New Roman"/>
        </w:rPr>
        <w:t>. Overall,</w:t>
      </w:r>
      <w:r w:rsidR="00044152">
        <w:rPr>
          <w:rFonts w:ascii="Times New Roman" w:hAnsi="Times New Roman" w:cs="Times New Roman"/>
        </w:rPr>
        <w:t xml:space="preserve"> </w:t>
      </w:r>
      <w:r w:rsidR="007847D6">
        <w:rPr>
          <w:rFonts w:ascii="Times New Roman" w:hAnsi="Times New Roman" w:cs="Times New Roman"/>
        </w:rPr>
        <w:t xml:space="preserve">networks in the Control condition looked about equally at the </w:t>
      </w:r>
      <w:r w:rsidR="007142FC">
        <w:rPr>
          <w:rFonts w:ascii="Times New Roman" w:hAnsi="Times New Roman" w:cs="Times New Roman"/>
        </w:rPr>
        <w:t>Efficient and</w:t>
      </w:r>
      <w:r w:rsidR="007847D6">
        <w:rPr>
          <w:rFonts w:ascii="Times New Roman" w:hAnsi="Times New Roman" w:cs="Times New Roman"/>
        </w:rPr>
        <w:t xml:space="preserve"> Inefficient test events. </w:t>
      </w:r>
      <w:r w:rsidR="00044152">
        <w:rPr>
          <w:rFonts w:ascii="Times New Roman" w:eastAsia="Times New Roman" w:hAnsi="Times New Roman" w:cs="Times New Roman"/>
        </w:rPr>
        <w:t>These results reproduced those observed in Simulation 1.</w:t>
      </w:r>
      <w:r>
        <w:rPr>
          <w:rFonts w:ascii="Times New Roman" w:eastAsia="Times New Roman" w:hAnsi="Times New Roman" w:cs="Times New Roman"/>
        </w:rPr>
        <w:t xml:space="preserve"> </w:t>
      </w:r>
    </w:p>
    <w:p w14:paraId="4F9EB217" w14:textId="5DC904BF" w:rsidR="00944950" w:rsidRDefault="00944950" w:rsidP="00944950">
      <w:pPr>
        <w:spacing w:line="480" w:lineRule="auto"/>
        <w:contextualSpacing/>
        <w:rPr>
          <w:rFonts w:ascii="Times New Roman" w:eastAsia="Times New Roman" w:hAnsi="Times New Roman" w:cs="Times New Roman"/>
        </w:rPr>
      </w:pPr>
      <w:r w:rsidRPr="00C41654">
        <w:rPr>
          <w:rFonts w:ascii="Times New Roman" w:hAnsi="Times New Roman" w:cs="Times New Roman"/>
          <w:noProof/>
        </w:rPr>
        <w:lastRenderedPageBreak/>
        <mc:AlternateContent>
          <mc:Choice Requires="wps">
            <w:drawing>
              <wp:anchor distT="45720" distB="45720" distL="114300" distR="114300" simplePos="0" relativeHeight="251667456" behindDoc="0" locked="0" layoutInCell="1" allowOverlap="1" wp14:anchorId="5A549A9E" wp14:editId="260CA908">
                <wp:simplePos x="0" y="0"/>
                <wp:positionH relativeFrom="page">
                  <wp:posOffset>894715</wp:posOffset>
                </wp:positionH>
                <wp:positionV relativeFrom="paragraph">
                  <wp:posOffset>396240</wp:posOffset>
                </wp:positionV>
                <wp:extent cx="6734175" cy="4972050"/>
                <wp:effectExtent l="0" t="0" r="9525" b="0"/>
                <wp:wrapSquare wrapText="bothSides"/>
                <wp:docPr id="6454748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34175" cy="4972050"/>
                        </a:xfrm>
                        <a:prstGeom prst="rect">
                          <a:avLst/>
                        </a:prstGeom>
                        <a:solidFill>
                          <a:srgbClr val="FFFFFF"/>
                        </a:solidFill>
                        <a:ln w="9525">
                          <a:noFill/>
                          <a:miter lim="800000"/>
                          <a:headEnd/>
                          <a:tailEnd/>
                        </a:ln>
                      </wps:spPr>
                      <wps:txbx>
                        <w:txbxContent>
                          <w:p w14:paraId="027C08F3" w14:textId="4D0CC739" w:rsidR="00944950" w:rsidRDefault="007A23AB" w:rsidP="00944950">
                            <w:pPr>
                              <w:keepNext/>
                            </w:pPr>
                            <w:r>
                              <w:rPr>
                                <w:noProof/>
                              </w:rPr>
                              <w:drawing>
                                <wp:inline distT="0" distB="0" distL="0" distR="0" wp14:anchorId="7E43C340" wp14:editId="779818B0">
                                  <wp:extent cx="6200775" cy="4287435"/>
                                  <wp:effectExtent l="0" t="0" r="0" b="0"/>
                                  <wp:docPr id="747309310" name="Picture 13" descr="A graph of different sizes and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309310" name="Picture 13" descr="A graph of different sizes and colors&#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6213981" cy="4296566"/>
                                          </a:xfrm>
                                          <a:prstGeom prst="rect">
                                            <a:avLst/>
                                          </a:prstGeom>
                                        </pic:spPr>
                                      </pic:pic>
                                    </a:graphicData>
                                  </a:graphic>
                                </wp:inline>
                              </w:drawing>
                            </w:r>
                          </w:p>
                          <w:p w14:paraId="6B6FFFC2" w14:textId="20FF4523" w:rsidR="00944950" w:rsidRPr="0072275E" w:rsidRDefault="00944950" w:rsidP="00944950">
                            <w:pPr>
                              <w:pStyle w:val="Caption"/>
                              <w:rPr>
                                <w:i w:val="0"/>
                                <w:iCs w:val="0"/>
                                <w:color w:val="auto"/>
                                <w:sz w:val="24"/>
                                <w:szCs w:val="24"/>
                              </w:rPr>
                            </w:pPr>
                            <w:r w:rsidRPr="005072F7">
                              <w:rPr>
                                <w:rFonts w:ascii="Times New Roman" w:hAnsi="Times New Roman" w:cs="Times New Roman"/>
                                <w:i w:val="0"/>
                                <w:iCs w:val="0"/>
                                <w:color w:val="auto"/>
                                <w:sz w:val="24"/>
                                <w:szCs w:val="24"/>
                              </w:rPr>
                              <w:t xml:space="preserve">Figure </w:t>
                            </w:r>
                            <w:r w:rsidRPr="005072F7">
                              <w:rPr>
                                <w:rFonts w:ascii="Times New Roman" w:hAnsi="Times New Roman" w:cs="Times New Roman"/>
                                <w:i w:val="0"/>
                                <w:iCs w:val="0"/>
                                <w:color w:val="auto"/>
                                <w:sz w:val="24"/>
                                <w:szCs w:val="24"/>
                              </w:rPr>
                              <w:fldChar w:fldCharType="begin"/>
                            </w:r>
                            <w:r w:rsidRPr="005072F7">
                              <w:rPr>
                                <w:rFonts w:ascii="Times New Roman" w:hAnsi="Times New Roman" w:cs="Times New Roman"/>
                                <w:i w:val="0"/>
                                <w:iCs w:val="0"/>
                                <w:color w:val="auto"/>
                                <w:sz w:val="24"/>
                                <w:szCs w:val="24"/>
                              </w:rPr>
                              <w:instrText xml:space="preserve"> SEQ Figure \* ARABIC </w:instrText>
                            </w:r>
                            <w:r w:rsidRPr="005072F7">
                              <w:rPr>
                                <w:rFonts w:ascii="Times New Roman" w:hAnsi="Times New Roman" w:cs="Times New Roman"/>
                                <w:i w:val="0"/>
                                <w:iCs w:val="0"/>
                                <w:color w:val="auto"/>
                                <w:sz w:val="24"/>
                                <w:szCs w:val="24"/>
                              </w:rPr>
                              <w:fldChar w:fldCharType="separate"/>
                            </w:r>
                            <w:r w:rsidR="00AD4C5C">
                              <w:rPr>
                                <w:rFonts w:ascii="Times New Roman" w:hAnsi="Times New Roman" w:cs="Times New Roman"/>
                                <w:i w:val="0"/>
                                <w:iCs w:val="0"/>
                                <w:noProof/>
                                <w:color w:val="auto"/>
                                <w:sz w:val="24"/>
                                <w:szCs w:val="24"/>
                              </w:rPr>
                              <w:t>8</w:t>
                            </w:r>
                            <w:r w:rsidRPr="005072F7">
                              <w:rPr>
                                <w:rFonts w:ascii="Times New Roman" w:hAnsi="Times New Roman" w:cs="Times New Roman"/>
                                <w:i w:val="0"/>
                                <w:iCs w:val="0"/>
                                <w:color w:val="auto"/>
                                <w:sz w:val="24"/>
                                <w:szCs w:val="24"/>
                              </w:rPr>
                              <w:fldChar w:fldCharType="end"/>
                            </w:r>
                            <w:r w:rsidRPr="0072275E">
                              <w:rPr>
                                <w:i w:val="0"/>
                                <w:iCs w:val="0"/>
                                <w:color w:val="auto"/>
                                <w:sz w:val="24"/>
                                <w:szCs w:val="24"/>
                              </w:rPr>
                              <w:t xml:space="preserve">. </w:t>
                            </w:r>
                            <w:r w:rsidRPr="0072275E">
                              <w:rPr>
                                <w:rFonts w:ascii="Times New Roman" w:hAnsi="Times New Roman" w:cs="Times New Roman"/>
                                <w:i w:val="0"/>
                                <w:iCs w:val="0"/>
                                <w:color w:val="auto"/>
                                <w:sz w:val="24"/>
                                <w:szCs w:val="24"/>
                              </w:rPr>
                              <w:t xml:space="preserve">Networks’ mean “looking time” to the </w:t>
                            </w:r>
                            <w:r w:rsidR="001A365D">
                              <w:rPr>
                                <w:rFonts w:ascii="Times New Roman" w:hAnsi="Times New Roman" w:cs="Times New Roman"/>
                                <w:i w:val="0"/>
                                <w:iCs w:val="0"/>
                                <w:color w:val="auto"/>
                                <w:sz w:val="24"/>
                                <w:szCs w:val="24"/>
                              </w:rPr>
                              <w:t>Efficient and Inefficient</w:t>
                            </w:r>
                            <w:r>
                              <w:rPr>
                                <w:rFonts w:ascii="Times New Roman" w:hAnsi="Times New Roman" w:cs="Times New Roman"/>
                                <w:i w:val="0"/>
                                <w:iCs w:val="0"/>
                                <w:color w:val="auto"/>
                                <w:sz w:val="24"/>
                                <w:szCs w:val="24"/>
                              </w:rPr>
                              <w:t xml:space="preserve"> test events in Simulation 2</w:t>
                            </w:r>
                            <w:r w:rsidR="00294E89">
                              <w:rPr>
                                <w:rFonts w:ascii="Times New Roman" w:hAnsi="Times New Roman" w:cs="Times New Roman"/>
                                <w:i w:val="0"/>
                                <w:iCs w:val="0"/>
                                <w:color w:val="auto"/>
                                <w:sz w:val="24"/>
                                <w:szCs w:val="24"/>
                              </w:rPr>
                              <w:t xml:space="preserve"> across conditions and training epochs</w:t>
                            </w:r>
                            <w:r>
                              <w:rPr>
                                <w:rFonts w:ascii="Times New Roman" w:hAnsi="Times New Roman" w:cs="Times New Roman"/>
                                <w:i w:val="0"/>
                                <w:iCs w:val="0"/>
                                <w:color w:val="auto"/>
                                <w:sz w:val="24"/>
                                <w:szCs w:val="24"/>
                              </w:rPr>
                              <w:t>.</w:t>
                            </w:r>
                          </w:p>
                          <w:p w14:paraId="42B39922" w14:textId="77777777" w:rsidR="00944950" w:rsidRDefault="00944950" w:rsidP="0094495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A549A9E" id="_x0000_s1027" type="#_x0000_t202" style="position:absolute;margin-left:70.45pt;margin-top:31.2pt;width:530.25pt;height:391.5pt;z-index:25166745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" stroked="f">
                <v:textbox>
                  <w:txbxContent>
                    <w:p w14:paraId="027C08F3" w14:textId="4D0CC739" w:rsidR="00944950" w:rsidRDefault="007A23AB" w:rsidP="00944950">
                      <w:pPr>
                        <w:keepNext/>
                      </w:pPr>
                      <w:r>
                        <w:rPr>
                          <w:noProof/>
                        </w:rPr>
                        <w:drawing>
                          <wp:inline distT="0" distB="0" distL="0" distR="0" wp14:anchorId="7E43C340" wp14:editId="779818B0">
                            <wp:extent cx="6200775" cy="4287435"/>
                            <wp:effectExtent l="0" t="0" r="0" b="0"/>
                            <wp:docPr id="747309310" name="Picture 13" descr="A graph of different sizes and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309310" name="Picture 13" descr="A graph of different sizes and colors&#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6213981" cy="4296566"/>
                                    </a:xfrm>
                                    <a:prstGeom prst="rect">
                                      <a:avLst/>
                                    </a:prstGeom>
                                  </pic:spPr>
                                </pic:pic>
                              </a:graphicData>
                            </a:graphic>
                          </wp:inline>
                        </w:drawing>
                      </w:r>
                    </w:p>
                    <w:p w14:paraId="6B6FFFC2" w14:textId="20FF4523" w:rsidR="00944950" w:rsidRPr="0072275E" w:rsidRDefault="00944950" w:rsidP="00944950">
                      <w:pPr>
                        <w:pStyle w:val="Caption"/>
                        <w:rPr>
                          <w:i w:val="0"/>
                          <w:iCs w:val="0"/>
                          <w:color w:val="auto"/>
                          <w:sz w:val="24"/>
                          <w:szCs w:val="24"/>
                        </w:rPr>
                      </w:pPr>
                      <w:r w:rsidRPr="005072F7">
                        <w:rPr>
                          <w:rFonts w:ascii="Times New Roman" w:hAnsi="Times New Roman" w:cs="Times New Roman"/>
                          <w:i w:val="0"/>
                          <w:iCs w:val="0"/>
                          <w:color w:val="auto"/>
                          <w:sz w:val="24"/>
                          <w:szCs w:val="24"/>
                        </w:rPr>
                        <w:t xml:space="preserve">Figure </w:t>
                      </w:r>
                      <w:r w:rsidRPr="005072F7">
                        <w:rPr>
                          <w:rFonts w:ascii="Times New Roman" w:hAnsi="Times New Roman" w:cs="Times New Roman"/>
                          <w:i w:val="0"/>
                          <w:iCs w:val="0"/>
                          <w:color w:val="auto"/>
                          <w:sz w:val="24"/>
                          <w:szCs w:val="24"/>
                        </w:rPr>
                        <w:fldChar w:fldCharType="begin"/>
                      </w:r>
                      <w:r w:rsidRPr="005072F7">
                        <w:rPr>
                          <w:rFonts w:ascii="Times New Roman" w:hAnsi="Times New Roman" w:cs="Times New Roman"/>
                          <w:i w:val="0"/>
                          <w:iCs w:val="0"/>
                          <w:color w:val="auto"/>
                          <w:sz w:val="24"/>
                          <w:szCs w:val="24"/>
                        </w:rPr>
                        <w:instrText xml:space="preserve"> SEQ Figure \* ARABIC </w:instrText>
                      </w:r>
                      <w:r w:rsidRPr="005072F7">
                        <w:rPr>
                          <w:rFonts w:ascii="Times New Roman" w:hAnsi="Times New Roman" w:cs="Times New Roman"/>
                          <w:i w:val="0"/>
                          <w:iCs w:val="0"/>
                          <w:color w:val="auto"/>
                          <w:sz w:val="24"/>
                          <w:szCs w:val="24"/>
                        </w:rPr>
                        <w:fldChar w:fldCharType="separate"/>
                      </w:r>
                      <w:r w:rsidR="00AD4C5C">
                        <w:rPr>
                          <w:rFonts w:ascii="Times New Roman" w:hAnsi="Times New Roman" w:cs="Times New Roman"/>
                          <w:i w:val="0"/>
                          <w:iCs w:val="0"/>
                          <w:noProof/>
                          <w:color w:val="auto"/>
                          <w:sz w:val="24"/>
                          <w:szCs w:val="24"/>
                        </w:rPr>
                        <w:t>8</w:t>
                      </w:r>
                      <w:r w:rsidRPr="005072F7">
                        <w:rPr>
                          <w:rFonts w:ascii="Times New Roman" w:hAnsi="Times New Roman" w:cs="Times New Roman"/>
                          <w:i w:val="0"/>
                          <w:iCs w:val="0"/>
                          <w:color w:val="auto"/>
                          <w:sz w:val="24"/>
                          <w:szCs w:val="24"/>
                        </w:rPr>
                        <w:fldChar w:fldCharType="end"/>
                      </w:r>
                      <w:r w:rsidRPr="0072275E">
                        <w:rPr>
                          <w:i w:val="0"/>
                          <w:iCs w:val="0"/>
                          <w:color w:val="auto"/>
                          <w:sz w:val="24"/>
                          <w:szCs w:val="24"/>
                        </w:rPr>
                        <w:t xml:space="preserve">. </w:t>
                      </w:r>
                      <w:r w:rsidRPr="0072275E">
                        <w:rPr>
                          <w:rFonts w:ascii="Times New Roman" w:hAnsi="Times New Roman" w:cs="Times New Roman"/>
                          <w:i w:val="0"/>
                          <w:iCs w:val="0"/>
                          <w:color w:val="auto"/>
                          <w:sz w:val="24"/>
                          <w:szCs w:val="24"/>
                        </w:rPr>
                        <w:t xml:space="preserve">Networks’ mean “looking time” to the </w:t>
                      </w:r>
                      <w:r w:rsidR="001A365D">
                        <w:rPr>
                          <w:rFonts w:ascii="Times New Roman" w:hAnsi="Times New Roman" w:cs="Times New Roman"/>
                          <w:i w:val="0"/>
                          <w:iCs w:val="0"/>
                          <w:color w:val="auto"/>
                          <w:sz w:val="24"/>
                          <w:szCs w:val="24"/>
                        </w:rPr>
                        <w:t>Efficient and Inefficient</w:t>
                      </w:r>
                      <w:r>
                        <w:rPr>
                          <w:rFonts w:ascii="Times New Roman" w:hAnsi="Times New Roman" w:cs="Times New Roman"/>
                          <w:i w:val="0"/>
                          <w:iCs w:val="0"/>
                          <w:color w:val="auto"/>
                          <w:sz w:val="24"/>
                          <w:szCs w:val="24"/>
                        </w:rPr>
                        <w:t xml:space="preserve"> test events in Simulation 2</w:t>
                      </w:r>
                      <w:r w:rsidR="00294E89">
                        <w:rPr>
                          <w:rFonts w:ascii="Times New Roman" w:hAnsi="Times New Roman" w:cs="Times New Roman"/>
                          <w:i w:val="0"/>
                          <w:iCs w:val="0"/>
                          <w:color w:val="auto"/>
                          <w:sz w:val="24"/>
                          <w:szCs w:val="24"/>
                        </w:rPr>
                        <w:t xml:space="preserve"> across conditions and training epochs</w:t>
                      </w:r>
                      <w:r>
                        <w:rPr>
                          <w:rFonts w:ascii="Times New Roman" w:hAnsi="Times New Roman" w:cs="Times New Roman"/>
                          <w:i w:val="0"/>
                          <w:iCs w:val="0"/>
                          <w:color w:val="auto"/>
                          <w:sz w:val="24"/>
                          <w:szCs w:val="24"/>
                        </w:rPr>
                        <w:t>.</w:t>
                      </w:r>
                    </w:p>
                    <w:p w14:paraId="42B39922" w14:textId="77777777" w:rsidR="00944950" w:rsidRDefault="00944950" w:rsidP="00944950"/>
                  </w:txbxContent>
                </v:textbox>
                <w10:wrap type="square" anchorx="page"/>
              </v:shape>
            </w:pict>
          </mc:Fallback>
        </mc:AlternateContent>
      </w:r>
    </w:p>
    <w:p w14:paraId="04306B52" w14:textId="77777777" w:rsidR="00524642" w:rsidRDefault="00524642" w:rsidP="00524642">
      <w:pPr>
        <w:spacing w:line="480" w:lineRule="auto"/>
        <w:contextualSpacing/>
        <w:rPr>
          <w:rFonts w:ascii="Times New Roman" w:eastAsia="Times New Roman" w:hAnsi="Times New Roman" w:cs="Times New Roman"/>
        </w:rPr>
      </w:pPr>
    </w:p>
    <w:p w14:paraId="5091DCB7" w14:textId="77777777" w:rsidR="00524642" w:rsidRDefault="00524642" w:rsidP="00524642">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Discussion</w:t>
      </w:r>
    </w:p>
    <w:p w14:paraId="06CD2D9A" w14:textId="01E34645" w:rsidR="00524642" w:rsidRDefault="00524642" w:rsidP="00524642">
      <w:pPr>
        <w:spacing w:line="480" w:lineRule="auto"/>
        <w:contextualSpacing/>
        <w:rPr>
          <w:rFonts w:ascii="Times New Roman" w:hAnsi="Times New Roman" w:cs="Times New Roman"/>
        </w:rPr>
      </w:pPr>
      <w:r>
        <w:rPr>
          <w:rFonts w:ascii="Times New Roman" w:eastAsia="Times New Roman" w:hAnsi="Times New Roman" w:cs="Times New Roman"/>
        </w:rPr>
        <w:tab/>
      </w:r>
      <w:r w:rsidR="00474E38">
        <w:rPr>
          <w:rFonts w:ascii="Times New Roman" w:eastAsia="Times New Roman" w:hAnsi="Times New Roman" w:cs="Times New Roman"/>
        </w:rPr>
        <w:t>Studies such as that by Csibra et al. (2003) showed that infants continue to distinguish between inefficient and efficient actions even if the entities involved in the action events do not possess animate features. This simulation examined whether an associative learning mechanism</w:t>
      </w:r>
      <w:r w:rsidR="007142FC">
        <w:rPr>
          <w:rFonts w:ascii="Times New Roman" w:eastAsia="Times New Roman" w:hAnsi="Times New Roman" w:cs="Times New Roman"/>
        </w:rPr>
        <w:t>, combined with extended real</w:t>
      </w:r>
      <w:r w:rsidR="005D478E">
        <w:rPr>
          <w:rFonts w:ascii="Times New Roman" w:eastAsia="Times New Roman" w:hAnsi="Times New Roman" w:cs="Times New Roman"/>
        </w:rPr>
        <w:t>-w</w:t>
      </w:r>
      <w:r w:rsidR="007142FC">
        <w:rPr>
          <w:rFonts w:ascii="Times New Roman" w:eastAsia="Times New Roman" w:hAnsi="Times New Roman" w:cs="Times New Roman"/>
        </w:rPr>
        <w:t>orld experience observing curved and linear motion,</w:t>
      </w:r>
      <w:r w:rsidR="00474E38">
        <w:rPr>
          <w:rFonts w:ascii="Times New Roman" w:eastAsia="Times New Roman" w:hAnsi="Times New Roman" w:cs="Times New Roman"/>
        </w:rPr>
        <w:t xml:space="preserve"> can account for this finding. Specifically, the main aim of Simulation 2 was to determine</w:t>
      </w:r>
      <w:r>
        <w:rPr>
          <w:rFonts w:ascii="Times New Roman" w:eastAsia="Times New Roman" w:hAnsi="Times New Roman" w:cs="Times New Roman"/>
        </w:rPr>
        <w:t xml:space="preserve"> whether </w:t>
      </w:r>
      <w:r w:rsidR="005D7161">
        <w:rPr>
          <w:rFonts w:ascii="Times New Roman" w:eastAsia="Times New Roman" w:hAnsi="Times New Roman" w:cs="Times New Roman"/>
        </w:rPr>
        <w:t>the simulation results from Simulation 1 were due to the objects possessing animate features</w:t>
      </w:r>
      <w:r>
        <w:rPr>
          <w:rFonts w:ascii="Times New Roman" w:eastAsia="Times New Roman" w:hAnsi="Times New Roman" w:cs="Times New Roman"/>
        </w:rPr>
        <w:t xml:space="preserve">. The </w:t>
      </w:r>
      <w:r>
        <w:rPr>
          <w:rFonts w:ascii="Times New Roman" w:eastAsia="Times New Roman" w:hAnsi="Times New Roman" w:cs="Times New Roman"/>
        </w:rPr>
        <w:lastRenderedPageBreak/>
        <w:t xml:space="preserve">results of Simulation 2 </w:t>
      </w:r>
      <w:r w:rsidR="00C46CF6">
        <w:rPr>
          <w:rFonts w:ascii="Times New Roman" w:eastAsia="Times New Roman" w:hAnsi="Times New Roman" w:cs="Times New Roman"/>
        </w:rPr>
        <w:t>showed that it was not necessary that the objects involved in the action sequences possess animate features. As was true for infants in Gergely et al. (1995) and Csibra et al. (1999),</w:t>
      </w:r>
      <w:r>
        <w:rPr>
          <w:rFonts w:ascii="Times New Roman" w:eastAsia="Times New Roman" w:hAnsi="Times New Roman" w:cs="Times New Roman"/>
        </w:rPr>
        <w:t xml:space="preserve"> </w:t>
      </w:r>
      <w:r w:rsidR="00C46CF6">
        <w:rPr>
          <w:rFonts w:ascii="Times New Roman" w:eastAsia="Times New Roman" w:hAnsi="Times New Roman" w:cs="Times New Roman"/>
        </w:rPr>
        <w:t xml:space="preserve">networks </w:t>
      </w:r>
      <w:r>
        <w:rPr>
          <w:rFonts w:ascii="Times New Roman" w:eastAsia="Times New Roman" w:hAnsi="Times New Roman" w:cs="Times New Roman"/>
        </w:rPr>
        <w:t>showed heightened looking at</w:t>
      </w:r>
      <w:r w:rsidR="00C46CF6">
        <w:rPr>
          <w:rFonts w:ascii="Times New Roman" w:eastAsia="Times New Roman" w:hAnsi="Times New Roman" w:cs="Times New Roman"/>
        </w:rPr>
        <w:t xml:space="preserve"> (i.e., increased cross-entropy error in response to)</w:t>
      </w:r>
      <w:r>
        <w:rPr>
          <w:rFonts w:ascii="Times New Roman" w:eastAsia="Times New Roman" w:hAnsi="Times New Roman" w:cs="Times New Roman"/>
        </w:rPr>
        <w:t xml:space="preserve"> the Inefficient test event relative to the Efficient test event</w:t>
      </w:r>
      <w:r w:rsidR="00913512">
        <w:rPr>
          <w:rFonts w:ascii="Times New Roman" w:eastAsia="Times New Roman" w:hAnsi="Times New Roman" w:cs="Times New Roman"/>
        </w:rPr>
        <w:t xml:space="preserve"> if </w:t>
      </w:r>
      <w:r w:rsidR="00B84C9E">
        <w:rPr>
          <w:rFonts w:ascii="Times New Roman" w:eastAsia="Times New Roman" w:hAnsi="Times New Roman" w:cs="Times New Roman"/>
        </w:rPr>
        <w:t>earlier the agent jumped over a barrier than if the agent jumped beside it</w:t>
      </w:r>
      <w:r w:rsidR="00913512">
        <w:rPr>
          <w:rFonts w:ascii="Times New Roman" w:eastAsia="Times New Roman" w:hAnsi="Times New Roman" w:cs="Times New Roman"/>
        </w:rPr>
        <w:t xml:space="preserve">. </w:t>
      </w:r>
      <w:r>
        <w:rPr>
          <w:rFonts w:ascii="Times New Roman" w:eastAsia="Times New Roman" w:hAnsi="Times New Roman" w:cs="Times New Roman"/>
        </w:rPr>
        <w:t xml:space="preserve"> This result provides additional support for the notion that infants’ looking responses in </w:t>
      </w:r>
      <w:r w:rsidR="00B84C9E">
        <w:rPr>
          <w:rFonts w:ascii="Times New Roman" w:eastAsia="Times New Roman" w:hAnsi="Times New Roman" w:cs="Times New Roman"/>
        </w:rPr>
        <w:t xml:space="preserve">Gergely-style studies </w:t>
      </w:r>
      <w:r>
        <w:rPr>
          <w:rFonts w:ascii="Times New Roman" w:eastAsia="Times New Roman" w:hAnsi="Times New Roman" w:cs="Times New Roman"/>
        </w:rPr>
        <w:t>can be explained by an associative learning mechanism</w:t>
      </w:r>
      <w:r w:rsidR="005D7161">
        <w:rPr>
          <w:rFonts w:ascii="Times New Roman" w:eastAsia="Times New Roman" w:hAnsi="Times New Roman" w:cs="Times New Roman"/>
        </w:rPr>
        <w:t>, combined with experience with curved and straight motion in the real world</w:t>
      </w:r>
      <w:r>
        <w:rPr>
          <w:rFonts w:ascii="Times New Roman" w:eastAsia="Times New Roman" w:hAnsi="Times New Roman" w:cs="Times New Roman"/>
        </w:rPr>
        <w:t xml:space="preserve">. </w:t>
      </w:r>
    </w:p>
    <w:p w14:paraId="085B2D9D" w14:textId="7B1D7D1C"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t>The next simulation was designed to address</w:t>
      </w:r>
      <w:r w:rsidR="006A789A">
        <w:rPr>
          <w:rFonts w:ascii="Times New Roman" w:hAnsi="Times New Roman" w:cs="Times New Roman"/>
        </w:rPr>
        <w:t xml:space="preserve"> a finding that </w:t>
      </w:r>
      <w:r w:rsidR="00B84C3F">
        <w:rPr>
          <w:rFonts w:ascii="Times New Roman" w:hAnsi="Times New Roman" w:cs="Times New Roman"/>
        </w:rPr>
        <w:t>represents perhaps</w:t>
      </w:r>
      <w:r w:rsidR="006A789A">
        <w:rPr>
          <w:rFonts w:ascii="Times New Roman" w:hAnsi="Times New Roman" w:cs="Times New Roman"/>
        </w:rPr>
        <w:t xml:space="preserve"> the strongest evidence for </w:t>
      </w:r>
      <w:r w:rsidR="00572DFC">
        <w:rPr>
          <w:rFonts w:ascii="Times New Roman" w:hAnsi="Times New Roman" w:cs="Times New Roman"/>
        </w:rPr>
        <w:t xml:space="preserve">a </w:t>
      </w:r>
      <w:r w:rsidR="00332621">
        <w:rPr>
          <w:rFonts w:ascii="Times New Roman" w:hAnsi="Times New Roman" w:cs="Times New Roman"/>
        </w:rPr>
        <w:t>domain-specific</w:t>
      </w:r>
      <w:r w:rsidR="006A789A">
        <w:rPr>
          <w:rFonts w:ascii="Times New Roman" w:hAnsi="Times New Roman" w:cs="Times New Roman"/>
        </w:rPr>
        <w:t xml:space="preserve"> </w:t>
      </w:r>
      <w:r w:rsidR="00B84C9E">
        <w:rPr>
          <w:rFonts w:ascii="Times New Roman" w:hAnsi="Times New Roman" w:cs="Times New Roman"/>
        </w:rPr>
        <w:t>mechanism such as a teleological stance</w:t>
      </w:r>
      <w:r>
        <w:rPr>
          <w:rFonts w:ascii="Times New Roman" w:hAnsi="Times New Roman" w:cs="Times New Roman"/>
        </w:rPr>
        <w:t xml:space="preserve">: Infants can make inferences about one of the components of the model given information about </w:t>
      </w:r>
      <w:r w:rsidR="009E30A3">
        <w:rPr>
          <w:rFonts w:ascii="Times New Roman" w:hAnsi="Times New Roman" w:cs="Times New Roman"/>
        </w:rPr>
        <w:t>other</w:t>
      </w:r>
      <w:r>
        <w:rPr>
          <w:rFonts w:ascii="Times New Roman" w:hAnsi="Times New Roman" w:cs="Times New Roman"/>
        </w:rPr>
        <w:t xml:space="preserve"> components. For example, infants can infer that an external constraint exists based on an agent’s actions and its goals. Similarly, infants can infer an agent’s goals from its actions and external constraints. Data that bear directly on this question come from a study by Csibra et al. (2003). In one of the experiments, </w:t>
      </w:r>
      <w:r w:rsidRPr="00EC6297">
        <w:rPr>
          <w:rFonts w:ascii="Times New Roman" w:hAnsi="Times New Roman" w:cs="Times New Roman"/>
        </w:rPr>
        <w:t xml:space="preserve">12-month-olds were habituated to an event </w:t>
      </w:r>
      <w:r>
        <w:rPr>
          <w:rFonts w:ascii="Times New Roman" w:hAnsi="Times New Roman" w:cs="Times New Roman"/>
        </w:rPr>
        <w:t>in which</w:t>
      </w:r>
      <w:r w:rsidRPr="00EC6297">
        <w:rPr>
          <w:rFonts w:ascii="Times New Roman" w:hAnsi="Times New Roman" w:cs="Times New Roman"/>
        </w:rPr>
        <w:t xml:space="preserve"> </w:t>
      </w:r>
      <w:r>
        <w:rPr>
          <w:rFonts w:ascii="Times New Roman" w:hAnsi="Times New Roman" w:cs="Times New Roman"/>
        </w:rPr>
        <w:t xml:space="preserve">a </w:t>
      </w:r>
      <w:r w:rsidRPr="00EC6297">
        <w:rPr>
          <w:rFonts w:ascii="Times New Roman" w:hAnsi="Times New Roman" w:cs="Times New Roman"/>
        </w:rPr>
        <w:t>small circle entered</w:t>
      </w:r>
      <w:r>
        <w:rPr>
          <w:rFonts w:ascii="Times New Roman" w:hAnsi="Times New Roman" w:cs="Times New Roman"/>
        </w:rPr>
        <w:t xml:space="preserve"> the screen</w:t>
      </w:r>
      <w:r w:rsidRPr="00EC6297">
        <w:rPr>
          <w:rFonts w:ascii="Times New Roman" w:hAnsi="Times New Roman" w:cs="Times New Roman"/>
        </w:rPr>
        <w:t xml:space="preserve"> from the bottom left, moved straight through a gap between two bars, and </w:t>
      </w:r>
      <w:r>
        <w:rPr>
          <w:rFonts w:ascii="Times New Roman" w:hAnsi="Times New Roman" w:cs="Times New Roman"/>
        </w:rPr>
        <w:t xml:space="preserve">then </w:t>
      </w:r>
      <w:r w:rsidRPr="00EC6297">
        <w:rPr>
          <w:rFonts w:ascii="Times New Roman" w:hAnsi="Times New Roman" w:cs="Times New Roman"/>
        </w:rPr>
        <w:t>disappeared</w:t>
      </w:r>
      <w:r>
        <w:rPr>
          <w:rFonts w:ascii="Times New Roman" w:hAnsi="Times New Roman" w:cs="Times New Roman"/>
        </w:rPr>
        <w:t xml:space="preserve"> from the screen</w:t>
      </w:r>
      <w:r w:rsidRPr="00EC6297">
        <w:rPr>
          <w:rFonts w:ascii="Times New Roman" w:hAnsi="Times New Roman" w:cs="Times New Roman"/>
        </w:rPr>
        <w:t xml:space="preserve">. </w:t>
      </w:r>
      <w:r>
        <w:rPr>
          <w:rFonts w:ascii="Times New Roman" w:hAnsi="Times New Roman" w:cs="Times New Roman"/>
        </w:rPr>
        <w:t>A larger circle, which entered the screen from the bottom right shortly after the small circle emerged, moved in the direction of the small circle as if chasing it</w:t>
      </w:r>
      <w:r w:rsidRPr="00EC6297">
        <w:rPr>
          <w:rFonts w:ascii="Times New Roman" w:hAnsi="Times New Roman" w:cs="Times New Roman"/>
        </w:rPr>
        <w:t xml:space="preserve">. </w:t>
      </w:r>
      <w:r>
        <w:rPr>
          <w:rFonts w:ascii="Times New Roman" w:hAnsi="Times New Roman" w:cs="Times New Roman"/>
        </w:rPr>
        <w:t>Because the gap between the two barriers was too narrow</w:t>
      </w:r>
      <w:r w:rsidRPr="00EC6297">
        <w:rPr>
          <w:rFonts w:ascii="Times New Roman" w:hAnsi="Times New Roman" w:cs="Times New Roman"/>
        </w:rPr>
        <w:t xml:space="preserve"> for the larger circle</w:t>
      </w:r>
      <w:r>
        <w:rPr>
          <w:rFonts w:ascii="Times New Roman" w:hAnsi="Times New Roman" w:cs="Times New Roman"/>
        </w:rPr>
        <w:t xml:space="preserve"> to fit through</w:t>
      </w:r>
      <w:r w:rsidRPr="00EC6297">
        <w:rPr>
          <w:rFonts w:ascii="Times New Roman" w:hAnsi="Times New Roman" w:cs="Times New Roman"/>
        </w:rPr>
        <w:t>, it moved around the right bar before continuing in the</w:t>
      </w:r>
      <w:r w:rsidR="00F85CD0">
        <w:rPr>
          <w:rFonts w:ascii="Times New Roman" w:hAnsi="Times New Roman" w:cs="Times New Roman"/>
        </w:rPr>
        <w:t xml:space="preserve"> small circle’s last seen</w:t>
      </w:r>
      <w:r w:rsidRPr="00EC6297">
        <w:rPr>
          <w:rFonts w:ascii="Times New Roman" w:hAnsi="Times New Roman" w:cs="Times New Roman"/>
        </w:rPr>
        <w:t xml:space="preserve"> </w:t>
      </w:r>
      <w:r>
        <w:rPr>
          <w:rFonts w:ascii="Times New Roman" w:hAnsi="Times New Roman" w:cs="Times New Roman"/>
        </w:rPr>
        <w:t>direction. Crucially, because the larger circle never reached the small circle, its goal—namely, to catch the small circle—had to be inferred. Infants were then shown two test events</w:t>
      </w:r>
      <w:r w:rsidR="00C64721">
        <w:rPr>
          <w:rFonts w:ascii="Times New Roman" w:hAnsi="Times New Roman" w:cs="Times New Roman"/>
        </w:rPr>
        <w:t xml:space="preserve">. In both test events, </w:t>
      </w:r>
      <w:r>
        <w:rPr>
          <w:rFonts w:ascii="Times New Roman" w:hAnsi="Times New Roman" w:cs="Times New Roman"/>
        </w:rPr>
        <w:t xml:space="preserve">the gap between the two barriers was now wide enough for both circles to pass through. In the </w:t>
      </w:r>
      <w:r>
        <w:rPr>
          <w:rFonts w:ascii="Times New Roman" w:hAnsi="Times New Roman" w:cs="Times New Roman"/>
        </w:rPr>
        <w:lastRenderedPageBreak/>
        <w:t>Incongruent event, the larger circle again moved around the right barrier; it passed through the gap in the Congruent event. Csibra et al. (2003) found that infants looked longer at the former event than at the latter. This was interpreted to mean that infants understood that the larger circle’s goal was to catch the smaller circle.</w:t>
      </w:r>
    </w:p>
    <w:p w14:paraId="01968BE4" w14:textId="712C99EB" w:rsidR="00C64721"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In another experiment, infants were habituated to an event like that shown in the Experimental condition in Gergely et al. (1995) except that the barrier was hidden behind an occluder. However, infants could still see the second object and portions of the first object’s </w:t>
      </w:r>
      <w:r w:rsidR="00261DEA">
        <w:rPr>
          <w:rFonts w:ascii="Times New Roman" w:hAnsi="Times New Roman" w:cs="Times New Roman"/>
        </w:rPr>
        <w:t xml:space="preserve">curved </w:t>
      </w:r>
      <w:r>
        <w:rPr>
          <w:rFonts w:ascii="Times New Roman" w:hAnsi="Times New Roman" w:cs="Times New Roman"/>
        </w:rPr>
        <w:t xml:space="preserve">motion path behind the occluder as it moved to reach the second object. Infants were then shown two test events without the occluder. The first event depicted the first object jumping over a now visible barrier to reach the second object (Obstacle test event). The second event was identical to the first except that the obstacle was missing (No-Obstacle test event). The results indicated that infants looked longer at the No-Obstacle test event than at the Obstacle test event. The authors interpreted this as evidence that infants can infer invisible constraints from actions and goals. </w:t>
      </w:r>
      <w:r w:rsidR="00C64721">
        <w:rPr>
          <w:rFonts w:ascii="Times New Roman" w:hAnsi="Times New Roman" w:cs="Times New Roman"/>
        </w:rPr>
        <w:t>Together, these findings were taken to mean that infants possess a teleological stance.</w:t>
      </w:r>
    </w:p>
    <w:p w14:paraId="494D8A6D" w14:textId="070B64C4" w:rsidR="00524642" w:rsidRDefault="00524642" w:rsidP="00070F13">
      <w:pPr>
        <w:spacing w:line="480" w:lineRule="auto"/>
        <w:ind w:firstLine="720"/>
        <w:contextualSpacing/>
        <w:rPr>
          <w:rFonts w:ascii="Times New Roman" w:hAnsi="Times New Roman" w:cs="Times New Roman"/>
        </w:rPr>
      </w:pPr>
      <w:r>
        <w:rPr>
          <w:rFonts w:ascii="Times New Roman" w:hAnsi="Times New Roman" w:cs="Times New Roman"/>
        </w:rPr>
        <w:t>Simulation 3</w:t>
      </w:r>
      <w:r w:rsidR="00070F13">
        <w:rPr>
          <w:rFonts w:ascii="Times New Roman" w:hAnsi="Times New Roman" w:cs="Times New Roman"/>
        </w:rPr>
        <w:t xml:space="preserve"> tested whether </w:t>
      </w:r>
      <w:r w:rsidR="00261DEA">
        <w:rPr>
          <w:rFonts w:ascii="Times New Roman" w:hAnsi="Times New Roman" w:cs="Times New Roman"/>
        </w:rPr>
        <w:t xml:space="preserve">the present theoretical perspective </w:t>
      </w:r>
      <w:r w:rsidR="00070F13">
        <w:rPr>
          <w:rFonts w:ascii="Times New Roman" w:hAnsi="Times New Roman" w:cs="Times New Roman"/>
        </w:rPr>
        <w:t xml:space="preserve">was sufficient to explain these findings. Such a demonstration would indicate that </w:t>
      </w:r>
      <w:r w:rsidR="00C72207">
        <w:rPr>
          <w:rFonts w:ascii="Times New Roman" w:hAnsi="Times New Roman" w:cs="Times New Roman"/>
        </w:rPr>
        <w:t>domain-specific mechanisms like a teleological stance</w:t>
      </w:r>
      <w:r w:rsidR="00070F13">
        <w:rPr>
          <w:rFonts w:ascii="Times New Roman" w:hAnsi="Times New Roman" w:cs="Times New Roman"/>
        </w:rPr>
        <w:t xml:space="preserve"> is not needed to account for </w:t>
      </w:r>
      <w:r w:rsidR="00C72207">
        <w:rPr>
          <w:rFonts w:ascii="Times New Roman" w:hAnsi="Times New Roman" w:cs="Times New Roman"/>
        </w:rPr>
        <w:t>infants’</w:t>
      </w:r>
      <w:r w:rsidR="00070F13">
        <w:rPr>
          <w:rFonts w:ascii="Times New Roman" w:hAnsi="Times New Roman" w:cs="Times New Roman"/>
        </w:rPr>
        <w:t xml:space="preserve"> behaviors in studies </w:t>
      </w:r>
      <w:r w:rsidR="00C72207">
        <w:rPr>
          <w:rFonts w:ascii="Times New Roman" w:hAnsi="Times New Roman" w:cs="Times New Roman"/>
        </w:rPr>
        <w:t>like that by Csibra et al. (2003)</w:t>
      </w:r>
      <w:r w:rsidR="00070F13">
        <w:rPr>
          <w:rFonts w:ascii="Times New Roman" w:hAnsi="Times New Roman" w:cs="Times New Roman"/>
        </w:rPr>
        <w:t xml:space="preserve">. </w:t>
      </w:r>
      <w:r>
        <w:rPr>
          <w:rFonts w:ascii="Times New Roman" w:hAnsi="Times New Roman" w:cs="Times New Roman"/>
        </w:rPr>
        <w:t xml:space="preserve"> It is worth noting that although the experiment that tested whether infants could infer goals from actions and constraints did not use the Gergely paradigm, it is straightforward to recast it within that paradigm. For example, the habituation event—which would mirror that shown in the Experimental condition of Gergely et al. (1995)—could be stopped right before the first object reaches the second object but after the first object clears the barrier. Because observers never see the first object reach the second object in this configuration, observers must </w:t>
      </w:r>
      <w:r>
        <w:rPr>
          <w:rFonts w:ascii="Times New Roman" w:hAnsi="Times New Roman" w:cs="Times New Roman"/>
        </w:rPr>
        <w:lastRenderedPageBreak/>
        <w:t>infer that the second object is the first object’s goal.</w:t>
      </w:r>
      <w:r w:rsidR="00375FBD">
        <w:rPr>
          <w:rFonts w:ascii="Times New Roman" w:hAnsi="Times New Roman" w:cs="Times New Roman"/>
        </w:rPr>
        <w:t xml:space="preserve"> Simulation 3 adopted this approach.</w:t>
      </w:r>
      <w:r w:rsidR="00095066">
        <w:rPr>
          <w:rFonts w:ascii="Times New Roman" w:hAnsi="Times New Roman" w:cs="Times New Roman"/>
        </w:rPr>
        <w:t xml:space="preserve"> </w:t>
      </w:r>
      <w:r w:rsidR="00C72207">
        <w:rPr>
          <w:rFonts w:ascii="Times New Roman" w:hAnsi="Times New Roman" w:cs="Times New Roman"/>
        </w:rPr>
        <w:t>The rationale for doing this is</w:t>
      </w:r>
      <w:r w:rsidR="00095066">
        <w:rPr>
          <w:rFonts w:ascii="Times New Roman" w:hAnsi="Times New Roman" w:cs="Times New Roman"/>
        </w:rPr>
        <w:t xml:space="preserve"> that </w:t>
      </w:r>
      <w:r w:rsidR="00677AA8">
        <w:rPr>
          <w:rFonts w:ascii="Times New Roman" w:hAnsi="Times New Roman" w:cs="Times New Roman"/>
        </w:rPr>
        <w:t>t</w:t>
      </w:r>
      <w:r w:rsidR="00375FBD">
        <w:rPr>
          <w:rFonts w:ascii="Times New Roman" w:hAnsi="Times New Roman" w:cs="Times New Roman"/>
        </w:rPr>
        <w:t>he model architecture did not need to be changed</w:t>
      </w:r>
      <w:r w:rsidR="007D5829">
        <w:rPr>
          <w:rFonts w:ascii="Times New Roman" w:hAnsi="Times New Roman" w:cs="Times New Roman"/>
        </w:rPr>
        <w:t>.</w:t>
      </w:r>
      <w:r w:rsidR="00375FBD">
        <w:rPr>
          <w:rFonts w:ascii="Times New Roman" w:hAnsi="Times New Roman" w:cs="Times New Roman"/>
        </w:rPr>
        <w:t xml:space="preserve">  </w:t>
      </w:r>
    </w:p>
    <w:p w14:paraId="3EC46166" w14:textId="77777777" w:rsidR="00524642" w:rsidRPr="0041758A" w:rsidRDefault="00524642" w:rsidP="00524642">
      <w:pPr>
        <w:spacing w:line="480" w:lineRule="auto"/>
        <w:ind w:firstLine="720"/>
        <w:contextualSpacing/>
        <w:rPr>
          <w:rFonts w:ascii="Times New Roman" w:hAnsi="Times New Roman" w:cs="Times New Roman"/>
        </w:rPr>
      </w:pPr>
    </w:p>
    <w:p w14:paraId="0ED94BD1" w14:textId="77777777" w:rsidR="00524642" w:rsidRPr="006C0589" w:rsidRDefault="00524642" w:rsidP="00524642">
      <w:pPr>
        <w:spacing w:line="480" w:lineRule="auto"/>
        <w:contextualSpacing/>
        <w:jc w:val="center"/>
        <w:rPr>
          <w:rFonts w:ascii="Times New Roman" w:hAnsi="Times New Roman" w:cs="Times New Roman"/>
          <w:b/>
          <w:bCs/>
        </w:rPr>
      </w:pPr>
      <w:r>
        <w:rPr>
          <w:rFonts w:ascii="Times New Roman" w:hAnsi="Times New Roman" w:cs="Times New Roman"/>
          <w:b/>
          <w:bCs/>
        </w:rPr>
        <w:t>Simulation 3</w:t>
      </w:r>
    </w:p>
    <w:p w14:paraId="413E4886" w14:textId="66E95DB0"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t>Simulation 3 tested whether the model used in Simulations 1 and 2</w:t>
      </w:r>
      <w:r w:rsidR="00F50885">
        <w:rPr>
          <w:rFonts w:ascii="Times New Roman" w:hAnsi="Times New Roman" w:cs="Times New Roman"/>
        </w:rPr>
        <w:t>—and thereby the theoretical assumptions it implemented—</w:t>
      </w:r>
      <w:r>
        <w:rPr>
          <w:rFonts w:ascii="Times New Roman" w:hAnsi="Times New Roman" w:cs="Times New Roman"/>
        </w:rPr>
        <w:t xml:space="preserve">could also explain the finding that infants </w:t>
      </w:r>
      <w:r w:rsidR="006912FB">
        <w:rPr>
          <w:rFonts w:ascii="Times New Roman" w:hAnsi="Times New Roman" w:cs="Times New Roman"/>
        </w:rPr>
        <w:t>ostensibly can</w:t>
      </w:r>
      <w:r>
        <w:rPr>
          <w:rFonts w:ascii="Times New Roman" w:hAnsi="Times New Roman" w:cs="Times New Roman"/>
        </w:rPr>
        <w:t xml:space="preserve"> infer goals from constraints and behavior </w:t>
      </w:r>
      <w:r w:rsidR="006912FB">
        <w:rPr>
          <w:rFonts w:ascii="Times New Roman" w:hAnsi="Times New Roman" w:cs="Times New Roman"/>
        </w:rPr>
        <w:t xml:space="preserve">as well as </w:t>
      </w:r>
      <w:r>
        <w:rPr>
          <w:rFonts w:ascii="Times New Roman" w:hAnsi="Times New Roman" w:cs="Times New Roman"/>
        </w:rPr>
        <w:t xml:space="preserve">constraints from goals and behaviors. Networks were assigned either to the Inferring Goals condition (N = 20) or to the Inferring Constraints condition (N = 20). The model used to simulate the Inferring Goals condition was identical to that used in Simulation 1 except that the Contiguous group was absent during habituation. Thus, the network could not know whether the first object came to rest next to the second object (the Inferring Goals scenario). </w:t>
      </w:r>
      <w:r w:rsidR="006912FB">
        <w:rPr>
          <w:rFonts w:ascii="Times New Roman" w:hAnsi="Times New Roman" w:cs="Times New Roman"/>
        </w:rPr>
        <w:t>The</w:t>
      </w:r>
      <w:r>
        <w:rPr>
          <w:rFonts w:ascii="Times New Roman" w:hAnsi="Times New Roman" w:cs="Times New Roman"/>
        </w:rPr>
        <w:t xml:space="preserve"> model used to simulate the Inferring Constraints condition was also identical to that used in Simulation 1 except that barrier information was missing; that is, the Barrier Height and Barrier Position groups were absent. </w:t>
      </w:r>
    </w:p>
    <w:p w14:paraId="395EDF5A" w14:textId="77777777" w:rsidR="000E7BCF" w:rsidRDefault="000E7BCF" w:rsidP="00524642">
      <w:pPr>
        <w:spacing w:line="480" w:lineRule="auto"/>
        <w:contextualSpacing/>
        <w:rPr>
          <w:rFonts w:ascii="Times New Roman" w:hAnsi="Times New Roman" w:cs="Times New Roman"/>
        </w:rPr>
      </w:pPr>
    </w:p>
    <w:p w14:paraId="3A7D2331" w14:textId="5DE871B5" w:rsidR="000E7BCF" w:rsidRPr="000E7BCF" w:rsidRDefault="000E7BCF" w:rsidP="00524642">
      <w:pPr>
        <w:spacing w:line="480" w:lineRule="auto"/>
        <w:contextualSpacing/>
        <w:rPr>
          <w:rFonts w:ascii="Times New Roman" w:hAnsi="Times New Roman" w:cs="Times New Roman"/>
        </w:rPr>
      </w:pPr>
      <w:r>
        <w:rPr>
          <w:rFonts w:ascii="Times New Roman" w:hAnsi="Times New Roman" w:cs="Times New Roman"/>
          <w:b/>
          <w:bCs/>
        </w:rPr>
        <w:t>Results</w:t>
      </w:r>
    </w:p>
    <w:tbl>
      <w:tblPr>
        <w:tblStyle w:val="TableGrid"/>
        <w:tblW w:w="101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72"/>
      </w:tblGrid>
      <w:tr w:rsidR="000E7BCF" w14:paraId="4BB917D3" w14:textId="77777777" w:rsidTr="007A23AB">
        <w:trPr>
          <w:trHeight w:val="6841"/>
        </w:trPr>
        <w:tc>
          <w:tcPr>
            <w:tcW w:w="10172" w:type="dxa"/>
          </w:tcPr>
          <w:p w14:paraId="5D9C4708" w14:textId="1142111A" w:rsidR="000E7BCF" w:rsidRDefault="007C3AEF" w:rsidP="000E7BCF">
            <w:pPr>
              <w:keepNext/>
              <w:spacing w:line="480" w:lineRule="auto"/>
              <w:contextualSpacing/>
            </w:pPr>
            <w:r>
              <w:rPr>
                <w:noProof/>
              </w:rPr>
              <w:lastRenderedPageBreak/>
              <w:drawing>
                <wp:inline distT="0" distB="0" distL="0" distR="0" wp14:anchorId="2E96DF9F" wp14:editId="0C0ACBC0">
                  <wp:extent cx="6198903" cy="4286250"/>
                  <wp:effectExtent l="0" t="0" r="0" b="0"/>
                  <wp:docPr id="101059751" name="Picture 9" descr="A graph of different sizes and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59751" name="Picture 9" descr="A graph of different sizes and colors&#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6201502" cy="4288047"/>
                          </a:xfrm>
                          <a:prstGeom prst="rect">
                            <a:avLst/>
                          </a:prstGeom>
                        </pic:spPr>
                      </pic:pic>
                    </a:graphicData>
                  </a:graphic>
                </wp:inline>
              </w:drawing>
            </w:r>
          </w:p>
          <w:p w14:paraId="6816BF63" w14:textId="4B73FE1A" w:rsidR="000E7BCF" w:rsidRPr="00F20CB1" w:rsidRDefault="000E7BCF" w:rsidP="000E7BCF">
            <w:pPr>
              <w:pStyle w:val="Caption"/>
              <w:rPr>
                <w:rFonts w:ascii="Times New Roman" w:hAnsi="Times New Roman" w:cs="Times New Roman"/>
                <w:i w:val="0"/>
                <w:iCs w:val="0"/>
                <w:sz w:val="24"/>
                <w:szCs w:val="24"/>
              </w:rPr>
            </w:pPr>
            <w:r w:rsidRPr="00F20CB1">
              <w:rPr>
                <w:rFonts w:ascii="Times New Roman" w:hAnsi="Times New Roman" w:cs="Times New Roman"/>
                <w:i w:val="0"/>
                <w:iCs w:val="0"/>
                <w:color w:val="000000" w:themeColor="text1"/>
                <w:sz w:val="24"/>
                <w:szCs w:val="24"/>
              </w:rPr>
              <w:t xml:space="preserve">Figure </w:t>
            </w:r>
            <w:r w:rsidRPr="00F20CB1">
              <w:rPr>
                <w:rFonts w:ascii="Times New Roman" w:hAnsi="Times New Roman" w:cs="Times New Roman"/>
                <w:i w:val="0"/>
                <w:iCs w:val="0"/>
                <w:color w:val="000000" w:themeColor="text1"/>
                <w:sz w:val="24"/>
                <w:szCs w:val="24"/>
              </w:rPr>
              <w:fldChar w:fldCharType="begin"/>
            </w:r>
            <w:r w:rsidRPr="00F20CB1">
              <w:rPr>
                <w:rFonts w:ascii="Times New Roman" w:hAnsi="Times New Roman" w:cs="Times New Roman"/>
                <w:i w:val="0"/>
                <w:iCs w:val="0"/>
                <w:color w:val="000000" w:themeColor="text1"/>
                <w:sz w:val="24"/>
                <w:szCs w:val="24"/>
              </w:rPr>
              <w:instrText xml:space="preserve"> SEQ Figure \* ARABIC </w:instrText>
            </w:r>
            <w:r w:rsidRPr="00F20CB1">
              <w:rPr>
                <w:rFonts w:ascii="Times New Roman" w:hAnsi="Times New Roman" w:cs="Times New Roman"/>
                <w:i w:val="0"/>
                <w:iCs w:val="0"/>
                <w:color w:val="000000" w:themeColor="text1"/>
                <w:sz w:val="24"/>
                <w:szCs w:val="24"/>
              </w:rPr>
              <w:fldChar w:fldCharType="separate"/>
            </w:r>
            <w:r w:rsidR="00AD4C5C">
              <w:rPr>
                <w:rFonts w:ascii="Times New Roman" w:hAnsi="Times New Roman" w:cs="Times New Roman"/>
                <w:i w:val="0"/>
                <w:iCs w:val="0"/>
                <w:noProof/>
                <w:color w:val="000000" w:themeColor="text1"/>
                <w:sz w:val="24"/>
                <w:szCs w:val="24"/>
              </w:rPr>
              <w:t>9</w:t>
            </w:r>
            <w:r w:rsidRPr="00F20CB1">
              <w:rPr>
                <w:rFonts w:ascii="Times New Roman" w:hAnsi="Times New Roman" w:cs="Times New Roman"/>
                <w:i w:val="0"/>
                <w:iCs w:val="0"/>
                <w:color w:val="000000" w:themeColor="text1"/>
                <w:sz w:val="24"/>
                <w:szCs w:val="24"/>
              </w:rPr>
              <w:fldChar w:fldCharType="end"/>
            </w:r>
            <w:r w:rsidRPr="00F20CB1">
              <w:rPr>
                <w:rFonts w:ascii="Times New Roman" w:hAnsi="Times New Roman" w:cs="Times New Roman"/>
                <w:i w:val="0"/>
                <w:iCs w:val="0"/>
                <w:color w:val="000000" w:themeColor="text1"/>
                <w:sz w:val="24"/>
                <w:szCs w:val="24"/>
              </w:rPr>
              <w:t xml:space="preserve">. </w:t>
            </w:r>
            <w:r w:rsidR="00F20CB1" w:rsidRPr="00F20CB1">
              <w:rPr>
                <w:rFonts w:ascii="Times New Roman" w:hAnsi="Times New Roman" w:cs="Times New Roman"/>
                <w:i w:val="0"/>
                <w:iCs w:val="0"/>
                <w:color w:val="000000" w:themeColor="text1"/>
                <w:sz w:val="24"/>
                <w:szCs w:val="24"/>
              </w:rPr>
              <w:t>Mean looking</w:t>
            </w:r>
            <w:r w:rsidRPr="00F20CB1">
              <w:rPr>
                <w:rFonts w:ascii="Times New Roman" w:hAnsi="Times New Roman" w:cs="Times New Roman"/>
                <w:i w:val="0"/>
                <w:iCs w:val="0"/>
                <w:color w:val="000000" w:themeColor="text1"/>
                <w:sz w:val="24"/>
                <w:szCs w:val="24"/>
              </w:rPr>
              <w:t xml:space="preserve"> times to the Congruent and Incongruent test events across the training epochs</w:t>
            </w:r>
            <w:r w:rsidR="00F20CB1" w:rsidRPr="00F20CB1">
              <w:rPr>
                <w:rFonts w:ascii="Times New Roman" w:hAnsi="Times New Roman" w:cs="Times New Roman"/>
                <w:i w:val="0"/>
                <w:iCs w:val="0"/>
                <w:color w:val="000000" w:themeColor="text1"/>
                <w:sz w:val="24"/>
                <w:szCs w:val="24"/>
              </w:rPr>
              <w:t xml:space="preserve"> for networks assigned to the Inferring </w:t>
            </w:r>
            <w:r w:rsidR="007C3AEF">
              <w:rPr>
                <w:rFonts w:ascii="Times New Roman" w:hAnsi="Times New Roman" w:cs="Times New Roman"/>
                <w:i w:val="0"/>
                <w:iCs w:val="0"/>
                <w:color w:val="000000" w:themeColor="text1"/>
                <w:sz w:val="24"/>
                <w:szCs w:val="24"/>
              </w:rPr>
              <w:t xml:space="preserve">Goals </w:t>
            </w:r>
            <w:r w:rsidR="00F20CB1" w:rsidRPr="00F20CB1">
              <w:rPr>
                <w:rFonts w:ascii="Times New Roman" w:hAnsi="Times New Roman" w:cs="Times New Roman"/>
                <w:i w:val="0"/>
                <w:iCs w:val="0"/>
                <w:color w:val="000000" w:themeColor="text1"/>
                <w:sz w:val="24"/>
                <w:szCs w:val="24"/>
              </w:rPr>
              <w:t>condition</w:t>
            </w:r>
            <w:r w:rsidRPr="00F20CB1">
              <w:rPr>
                <w:rFonts w:ascii="Times New Roman" w:hAnsi="Times New Roman" w:cs="Times New Roman"/>
                <w:i w:val="0"/>
                <w:iCs w:val="0"/>
                <w:color w:val="000000" w:themeColor="text1"/>
                <w:sz w:val="24"/>
                <w:szCs w:val="24"/>
              </w:rPr>
              <w:t>.</w:t>
            </w:r>
          </w:p>
        </w:tc>
      </w:tr>
    </w:tbl>
    <w:p w14:paraId="76955A88" w14:textId="77777777" w:rsidR="000E7BCF" w:rsidRDefault="000E7BCF" w:rsidP="000E7BCF">
      <w:pPr>
        <w:spacing w:line="480" w:lineRule="auto"/>
        <w:contextualSpacing/>
        <w:rPr>
          <w:rFonts w:ascii="Times New Roman" w:hAnsi="Times New Roman" w:cs="Times New Roman"/>
        </w:rPr>
      </w:pPr>
    </w:p>
    <w:p w14:paraId="7DA7E296" w14:textId="1DA37917" w:rsidR="007C3AEF"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Figure 4 shows the looking behavior of networks in the Inferring </w:t>
      </w:r>
      <w:r w:rsidR="007010FA">
        <w:rPr>
          <w:rFonts w:ascii="Times New Roman" w:hAnsi="Times New Roman" w:cs="Times New Roman"/>
        </w:rPr>
        <w:t>Goals</w:t>
      </w:r>
      <w:r>
        <w:rPr>
          <w:rFonts w:ascii="Times New Roman" w:hAnsi="Times New Roman" w:cs="Times New Roman"/>
        </w:rPr>
        <w:t xml:space="preserve"> scenario.</w:t>
      </w:r>
      <w:r w:rsidR="0012108C">
        <w:rPr>
          <w:rFonts w:ascii="Times New Roman" w:hAnsi="Times New Roman" w:cs="Times New Roman"/>
        </w:rPr>
        <w:t xml:space="preserve"> It should be clear from the figure that networks in this condition looked longer at the Incongruent test event</w:t>
      </w:r>
      <w:r w:rsidR="00234A10">
        <w:rPr>
          <w:rFonts w:ascii="Times New Roman" w:hAnsi="Times New Roman" w:cs="Times New Roman"/>
        </w:rPr>
        <w:t>,</w:t>
      </w:r>
      <w:r w:rsidR="0012108C">
        <w:rPr>
          <w:rFonts w:ascii="Times New Roman" w:hAnsi="Times New Roman" w:cs="Times New Roman"/>
        </w:rPr>
        <w:t xml:space="preserve"> </w:t>
      </w:r>
      <w:r w:rsidR="00492711">
        <w:rPr>
          <w:rFonts w:ascii="Times New Roman" w:hAnsi="Times New Roman" w:cs="Times New Roman"/>
        </w:rPr>
        <w:t xml:space="preserve">or the test event </w:t>
      </w:r>
      <w:r w:rsidR="007010FA">
        <w:rPr>
          <w:rFonts w:ascii="Times New Roman" w:hAnsi="Times New Roman" w:cs="Times New Roman"/>
        </w:rPr>
        <w:t>in which the first object did not stop next to the second one</w:t>
      </w:r>
      <w:r w:rsidR="00234A10">
        <w:rPr>
          <w:rFonts w:ascii="Times New Roman" w:hAnsi="Times New Roman" w:cs="Times New Roman"/>
        </w:rPr>
        <w:t>,</w:t>
      </w:r>
      <w:r w:rsidR="0012108C">
        <w:rPr>
          <w:rFonts w:ascii="Times New Roman" w:hAnsi="Times New Roman" w:cs="Times New Roman"/>
        </w:rPr>
        <w:t xml:space="preserve"> than at the Congruent test event</w:t>
      </w:r>
      <w:r w:rsidR="00234A10">
        <w:rPr>
          <w:rFonts w:ascii="Times New Roman" w:hAnsi="Times New Roman" w:cs="Times New Roman"/>
        </w:rPr>
        <w:t>,</w:t>
      </w:r>
      <w:r w:rsidR="00492711">
        <w:rPr>
          <w:rFonts w:ascii="Times New Roman" w:hAnsi="Times New Roman" w:cs="Times New Roman"/>
        </w:rPr>
        <w:t xml:space="preserve"> or the test event </w:t>
      </w:r>
      <w:r w:rsidR="007010FA">
        <w:rPr>
          <w:rFonts w:ascii="Times New Roman" w:hAnsi="Times New Roman" w:cs="Times New Roman"/>
        </w:rPr>
        <w:t>in which the first object came to rest next to the second one</w:t>
      </w:r>
      <w:r w:rsidR="00492711">
        <w:rPr>
          <w:rFonts w:ascii="Times New Roman" w:hAnsi="Times New Roman" w:cs="Times New Roman"/>
        </w:rPr>
        <w:t>. This pattern held</w:t>
      </w:r>
      <w:r w:rsidR="0012108C">
        <w:rPr>
          <w:rFonts w:ascii="Times New Roman" w:hAnsi="Times New Roman" w:cs="Times New Roman"/>
        </w:rPr>
        <w:t xml:space="preserve"> regardless of the length of the habituation period. </w:t>
      </w:r>
      <w:r>
        <w:rPr>
          <w:rFonts w:ascii="Times New Roman" w:hAnsi="Times New Roman" w:cs="Times New Roman"/>
        </w:rPr>
        <w:t xml:space="preserve"> </w:t>
      </w:r>
    </w:p>
    <w:p w14:paraId="13B08EC1" w14:textId="77777777" w:rsidR="007C3AEF" w:rsidRDefault="007C3AEF" w:rsidP="007C3AEF">
      <w:pPr>
        <w:spacing w:line="480" w:lineRule="auto"/>
        <w:contextualSpacing/>
        <w:rPr>
          <w:rFonts w:ascii="Times New Roman" w:hAnsi="Times New Roman" w:cs="Times New Roman"/>
        </w:rPr>
      </w:pPr>
    </w:p>
    <w:tbl>
      <w:tblPr>
        <w:tblStyle w:val="TableGrid"/>
        <w:tblW w:w="1048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86"/>
      </w:tblGrid>
      <w:tr w:rsidR="007C3AEF" w14:paraId="24570737" w14:textId="77777777" w:rsidTr="007A23AB">
        <w:trPr>
          <w:trHeight w:val="5665"/>
        </w:trPr>
        <w:tc>
          <w:tcPr>
            <w:tcW w:w="10486" w:type="dxa"/>
          </w:tcPr>
          <w:p w14:paraId="359055CE" w14:textId="4A9D5EEC" w:rsidR="00380551" w:rsidRDefault="007A23AB" w:rsidP="00380551">
            <w:pPr>
              <w:keepNext/>
              <w:spacing w:line="480" w:lineRule="auto"/>
              <w:contextualSpacing/>
            </w:pPr>
            <w:r>
              <w:rPr>
                <w:noProof/>
              </w:rPr>
              <w:lastRenderedPageBreak/>
              <w:drawing>
                <wp:inline distT="0" distB="0" distL="0" distR="0" wp14:anchorId="124F5662" wp14:editId="43690E29">
                  <wp:extent cx="6281555" cy="4343400"/>
                  <wp:effectExtent l="0" t="0" r="5080" b="0"/>
                  <wp:docPr id="930619954" name="Picture 12" descr="A graph of different sizes of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619954" name="Picture 12" descr="A graph of different sizes of objects&#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6285366" cy="4346035"/>
                          </a:xfrm>
                          <a:prstGeom prst="rect">
                            <a:avLst/>
                          </a:prstGeom>
                        </pic:spPr>
                      </pic:pic>
                    </a:graphicData>
                  </a:graphic>
                </wp:inline>
              </w:drawing>
            </w:r>
          </w:p>
          <w:p w14:paraId="7CBAC651" w14:textId="3C6E30AE" w:rsidR="007C3AEF" w:rsidRDefault="00380551" w:rsidP="00380551">
            <w:pPr>
              <w:pStyle w:val="Caption"/>
              <w:rPr>
                <w:rFonts w:ascii="Times New Roman" w:hAnsi="Times New Roman" w:cs="Times New Roman"/>
              </w:rPr>
            </w:pPr>
            <w:r w:rsidRPr="00C7789A">
              <w:rPr>
                <w:rFonts w:ascii="Times New Roman" w:hAnsi="Times New Roman" w:cs="Times New Roman"/>
                <w:i w:val="0"/>
                <w:iCs w:val="0"/>
                <w:color w:val="000000" w:themeColor="text1"/>
                <w:sz w:val="24"/>
                <w:szCs w:val="24"/>
              </w:rPr>
              <w:t xml:space="preserve">Figure </w:t>
            </w:r>
            <w:r w:rsidRPr="00C7789A">
              <w:rPr>
                <w:rFonts w:ascii="Times New Roman" w:hAnsi="Times New Roman" w:cs="Times New Roman"/>
                <w:i w:val="0"/>
                <w:iCs w:val="0"/>
                <w:color w:val="000000" w:themeColor="text1"/>
                <w:sz w:val="24"/>
                <w:szCs w:val="24"/>
              </w:rPr>
              <w:fldChar w:fldCharType="begin"/>
            </w:r>
            <w:r w:rsidRPr="00C7789A">
              <w:rPr>
                <w:rFonts w:ascii="Times New Roman" w:hAnsi="Times New Roman" w:cs="Times New Roman"/>
                <w:i w:val="0"/>
                <w:iCs w:val="0"/>
                <w:color w:val="000000" w:themeColor="text1"/>
                <w:sz w:val="24"/>
                <w:szCs w:val="24"/>
              </w:rPr>
              <w:instrText xml:space="preserve"> SEQ Figure \* ARABIC </w:instrText>
            </w:r>
            <w:r w:rsidRPr="00C7789A">
              <w:rPr>
                <w:rFonts w:ascii="Times New Roman" w:hAnsi="Times New Roman" w:cs="Times New Roman"/>
                <w:i w:val="0"/>
                <w:iCs w:val="0"/>
                <w:color w:val="000000" w:themeColor="text1"/>
                <w:sz w:val="24"/>
                <w:szCs w:val="24"/>
              </w:rPr>
              <w:fldChar w:fldCharType="separate"/>
            </w:r>
            <w:r w:rsidR="00AD4C5C">
              <w:rPr>
                <w:rFonts w:ascii="Times New Roman" w:hAnsi="Times New Roman" w:cs="Times New Roman"/>
                <w:i w:val="0"/>
                <w:iCs w:val="0"/>
                <w:noProof/>
                <w:color w:val="000000" w:themeColor="text1"/>
                <w:sz w:val="24"/>
                <w:szCs w:val="24"/>
              </w:rPr>
              <w:t>10</w:t>
            </w:r>
            <w:r w:rsidRPr="00C7789A">
              <w:rPr>
                <w:rFonts w:ascii="Times New Roman" w:hAnsi="Times New Roman" w:cs="Times New Roman"/>
                <w:i w:val="0"/>
                <w:iCs w:val="0"/>
                <w:color w:val="000000" w:themeColor="text1"/>
                <w:sz w:val="24"/>
                <w:szCs w:val="24"/>
              </w:rPr>
              <w:fldChar w:fldCharType="end"/>
            </w:r>
            <w:r w:rsidRPr="00C7789A">
              <w:rPr>
                <w:rFonts w:ascii="Times New Roman" w:hAnsi="Times New Roman" w:cs="Times New Roman"/>
                <w:i w:val="0"/>
                <w:iCs w:val="0"/>
                <w:color w:val="000000" w:themeColor="text1"/>
                <w:sz w:val="24"/>
                <w:szCs w:val="24"/>
              </w:rPr>
              <w:t>.</w:t>
            </w:r>
            <w:r w:rsidRPr="00C7789A">
              <w:rPr>
                <w:color w:val="000000" w:themeColor="text1"/>
              </w:rPr>
              <w:t xml:space="preserve"> </w:t>
            </w:r>
            <w:r w:rsidRPr="00F20CB1">
              <w:rPr>
                <w:rFonts w:ascii="Times New Roman" w:hAnsi="Times New Roman" w:cs="Times New Roman"/>
                <w:i w:val="0"/>
                <w:iCs w:val="0"/>
                <w:color w:val="000000" w:themeColor="text1"/>
                <w:sz w:val="24"/>
                <w:szCs w:val="24"/>
              </w:rPr>
              <w:t>Mean looking times to the</w:t>
            </w:r>
            <w:r>
              <w:rPr>
                <w:rFonts w:ascii="Times New Roman" w:hAnsi="Times New Roman" w:cs="Times New Roman"/>
                <w:i w:val="0"/>
                <w:iCs w:val="0"/>
                <w:color w:val="000000" w:themeColor="text1"/>
                <w:sz w:val="24"/>
                <w:szCs w:val="24"/>
              </w:rPr>
              <w:t xml:space="preserve"> Obstacle and No-Obstacle</w:t>
            </w:r>
            <w:r w:rsidRPr="00F20CB1">
              <w:rPr>
                <w:rFonts w:ascii="Times New Roman" w:hAnsi="Times New Roman" w:cs="Times New Roman"/>
                <w:i w:val="0"/>
                <w:iCs w:val="0"/>
                <w:color w:val="000000" w:themeColor="text1"/>
                <w:sz w:val="24"/>
                <w:szCs w:val="24"/>
              </w:rPr>
              <w:t xml:space="preserve"> test events across the training epochs for networks assigned to the Inferring </w:t>
            </w:r>
            <w:r>
              <w:rPr>
                <w:rFonts w:ascii="Times New Roman" w:hAnsi="Times New Roman" w:cs="Times New Roman"/>
                <w:i w:val="0"/>
                <w:iCs w:val="0"/>
                <w:color w:val="000000" w:themeColor="text1"/>
                <w:sz w:val="24"/>
                <w:szCs w:val="24"/>
              </w:rPr>
              <w:t>Constraints condition</w:t>
            </w:r>
            <w:r w:rsidRPr="00F20CB1">
              <w:rPr>
                <w:rFonts w:ascii="Times New Roman" w:hAnsi="Times New Roman" w:cs="Times New Roman"/>
                <w:i w:val="0"/>
                <w:iCs w:val="0"/>
                <w:color w:val="000000" w:themeColor="text1"/>
                <w:sz w:val="24"/>
                <w:szCs w:val="24"/>
              </w:rPr>
              <w:t>.</w:t>
            </w:r>
          </w:p>
        </w:tc>
      </w:tr>
    </w:tbl>
    <w:p w14:paraId="754CACAE" w14:textId="77777777" w:rsidR="007C3AEF" w:rsidRDefault="007C3AEF" w:rsidP="00C7789A">
      <w:pPr>
        <w:spacing w:line="480" w:lineRule="auto"/>
        <w:contextualSpacing/>
        <w:rPr>
          <w:rFonts w:ascii="Times New Roman" w:hAnsi="Times New Roman" w:cs="Times New Roman"/>
        </w:rPr>
      </w:pPr>
    </w:p>
    <w:p w14:paraId="45320CBB" w14:textId="76445051" w:rsidR="00524642" w:rsidRPr="007A23AB" w:rsidRDefault="00606406" w:rsidP="007A23AB">
      <w:pPr>
        <w:spacing w:line="480" w:lineRule="auto"/>
        <w:ind w:firstLine="720"/>
        <w:contextualSpacing/>
        <w:rPr>
          <w:rFonts w:ascii="Times New Roman" w:hAnsi="Times New Roman" w:cs="Times New Roman"/>
        </w:rPr>
      </w:pPr>
      <w:r>
        <w:rPr>
          <w:rFonts w:ascii="Times New Roman" w:hAnsi="Times New Roman" w:cs="Times New Roman"/>
        </w:rPr>
        <w:t>Figure 5 shows</w:t>
      </w:r>
      <w:r w:rsidR="007A23AB">
        <w:rPr>
          <w:rFonts w:ascii="Times New Roman" w:hAnsi="Times New Roman" w:cs="Times New Roman"/>
        </w:rPr>
        <w:t xml:space="preserve"> the looking times of networks assigned to the Inferring Constraints condition to the two test events. As was true for networks in the Inferring Goals conditions, networks in this condition looked longer at</w:t>
      </w:r>
      <w:r w:rsidR="00234A10">
        <w:rPr>
          <w:rFonts w:ascii="Times New Roman" w:hAnsi="Times New Roman" w:cs="Times New Roman"/>
        </w:rPr>
        <w:t xml:space="preserve"> the</w:t>
      </w:r>
      <w:r w:rsidR="007A23AB">
        <w:rPr>
          <w:rFonts w:ascii="Times New Roman" w:hAnsi="Times New Roman" w:cs="Times New Roman"/>
        </w:rPr>
        <w:t xml:space="preserve"> No-Obstacle test event</w:t>
      </w:r>
      <w:r w:rsidR="00234A10">
        <w:rPr>
          <w:rFonts w:ascii="Times New Roman" w:hAnsi="Times New Roman" w:cs="Times New Roman"/>
        </w:rPr>
        <w:t>,</w:t>
      </w:r>
      <w:r w:rsidR="007A23AB">
        <w:rPr>
          <w:rFonts w:ascii="Times New Roman" w:hAnsi="Times New Roman" w:cs="Times New Roman"/>
        </w:rPr>
        <w:t xml:space="preserve"> </w:t>
      </w:r>
      <w:r w:rsidR="00A82422">
        <w:rPr>
          <w:rFonts w:ascii="Times New Roman" w:hAnsi="Times New Roman" w:cs="Times New Roman"/>
        </w:rPr>
        <w:t>or the test event that lacked a physical barrier</w:t>
      </w:r>
      <w:r w:rsidR="00234A10">
        <w:rPr>
          <w:rFonts w:ascii="Times New Roman" w:hAnsi="Times New Roman" w:cs="Times New Roman"/>
        </w:rPr>
        <w:t>.</w:t>
      </w:r>
      <w:r w:rsidR="00A82422">
        <w:rPr>
          <w:rFonts w:ascii="Times New Roman" w:hAnsi="Times New Roman" w:cs="Times New Roman"/>
        </w:rPr>
        <w:t xml:space="preserve"> </w:t>
      </w:r>
      <w:r w:rsidR="007A23AB">
        <w:rPr>
          <w:rFonts w:ascii="Times New Roman" w:hAnsi="Times New Roman" w:cs="Times New Roman"/>
        </w:rPr>
        <w:t>than at the Obstacle test event</w:t>
      </w:r>
      <w:r w:rsidR="00234A10">
        <w:rPr>
          <w:rFonts w:ascii="Times New Roman" w:hAnsi="Times New Roman" w:cs="Times New Roman"/>
        </w:rPr>
        <w:t>,</w:t>
      </w:r>
      <w:r w:rsidR="007A23AB">
        <w:rPr>
          <w:rFonts w:ascii="Times New Roman" w:hAnsi="Times New Roman" w:cs="Times New Roman"/>
        </w:rPr>
        <w:t xml:space="preserve"> </w:t>
      </w:r>
      <w:r w:rsidR="00A82422">
        <w:rPr>
          <w:rFonts w:ascii="Times New Roman" w:hAnsi="Times New Roman" w:cs="Times New Roman"/>
        </w:rPr>
        <w:t xml:space="preserve">or the test event that contained a physical barrier, and this was true </w:t>
      </w:r>
      <w:r w:rsidR="007A23AB">
        <w:rPr>
          <w:rFonts w:ascii="Times New Roman" w:hAnsi="Times New Roman" w:cs="Times New Roman"/>
        </w:rPr>
        <w:t xml:space="preserve">regardless of the length of the habituation phase. </w:t>
      </w:r>
    </w:p>
    <w:p w14:paraId="2C1F44C4" w14:textId="77777777" w:rsidR="00524642" w:rsidRDefault="00524642" w:rsidP="00524642">
      <w:pPr>
        <w:spacing w:line="480" w:lineRule="auto"/>
        <w:ind w:firstLine="720"/>
        <w:contextualSpacing/>
        <w:jc w:val="center"/>
        <w:rPr>
          <w:rFonts w:ascii="Times New Roman" w:hAnsi="Times New Roman" w:cs="Times New Roman"/>
          <w:b/>
          <w:bCs/>
        </w:rPr>
      </w:pPr>
    </w:p>
    <w:p w14:paraId="469DDD15"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b/>
          <w:bCs/>
        </w:rPr>
        <w:t>Discussion</w:t>
      </w:r>
    </w:p>
    <w:p w14:paraId="3BD03ACB" w14:textId="1DD5C3E0" w:rsidR="00561F64" w:rsidRDefault="00524642" w:rsidP="00524642">
      <w:pPr>
        <w:spacing w:line="480" w:lineRule="auto"/>
        <w:contextualSpacing/>
        <w:rPr>
          <w:rFonts w:ascii="Times New Roman" w:hAnsi="Times New Roman" w:cs="Times New Roman"/>
        </w:rPr>
      </w:pPr>
      <w:r>
        <w:rPr>
          <w:rFonts w:ascii="Times New Roman" w:hAnsi="Times New Roman" w:cs="Times New Roman"/>
        </w:rPr>
        <w:lastRenderedPageBreak/>
        <w:tab/>
      </w:r>
      <w:r w:rsidR="00A82422">
        <w:rPr>
          <w:rFonts w:ascii="Times New Roman" w:hAnsi="Times New Roman" w:cs="Times New Roman"/>
        </w:rPr>
        <w:t>Perhaps o</w:t>
      </w:r>
      <w:r>
        <w:rPr>
          <w:rFonts w:ascii="Times New Roman" w:hAnsi="Times New Roman" w:cs="Times New Roman"/>
        </w:rPr>
        <w:t xml:space="preserve">ne of the strongest pieces of evidence </w:t>
      </w:r>
      <w:r w:rsidR="004B658E">
        <w:rPr>
          <w:rFonts w:ascii="Times New Roman" w:hAnsi="Times New Roman" w:cs="Times New Roman"/>
        </w:rPr>
        <w:t xml:space="preserve">that infants possess </w:t>
      </w:r>
      <w:r w:rsidR="00411C2E">
        <w:rPr>
          <w:rFonts w:ascii="Times New Roman" w:hAnsi="Times New Roman" w:cs="Times New Roman"/>
        </w:rPr>
        <w:t>specialized mechanisms for processing action</w:t>
      </w:r>
      <w:r w:rsidR="007F6D04">
        <w:rPr>
          <w:rFonts w:ascii="Times New Roman" w:hAnsi="Times New Roman" w:cs="Times New Roman"/>
        </w:rPr>
        <w:t>,</w:t>
      </w:r>
      <w:r w:rsidR="00411C2E">
        <w:rPr>
          <w:rFonts w:ascii="Times New Roman" w:hAnsi="Times New Roman" w:cs="Times New Roman"/>
        </w:rPr>
        <w:t xml:space="preserve"> such as a</w:t>
      </w:r>
      <w:r w:rsidR="004B658E">
        <w:rPr>
          <w:rFonts w:ascii="Times New Roman" w:hAnsi="Times New Roman" w:cs="Times New Roman"/>
        </w:rPr>
        <w:t xml:space="preserve"> teleological stance</w:t>
      </w:r>
      <w:r w:rsidR="007F6D04">
        <w:rPr>
          <w:rFonts w:ascii="Times New Roman" w:hAnsi="Times New Roman" w:cs="Times New Roman"/>
        </w:rPr>
        <w:t>,</w:t>
      </w:r>
      <w:r w:rsidR="004B658E">
        <w:rPr>
          <w:rFonts w:ascii="Times New Roman" w:hAnsi="Times New Roman" w:cs="Times New Roman"/>
        </w:rPr>
        <w:t xml:space="preserve"> </w:t>
      </w:r>
      <w:r>
        <w:rPr>
          <w:rFonts w:ascii="Times New Roman" w:hAnsi="Times New Roman" w:cs="Times New Roman"/>
        </w:rPr>
        <w:t>is the finding that infants can infer different components of this model given others</w:t>
      </w:r>
      <w:r w:rsidR="004B658E">
        <w:rPr>
          <w:rFonts w:ascii="Times New Roman" w:hAnsi="Times New Roman" w:cs="Times New Roman"/>
        </w:rPr>
        <w:t xml:space="preserve">. For instance, </w:t>
      </w:r>
      <w:r w:rsidR="007F6D04">
        <w:rPr>
          <w:rFonts w:ascii="Times New Roman" w:hAnsi="Times New Roman" w:cs="Times New Roman"/>
        </w:rPr>
        <w:t>the study by</w:t>
      </w:r>
      <w:r w:rsidR="004B658E">
        <w:rPr>
          <w:rFonts w:ascii="Times New Roman" w:hAnsi="Times New Roman" w:cs="Times New Roman"/>
        </w:rPr>
        <w:t xml:space="preserve"> Csibra et al. (2003) suggested that 12-month-old infants can infer hidden physical constraints given information about an actor’s goal and its actions as well as an actor’s goal given information about the physical constraints in an environment and an actor’s behavior in relation to those barriers. </w:t>
      </w:r>
      <w:r>
        <w:rPr>
          <w:rFonts w:ascii="Times New Roman" w:hAnsi="Times New Roman" w:cs="Times New Roman"/>
        </w:rPr>
        <w:t>Although</w:t>
      </w:r>
      <w:r w:rsidR="00776861">
        <w:rPr>
          <w:rFonts w:ascii="Times New Roman" w:hAnsi="Times New Roman" w:cs="Times New Roman"/>
        </w:rPr>
        <w:t xml:space="preserve"> it</w:t>
      </w:r>
      <w:r>
        <w:rPr>
          <w:rFonts w:ascii="Times New Roman" w:hAnsi="Times New Roman" w:cs="Times New Roman"/>
        </w:rPr>
        <w:t xml:space="preserve"> </w:t>
      </w:r>
      <w:r w:rsidR="004B658E">
        <w:rPr>
          <w:rFonts w:ascii="Times New Roman" w:hAnsi="Times New Roman" w:cs="Times New Roman"/>
        </w:rPr>
        <w:t>may be</w:t>
      </w:r>
      <w:r>
        <w:rPr>
          <w:rFonts w:ascii="Times New Roman" w:hAnsi="Times New Roman" w:cs="Times New Roman"/>
        </w:rPr>
        <w:t xml:space="preserve"> tempting to conclude that infants possess such a stance based on</w:t>
      </w:r>
      <w:r w:rsidR="004B658E">
        <w:rPr>
          <w:rFonts w:ascii="Times New Roman" w:hAnsi="Times New Roman" w:cs="Times New Roman"/>
        </w:rPr>
        <w:t xml:space="preserve"> findings like that by Csibra et al. (2003</w:t>
      </w:r>
      <w:r w:rsidR="00DE35F3">
        <w:rPr>
          <w:rFonts w:ascii="Times New Roman" w:hAnsi="Times New Roman" w:cs="Times New Roman"/>
        </w:rPr>
        <w:t>), the</w:t>
      </w:r>
      <w:r>
        <w:rPr>
          <w:rFonts w:ascii="Times New Roman" w:hAnsi="Times New Roman" w:cs="Times New Roman"/>
        </w:rPr>
        <w:t xml:space="preserve"> current simulation demonstrated that such an account is not necessary to explain this aspect of infants’ action understanding.</w:t>
      </w:r>
      <w:r w:rsidR="001349B0">
        <w:rPr>
          <w:rFonts w:ascii="Times New Roman" w:hAnsi="Times New Roman" w:cs="Times New Roman"/>
        </w:rPr>
        <w:t xml:space="preserve"> </w:t>
      </w:r>
      <w:r>
        <w:rPr>
          <w:rFonts w:ascii="Times New Roman" w:hAnsi="Times New Roman" w:cs="Times New Roman"/>
        </w:rPr>
        <w:t xml:space="preserve"> </w:t>
      </w:r>
      <w:r w:rsidR="004B658E">
        <w:rPr>
          <w:rFonts w:ascii="Times New Roman" w:hAnsi="Times New Roman" w:cs="Times New Roman"/>
        </w:rPr>
        <w:t xml:space="preserve">As with Simulations 1 and 2, </w:t>
      </w:r>
      <w:r>
        <w:rPr>
          <w:rFonts w:ascii="Times New Roman" w:hAnsi="Times New Roman" w:cs="Times New Roman"/>
        </w:rPr>
        <w:t xml:space="preserve">Simulation 3 showed that </w:t>
      </w:r>
      <w:r w:rsidR="001349B0">
        <w:rPr>
          <w:rFonts w:ascii="Times New Roman" w:hAnsi="Times New Roman" w:cs="Times New Roman"/>
        </w:rPr>
        <w:t>prior experience with curved and linear motion as well as online associative learning that operates over low-level, semantically</w:t>
      </w:r>
      <w:r w:rsidR="00561F64">
        <w:rPr>
          <w:rFonts w:ascii="Times New Roman" w:hAnsi="Times New Roman" w:cs="Times New Roman"/>
        </w:rPr>
        <w:t xml:space="preserve"> </w:t>
      </w:r>
      <w:r w:rsidR="001349B0">
        <w:rPr>
          <w:rFonts w:ascii="Times New Roman" w:hAnsi="Times New Roman" w:cs="Times New Roman"/>
        </w:rPr>
        <w:t xml:space="preserve">neutral surface features is sufficient to account for infants’ looking </w:t>
      </w:r>
      <w:r w:rsidR="000245B8">
        <w:rPr>
          <w:rFonts w:ascii="Times New Roman" w:hAnsi="Times New Roman" w:cs="Times New Roman"/>
        </w:rPr>
        <w:t>behaviors</w:t>
      </w:r>
      <w:r w:rsidR="001349B0">
        <w:rPr>
          <w:rFonts w:ascii="Times New Roman" w:hAnsi="Times New Roman" w:cs="Times New Roman"/>
        </w:rPr>
        <w:t xml:space="preserve">. </w:t>
      </w:r>
    </w:p>
    <w:p w14:paraId="31374C37" w14:textId="180CD811" w:rsidR="00524642" w:rsidRDefault="00561F64" w:rsidP="00561F64">
      <w:pPr>
        <w:spacing w:line="480" w:lineRule="auto"/>
        <w:ind w:firstLine="720"/>
        <w:contextualSpacing/>
        <w:rPr>
          <w:rFonts w:ascii="Times New Roman" w:hAnsi="Times New Roman" w:cs="Times New Roman"/>
        </w:rPr>
      </w:pPr>
      <w:r>
        <w:rPr>
          <w:rFonts w:ascii="Times New Roman" w:hAnsi="Times New Roman" w:cs="Times New Roman"/>
        </w:rPr>
        <w:t xml:space="preserve">The goal of the final simulation is to push the current theoretical proposal </w:t>
      </w:r>
      <w:r w:rsidR="002F0C25">
        <w:rPr>
          <w:rFonts w:ascii="Times New Roman" w:hAnsi="Times New Roman" w:cs="Times New Roman"/>
        </w:rPr>
        <w:t xml:space="preserve">still </w:t>
      </w:r>
      <w:r>
        <w:rPr>
          <w:rFonts w:ascii="Times New Roman" w:hAnsi="Times New Roman" w:cs="Times New Roman"/>
        </w:rPr>
        <w:t xml:space="preserve">further </w:t>
      </w:r>
      <w:r w:rsidR="002F0C25">
        <w:rPr>
          <w:rFonts w:ascii="Times New Roman" w:hAnsi="Times New Roman" w:cs="Times New Roman"/>
        </w:rPr>
        <w:t>by evaluating</w:t>
      </w:r>
      <w:r>
        <w:rPr>
          <w:rFonts w:ascii="Times New Roman" w:hAnsi="Times New Roman" w:cs="Times New Roman"/>
        </w:rPr>
        <w:t xml:space="preserve"> whether it can explain another aspect of infant understanding</w:t>
      </w:r>
      <w:r w:rsidR="00524642">
        <w:rPr>
          <w:rFonts w:ascii="Times New Roman" w:hAnsi="Times New Roman" w:cs="Times New Roman"/>
        </w:rPr>
        <w:t>: By 6 months of age, infants understand that actions can differ in their efficiency such that one event is more efficient (or inefficient) than the other</w:t>
      </w:r>
      <w:r>
        <w:rPr>
          <w:rFonts w:ascii="Times New Roman" w:hAnsi="Times New Roman" w:cs="Times New Roman"/>
        </w:rPr>
        <w:t xml:space="preserve"> (e.g., Liu &amp; Spelke, 2017)</w:t>
      </w:r>
      <w:r w:rsidR="00524642">
        <w:rPr>
          <w:rFonts w:ascii="Times New Roman" w:hAnsi="Times New Roman" w:cs="Times New Roman"/>
        </w:rPr>
        <w:t>.</w:t>
      </w:r>
      <w:r>
        <w:rPr>
          <w:rFonts w:ascii="Times New Roman" w:hAnsi="Times New Roman" w:cs="Times New Roman"/>
        </w:rPr>
        <w:t xml:space="preserve"> This finding has been interpreted to mean that infants’ action understanding is governed by something like a naïve utility calculus.</w:t>
      </w:r>
      <w:r w:rsidR="00524642">
        <w:rPr>
          <w:rFonts w:ascii="Times New Roman" w:hAnsi="Times New Roman" w:cs="Times New Roman"/>
        </w:rPr>
        <w:t xml:space="preserve"> Simulation 4 tested whether the current model could capture this </w:t>
      </w:r>
      <w:r w:rsidR="00E73E92">
        <w:rPr>
          <w:rFonts w:ascii="Times New Roman" w:hAnsi="Times New Roman" w:cs="Times New Roman"/>
        </w:rPr>
        <w:t>finding</w:t>
      </w:r>
      <w:r w:rsidR="00524642">
        <w:rPr>
          <w:rFonts w:ascii="Times New Roman" w:hAnsi="Times New Roman" w:cs="Times New Roman"/>
        </w:rPr>
        <w:t xml:space="preserve">. </w:t>
      </w:r>
    </w:p>
    <w:p w14:paraId="3173AECD" w14:textId="77777777" w:rsidR="00524642" w:rsidRDefault="00524642" w:rsidP="00524642">
      <w:pPr>
        <w:spacing w:line="480" w:lineRule="auto"/>
        <w:contextualSpacing/>
        <w:rPr>
          <w:rFonts w:ascii="Times New Roman" w:hAnsi="Times New Roman" w:cs="Times New Roman"/>
        </w:rPr>
      </w:pPr>
    </w:p>
    <w:p w14:paraId="3E05B9A0" w14:textId="77777777" w:rsidR="00524642" w:rsidRPr="00A35226" w:rsidRDefault="00524642" w:rsidP="00524642">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Simulation 4</w:t>
      </w:r>
    </w:p>
    <w:p w14:paraId="7CAF1014" w14:textId="4077C061" w:rsidR="00524642" w:rsidRDefault="00524642" w:rsidP="0052464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This simulation was inspired by Liu and Spelke (2017) and tested whether networks could distinguish between two events that differed in their relative costliness. </w:t>
      </w:r>
      <w:r w:rsidR="00675616">
        <w:rPr>
          <w:rFonts w:ascii="Times New Roman" w:eastAsia="Times New Roman" w:hAnsi="Times New Roman" w:cs="Times New Roman"/>
        </w:rPr>
        <w:t>Liu and Spelke (2017) habituated 6-month-old infants</w:t>
      </w:r>
      <w:r>
        <w:rPr>
          <w:rFonts w:ascii="Times New Roman" w:hAnsi="Times New Roman" w:cs="Times New Roman"/>
        </w:rPr>
        <w:t xml:space="preserve"> to an event</w:t>
      </w:r>
      <w:r w:rsidRPr="00A616AE">
        <w:rPr>
          <w:rFonts w:ascii="Times New Roman" w:hAnsi="Times New Roman" w:cs="Times New Roman"/>
        </w:rPr>
        <w:t xml:space="preserve"> in which a circle character jumped over </w:t>
      </w:r>
      <w:r>
        <w:rPr>
          <w:rFonts w:ascii="Times New Roman" w:hAnsi="Times New Roman" w:cs="Times New Roman"/>
        </w:rPr>
        <w:t xml:space="preserve">a </w:t>
      </w:r>
      <w:r>
        <w:rPr>
          <w:rFonts w:ascii="Times New Roman" w:hAnsi="Times New Roman" w:cs="Times New Roman"/>
        </w:rPr>
        <w:lastRenderedPageBreak/>
        <w:t xml:space="preserve">barrier </w:t>
      </w:r>
      <w:r w:rsidRPr="00A616AE">
        <w:rPr>
          <w:rFonts w:ascii="Times New Roman" w:hAnsi="Times New Roman" w:cs="Times New Roman"/>
        </w:rPr>
        <w:t>to reach a triangle character on the other side</w:t>
      </w:r>
      <w:r>
        <w:rPr>
          <w:rFonts w:ascii="Times New Roman" w:hAnsi="Times New Roman" w:cs="Times New Roman"/>
        </w:rPr>
        <w:t xml:space="preserve">. </w:t>
      </w:r>
      <w:r w:rsidR="006B78F3">
        <w:rPr>
          <w:rFonts w:ascii="Times New Roman" w:hAnsi="Times New Roman" w:cs="Times New Roman"/>
        </w:rPr>
        <w:t>A separate group of infants in a control condition were habituated to the same event expect that the jumping action occurred besides rather than over the barrier. Both groups of i</w:t>
      </w:r>
      <w:r w:rsidRPr="004C0C81">
        <w:rPr>
          <w:rFonts w:ascii="Times New Roman" w:hAnsi="Times New Roman" w:cs="Times New Roman"/>
        </w:rPr>
        <w:t xml:space="preserve">nfants were then shown two test events. </w:t>
      </w:r>
      <w:r>
        <w:rPr>
          <w:rFonts w:ascii="Times New Roman" w:hAnsi="Times New Roman" w:cs="Times New Roman"/>
        </w:rPr>
        <w:t>Crucially, unlike the test events used in other studies that employed the Gergely paradigm, which did not include a barrier, this study did include one. However, the</w:t>
      </w:r>
      <w:r w:rsidRPr="004C0C81">
        <w:rPr>
          <w:rFonts w:ascii="Times New Roman" w:hAnsi="Times New Roman" w:cs="Times New Roman"/>
        </w:rPr>
        <w:t xml:space="preserve"> barrier was </w:t>
      </w:r>
      <w:r>
        <w:rPr>
          <w:rFonts w:ascii="Times New Roman" w:hAnsi="Times New Roman" w:cs="Times New Roman"/>
        </w:rPr>
        <w:t>much shorter than that</w:t>
      </w:r>
      <w:r w:rsidRPr="004C0C81">
        <w:rPr>
          <w:rFonts w:ascii="Times New Roman" w:hAnsi="Times New Roman" w:cs="Times New Roman"/>
        </w:rPr>
        <w:t xml:space="preserve"> shown during habituation.</w:t>
      </w:r>
      <w:r>
        <w:rPr>
          <w:rFonts w:ascii="Times New Roman" w:hAnsi="Times New Roman" w:cs="Times New Roman"/>
        </w:rPr>
        <w:t xml:space="preserve"> </w:t>
      </w:r>
      <w:r w:rsidRPr="004C0C81">
        <w:rPr>
          <w:rFonts w:ascii="Times New Roman" w:hAnsi="Times New Roman" w:cs="Times New Roman"/>
        </w:rPr>
        <w:t xml:space="preserve">In the </w:t>
      </w:r>
      <w:r w:rsidRPr="00A616AE">
        <w:rPr>
          <w:rFonts w:ascii="Times New Roman" w:hAnsi="Times New Roman" w:cs="Times New Roman"/>
          <w:i/>
          <w:iCs/>
        </w:rPr>
        <w:t>low, efficient jump</w:t>
      </w:r>
      <w:r w:rsidRPr="004C0C81">
        <w:rPr>
          <w:rFonts w:ascii="Times New Roman" w:hAnsi="Times New Roman" w:cs="Times New Roman"/>
        </w:rPr>
        <w:t xml:space="preserve"> test event, the agent jumped </w:t>
      </w:r>
      <w:r>
        <w:rPr>
          <w:rFonts w:ascii="Times New Roman" w:hAnsi="Times New Roman" w:cs="Times New Roman"/>
        </w:rPr>
        <w:t xml:space="preserve">just </w:t>
      </w:r>
      <w:r w:rsidRPr="004C0C81">
        <w:rPr>
          <w:rFonts w:ascii="Times New Roman" w:hAnsi="Times New Roman" w:cs="Times New Roman"/>
        </w:rPr>
        <w:t>high enough to clear</w:t>
      </w:r>
      <w:r>
        <w:rPr>
          <w:rFonts w:ascii="Times New Roman" w:hAnsi="Times New Roman" w:cs="Times New Roman"/>
        </w:rPr>
        <w:t xml:space="preserve"> this</w:t>
      </w:r>
      <w:r w:rsidRPr="004C0C81">
        <w:rPr>
          <w:rFonts w:ascii="Times New Roman" w:hAnsi="Times New Roman" w:cs="Times New Roman"/>
        </w:rPr>
        <w:t xml:space="preserve"> barrier. </w:t>
      </w:r>
      <w:r w:rsidRPr="00A616AE">
        <w:rPr>
          <w:rFonts w:ascii="Times New Roman" w:hAnsi="Times New Roman" w:cs="Times New Roman"/>
        </w:rPr>
        <w:t xml:space="preserve">In the </w:t>
      </w:r>
      <w:r w:rsidRPr="00A616AE">
        <w:rPr>
          <w:rFonts w:ascii="Times New Roman" w:hAnsi="Times New Roman" w:cs="Times New Roman"/>
          <w:i/>
          <w:iCs/>
        </w:rPr>
        <w:t>high, inefficient jump</w:t>
      </w:r>
      <w:r w:rsidRPr="00A616AE">
        <w:rPr>
          <w:rFonts w:ascii="Times New Roman" w:hAnsi="Times New Roman" w:cs="Times New Roman"/>
        </w:rPr>
        <w:t xml:space="preserve"> event, the agent jumped as high as it did to clear </w:t>
      </w:r>
      <w:r>
        <w:rPr>
          <w:rFonts w:ascii="Times New Roman" w:hAnsi="Times New Roman" w:cs="Times New Roman"/>
        </w:rPr>
        <w:t>the taller</w:t>
      </w:r>
      <w:r w:rsidRPr="00A616AE">
        <w:rPr>
          <w:rFonts w:ascii="Times New Roman" w:hAnsi="Times New Roman" w:cs="Times New Roman"/>
        </w:rPr>
        <w:t xml:space="preserve"> barrier during habituation</w:t>
      </w:r>
      <w:r w:rsidRPr="004C0C81">
        <w:rPr>
          <w:rFonts w:ascii="Times New Roman" w:hAnsi="Times New Roman" w:cs="Times New Roman"/>
        </w:rPr>
        <w:t xml:space="preserve">. </w:t>
      </w:r>
      <w:r>
        <w:rPr>
          <w:rFonts w:ascii="Times New Roman" w:hAnsi="Times New Roman" w:cs="Times New Roman"/>
        </w:rPr>
        <w:t xml:space="preserve">Liu and Spelke (2017) </w:t>
      </w:r>
      <w:r w:rsidR="00671070">
        <w:rPr>
          <w:rFonts w:ascii="Times New Roman" w:hAnsi="Times New Roman" w:cs="Times New Roman"/>
        </w:rPr>
        <w:t>predicted that infants should look longer at the second test event than at the first one</w:t>
      </w:r>
      <w:r w:rsidRPr="004C0C81">
        <w:rPr>
          <w:rFonts w:ascii="Times New Roman" w:hAnsi="Times New Roman" w:cs="Times New Roman"/>
        </w:rPr>
        <w:t xml:space="preserve"> if</w:t>
      </w:r>
      <w:r w:rsidR="00671070">
        <w:rPr>
          <w:rFonts w:ascii="Times New Roman" w:hAnsi="Times New Roman" w:cs="Times New Roman"/>
        </w:rPr>
        <w:t xml:space="preserve"> </w:t>
      </w:r>
      <w:r w:rsidR="00770984">
        <w:rPr>
          <w:rFonts w:ascii="Times New Roman" w:hAnsi="Times New Roman" w:cs="Times New Roman"/>
        </w:rPr>
        <w:t xml:space="preserve">(a) </w:t>
      </w:r>
      <w:r w:rsidR="00671070">
        <w:rPr>
          <w:rFonts w:ascii="Times New Roman" w:hAnsi="Times New Roman" w:cs="Times New Roman"/>
        </w:rPr>
        <w:t>they</w:t>
      </w:r>
      <w:r w:rsidRPr="004C0C81">
        <w:rPr>
          <w:rFonts w:ascii="Times New Roman" w:hAnsi="Times New Roman" w:cs="Times New Roman"/>
        </w:rPr>
        <w:t xml:space="preserve"> represent </w:t>
      </w:r>
      <w:r>
        <w:rPr>
          <w:rFonts w:ascii="Times New Roman" w:hAnsi="Times New Roman" w:cs="Times New Roman"/>
        </w:rPr>
        <w:t>efficiency (or cost) continuously</w:t>
      </w:r>
      <w:r w:rsidR="00671070">
        <w:rPr>
          <w:rFonts w:ascii="Times New Roman" w:hAnsi="Times New Roman" w:cs="Times New Roman"/>
        </w:rPr>
        <w:t xml:space="preserve">, </w:t>
      </w:r>
      <w:r w:rsidR="00770984">
        <w:rPr>
          <w:rFonts w:ascii="Times New Roman" w:hAnsi="Times New Roman" w:cs="Times New Roman"/>
        </w:rPr>
        <w:t xml:space="preserve">(b) </w:t>
      </w:r>
      <w:r w:rsidRPr="004C0C81">
        <w:rPr>
          <w:rFonts w:ascii="Times New Roman" w:hAnsi="Times New Roman" w:cs="Times New Roman"/>
        </w:rPr>
        <w:t xml:space="preserve">expect agents to engage in the </w:t>
      </w:r>
      <w:r>
        <w:rPr>
          <w:rFonts w:ascii="Times New Roman" w:hAnsi="Times New Roman" w:cs="Times New Roman"/>
        </w:rPr>
        <w:t>least inefficient and costly</w:t>
      </w:r>
      <w:r w:rsidRPr="004C0C81">
        <w:rPr>
          <w:rFonts w:ascii="Times New Roman" w:hAnsi="Times New Roman" w:cs="Times New Roman"/>
        </w:rPr>
        <w:t xml:space="preserve"> action when pursuing goals,</w:t>
      </w:r>
      <w:r w:rsidR="00671070">
        <w:rPr>
          <w:rFonts w:ascii="Times New Roman" w:hAnsi="Times New Roman" w:cs="Times New Roman"/>
        </w:rPr>
        <w:t xml:space="preserve"> and</w:t>
      </w:r>
      <w:r w:rsidR="00770984">
        <w:rPr>
          <w:rFonts w:ascii="Times New Roman" w:hAnsi="Times New Roman" w:cs="Times New Roman"/>
        </w:rPr>
        <w:t xml:space="preserve"> (c)</w:t>
      </w:r>
      <w:r w:rsidRPr="004C0C81">
        <w:rPr>
          <w:rFonts w:ascii="Times New Roman" w:hAnsi="Times New Roman" w:cs="Times New Roman"/>
        </w:rPr>
        <w:t xml:space="preserve"> </w:t>
      </w:r>
      <w:r w:rsidR="00671070">
        <w:rPr>
          <w:rFonts w:ascii="Times New Roman" w:hAnsi="Times New Roman" w:cs="Times New Roman"/>
        </w:rPr>
        <w:t>an</w:t>
      </w:r>
      <w:r w:rsidR="006B78F3">
        <w:rPr>
          <w:rFonts w:ascii="Times New Roman" w:hAnsi="Times New Roman" w:cs="Times New Roman"/>
        </w:rPr>
        <w:t xml:space="preserve"> agents’ earlier costly action is justified</w:t>
      </w:r>
      <w:r w:rsidR="00671070">
        <w:rPr>
          <w:rFonts w:ascii="Times New Roman" w:hAnsi="Times New Roman" w:cs="Times New Roman"/>
        </w:rPr>
        <w:t xml:space="preserve"> (such as in the experimental</w:t>
      </w:r>
      <w:r w:rsidR="00C44C5D">
        <w:rPr>
          <w:rFonts w:ascii="Times New Roman" w:hAnsi="Times New Roman" w:cs="Times New Roman"/>
        </w:rPr>
        <w:t xml:space="preserve"> condition</w:t>
      </w:r>
      <w:r w:rsidR="00671070">
        <w:rPr>
          <w:rFonts w:ascii="Times New Roman" w:hAnsi="Times New Roman" w:cs="Times New Roman"/>
        </w:rPr>
        <w:t xml:space="preserve"> but </w:t>
      </w:r>
      <w:r w:rsidR="00C44C5D">
        <w:rPr>
          <w:rFonts w:ascii="Times New Roman" w:hAnsi="Times New Roman" w:cs="Times New Roman"/>
        </w:rPr>
        <w:t>not in the control condition</w:t>
      </w:r>
      <w:r w:rsidR="00671070">
        <w:rPr>
          <w:rFonts w:ascii="Times New Roman" w:hAnsi="Times New Roman" w:cs="Times New Roman"/>
        </w:rPr>
        <w:t xml:space="preserve">). </w:t>
      </w:r>
      <w:r w:rsidR="006B78F3">
        <w:rPr>
          <w:rFonts w:ascii="Times New Roman" w:hAnsi="Times New Roman" w:cs="Times New Roman"/>
        </w:rPr>
        <w:t>This is what they found.</w:t>
      </w:r>
    </w:p>
    <w:p w14:paraId="6308D11D" w14:textId="45F33DEC" w:rsidR="00524642" w:rsidRDefault="00FC5BDD" w:rsidP="00524642">
      <w:pPr>
        <w:spacing w:line="480" w:lineRule="auto"/>
        <w:ind w:firstLine="720"/>
        <w:contextualSpacing/>
        <w:rPr>
          <w:rFonts w:ascii="Times New Roman" w:hAnsi="Times New Roman" w:cs="Times New Roman"/>
        </w:rPr>
      </w:pPr>
      <w:r>
        <w:rPr>
          <w:rFonts w:ascii="Times New Roman" w:eastAsia="Times New Roman" w:hAnsi="Times New Roman" w:cs="Times New Roman"/>
        </w:rPr>
        <w:t>Networks in this simulation</w:t>
      </w:r>
      <w:r w:rsidR="00524642">
        <w:rPr>
          <w:rFonts w:ascii="Times New Roman" w:eastAsia="Times New Roman" w:hAnsi="Times New Roman" w:cs="Times New Roman"/>
        </w:rPr>
        <w:t xml:space="preserve"> were habituated </w:t>
      </w:r>
      <w:r w:rsidR="00EE5434">
        <w:rPr>
          <w:rFonts w:ascii="Times New Roman" w:eastAsia="Times New Roman" w:hAnsi="Times New Roman" w:cs="Times New Roman"/>
        </w:rPr>
        <w:t xml:space="preserve">to </w:t>
      </w:r>
      <w:r w:rsidR="00524642">
        <w:rPr>
          <w:rFonts w:ascii="Times New Roman" w:eastAsia="Times New Roman" w:hAnsi="Times New Roman" w:cs="Times New Roman"/>
        </w:rPr>
        <w:t xml:space="preserve">an event in which one object with animate features jumped over a large barrier to reach another object with animate features. The large barrier was instantiated by turning on the Barrier Height </w:t>
      </w:r>
      <w:r w:rsidR="002B7209">
        <w:rPr>
          <w:rFonts w:ascii="Times New Roman" w:eastAsia="Times New Roman" w:hAnsi="Times New Roman" w:cs="Times New Roman"/>
        </w:rPr>
        <w:t>5</w:t>
      </w:r>
      <w:r w:rsidR="00524642">
        <w:rPr>
          <w:rFonts w:ascii="Times New Roman" w:eastAsia="Times New Roman" w:hAnsi="Times New Roman" w:cs="Times New Roman"/>
        </w:rPr>
        <w:t xml:space="preserve"> unit in the Barrier Height group</w:t>
      </w:r>
      <w:r w:rsidR="002B7209">
        <w:rPr>
          <w:rFonts w:ascii="Times New Roman" w:eastAsia="Times New Roman" w:hAnsi="Times New Roman" w:cs="Times New Roman"/>
        </w:rPr>
        <w:t xml:space="preserve"> and the Jump Height 5 unit in the Jump Height group</w:t>
      </w:r>
      <w:r w:rsidR="00524642">
        <w:rPr>
          <w:rFonts w:ascii="Times New Roman" w:eastAsia="Times New Roman" w:hAnsi="Times New Roman" w:cs="Times New Roman"/>
        </w:rPr>
        <w:t>. Networks were then tested with a</w:t>
      </w:r>
      <w:r w:rsidR="00524642">
        <w:rPr>
          <w:rFonts w:ascii="Times New Roman" w:hAnsi="Times New Roman" w:cs="Times New Roman"/>
        </w:rPr>
        <w:t xml:space="preserve"> High Jump test event and a Low Jump test event. The High Jump test event was identical to the habituation event (e.g., the jump height remained the same) except that it used a low barrier. This barrier was implemented by turning on the Barrier Height 2 unit in the Barrier Height group. Thus, the first object jumped much higher than needed to clear the now much shorter barrier. The </w:t>
      </w:r>
      <w:r w:rsidR="00212940">
        <w:rPr>
          <w:rFonts w:ascii="Times New Roman" w:hAnsi="Times New Roman" w:cs="Times New Roman"/>
        </w:rPr>
        <w:t>Low Jump</w:t>
      </w:r>
      <w:r w:rsidR="00524642">
        <w:rPr>
          <w:rFonts w:ascii="Times New Roman" w:hAnsi="Times New Roman" w:cs="Times New Roman"/>
        </w:rPr>
        <w:t xml:space="preserve"> test event was identical to the High Jump test event except that the height of the first object’s jump corresponded to the height of the now much shorter barrier (i.e., the Jump Height 2 unit was turned on). </w:t>
      </w:r>
    </w:p>
    <w:p w14:paraId="537E4C24" w14:textId="77777777" w:rsidR="00EE5434" w:rsidRDefault="00EE5434" w:rsidP="00EE5434">
      <w:pPr>
        <w:spacing w:line="480" w:lineRule="auto"/>
        <w:contextualSpacing/>
        <w:rPr>
          <w:rFonts w:ascii="Times New Roman" w:hAnsi="Times New Roman" w:cs="Times New Roman"/>
        </w:rPr>
      </w:pPr>
    </w:p>
    <w:p w14:paraId="29ED9125" w14:textId="09AB90B8" w:rsidR="00EE5434" w:rsidRPr="00EE5434" w:rsidRDefault="00EE5434" w:rsidP="00EE5434">
      <w:pPr>
        <w:spacing w:line="480" w:lineRule="auto"/>
        <w:contextualSpacing/>
        <w:rPr>
          <w:rFonts w:ascii="Times New Roman" w:eastAsia="Times New Roman" w:hAnsi="Times New Roman" w:cs="Times New Roman"/>
          <w:b/>
          <w:bCs/>
        </w:rPr>
      </w:pPr>
      <w:r>
        <w:rPr>
          <w:rFonts w:ascii="Times New Roman" w:hAnsi="Times New Roman" w:cs="Times New Roman"/>
          <w:b/>
          <w:bCs/>
        </w:rPr>
        <w:t>Results</w:t>
      </w:r>
    </w:p>
    <w:tbl>
      <w:tblPr>
        <w:tblStyle w:val="TableGrid"/>
        <w:tblW w:w="104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56"/>
      </w:tblGrid>
      <w:tr w:rsidR="009A7C76" w14:paraId="2A37136E" w14:textId="77777777" w:rsidTr="00B07690">
        <w:trPr>
          <w:trHeight w:val="7867"/>
        </w:trPr>
        <w:tc>
          <w:tcPr>
            <w:tcW w:w="10422" w:type="dxa"/>
          </w:tcPr>
          <w:p w14:paraId="79030561" w14:textId="40566F48" w:rsidR="00552237" w:rsidRDefault="001F1D9B" w:rsidP="00552237">
            <w:pPr>
              <w:keepNext/>
              <w:spacing w:line="480" w:lineRule="auto"/>
              <w:contextualSpacing/>
            </w:pPr>
            <w:r>
              <w:rPr>
                <w:noProof/>
              </w:rPr>
              <w:drawing>
                <wp:inline distT="0" distB="0" distL="0" distR="0" wp14:anchorId="4EF7F366" wp14:editId="0EBE60B1">
                  <wp:extent cx="6502895" cy="4494362"/>
                  <wp:effectExtent l="0" t="0" r="0" b="1905"/>
                  <wp:docPr id="598115584" name="Picture 2" descr="A graph of different sizes of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115584" name="Picture 2" descr="A graph of different sizes of bars&#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512369" cy="4500910"/>
                          </a:xfrm>
                          <a:prstGeom prst="rect">
                            <a:avLst/>
                          </a:prstGeom>
                        </pic:spPr>
                      </pic:pic>
                    </a:graphicData>
                  </a:graphic>
                </wp:inline>
              </w:drawing>
            </w:r>
          </w:p>
          <w:p w14:paraId="7E8AB462" w14:textId="2CBC4852" w:rsidR="009A7C76" w:rsidRDefault="00552237" w:rsidP="00552237">
            <w:pPr>
              <w:pStyle w:val="Caption"/>
              <w:rPr>
                <w:rFonts w:ascii="Times New Roman" w:hAnsi="Times New Roman" w:cs="Times New Roman"/>
              </w:rPr>
            </w:pPr>
            <w:r w:rsidRPr="00B07690">
              <w:rPr>
                <w:rFonts w:ascii="Times New Roman" w:hAnsi="Times New Roman" w:cs="Times New Roman"/>
                <w:i w:val="0"/>
                <w:iCs w:val="0"/>
                <w:color w:val="000000" w:themeColor="text1"/>
                <w:sz w:val="24"/>
                <w:szCs w:val="24"/>
              </w:rPr>
              <w:t xml:space="preserve">Figure </w:t>
            </w:r>
            <w:r w:rsidRPr="00B07690">
              <w:rPr>
                <w:rFonts w:ascii="Times New Roman" w:hAnsi="Times New Roman" w:cs="Times New Roman"/>
                <w:i w:val="0"/>
                <w:iCs w:val="0"/>
                <w:color w:val="000000" w:themeColor="text1"/>
                <w:sz w:val="24"/>
                <w:szCs w:val="24"/>
              </w:rPr>
              <w:fldChar w:fldCharType="begin"/>
            </w:r>
            <w:r w:rsidRPr="00B07690">
              <w:rPr>
                <w:rFonts w:ascii="Times New Roman" w:hAnsi="Times New Roman" w:cs="Times New Roman"/>
                <w:i w:val="0"/>
                <w:iCs w:val="0"/>
                <w:color w:val="000000" w:themeColor="text1"/>
                <w:sz w:val="24"/>
                <w:szCs w:val="24"/>
              </w:rPr>
              <w:instrText xml:space="preserve"> SEQ Figure \* ARABIC </w:instrText>
            </w:r>
            <w:r w:rsidRPr="00B07690">
              <w:rPr>
                <w:rFonts w:ascii="Times New Roman" w:hAnsi="Times New Roman" w:cs="Times New Roman"/>
                <w:i w:val="0"/>
                <w:iCs w:val="0"/>
                <w:color w:val="000000" w:themeColor="text1"/>
                <w:sz w:val="24"/>
                <w:szCs w:val="24"/>
              </w:rPr>
              <w:fldChar w:fldCharType="separate"/>
            </w:r>
            <w:r w:rsidR="00AD4C5C">
              <w:rPr>
                <w:rFonts w:ascii="Times New Roman" w:hAnsi="Times New Roman" w:cs="Times New Roman"/>
                <w:i w:val="0"/>
                <w:iCs w:val="0"/>
                <w:noProof/>
                <w:color w:val="000000" w:themeColor="text1"/>
                <w:sz w:val="24"/>
                <w:szCs w:val="24"/>
              </w:rPr>
              <w:t>11</w:t>
            </w:r>
            <w:r w:rsidRPr="00B07690">
              <w:rPr>
                <w:rFonts w:ascii="Times New Roman" w:hAnsi="Times New Roman" w:cs="Times New Roman"/>
                <w:i w:val="0"/>
                <w:iCs w:val="0"/>
                <w:color w:val="000000" w:themeColor="text1"/>
                <w:sz w:val="24"/>
                <w:szCs w:val="24"/>
              </w:rPr>
              <w:fldChar w:fldCharType="end"/>
            </w:r>
            <w:r w:rsidRPr="00B07690">
              <w:rPr>
                <w:rFonts w:ascii="Times New Roman" w:hAnsi="Times New Roman" w:cs="Times New Roman"/>
                <w:i w:val="0"/>
                <w:iCs w:val="0"/>
                <w:color w:val="000000" w:themeColor="text1"/>
                <w:sz w:val="24"/>
                <w:szCs w:val="24"/>
              </w:rPr>
              <w:t>.</w:t>
            </w:r>
            <w:r w:rsidRPr="00B07690">
              <w:rPr>
                <w:color w:val="000000" w:themeColor="text1"/>
              </w:rPr>
              <w:t xml:space="preserve"> </w:t>
            </w:r>
            <w:r w:rsidRPr="00F20CB1">
              <w:rPr>
                <w:rFonts w:ascii="Times New Roman" w:hAnsi="Times New Roman" w:cs="Times New Roman"/>
                <w:i w:val="0"/>
                <w:iCs w:val="0"/>
                <w:color w:val="000000" w:themeColor="text1"/>
                <w:sz w:val="24"/>
                <w:szCs w:val="24"/>
              </w:rPr>
              <w:t xml:space="preserve">Mean looking times to the </w:t>
            </w:r>
            <w:r>
              <w:rPr>
                <w:rFonts w:ascii="Times New Roman" w:hAnsi="Times New Roman" w:cs="Times New Roman"/>
                <w:i w:val="0"/>
                <w:iCs w:val="0"/>
                <w:color w:val="000000" w:themeColor="text1"/>
                <w:sz w:val="24"/>
                <w:szCs w:val="24"/>
              </w:rPr>
              <w:t>Efficient and Inefficient</w:t>
            </w:r>
            <w:r w:rsidRPr="00F20CB1">
              <w:rPr>
                <w:rFonts w:ascii="Times New Roman" w:hAnsi="Times New Roman" w:cs="Times New Roman"/>
                <w:i w:val="0"/>
                <w:iCs w:val="0"/>
                <w:color w:val="000000" w:themeColor="text1"/>
                <w:sz w:val="24"/>
                <w:szCs w:val="24"/>
              </w:rPr>
              <w:t xml:space="preserve"> test events across the training epochs</w:t>
            </w:r>
            <w:r w:rsidR="00762F90">
              <w:rPr>
                <w:rFonts w:ascii="Times New Roman" w:hAnsi="Times New Roman" w:cs="Times New Roman"/>
                <w:i w:val="0"/>
                <w:iCs w:val="0"/>
                <w:color w:val="000000" w:themeColor="text1"/>
                <w:sz w:val="24"/>
                <w:szCs w:val="24"/>
              </w:rPr>
              <w:t xml:space="preserve"> and conditions</w:t>
            </w:r>
            <w:r w:rsidRPr="00F20CB1">
              <w:rPr>
                <w:rFonts w:ascii="Times New Roman" w:hAnsi="Times New Roman" w:cs="Times New Roman"/>
                <w:i w:val="0"/>
                <w:iCs w:val="0"/>
                <w:color w:val="000000" w:themeColor="text1"/>
                <w:sz w:val="24"/>
                <w:szCs w:val="24"/>
              </w:rPr>
              <w:t>.</w:t>
            </w:r>
          </w:p>
        </w:tc>
      </w:tr>
    </w:tbl>
    <w:p w14:paraId="644B3D7E" w14:textId="77777777" w:rsidR="00524642" w:rsidRDefault="00524642" w:rsidP="009A7C76">
      <w:pPr>
        <w:spacing w:line="480" w:lineRule="auto"/>
        <w:contextualSpacing/>
        <w:rPr>
          <w:rFonts w:ascii="Times New Roman" w:hAnsi="Times New Roman" w:cs="Times New Roman"/>
        </w:rPr>
      </w:pPr>
    </w:p>
    <w:p w14:paraId="3583038F" w14:textId="6FA7D3AB" w:rsidR="00524642" w:rsidRDefault="00524642" w:rsidP="00524642">
      <w:pPr>
        <w:spacing w:line="480" w:lineRule="auto"/>
        <w:ind w:firstLine="720"/>
        <w:contextualSpacing/>
        <w:rPr>
          <w:rFonts w:ascii="Times New Roman" w:eastAsia="Times New Roman" w:hAnsi="Times New Roman" w:cs="Times New Roman"/>
        </w:rPr>
      </w:pPr>
      <w:r>
        <w:rPr>
          <w:rFonts w:ascii="Times New Roman" w:hAnsi="Times New Roman" w:cs="Times New Roman"/>
        </w:rPr>
        <w:t xml:space="preserve">Figure </w:t>
      </w:r>
      <w:r w:rsidR="00762F90">
        <w:rPr>
          <w:rFonts w:ascii="Times New Roman" w:hAnsi="Times New Roman" w:cs="Times New Roman"/>
        </w:rPr>
        <w:t>6</w:t>
      </w:r>
      <w:r>
        <w:rPr>
          <w:rFonts w:ascii="Times New Roman" w:hAnsi="Times New Roman" w:cs="Times New Roman"/>
        </w:rPr>
        <w:t xml:space="preserve"> depicts networks’ mean looking times to</w:t>
      </w:r>
      <w:r w:rsidR="00C10F72">
        <w:rPr>
          <w:rFonts w:ascii="Times New Roman" w:hAnsi="Times New Roman" w:cs="Times New Roman"/>
        </w:rPr>
        <w:t xml:space="preserve"> the</w:t>
      </w:r>
      <w:r>
        <w:rPr>
          <w:rFonts w:ascii="Times New Roman" w:hAnsi="Times New Roman" w:cs="Times New Roman"/>
        </w:rPr>
        <w:t xml:space="preserve"> </w:t>
      </w:r>
      <w:r w:rsidR="00762F90">
        <w:rPr>
          <w:rFonts w:ascii="Times New Roman" w:hAnsi="Times New Roman" w:cs="Times New Roman"/>
        </w:rPr>
        <w:t xml:space="preserve">Efficient and Inefficient test events across training epochs and conditions. As </w:t>
      </w:r>
      <w:r w:rsidR="00C10F72">
        <w:rPr>
          <w:rFonts w:ascii="Times New Roman" w:hAnsi="Times New Roman" w:cs="Times New Roman"/>
        </w:rPr>
        <w:t>shown in the figure</w:t>
      </w:r>
      <w:r w:rsidR="00762F90">
        <w:rPr>
          <w:rFonts w:ascii="Times New Roman" w:hAnsi="Times New Roman" w:cs="Times New Roman"/>
        </w:rPr>
        <w:t>, networks in the Experimental condition looked longer at the</w:t>
      </w:r>
      <w:r w:rsidR="00714977">
        <w:rPr>
          <w:rFonts w:ascii="Times New Roman" w:hAnsi="Times New Roman" w:cs="Times New Roman"/>
        </w:rPr>
        <w:t xml:space="preserve"> high, i</w:t>
      </w:r>
      <w:r w:rsidR="00762F90">
        <w:rPr>
          <w:rFonts w:ascii="Times New Roman" w:hAnsi="Times New Roman" w:cs="Times New Roman"/>
        </w:rPr>
        <w:t xml:space="preserve">nefficient test </w:t>
      </w:r>
      <w:r w:rsidR="00714977">
        <w:rPr>
          <w:rFonts w:ascii="Times New Roman" w:hAnsi="Times New Roman" w:cs="Times New Roman"/>
        </w:rPr>
        <w:t xml:space="preserve">event than at the low, efficient test event. In contrast, </w:t>
      </w:r>
      <w:r w:rsidR="007B1477">
        <w:rPr>
          <w:rFonts w:ascii="Times New Roman" w:hAnsi="Times New Roman" w:cs="Times New Roman"/>
        </w:rPr>
        <w:t>and as was</w:t>
      </w:r>
      <w:r w:rsidR="00C10F72">
        <w:rPr>
          <w:rFonts w:ascii="Times New Roman" w:hAnsi="Times New Roman" w:cs="Times New Roman"/>
        </w:rPr>
        <w:t xml:space="preserve"> also</w:t>
      </w:r>
      <w:r w:rsidR="007B1477">
        <w:rPr>
          <w:rFonts w:ascii="Times New Roman" w:hAnsi="Times New Roman" w:cs="Times New Roman"/>
        </w:rPr>
        <w:t xml:space="preserve"> true for the infants in the Control condition in Liu and Spelke (2017), networks showed </w:t>
      </w:r>
      <w:r w:rsidR="00C10F72">
        <w:rPr>
          <w:rFonts w:ascii="Times New Roman" w:hAnsi="Times New Roman" w:cs="Times New Roman"/>
        </w:rPr>
        <w:t>a much slighter but still consistent tendency</w:t>
      </w:r>
      <w:r w:rsidR="007B1477">
        <w:rPr>
          <w:rFonts w:ascii="Times New Roman" w:hAnsi="Times New Roman" w:cs="Times New Roman"/>
        </w:rPr>
        <w:t xml:space="preserve"> to look longer at the low, efficient test event than at the high, inefficient test event. </w:t>
      </w:r>
    </w:p>
    <w:p w14:paraId="7E2C574B" w14:textId="77777777" w:rsidR="00524642" w:rsidRDefault="00524642" w:rsidP="00524642">
      <w:pPr>
        <w:spacing w:line="480" w:lineRule="auto"/>
        <w:contextualSpacing/>
        <w:rPr>
          <w:rFonts w:ascii="Times New Roman" w:eastAsia="Times New Roman" w:hAnsi="Times New Roman" w:cs="Times New Roman"/>
          <w:b/>
          <w:bCs/>
        </w:rPr>
      </w:pPr>
    </w:p>
    <w:p w14:paraId="061DC9FE" w14:textId="77777777" w:rsidR="00524642" w:rsidRPr="00670905" w:rsidRDefault="00524642" w:rsidP="00524642">
      <w:pPr>
        <w:spacing w:line="480" w:lineRule="auto"/>
        <w:contextualSpacing/>
        <w:rPr>
          <w:rFonts w:ascii="Times New Roman" w:eastAsia="Times New Roman" w:hAnsi="Times New Roman" w:cs="Times New Roman"/>
          <w:b/>
          <w:bCs/>
        </w:rPr>
      </w:pPr>
      <w:r>
        <w:rPr>
          <w:rFonts w:ascii="Times New Roman" w:eastAsia="Times New Roman" w:hAnsi="Times New Roman" w:cs="Times New Roman"/>
          <w:b/>
          <w:bCs/>
        </w:rPr>
        <w:t>Discussion</w:t>
      </w:r>
    </w:p>
    <w:p w14:paraId="2DF471A2" w14:textId="548C69ED" w:rsidR="005D7B83" w:rsidRDefault="00524642" w:rsidP="00524642">
      <w:pPr>
        <w:spacing w:line="480" w:lineRule="auto"/>
        <w:contextualSpacing/>
        <w:rPr>
          <w:rFonts w:ascii="Times New Roman" w:hAnsi="Times New Roman" w:cs="Times New Roman"/>
        </w:rPr>
      </w:pPr>
      <w:r>
        <w:rPr>
          <w:rFonts w:ascii="Times New Roman" w:hAnsi="Times New Roman" w:cs="Times New Roman"/>
        </w:rPr>
        <w:tab/>
      </w:r>
      <w:r w:rsidR="008A5458">
        <w:rPr>
          <w:rFonts w:ascii="Times New Roman" w:hAnsi="Times New Roman" w:cs="Times New Roman"/>
        </w:rPr>
        <w:t>The main aim of Simulation 4 was to capture the finding that infants</w:t>
      </w:r>
      <w:r w:rsidR="00C37281">
        <w:rPr>
          <w:rFonts w:ascii="Times New Roman" w:hAnsi="Times New Roman" w:cs="Times New Roman"/>
        </w:rPr>
        <w:t xml:space="preserve"> look longer when agents engage in superfluously costly action than when those same agents engage in minimally costly action (e.g., Liu &amp; Spelke, 2017). </w:t>
      </w:r>
      <w:r w:rsidR="00144357">
        <w:rPr>
          <w:rFonts w:ascii="Times New Roman" w:hAnsi="Times New Roman" w:cs="Times New Roman"/>
        </w:rPr>
        <w:t>The results of this simulation showed that networks also</w:t>
      </w:r>
      <w:r>
        <w:rPr>
          <w:rFonts w:ascii="Times New Roman" w:hAnsi="Times New Roman" w:cs="Times New Roman"/>
        </w:rPr>
        <w:t xml:space="preserve"> looked longer at a more costly event than </w:t>
      </w:r>
      <w:r w:rsidR="00144357">
        <w:rPr>
          <w:rFonts w:ascii="Times New Roman" w:hAnsi="Times New Roman" w:cs="Times New Roman"/>
        </w:rPr>
        <w:t xml:space="preserve">they </w:t>
      </w:r>
      <w:r w:rsidR="00742E43">
        <w:rPr>
          <w:rFonts w:ascii="Times New Roman" w:hAnsi="Times New Roman" w:cs="Times New Roman"/>
        </w:rPr>
        <w:t>did at</w:t>
      </w:r>
      <w:r>
        <w:rPr>
          <w:rFonts w:ascii="Times New Roman" w:hAnsi="Times New Roman" w:cs="Times New Roman"/>
        </w:rPr>
        <w:t xml:space="preserve"> a less costly </w:t>
      </w:r>
      <w:r w:rsidR="00C10F72">
        <w:rPr>
          <w:rFonts w:ascii="Times New Roman" w:hAnsi="Times New Roman" w:cs="Times New Roman"/>
        </w:rPr>
        <w:t>one</w:t>
      </w:r>
      <w:r>
        <w:rPr>
          <w:rFonts w:ascii="Times New Roman" w:hAnsi="Times New Roman" w:cs="Times New Roman"/>
        </w:rPr>
        <w:t xml:space="preserve">. This finding is significant because neither the current associative learning account nor the model that instantiated it implements a notion of cost, </w:t>
      </w:r>
      <w:r w:rsidR="00B2442C">
        <w:rPr>
          <w:rFonts w:ascii="Times New Roman" w:hAnsi="Times New Roman" w:cs="Times New Roman"/>
        </w:rPr>
        <w:t xml:space="preserve">utility, efficiency, or action or domain-specific mechanisms such as </w:t>
      </w:r>
      <w:r>
        <w:rPr>
          <w:rFonts w:ascii="Times New Roman" w:hAnsi="Times New Roman" w:cs="Times New Roman"/>
        </w:rPr>
        <w:t xml:space="preserve">a NUC or a teleological stance. This suggests that such principles and domain-specific mechanisms are not necessary to account for infants’ looking behaviors. </w:t>
      </w:r>
      <w:r w:rsidR="00144357">
        <w:rPr>
          <w:rFonts w:ascii="Times New Roman" w:hAnsi="Times New Roman" w:cs="Times New Roman"/>
        </w:rPr>
        <w:t>Instead, these</w:t>
      </w:r>
      <w:r>
        <w:rPr>
          <w:rFonts w:ascii="Times New Roman" w:hAnsi="Times New Roman" w:cs="Times New Roman"/>
        </w:rPr>
        <w:t xml:space="preserve"> </w:t>
      </w:r>
      <w:r w:rsidR="00144357">
        <w:rPr>
          <w:rFonts w:ascii="Times New Roman" w:hAnsi="Times New Roman" w:cs="Times New Roman"/>
        </w:rPr>
        <w:t>results demonstrate that</w:t>
      </w:r>
      <w:r w:rsidR="00EC2DE1">
        <w:rPr>
          <w:rFonts w:ascii="Times New Roman" w:hAnsi="Times New Roman" w:cs="Times New Roman"/>
        </w:rPr>
        <w:t xml:space="preserve"> prior experience with different kinds of actions </w:t>
      </w:r>
      <w:r w:rsidR="00B02D04">
        <w:rPr>
          <w:rFonts w:ascii="Times New Roman" w:hAnsi="Times New Roman" w:cs="Times New Roman"/>
        </w:rPr>
        <w:t xml:space="preserve">and an associative learning mechanism that is sensitive to and detects the relation between and among the low-level, surface features in action events </w:t>
      </w:r>
      <w:r>
        <w:rPr>
          <w:rFonts w:ascii="Times New Roman" w:hAnsi="Times New Roman" w:cs="Times New Roman"/>
        </w:rPr>
        <w:t xml:space="preserve">may be sufficient to explain infants’ looking behaviors in studies </w:t>
      </w:r>
      <w:r w:rsidR="008D0170">
        <w:rPr>
          <w:rFonts w:ascii="Times New Roman" w:hAnsi="Times New Roman" w:cs="Times New Roman"/>
        </w:rPr>
        <w:t>like that by Liu and Spelke (2017)</w:t>
      </w:r>
      <w:r w:rsidR="00B2442C">
        <w:rPr>
          <w:rFonts w:ascii="Times New Roman" w:hAnsi="Times New Roman" w:cs="Times New Roman"/>
        </w:rPr>
        <w:t>, among the others discussed in this paper</w:t>
      </w:r>
      <w:r>
        <w:rPr>
          <w:rFonts w:ascii="Times New Roman" w:hAnsi="Times New Roman" w:cs="Times New Roman"/>
        </w:rPr>
        <w:t>.</w:t>
      </w:r>
      <w:r w:rsidR="00EC2DE1">
        <w:rPr>
          <w:rFonts w:ascii="Times New Roman" w:hAnsi="Times New Roman" w:cs="Times New Roman"/>
        </w:rPr>
        <w:t xml:space="preserve"> </w:t>
      </w:r>
    </w:p>
    <w:p w14:paraId="3FDABE8F" w14:textId="360FA846" w:rsidR="00524642" w:rsidRDefault="00524642" w:rsidP="005D7B83">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Although the current</w:t>
      </w:r>
      <w:r w:rsidR="00F25B4E">
        <w:rPr>
          <w:rFonts w:ascii="Times New Roman" w:eastAsia="Times New Roman" w:hAnsi="Times New Roman" w:cs="Times New Roman"/>
        </w:rPr>
        <w:t xml:space="preserve"> series of</w:t>
      </w:r>
      <w:r>
        <w:rPr>
          <w:rFonts w:ascii="Times New Roman" w:eastAsia="Times New Roman" w:hAnsi="Times New Roman" w:cs="Times New Roman"/>
        </w:rPr>
        <w:t xml:space="preserve"> simulations </w:t>
      </w:r>
      <w:r w:rsidR="002D5326">
        <w:rPr>
          <w:rFonts w:ascii="Times New Roman" w:eastAsia="Times New Roman" w:hAnsi="Times New Roman" w:cs="Times New Roman"/>
        </w:rPr>
        <w:t>make a strong case</w:t>
      </w:r>
      <w:r>
        <w:rPr>
          <w:rFonts w:ascii="Times New Roman" w:eastAsia="Times New Roman" w:hAnsi="Times New Roman" w:cs="Times New Roman"/>
        </w:rPr>
        <w:t xml:space="preserve"> </w:t>
      </w:r>
      <w:r w:rsidR="00446A20">
        <w:rPr>
          <w:rFonts w:ascii="Times New Roman" w:eastAsia="Times New Roman" w:hAnsi="Times New Roman" w:cs="Times New Roman"/>
        </w:rPr>
        <w:t>that an associative learning mechanism is sufficient to account for infants’ looking behaviors in studies that assess their action understanding</w:t>
      </w:r>
      <w:r>
        <w:rPr>
          <w:rFonts w:ascii="Times New Roman" w:eastAsia="Times New Roman" w:hAnsi="Times New Roman" w:cs="Times New Roman"/>
        </w:rPr>
        <w:t xml:space="preserve">, </w:t>
      </w:r>
      <w:r w:rsidR="002D5326">
        <w:rPr>
          <w:rFonts w:ascii="Times New Roman" w:eastAsia="Times New Roman" w:hAnsi="Times New Roman" w:cs="Times New Roman"/>
        </w:rPr>
        <w:t>they</w:t>
      </w:r>
      <w:r>
        <w:rPr>
          <w:rFonts w:ascii="Times New Roman" w:eastAsia="Times New Roman" w:hAnsi="Times New Roman" w:cs="Times New Roman"/>
        </w:rPr>
        <w:t xml:space="preserve"> do not</w:t>
      </w:r>
      <w:r w:rsidR="00A66DA7">
        <w:rPr>
          <w:rFonts w:ascii="Times New Roman" w:eastAsia="Times New Roman" w:hAnsi="Times New Roman" w:cs="Times New Roman"/>
        </w:rPr>
        <w:t xml:space="preserve">—and indeed cannot—demonstrate </w:t>
      </w:r>
      <w:r w:rsidR="00446A20">
        <w:rPr>
          <w:rFonts w:ascii="Times New Roman" w:eastAsia="Times New Roman" w:hAnsi="Times New Roman" w:cs="Times New Roman"/>
        </w:rPr>
        <w:t>t</w:t>
      </w:r>
      <w:r>
        <w:rPr>
          <w:rFonts w:ascii="Times New Roman" w:eastAsia="Times New Roman" w:hAnsi="Times New Roman" w:cs="Times New Roman"/>
        </w:rPr>
        <w:t xml:space="preserve">hat infants </w:t>
      </w:r>
      <w:r w:rsidR="00446A20">
        <w:rPr>
          <w:rFonts w:ascii="Times New Roman" w:eastAsia="Times New Roman" w:hAnsi="Times New Roman" w:cs="Times New Roman"/>
        </w:rPr>
        <w:t>lack specialized mechanisms for processing actions</w:t>
      </w:r>
      <w:r w:rsidR="0018749A">
        <w:rPr>
          <w:rFonts w:ascii="Times New Roman" w:eastAsia="Times New Roman" w:hAnsi="Times New Roman" w:cs="Times New Roman"/>
        </w:rPr>
        <w:t xml:space="preserve">. Similarly, the present simulations </w:t>
      </w:r>
      <w:r w:rsidR="003E09D2">
        <w:rPr>
          <w:rFonts w:ascii="Times New Roman" w:eastAsia="Times New Roman" w:hAnsi="Times New Roman" w:cs="Times New Roman"/>
        </w:rPr>
        <w:t>cannot speak to whether associative learning underpins infants’ processing of action sequences in the real world.</w:t>
      </w:r>
      <w:r w:rsidR="000651A7">
        <w:rPr>
          <w:rFonts w:ascii="Times New Roman" w:eastAsia="Times New Roman" w:hAnsi="Times New Roman" w:cs="Times New Roman"/>
        </w:rPr>
        <w:t xml:space="preserve"> Instead,</w:t>
      </w:r>
      <w:r w:rsidR="003E09D2">
        <w:rPr>
          <w:rFonts w:ascii="Times New Roman" w:eastAsia="Times New Roman" w:hAnsi="Times New Roman" w:cs="Times New Roman"/>
        </w:rPr>
        <w:t xml:space="preserve"> the present simulations </w:t>
      </w:r>
      <w:r w:rsidR="000651A7">
        <w:rPr>
          <w:rFonts w:ascii="Times New Roman" w:eastAsia="Times New Roman" w:hAnsi="Times New Roman" w:cs="Times New Roman"/>
        </w:rPr>
        <w:t xml:space="preserve">serve as a </w:t>
      </w:r>
      <w:r w:rsidR="0018749A">
        <w:rPr>
          <w:rFonts w:ascii="Times New Roman" w:eastAsia="Times New Roman" w:hAnsi="Times New Roman" w:cs="Times New Roman"/>
        </w:rPr>
        <w:t xml:space="preserve">proof of concept that associative learning alone </w:t>
      </w:r>
      <w:r w:rsidR="003E09D2">
        <w:rPr>
          <w:rFonts w:ascii="Times New Roman" w:eastAsia="Times New Roman" w:hAnsi="Times New Roman" w:cs="Times New Roman"/>
        </w:rPr>
        <w:t>is</w:t>
      </w:r>
      <w:r w:rsidR="0018749A">
        <w:rPr>
          <w:rFonts w:ascii="Times New Roman" w:eastAsia="Times New Roman" w:hAnsi="Times New Roman" w:cs="Times New Roman"/>
        </w:rPr>
        <w:t xml:space="preserve"> sufficient </w:t>
      </w:r>
      <w:r w:rsidR="003E09D2">
        <w:rPr>
          <w:rFonts w:ascii="Times New Roman" w:eastAsia="Times New Roman" w:hAnsi="Times New Roman" w:cs="Times New Roman"/>
        </w:rPr>
        <w:t>to explain</w:t>
      </w:r>
      <w:r w:rsidR="0018749A">
        <w:rPr>
          <w:rFonts w:ascii="Times New Roman" w:eastAsia="Times New Roman" w:hAnsi="Times New Roman" w:cs="Times New Roman"/>
        </w:rPr>
        <w:t xml:space="preserve"> infants’ looking behaviors </w:t>
      </w:r>
      <w:r w:rsidR="00A4169B">
        <w:rPr>
          <w:rFonts w:ascii="Times New Roman" w:eastAsia="Times New Roman" w:hAnsi="Times New Roman" w:cs="Times New Roman"/>
        </w:rPr>
        <w:t>in VoE studies that assess their action understanding</w:t>
      </w:r>
      <w:r w:rsidR="0018749A">
        <w:rPr>
          <w:rFonts w:ascii="Times New Roman" w:eastAsia="Times New Roman" w:hAnsi="Times New Roman" w:cs="Times New Roman"/>
        </w:rPr>
        <w:t xml:space="preserve">. </w:t>
      </w:r>
    </w:p>
    <w:p w14:paraId="28FC830F" w14:textId="5CE4AE2C" w:rsidR="00E90F00" w:rsidRPr="003764BE" w:rsidRDefault="00E90F00" w:rsidP="00524642">
      <w:pPr>
        <w:spacing w:line="480" w:lineRule="auto"/>
        <w:contextualSpacing/>
        <w:rPr>
          <w:rFonts w:ascii="Times New Roman" w:hAnsi="Times New Roman" w:cs="Times New Roman"/>
        </w:rPr>
      </w:pPr>
      <w:r>
        <w:rPr>
          <w:rFonts w:ascii="Times New Roman" w:eastAsia="Times New Roman" w:hAnsi="Times New Roman" w:cs="Times New Roman"/>
        </w:rPr>
        <w:tab/>
      </w:r>
      <w:r w:rsidR="005D7B83">
        <w:rPr>
          <w:rFonts w:ascii="Times New Roman" w:eastAsia="Times New Roman" w:hAnsi="Times New Roman" w:cs="Times New Roman"/>
        </w:rPr>
        <w:t>The simulations to this point show that associative learning can explain a number of findings in the literature on infant action understanding.</w:t>
      </w:r>
      <w:r w:rsidR="004F629A">
        <w:rPr>
          <w:rFonts w:ascii="Times New Roman" w:eastAsia="Times New Roman" w:hAnsi="Times New Roman" w:cs="Times New Roman"/>
        </w:rPr>
        <w:t xml:space="preserve"> </w:t>
      </w:r>
      <w:r w:rsidR="00D66F22">
        <w:rPr>
          <w:rFonts w:ascii="Times New Roman" w:eastAsia="Times New Roman" w:hAnsi="Times New Roman" w:cs="Times New Roman"/>
        </w:rPr>
        <w:t>But</w:t>
      </w:r>
      <w:r w:rsidR="004F629A">
        <w:rPr>
          <w:rFonts w:ascii="Times New Roman" w:eastAsia="Times New Roman" w:hAnsi="Times New Roman" w:cs="Times New Roman"/>
        </w:rPr>
        <w:t xml:space="preserve"> </w:t>
      </w:r>
      <w:r w:rsidR="004F629A">
        <w:rPr>
          <w:rFonts w:ascii="Times New Roman" w:eastAsia="Times New Roman" w:hAnsi="Times New Roman" w:cs="Times New Roman"/>
          <w:i/>
          <w:iCs/>
        </w:rPr>
        <w:t xml:space="preserve">that </w:t>
      </w:r>
      <w:r w:rsidR="004F629A">
        <w:rPr>
          <w:rFonts w:ascii="Times New Roman" w:eastAsia="Times New Roman" w:hAnsi="Times New Roman" w:cs="Times New Roman"/>
        </w:rPr>
        <w:t>associative learning</w:t>
      </w:r>
      <w:r w:rsidR="00A07C5F">
        <w:rPr>
          <w:rFonts w:ascii="Times New Roman" w:eastAsia="Times New Roman" w:hAnsi="Times New Roman" w:cs="Times New Roman"/>
        </w:rPr>
        <w:t>,</w:t>
      </w:r>
      <w:r w:rsidR="004F629A">
        <w:rPr>
          <w:rFonts w:ascii="Times New Roman" w:eastAsia="Times New Roman" w:hAnsi="Times New Roman" w:cs="Times New Roman"/>
        </w:rPr>
        <w:t xml:space="preserve"> combined </w:t>
      </w:r>
      <w:r w:rsidR="004F629A">
        <w:rPr>
          <w:rFonts w:ascii="Times New Roman" w:eastAsia="Times New Roman" w:hAnsi="Times New Roman" w:cs="Times New Roman"/>
        </w:rPr>
        <w:lastRenderedPageBreak/>
        <w:t>with real-world experience with curved and linear actions</w:t>
      </w:r>
      <w:r w:rsidR="00A07C5F">
        <w:rPr>
          <w:rFonts w:ascii="Times New Roman" w:eastAsia="Times New Roman" w:hAnsi="Times New Roman" w:cs="Times New Roman"/>
        </w:rPr>
        <w:t>, reproduces infants’ looking behaviors</w:t>
      </w:r>
      <w:r w:rsidR="004F629A">
        <w:rPr>
          <w:rFonts w:ascii="Times New Roman" w:eastAsia="Times New Roman" w:hAnsi="Times New Roman" w:cs="Times New Roman"/>
        </w:rPr>
        <w:t xml:space="preserve"> says little about the precise nature of that learning. </w:t>
      </w:r>
      <w:r w:rsidR="005D7B83">
        <w:rPr>
          <w:rFonts w:ascii="Times New Roman" w:eastAsia="Times New Roman" w:hAnsi="Times New Roman" w:cs="Times New Roman"/>
        </w:rPr>
        <w:t xml:space="preserve"> </w:t>
      </w:r>
      <w:r w:rsidR="004F629A">
        <w:rPr>
          <w:rFonts w:ascii="Times New Roman" w:eastAsia="Times New Roman" w:hAnsi="Times New Roman" w:cs="Times New Roman"/>
        </w:rPr>
        <w:t>Put plainly</w:t>
      </w:r>
      <w:r>
        <w:rPr>
          <w:rFonts w:ascii="Times New Roman" w:eastAsia="Times New Roman" w:hAnsi="Times New Roman" w:cs="Times New Roman"/>
        </w:rPr>
        <w:t xml:space="preserve">, it </w:t>
      </w:r>
      <w:r w:rsidR="004F629A">
        <w:rPr>
          <w:rFonts w:ascii="Times New Roman" w:eastAsia="Times New Roman" w:hAnsi="Times New Roman" w:cs="Times New Roman"/>
        </w:rPr>
        <w:t>is unresolved</w:t>
      </w:r>
      <w:r>
        <w:rPr>
          <w:rFonts w:ascii="Times New Roman" w:eastAsia="Times New Roman" w:hAnsi="Times New Roman" w:cs="Times New Roman"/>
        </w:rPr>
        <w:t xml:space="preserve"> how associative learning operated in the model to enable it to capture </w:t>
      </w:r>
      <w:r w:rsidR="001E5A5F">
        <w:rPr>
          <w:rFonts w:ascii="Times New Roman" w:eastAsia="Times New Roman" w:hAnsi="Times New Roman" w:cs="Times New Roman"/>
        </w:rPr>
        <w:t>infants’ looking behaviors in some Gergely-style studies</w:t>
      </w:r>
      <w:r>
        <w:rPr>
          <w:rFonts w:ascii="Times New Roman" w:eastAsia="Times New Roman" w:hAnsi="Times New Roman" w:cs="Times New Roman"/>
        </w:rPr>
        <w:t xml:space="preserve">. </w:t>
      </w:r>
    </w:p>
    <w:p w14:paraId="45CD5103" w14:textId="77777777" w:rsidR="00524642" w:rsidRDefault="00524642" w:rsidP="00524642">
      <w:pPr>
        <w:spacing w:line="480" w:lineRule="auto"/>
        <w:contextualSpacing/>
        <w:rPr>
          <w:rFonts w:ascii="Times New Roman" w:hAnsi="Times New Roman" w:cs="Times New Roman"/>
        </w:rPr>
      </w:pPr>
    </w:p>
    <w:p w14:paraId="70A9AA7E" w14:textId="77777777" w:rsidR="00524642" w:rsidRDefault="00524642" w:rsidP="00524642">
      <w:pPr>
        <w:spacing w:line="480" w:lineRule="auto"/>
        <w:contextualSpacing/>
        <w:rPr>
          <w:rFonts w:ascii="Times New Roman" w:hAnsi="Times New Roman" w:cs="Times New Roman"/>
          <w:b/>
          <w:bCs/>
        </w:rPr>
      </w:pPr>
      <w:r>
        <w:rPr>
          <w:rFonts w:ascii="Times New Roman" w:hAnsi="Times New Roman" w:cs="Times New Roman"/>
          <w:b/>
          <w:bCs/>
        </w:rPr>
        <w:t>Unpacking the mechanism by which the model</w:t>
      </w:r>
      <w:r w:rsidRPr="00696C04">
        <w:rPr>
          <w:rFonts w:ascii="Times New Roman" w:hAnsi="Times New Roman" w:cs="Times New Roman"/>
          <w:b/>
          <w:bCs/>
        </w:rPr>
        <w:t xml:space="preserve"> pr</w:t>
      </w:r>
      <w:r>
        <w:rPr>
          <w:rFonts w:ascii="Times New Roman" w:hAnsi="Times New Roman" w:cs="Times New Roman"/>
          <w:b/>
          <w:bCs/>
        </w:rPr>
        <w:t>oduced</w:t>
      </w:r>
      <w:r w:rsidRPr="00696C04">
        <w:rPr>
          <w:rFonts w:ascii="Times New Roman" w:hAnsi="Times New Roman" w:cs="Times New Roman"/>
          <w:b/>
          <w:bCs/>
        </w:rPr>
        <w:t xml:space="preserve"> a match to the behavioral data</w:t>
      </w:r>
    </w:p>
    <w:p w14:paraId="37FE8BC6" w14:textId="799EDF47" w:rsidR="00524642" w:rsidRDefault="00524642" w:rsidP="00524642">
      <w:pPr>
        <w:spacing w:line="480" w:lineRule="auto"/>
        <w:contextualSpacing/>
        <w:rPr>
          <w:rFonts w:ascii="Times New Roman" w:hAnsi="Times New Roman" w:cs="Times New Roman"/>
        </w:rPr>
      </w:pPr>
      <w:r>
        <w:rPr>
          <w:rFonts w:ascii="Times New Roman" w:hAnsi="Times New Roman" w:cs="Times New Roman"/>
          <w:b/>
          <w:bCs/>
        </w:rPr>
        <w:tab/>
      </w:r>
      <w:r w:rsidRPr="00053B11">
        <w:rPr>
          <w:rFonts w:ascii="Times New Roman" w:hAnsi="Times New Roman" w:cs="Times New Roman"/>
        </w:rPr>
        <w:t>The simulations</w:t>
      </w:r>
      <w:r w:rsidR="00F405B0">
        <w:rPr>
          <w:rFonts w:ascii="Times New Roman" w:hAnsi="Times New Roman" w:cs="Times New Roman"/>
        </w:rPr>
        <w:t xml:space="preserve"> </w:t>
      </w:r>
      <w:r w:rsidR="008418FE">
        <w:rPr>
          <w:rFonts w:ascii="Times New Roman" w:hAnsi="Times New Roman" w:cs="Times New Roman"/>
        </w:rPr>
        <w:t>thus far</w:t>
      </w:r>
      <w:r w:rsidR="00F405B0">
        <w:rPr>
          <w:rFonts w:ascii="Times New Roman" w:hAnsi="Times New Roman" w:cs="Times New Roman"/>
        </w:rPr>
        <w:t xml:space="preserve"> suggest that real-world experience with straight and curved motion</w:t>
      </w:r>
      <w:r w:rsidR="002C73D9">
        <w:rPr>
          <w:rFonts w:ascii="Times New Roman" w:hAnsi="Times New Roman" w:cs="Times New Roman"/>
        </w:rPr>
        <w:t>,</w:t>
      </w:r>
      <w:r w:rsidR="00F405B0">
        <w:rPr>
          <w:rFonts w:ascii="Times New Roman" w:hAnsi="Times New Roman" w:cs="Times New Roman"/>
        </w:rPr>
        <w:t xml:space="preserve"> combined with online</w:t>
      </w:r>
      <w:r w:rsidRPr="00053B11">
        <w:rPr>
          <w:rFonts w:ascii="Times New Roman" w:hAnsi="Times New Roman" w:cs="Times New Roman"/>
        </w:rPr>
        <w:t xml:space="preserve"> </w:t>
      </w:r>
      <w:r w:rsidR="00F405B0">
        <w:rPr>
          <w:rFonts w:ascii="Times New Roman" w:hAnsi="Times New Roman" w:cs="Times New Roman"/>
        </w:rPr>
        <w:t>associative learning</w:t>
      </w:r>
      <w:r w:rsidR="002C73D9">
        <w:rPr>
          <w:rFonts w:ascii="Times New Roman" w:hAnsi="Times New Roman" w:cs="Times New Roman"/>
        </w:rPr>
        <w:t>,</w:t>
      </w:r>
      <w:r w:rsidRPr="00053B11">
        <w:rPr>
          <w:rFonts w:ascii="Times New Roman" w:hAnsi="Times New Roman" w:cs="Times New Roman"/>
        </w:rPr>
        <w:t xml:space="preserve"> can explain infants’ looking behavior in </w:t>
      </w:r>
      <w:r w:rsidR="00F405B0">
        <w:rPr>
          <w:rFonts w:ascii="Times New Roman" w:hAnsi="Times New Roman" w:cs="Times New Roman"/>
        </w:rPr>
        <w:t xml:space="preserve">VoE </w:t>
      </w:r>
      <w:r w:rsidRPr="00053B11">
        <w:rPr>
          <w:rFonts w:ascii="Times New Roman" w:hAnsi="Times New Roman" w:cs="Times New Roman"/>
        </w:rPr>
        <w:t xml:space="preserve">studies </w:t>
      </w:r>
      <w:r w:rsidR="00803AC9">
        <w:rPr>
          <w:rFonts w:ascii="Times New Roman" w:hAnsi="Times New Roman" w:cs="Times New Roman"/>
        </w:rPr>
        <w:t>that use the</w:t>
      </w:r>
      <w:r w:rsidRPr="00053B11">
        <w:rPr>
          <w:rFonts w:ascii="Times New Roman" w:hAnsi="Times New Roman" w:cs="Times New Roman"/>
        </w:rPr>
        <w:t xml:space="preserve"> Gergely paradigm. </w:t>
      </w:r>
      <w:r w:rsidR="008418FE">
        <w:rPr>
          <w:rFonts w:ascii="Times New Roman" w:hAnsi="Times New Roman" w:cs="Times New Roman"/>
        </w:rPr>
        <w:t xml:space="preserve">However, </w:t>
      </w:r>
      <w:r w:rsidR="002C73D9" w:rsidRPr="002C73D9">
        <w:rPr>
          <w:rFonts w:ascii="Times New Roman" w:hAnsi="Times New Roman" w:cs="Times New Roman"/>
        </w:rPr>
        <w:t>the fact that</w:t>
      </w:r>
      <w:r w:rsidR="00636098">
        <w:rPr>
          <w:rFonts w:ascii="Times New Roman" w:hAnsi="Times New Roman" w:cs="Times New Roman"/>
        </w:rPr>
        <w:t xml:space="preserve"> associative learning mechanism </w:t>
      </w:r>
      <w:r w:rsidR="002C73D9">
        <w:rPr>
          <w:rFonts w:ascii="Times New Roman" w:hAnsi="Times New Roman" w:cs="Times New Roman"/>
        </w:rPr>
        <w:t>captured</w:t>
      </w:r>
      <w:r w:rsidR="00636098">
        <w:rPr>
          <w:rFonts w:ascii="Times New Roman" w:hAnsi="Times New Roman" w:cs="Times New Roman"/>
        </w:rPr>
        <w:t xml:space="preserve"> the current set of findings </w:t>
      </w:r>
      <w:r w:rsidR="00D66F22">
        <w:rPr>
          <w:rFonts w:ascii="Times New Roman" w:hAnsi="Times New Roman" w:cs="Times New Roman"/>
        </w:rPr>
        <w:t>is silent about</w:t>
      </w:r>
      <w:r w:rsidR="002C73D9">
        <w:rPr>
          <w:rFonts w:ascii="Times New Roman" w:hAnsi="Times New Roman" w:cs="Times New Roman"/>
        </w:rPr>
        <w:t xml:space="preserve"> how this process enabled the model to do so</w:t>
      </w:r>
      <w:r w:rsidR="006A5B68">
        <w:rPr>
          <w:rFonts w:ascii="Times New Roman" w:hAnsi="Times New Roman" w:cs="Times New Roman"/>
        </w:rPr>
        <w:t>.</w:t>
      </w:r>
      <w:r w:rsidR="00C4444B">
        <w:rPr>
          <w:rFonts w:ascii="Times New Roman" w:hAnsi="Times New Roman" w:cs="Times New Roman"/>
        </w:rPr>
        <w:t xml:space="preserve"> </w:t>
      </w:r>
      <w:r w:rsidR="00D66F22">
        <w:rPr>
          <w:rFonts w:ascii="Times New Roman" w:hAnsi="Times New Roman" w:cs="Times New Roman"/>
        </w:rPr>
        <w:t>Yet, e</w:t>
      </w:r>
      <w:r w:rsidR="00F72C4A">
        <w:rPr>
          <w:rFonts w:ascii="Times New Roman" w:hAnsi="Times New Roman" w:cs="Times New Roman"/>
        </w:rPr>
        <w:t>lucidating how the model captured infants’ looking behaviors is important because</w:t>
      </w:r>
      <w:r w:rsidR="007109FF">
        <w:rPr>
          <w:rFonts w:ascii="Times New Roman" w:hAnsi="Times New Roman" w:cs="Times New Roman"/>
        </w:rPr>
        <w:t xml:space="preserve"> it can provide meaningful</w:t>
      </w:r>
      <w:r w:rsidR="003F7FD9">
        <w:rPr>
          <w:rFonts w:ascii="Times New Roman" w:hAnsi="Times New Roman" w:cs="Times New Roman"/>
        </w:rPr>
        <w:t xml:space="preserve"> insight into how</w:t>
      </w:r>
      <w:r w:rsidR="00C4444B">
        <w:rPr>
          <w:rFonts w:ascii="Times New Roman" w:hAnsi="Times New Roman" w:cs="Times New Roman"/>
        </w:rPr>
        <w:t xml:space="preserve"> associative learning might operate in infants’ minds</w:t>
      </w:r>
      <w:r w:rsidR="00A168A9">
        <w:rPr>
          <w:rFonts w:ascii="Times New Roman" w:hAnsi="Times New Roman" w:cs="Times New Roman"/>
        </w:rPr>
        <w:t xml:space="preserve"> to support action processing</w:t>
      </w:r>
      <w:r w:rsidR="00C4444B">
        <w:rPr>
          <w:rFonts w:ascii="Times New Roman" w:hAnsi="Times New Roman" w:cs="Times New Roman"/>
        </w:rPr>
        <w:t>.</w:t>
      </w:r>
      <w:r w:rsidR="00111B8C">
        <w:rPr>
          <w:rFonts w:ascii="Times New Roman" w:hAnsi="Times New Roman" w:cs="Times New Roman"/>
        </w:rPr>
        <w:t xml:space="preserve"> </w:t>
      </w:r>
      <w:r w:rsidR="00C4444B">
        <w:rPr>
          <w:rFonts w:ascii="Times New Roman" w:hAnsi="Times New Roman" w:cs="Times New Roman"/>
        </w:rPr>
        <w:t xml:space="preserve"> </w:t>
      </w:r>
      <w:r>
        <w:rPr>
          <w:rFonts w:ascii="Times New Roman" w:hAnsi="Times New Roman" w:cs="Times New Roman"/>
        </w:rPr>
        <w:t xml:space="preserve">One way to </w:t>
      </w:r>
      <w:r w:rsidR="00111B8C">
        <w:rPr>
          <w:rFonts w:ascii="Times New Roman" w:hAnsi="Times New Roman" w:cs="Times New Roman"/>
        </w:rPr>
        <w:t xml:space="preserve">get insight into how the current model was able to reproduce infants’ looking </w:t>
      </w:r>
      <w:r w:rsidR="00751CE3">
        <w:rPr>
          <w:rFonts w:ascii="Times New Roman" w:hAnsi="Times New Roman" w:cs="Times New Roman"/>
        </w:rPr>
        <w:t>responses</w:t>
      </w:r>
      <w:r w:rsidR="00055CAF">
        <w:rPr>
          <w:rFonts w:ascii="Times New Roman" w:hAnsi="Times New Roman" w:cs="Times New Roman"/>
        </w:rPr>
        <w:t xml:space="preserve"> through associative learning</w:t>
      </w:r>
      <w:r w:rsidR="00751CE3">
        <w:rPr>
          <w:rFonts w:ascii="Times New Roman" w:hAnsi="Times New Roman" w:cs="Times New Roman"/>
        </w:rPr>
        <w:t xml:space="preserve"> is</w:t>
      </w:r>
      <w:r>
        <w:rPr>
          <w:rFonts w:ascii="Times New Roman" w:hAnsi="Times New Roman" w:cs="Times New Roman"/>
        </w:rPr>
        <w:t xml:space="preserve"> to consider how </w:t>
      </w:r>
      <w:r w:rsidR="002267AD">
        <w:rPr>
          <w:rFonts w:ascii="Times New Roman" w:hAnsi="Times New Roman" w:cs="Times New Roman"/>
        </w:rPr>
        <w:t>it</w:t>
      </w:r>
      <w:r>
        <w:rPr>
          <w:rFonts w:ascii="Times New Roman" w:hAnsi="Times New Roman" w:cs="Times New Roman"/>
        </w:rPr>
        <w:t xml:space="preserve"> </w:t>
      </w:r>
      <w:r w:rsidR="00C4444B">
        <w:rPr>
          <w:rFonts w:ascii="Times New Roman" w:hAnsi="Times New Roman" w:cs="Times New Roman"/>
        </w:rPr>
        <w:t>processed and linked the</w:t>
      </w:r>
      <w:r w:rsidR="0008747D">
        <w:rPr>
          <w:rFonts w:ascii="Times New Roman" w:hAnsi="Times New Roman" w:cs="Times New Roman"/>
        </w:rPr>
        <w:t xml:space="preserve"> various surface features </w:t>
      </w:r>
      <w:r w:rsidR="00C4444B">
        <w:rPr>
          <w:rFonts w:ascii="Times New Roman" w:hAnsi="Times New Roman" w:cs="Times New Roman"/>
        </w:rPr>
        <w:t>across the different phases of the simulation</w:t>
      </w:r>
      <w:r w:rsidR="0008747D">
        <w:rPr>
          <w:rFonts w:ascii="Times New Roman" w:hAnsi="Times New Roman" w:cs="Times New Roman"/>
        </w:rPr>
        <w:t xml:space="preserve">. </w:t>
      </w:r>
      <w:r>
        <w:rPr>
          <w:rFonts w:ascii="Times New Roman" w:hAnsi="Times New Roman" w:cs="Times New Roman"/>
        </w:rPr>
        <w:t xml:space="preserve"> </w:t>
      </w:r>
      <w:r w:rsidR="00726B6A">
        <w:rPr>
          <w:rFonts w:ascii="Times New Roman" w:hAnsi="Times New Roman" w:cs="Times New Roman"/>
        </w:rPr>
        <w:t xml:space="preserve">Given </w:t>
      </w:r>
      <w:r w:rsidR="00C72C3C">
        <w:rPr>
          <w:rFonts w:ascii="Times New Roman" w:hAnsi="Times New Roman" w:cs="Times New Roman"/>
        </w:rPr>
        <w:t>that the study</w:t>
      </w:r>
      <w:r w:rsidR="00726B6A">
        <w:rPr>
          <w:rFonts w:ascii="Times New Roman" w:hAnsi="Times New Roman" w:cs="Times New Roman"/>
        </w:rPr>
        <w:t xml:space="preserve"> by Gergely et al. (1995) </w:t>
      </w:r>
      <w:r w:rsidR="00C72C3C">
        <w:rPr>
          <w:rFonts w:ascii="Times New Roman" w:hAnsi="Times New Roman" w:cs="Times New Roman"/>
        </w:rPr>
        <w:t>laid the foundation for this line of research</w:t>
      </w:r>
      <w:r w:rsidR="00726B6A">
        <w:rPr>
          <w:rFonts w:ascii="Times New Roman" w:hAnsi="Times New Roman" w:cs="Times New Roman"/>
        </w:rPr>
        <w:t xml:space="preserve">, </w:t>
      </w:r>
      <w:r w:rsidR="00C72C3C">
        <w:rPr>
          <w:rFonts w:ascii="Times New Roman" w:hAnsi="Times New Roman" w:cs="Times New Roman"/>
        </w:rPr>
        <w:t>I provide a detailed account of how the model</w:t>
      </w:r>
      <w:r w:rsidR="00CA1909">
        <w:rPr>
          <w:rFonts w:ascii="Times New Roman" w:hAnsi="Times New Roman" w:cs="Times New Roman"/>
        </w:rPr>
        <w:t xml:space="preserve"> </w:t>
      </w:r>
      <w:r w:rsidR="00C72C3C">
        <w:rPr>
          <w:rFonts w:ascii="Times New Roman" w:hAnsi="Times New Roman" w:cs="Times New Roman"/>
        </w:rPr>
        <w:t>reproduced infants’ looking behavior in that study</w:t>
      </w:r>
      <w:r w:rsidR="00726B6A">
        <w:rPr>
          <w:rFonts w:ascii="Times New Roman" w:hAnsi="Times New Roman" w:cs="Times New Roman"/>
        </w:rPr>
        <w:t xml:space="preserve">. </w:t>
      </w:r>
      <w:r w:rsidR="00963ACE">
        <w:rPr>
          <w:rFonts w:ascii="Times New Roman" w:hAnsi="Times New Roman" w:cs="Times New Roman"/>
        </w:rPr>
        <w:t>I conclude this section by</w:t>
      </w:r>
      <w:r w:rsidR="00FA18D9">
        <w:rPr>
          <w:rFonts w:ascii="Times New Roman" w:hAnsi="Times New Roman" w:cs="Times New Roman"/>
        </w:rPr>
        <w:t xml:space="preserve"> briefly</w:t>
      </w:r>
      <w:r w:rsidR="00963ACE">
        <w:rPr>
          <w:rFonts w:ascii="Times New Roman" w:hAnsi="Times New Roman" w:cs="Times New Roman"/>
        </w:rPr>
        <w:t xml:space="preserve"> discussing how </w:t>
      </w:r>
      <w:r w:rsidR="00CA1909">
        <w:rPr>
          <w:rFonts w:ascii="Times New Roman" w:hAnsi="Times New Roman" w:cs="Times New Roman"/>
        </w:rPr>
        <w:t>those principles</w:t>
      </w:r>
      <w:r w:rsidR="00963ACE">
        <w:rPr>
          <w:rFonts w:ascii="Times New Roman" w:hAnsi="Times New Roman" w:cs="Times New Roman"/>
        </w:rPr>
        <w:t xml:space="preserve"> </w:t>
      </w:r>
      <w:r w:rsidR="00A07C5F">
        <w:rPr>
          <w:rFonts w:ascii="Times New Roman" w:hAnsi="Times New Roman" w:cs="Times New Roman"/>
        </w:rPr>
        <w:t xml:space="preserve">extend to </w:t>
      </w:r>
      <w:r w:rsidR="00751CE3">
        <w:rPr>
          <w:rFonts w:ascii="Times New Roman" w:hAnsi="Times New Roman" w:cs="Times New Roman"/>
        </w:rPr>
        <w:t xml:space="preserve">capture </w:t>
      </w:r>
      <w:r w:rsidR="00CA1909">
        <w:rPr>
          <w:rFonts w:ascii="Times New Roman" w:hAnsi="Times New Roman" w:cs="Times New Roman"/>
        </w:rPr>
        <w:t>the remaining findings.</w:t>
      </w:r>
    </w:p>
    <w:p w14:paraId="177F25EF" w14:textId="7025E54E" w:rsidR="00784BEC"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Processing in the model begins during the pretraining phase. </w:t>
      </w:r>
      <w:r w:rsidR="00155A19">
        <w:rPr>
          <w:rFonts w:ascii="Times New Roman" w:hAnsi="Times New Roman" w:cs="Times New Roman"/>
        </w:rPr>
        <w:t>At the beginning of this phase, the</w:t>
      </w:r>
      <w:r>
        <w:rPr>
          <w:rFonts w:ascii="Times New Roman" w:hAnsi="Times New Roman" w:cs="Times New Roman"/>
        </w:rPr>
        <w:t xml:space="preserve"> network is presented with an action event</w:t>
      </w:r>
      <w:r w:rsidR="00512C62">
        <w:rPr>
          <w:rFonts w:ascii="Times New Roman" w:hAnsi="Times New Roman" w:cs="Times New Roman"/>
        </w:rPr>
        <w:t>. This event is</w:t>
      </w:r>
      <w:r>
        <w:rPr>
          <w:rFonts w:ascii="Times New Roman" w:hAnsi="Times New Roman" w:cs="Times New Roman"/>
        </w:rPr>
        <w:t xml:space="preserve"> encoded as a pattern of activation across different input groups (e.g., Object Left and Right, Barrier Location, Barrier Position, etc.). These events correspond to situations in which one object or animate entity moves along either a straight or curved path to reach a second object or animate entity. This </w:t>
      </w:r>
      <w:r>
        <w:rPr>
          <w:rFonts w:ascii="Times New Roman" w:hAnsi="Times New Roman" w:cs="Times New Roman"/>
        </w:rPr>
        <w:lastRenderedPageBreak/>
        <w:t xml:space="preserve">pattern of activation is then propagated to the hidden layer via the weights that connect each of the input groups to the hidden layer. At the beginning of training, this pattern of </w:t>
      </w:r>
      <w:r w:rsidR="00CA1909">
        <w:rPr>
          <w:rFonts w:ascii="Times New Roman" w:hAnsi="Times New Roman" w:cs="Times New Roman"/>
        </w:rPr>
        <w:t>activity does</w:t>
      </w:r>
      <w:r w:rsidR="000F566F">
        <w:rPr>
          <w:rFonts w:ascii="Times New Roman" w:hAnsi="Times New Roman" w:cs="Times New Roman"/>
        </w:rPr>
        <w:t xml:space="preserve"> not capture or reflect anything meaningful about the input to the model</w:t>
      </w:r>
      <w:r>
        <w:rPr>
          <w:rFonts w:ascii="Times New Roman" w:hAnsi="Times New Roman" w:cs="Times New Roman"/>
        </w:rPr>
        <w:t xml:space="preserve">. This is because the weights themselves are small, random values. </w:t>
      </w:r>
      <w:r w:rsidR="004B0766">
        <w:rPr>
          <w:rFonts w:ascii="Times New Roman" w:hAnsi="Times New Roman" w:cs="Times New Roman"/>
        </w:rPr>
        <w:t>Despite the fact that this hidden activity has not encoded anything meaningful in the input, it is</w:t>
      </w:r>
      <w:r>
        <w:rPr>
          <w:rFonts w:ascii="Times New Roman" w:hAnsi="Times New Roman" w:cs="Times New Roman"/>
        </w:rPr>
        <w:t xml:space="preserve"> then propagated to, and elicits a pattern of activity over, the output groups in the output layer. This observed pattern of activation is then compared to the desired or target pattern of activation. Any discrepancy between the two patterns is treated as error, and the network uses this error to adjust the weights throughout the network. </w:t>
      </w:r>
    </w:p>
    <w:p w14:paraId="7FCE0215" w14:textId="4368B212" w:rsidR="003168A7" w:rsidRDefault="00524642" w:rsidP="00784BEC">
      <w:pPr>
        <w:spacing w:line="480" w:lineRule="auto"/>
        <w:ind w:firstLine="720"/>
        <w:contextualSpacing/>
        <w:rPr>
          <w:rFonts w:ascii="Times New Roman" w:hAnsi="Times New Roman" w:cs="Times New Roman"/>
        </w:rPr>
      </w:pPr>
      <w:r>
        <w:rPr>
          <w:rFonts w:ascii="Times New Roman" w:hAnsi="Times New Roman" w:cs="Times New Roman"/>
        </w:rPr>
        <w:t xml:space="preserve">Crucially, the pattern of error that the linear motion events produce over the output groups is different than that produced by the curved motion events. </w:t>
      </w:r>
      <w:r w:rsidR="00CF453E">
        <w:rPr>
          <w:rFonts w:ascii="Times New Roman" w:hAnsi="Times New Roman" w:cs="Times New Roman"/>
        </w:rPr>
        <w:t>One consequence of this is that the</w:t>
      </w:r>
      <w:r>
        <w:rPr>
          <w:rFonts w:ascii="Times New Roman" w:hAnsi="Times New Roman" w:cs="Times New Roman"/>
        </w:rPr>
        <w:t xml:space="preserve"> weight changes will be different for the two action events</w:t>
      </w:r>
      <w:r w:rsidR="00CF453E">
        <w:rPr>
          <w:rFonts w:ascii="Times New Roman" w:hAnsi="Times New Roman" w:cs="Times New Roman"/>
        </w:rPr>
        <w:t>; that is, the distinct error signals will cause the network weights to move in different directions</w:t>
      </w:r>
      <w:r w:rsidR="00A47BB0">
        <w:rPr>
          <w:rFonts w:ascii="Times New Roman" w:hAnsi="Times New Roman" w:cs="Times New Roman"/>
        </w:rPr>
        <w:t xml:space="preserve"> for both events</w:t>
      </w:r>
      <w:r>
        <w:rPr>
          <w:rFonts w:ascii="Times New Roman" w:hAnsi="Times New Roman" w:cs="Times New Roman"/>
        </w:rPr>
        <w:t>.</w:t>
      </w:r>
      <w:r w:rsidR="00CF453E">
        <w:rPr>
          <w:rFonts w:ascii="Times New Roman" w:hAnsi="Times New Roman" w:cs="Times New Roman"/>
        </w:rPr>
        <w:t xml:space="preserve"> Over</w:t>
      </w:r>
      <w:r w:rsidR="005C3341">
        <w:rPr>
          <w:rFonts w:ascii="Times New Roman" w:hAnsi="Times New Roman" w:cs="Times New Roman"/>
        </w:rPr>
        <w:t xml:space="preserve"> </w:t>
      </w:r>
      <w:r w:rsidR="00CF453E">
        <w:rPr>
          <w:rFonts w:ascii="Times New Roman" w:hAnsi="Times New Roman" w:cs="Times New Roman"/>
        </w:rPr>
        <w:t>time, these distinct weight changes lead to distinct</w:t>
      </w:r>
      <w:r w:rsidR="004B0766">
        <w:rPr>
          <w:rFonts w:ascii="Times New Roman" w:hAnsi="Times New Roman" w:cs="Times New Roman"/>
        </w:rPr>
        <w:t xml:space="preserve"> and now meaningful</w:t>
      </w:r>
      <w:r w:rsidR="00CF453E">
        <w:rPr>
          <w:rFonts w:ascii="Times New Roman" w:hAnsi="Times New Roman" w:cs="Times New Roman"/>
        </w:rPr>
        <w:t xml:space="preserve"> hidden representations for both types of motion. </w:t>
      </w:r>
      <w:r w:rsidR="00B05B2B">
        <w:rPr>
          <w:rFonts w:ascii="Times New Roman" w:hAnsi="Times New Roman" w:cs="Times New Roman"/>
        </w:rPr>
        <w:t xml:space="preserve"> </w:t>
      </w:r>
      <w:r w:rsidR="00784BEC">
        <w:rPr>
          <w:rFonts w:ascii="Times New Roman" w:hAnsi="Times New Roman" w:cs="Times New Roman"/>
        </w:rPr>
        <w:t xml:space="preserve">Specifically, </w:t>
      </w:r>
      <w:r>
        <w:rPr>
          <w:rFonts w:ascii="Times New Roman" w:hAnsi="Times New Roman" w:cs="Times New Roman"/>
        </w:rPr>
        <w:t>the network will develop a representation at the hidden layer that</w:t>
      </w:r>
      <w:r w:rsidR="00CF453E">
        <w:rPr>
          <w:rFonts w:ascii="Times New Roman" w:hAnsi="Times New Roman" w:cs="Times New Roman"/>
        </w:rPr>
        <w:t xml:space="preserve"> not only encode</w:t>
      </w:r>
      <w:r w:rsidR="005E1A3E">
        <w:rPr>
          <w:rFonts w:ascii="Times New Roman" w:hAnsi="Times New Roman" w:cs="Times New Roman"/>
        </w:rPr>
        <w:t>s</w:t>
      </w:r>
      <w:r w:rsidR="00CF453E">
        <w:rPr>
          <w:rFonts w:ascii="Times New Roman" w:hAnsi="Times New Roman" w:cs="Times New Roman"/>
        </w:rPr>
        <w:t xml:space="preserve"> information about motion but that</w:t>
      </w:r>
      <w:r>
        <w:rPr>
          <w:rFonts w:ascii="Times New Roman" w:hAnsi="Times New Roman" w:cs="Times New Roman"/>
        </w:rPr>
        <w:t xml:space="preserve"> reflects learned </w:t>
      </w:r>
      <w:r w:rsidR="00CF453E">
        <w:rPr>
          <w:rFonts w:ascii="Times New Roman" w:hAnsi="Times New Roman" w:cs="Times New Roman"/>
        </w:rPr>
        <w:t xml:space="preserve">indirect </w:t>
      </w:r>
      <w:r>
        <w:rPr>
          <w:rFonts w:ascii="Times New Roman" w:hAnsi="Times New Roman" w:cs="Times New Roman"/>
        </w:rPr>
        <w:t>associations between</w:t>
      </w:r>
      <w:r w:rsidR="00CF453E">
        <w:rPr>
          <w:rFonts w:ascii="Times New Roman" w:hAnsi="Times New Roman" w:cs="Times New Roman"/>
        </w:rPr>
        <w:t xml:space="preserve"> and among</w:t>
      </w:r>
      <w:r>
        <w:rPr>
          <w:rFonts w:ascii="Times New Roman" w:hAnsi="Times New Roman" w:cs="Times New Roman"/>
        </w:rPr>
        <w:t xml:space="preserve"> specific surface features.</w:t>
      </w:r>
      <w:r w:rsidR="005E1A3E">
        <w:rPr>
          <w:rFonts w:ascii="Times New Roman" w:hAnsi="Times New Roman" w:cs="Times New Roman"/>
        </w:rPr>
        <w:t xml:space="preserve"> These associations are indirect because they are “routed” through the hidden layer.</w:t>
      </w:r>
      <w:r>
        <w:rPr>
          <w:rFonts w:ascii="Times New Roman" w:hAnsi="Times New Roman" w:cs="Times New Roman"/>
        </w:rPr>
        <w:t xml:space="preserve"> </w:t>
      </w:r>
      <w:r w:rsidR="005E1A3E">
        <w:rPr>
          <w:rFonts w:ascii="Times New Roman" w:hAnsi="Times New Roman" w:cs="Times New Roman"/>
        </w:rPr>
        <w:t>As such</w:t>
      </w:r>
      <w:r>
        <w:rPr>
          <w:rFonts w:ascii="Times New Roman" w:hAnsi="Times New Roman" w:cs="Times New Roman"/>
        </w:rPr>
        <w:t xml:space="preserve">, features in the input (e.g., </w:t>
      </w:r>
      <w:r w:rsidR="005C3341">
        <w:rPr>
          <w:rFonts w:ascii="Times New Roman" w:hAnsi="Times New Roman" w:cs="Times New Roman"/>
        </w:rPr>
        <w:t>Curved Motion</w:t>
      </w:r>
      <w:r>
        <w:rPr>
          <w:rFonts w:ascii="Times New Roman" w:hAnsi="Times New Roman" w:cs="Times New Roman"/>
        </w:rPr>
        <w:t xml:space="preserve">) will </w:t>
      </w:r>
      <w:r w:rsidR="003168A7">
        <w:rPr>
          <w:rFonts w:ascii="Times New Roman" w:hAnsi="Times New Roman" w:cs="Times New Roman"/>
        </w:rPr>
        <w:t>indirectly activate</w:t>
      </w:r>
      <w:r w:rsidR="00005907">
        <w:rPr>
          <w:rFonts w:ascii="Times New Roman" w:hAnsi="Times New Roman" w:cs="Times New Roman"/>
        </w:rPr>
        <w:t xml:space="preserve"> at the output layer</w:t>
      </w:r>
      <w:r w:rsidR="003168A7">
        <w:rPr>
          <w:rFonts w:ascii="Times New Roman" w:hAnsi="Times New Roman" w:cs="Times New Roman"/>
        </w:rPr>
        <w:t xml:space="preserve"> </w:t>
      </w:r>
      <w:r w:rsidR="00005907">
        <w:rPr>
          <w:rFonts w:ascii="Times New Roman" w:hAnsi="Times New Roman" w:cs="Times New Roman"/>
        </w:rPr>
        <w:t>the features with which they were associated during training</w:t>
      </w:r>
      <w:r w:rsidR="005C3341">
        <w:rPr>
          <w:rFonts w:ascii="Times New Roman" w:hAnsi="Times New Roman" w:cs="Times New Roman"/>
        </w:rPr>
        <w:t xml:space="preserve"> (e.g., Jump Height 1)</w:t>
      </w:r>
      <w:r w:rsidR="00005907">
        <w:rPr>
          <w:rFonts w:ascii="Times New Roman" w:hAnsi="Times New Roman" w:cs="Times New Roman"/>
        </w:rPr>
        <w:t>.</w:t>
      </w:r>
      <w:r w:rsidR="003168A7">
        <w:rPr>
          <w:rFonts w:ascii="Times New Roman" w:hAnsi="Times New Roman" w:cs="Times New Roman"/>
        </w:rPr>
        <w:t xml:space="preserve"> </w:t>
      </w:r>
      <w:r w:rsidR="003168A7" w:rsidRPr="003168A7">
        <w:rPr>
          <w:rFonts w:ascii="Times New Roman" w:hAnsi="Times New Roman" w:cs="Times New Roman"/>
        </w:rPr>
        <w:t>The fact that these associations had 800 epochs to develop during pretraining—combined with the fact that many of the same features reappear during the experimental phase—plays an important role in explaining how the network responds to the test events in these simulations</w:t>
      </w:r>
      <w:r w:rsidR="003168A7">
        <w:rPr>
          <w:rFonts w:ascii="Times New Roman" w:hAnsi="Times New Roman" w:cs="Times New Roman"/>
        </w:rPr>
        <w:t xml:space="preserve">. </w:t>
      </w:r>
    </w:p>
    <w:p w14:paraId="6281437A" w14:textId="24D4083C" w:rsidR="00524642" w:rsidRDefault="00524642" w:rsidP="00CF4E22">
      <w:pPr>
        <w:spacing w:line="480" w:lineRule="auto"/>
        <w:ind w:firstLine="720"/>
        <w:contextualSpacing/>
        <w:rPr>
          <w:rFonts w:ascii="Times New Roman" w:hAnsi="Times New Roman" w:cs="Times New Roman"/>
        </w:rPr>
      </w:pPr>
      <w:r>
        <w:rPr>
          <w:rFonts w:ascii="Times New Roman" w:hAnsi="Times New Roman" w:cs="Times New Roman"/>
        </w:rPr>
        <w:lastRenderedPageBreak/>
        <w:t xml:space="preserve">For example, consider the habituation and test events shown to networks in the Experimental condition of Simulation 1. </w:t>
      </w:r>
      <w:r w:rsidR="00970973">
        <w:rPr>
          <w:rFonts w:ascii="Times New Roman" w:hAnsi="Times New Roman" w:cs="Times New Roman"/>
        </w:rPr>
        <w:t>Recall that during this phase,</w:t>
      </w:r>
      <w:r>
        <w:rPr>
          <w:rFonts w:ascii="Times New Roman" w:hAnsi="Times New Roman" w:cs="Times New Roman"/>
        </w:rPr>
        <w:t xml:space="preserve"> networks are shown an event in which a novel object with animate features jumps over a barrier to reach another object on the other side. </w:t>
      </w:r>
      <w:r w:rsidR="00C91E55">
        <w:rPr>
          <w:rFonts w:ascii="Times New Roman" w:hAnsi="Times New Roman" w:cs="Times New Roman"/>
        </w:rPr>
        <w:t>Importantly,</w:t>
      </w:r>
      <w:r>
        <w:rPr>
          <w:rFonts w:ascii="Times New Roman" w:hAnsi="Times New Roman" w:cs="Times New Roman"/>
        </w:rPr>
        <w:t xml:space="preserve"> </w:t>
      </w:r>
      <w:r w:rsidR="00E678BA">
        <w:rPr>
          <w:rFonts w:ascii="Times New Roman" w:hAnsi="Times New Roman" w:cs="Times New Roman"/>
        </w:rPr>
        <w:t xml:space="preserve">two of these features </w:t>
      </w:r>
      <w:r w:rsidR="003168A7">
        <w:rPr>
          <w:rFonts w:ascii="Times New Roman" w:hAnsi="Times New Roman" w:cs="Times New Roman"/>
        </w:rPr>
        <w:t>are</w:t>
      </w:r>
      <w:r w:rsidR="00E678BA">
        <w:rPr>
          <w:rFonts w:ascii="Times New Roman" w:hAnsi="Times New Roman" w:cs="Times New Roman"/>
        </w:rPr>
        <w:t xml:space="preserve"> novel</w:t>
      </w:r>
      <w:r w:rsidR="003168A7">
        <w:rPr>
          <w:rFonts w:ascii="Times New Roman" w:hAnsi="Times New Roman" w:cs="Times New Roman"/>
        </w:rPr>
        <w:t>; the remaining two are</w:t>
      </w:r>
      <w:r w:rsidR="00E678BA">
        <w:rPr>
          <w:rFonts w:ascii="Times New Roman" w:hAnsi="Times New Roman" w:cs="Times New Roman"/>
        </w:rPr>
        <w:t xml:space="preserve"> familia</w:t>
      </w:r>
      <w:r w:rsidR="00CF4E22">
        <w:rPr>
          <w:rFonts w:ascii="Times New Roman" w:hAnsi="Times New Roman" w:cs="Times New Roman"/>
        </w:rPr>
        <w:t>r.</w:t>
      </w:r>
      <w:r w:rsidR="00E339D7">
        <w:rPr>
          <w:rFonts w:ascii="Times New Roman" w:hAnsi="Times New Roman" w:cs="Times New Roman"/>
        </w:rPr>
        <w:t xml:space="preserve"> The novel features relate to the height of the barrier (Barrier Height 4) and the height of the jump (Jump Height 4). The </w:t>
      </w:r>
      <w:r w:rsidR="003168A7">
        <w:rPr>
          <w:rFonts w:ascii="Times New Roman" w:hAnsi="Times New Roman" w:cs="Times New Roman"/>
        </w:rPr>
        <w:t>familiar features</w:t>
      </w:r>
      <w:r w:rsidR="00E339D7">
        <w:rPr>
          <w:rFonts w:ascii="Times New Roman" w:hAnsi="Times New Roman" w:cs="Times New Roman"/>
        </w:rPr>
        <w:t xml:space="preserve"> relate to the position of the barrier (Barrier </w:t>
      </w:r>
      <w:r w:rsidR="00CF4E22">
        <w:rPr>
          <w:rFonts w:ascii="Times New Roman" w:hAnsi="Times New Roman" w:cs="Times New Roman"/>
        </w:rPr>
        <w:t>Middle</w:t>
      </w:r>
      <w:r w:rsidR="00E339D7">
        <w:rPr>
          <w:rFonts w:ascii="Times New Roman" w:hAnsi="Times New Roman" w:cs="Times New Roman"/>
        </w:rPr>
        <w:t>), the nature of the jumping action (</w:t>
      </w:r>
      <w:r w:rsidR="00CF4E22">
        <w:rPr>
          <w:rFonts w:ascii="Times New Roman" w:hAnsi="Times New Roman" w:cs="Times New Roman"/>
        </w:rPr>
        <w:t>Curved Motion</w:t>
      </w:r>
      <w:r w:rsidR="00E339D7">
        <w:rPr>
          <w:rFonts w:ascii="Times New Roman" w:hAnsi="Times New Roman" w:cs="Times New Roman"/>
        </w:rPr>
        <w:t>), the size of the gap between the jumping agent and the barrier (Clearance Small), and the fact that the agent stops next to its goal (Contiguous).</w:t>
      </w:r>
      <w:r w:rsidR="00CF4E22">
        <w:rPr>
          <w:rFonts w:ascii="Times New Roman" w:hAnsi="Times New Roman" w:cs="Times New Roman"/>
        </w:rPr>
        <w:t xml:space="preserve"> At the beginning of the habituation phase, the familiar features </w:t>
      </w:r>
      <w:r w:rsidR="003168A7">
        <w:rPr>
          <w:rFonts w:ascii="Times New Roman" w:hAnsi="Times New Roman" w:cs="Times New Roman"/>
        </w:rPr>
        <w:t>activate</w:t>
      </w:r>
      <w:r w:rsidR="00970973">
        <w:rPr>
          <w:rFonts w:ascii="Times New Roman" w:hAnsi="Times New Roman" w:cs="Times New Roman"/>
        </w:rPr>
        <w:t xml:space="preserve"> indirectly</w:t>
      </w:r>
      <w:r w:rsidR="003168A7">
        <w:rPr>
          <w:rFonts w:ascii="Times New Roman" w:hAnsi="Times New Roman" w:cs="Times New Roman"/>
        </w:rPr>
        <w:t xml:space="preserve"> the features that they occurred with during the pretraining phase</w:t>
      </w:r>
      <w:r w:rsidR="00CF4E22">
        <w:rPr>
          <w:rFonts w:ascii="Times New Roman" w:hAnsi="Times New Roman" w:cs="Times New Roman"/>
        </w:rPr>
        <w:t>. By contrast,</w:t>
      </w:r>
      <w:r w:rsidR="003168A7">
        <w:rPr>
          <w:rFonts w:ascii="Times New Roman" w:hAnsi="Times New Roman" w:cs="Times New Roman"/>
        </w:rPr>
        <w:t xml:space="preserve"> </w:t>
      </w:r>
      <w:r w:rsidR="00CF4E22">
        <w:rPr>
          <w:rFonts w:ascii="Times New Roman" w:hAnsi="Times New Roman" w:cs="Times New Roman"/>
        </w:rPr>
        <w:t>because the novel features</w:t>
      </w:r>
      <w:r w:rsidR="003168A7">
        <w:rPr>
          <w:rFonts w:ascii="Times New Roman" w:hAnsi="Times New Roman" w:cs="Times New Roman"/>
        </w:rPr>
        <w:t xml:space="preserve"> </w:t>
      </w:r>
      <w:r w:rsidR="002969FD">
        <w:rPr>
          <w:rFonts w:ascii="Times New Roman" w:hAnsi="Times New Roman" w:cs="Times New Roman"/>
        </w:rPr>
        <w:t>were not experienced during the pretraining phase</w:t>
      </w:r>
      <w:r w:rsidR="00CF4E22">
        <w:rPr>
          <w:rFonts w:ascii="Times New Roman" w:hAnsi="Times New Roman" w:cs="Times New Roman"/>
        </w:rPr>
        <w:t xml:space="preserve">, </w:t>
      </w:r>
      <w:r w:rsidR="003168A7">
        <w:rPr>
          <w:rFonts w:ascii="Times New Roman" w:hAnsi="Times New Roman" w:cs="Times New Roman"/>
        </w:rPr>
        <w:t xml:space="preserve">new associations must be formed during habituation. </w:t>
      </w:r>
      <w:r w:rsidR="00C91E55">
        <w:rPr>
          <w:rFonts w:ascii="Times New Roman" w:hAnsi="Times New Roman" w:cs="Times New Roman"/>
        </w:rPr>
        <w:t>Here</w:t>
      </w:r>
      <w:r w:rsidR="003168A7">
        <w:rPr>
          <w:rFonts w:ascii="Times New Roman" w:hAnsi="Times New Roman" w:cs="Times New Roman"/>
        </w:rPr>
        <w:t xml:space="preserve">, the network must learn that the new jumping action and the taller barrier are connected. </w:t>
      </w:r>
      <w:r w:rsidR="00CF4E22">
        <w:rPr>
          <w:rFonts w:ascii="Times New Roman" w:hAnsi="Times New Roman" w:cs="Times New Roman"/>
        </w:rPr>
        <w:t xml:space="preserve">Although the habituation phase is shorter than the pretraining phase, the network has little difficulty learning these associations while simultaneously preserving </w:t>
      </w:r>
      <w:r w:rsidR="003168A7">
        <w:rPr>
          <w:rFonts w:ascii="Times New Roman" w:hAnsi="Times New Roman" w:cs="Times New Roman"/>
        </w:rPr>
        <w:t xml:space="preserve">old </w:t>
      </w:r>
      <w:r w:rsidR="00C91E55">
        <w:rPr>
          <w:rFonts w:ascii="Times New Roman" w:hAnsi="Times New Roman" w:cs="Times New Roman"/>
        </w:rPr>
        <w:t>ones</w:t>
      </w:r>
      <w:r w:rsidR="00CF4E22">
        <w:rPr>
          <w:rFonts w:ascii="Times New Roman" w:hAnsi="Times New Roman" w:cs="Times New Roman"/>
        </w:rPr>
        <w:t xml:space="preserve">. </w:t>
      </w:r>
      <w:r w:rsidR="003168A7">
        <w:rPr>
          <w:rFonts w:ascii="Times New Roman" w:hAnsi="Times New Roman" w:cs="Times New Roman"/>
        </w:rPr>
        <w:t xml:space="preserve">Consequently, </w:t>
      </w:r>
      <w:r w:rsidR="00CF4E22">
        <w:rPr>
          <w:rFonts w:ascii="Times New Roman" w:hAnsi="Times New Roman" w:cs="Times New Roman"/>
        </w:rPr>
        <w:t xml:space="preserve">if one </w:t>
      </w:r>
      <w:r w:rsidR="002969FD">
        <w:rPr>
          <w:rFonts w:ascii="Times New Roman" w:hAnsi="Times New Roman" w:cs="Times New Roman"/>
        </w:rPr>
        <w:t>(</w:t>
      </w:r>
      <w:r w:rsidR="00CF4E22">
        <w:rPr>
          <w:rFonts w:ascii="Times New Roman" w:hAnsi="Times New Roman" w:cs="Times New Roman"/>
        </w:rPr>
        <w:t>or more</w:t>
      </w:r>
      <w:r w:rsidR="002969FD">
        <w:rPr>
          <w:rFonts w:ascii="Times New Roman" w:hAnsi="Times New Roman" w:cs="Times New Roman"/>
        </w:rPr>
        <w:t>)</w:t>
      </w:r>
      <w:r w:rsidR="00CF4E22">
        <w:rPr>
          <w:rFonts w:ascii="Times New Roman" w:hAnsi="Times New Roman" w:cs="Times New Roman"/>
        </w:rPr>
        <w:t xml:space="preserve"> of these features </w:t>
      </w:r>
      <w:r w:rsidR="002969FD">
        <w:rPr>
          <w:rFonts w:ascii="Times New Roman" w:hAnsi="Times New Roman" w:cs="Times New Roman"/>
        </w:rPr>
        <w:t>is</w:t>
      </w:r>
      <w:r w:rsidR="00CF4E22">
        <w:rPr>
          <w:rFonts w:ascii="Times New Roman" w:hAnsi="Times New Roman" w:cs="Times New Roman"/>
        </w:rPr>
        <w:t xml:space="preserve"> presented </w:t>
      </w:r>
      <w:r w:rsidR="002969FD">
        <w:rPr>
          <w:rFonts w:ascii="Times New Roman" w:hAnsi="Times New Roman" w:cs="Times New Roman"/>
        </w:rPr>
        <w:t>to the model as input</w:t>
      </w:r>
      <w:r w:rsidR="00CF4E22">
        <w:rPr>
          <w:rFonts w:ascii="Times New Roman" w:hAnsi="Times New Roman" w:cs="Times New Roman"/>
        </w:rPr>
        <w:t xml:space="preserve"> in either of the test events, </w:t>
      </w:r>
      <w:r w:rsidR="002969FD">
        <w:rPr>
          <w:rFonts w:ascii="Times New Roman" w:hAnsi="Times New Roman" w:cs="Times New Roman"/>
        </w:rPr>
        <w:t>it will</w:t>
      </w:r>
      <w:r w:rsidR="00CF4E22">
        <w:rPr>
          <w:rFonts w:ascii="Times New Roman" w:hAnsi="Times New Roman" w:cs="Times New Roman"/>
        </w:rPr>
        <w:t xml:space="preserve"> activate—</w:t>
      </w:r>
      <w:r w:rsidR="00970973">
        <w:rPr>
          <w:rFonts w:ascii="Times New Roman" w:hAnsi="Times New Roman" w:cs="Times New Roman"/>
        </w:rPr>
        <w:t xml:space="preserve">again </w:t>
      </w:r>
      <w:r w:rsidR="00CF4E22">
        <w:rPr>
          <w:rFonts w:ascii="Times New Roman" w:hAnsi="Times New Roman" w:cs="Times New Roman"/>
        </w:rPr>
        <w:t>via the hidden layer—</w:t>
      </w:r>
      <w:r w:rsidR="002969FD">
        <w:rPr>
          <w:rFonts w:ascii="Times New Roman" w:hAnsi="Times New Roman" w:cs="Times New Roman"/>
        </w:rPr>
        <w:t xml:space="preserve">features that it was associated with during the pretraining </w:t>
      </w:r>
      <w:r w:rsidR="003168A7">
        <w:rPr>
          <w:rFonts w:ascii="Times New Roman" w:hAnsi="Times New Roman" w:cs="Times New Roman"/>
        </w:rPr>
        <w:t xml:space="preserve">and habituation </w:t>
      </w:r>
      <w:r w:rsidR="002969FD">
        <w:rPr>
          <w:rFonts w:ascii="Times New Roman" w:hAnsi="Times New Roman" w:cs="Times New Roman"/>
        </w:rPr>
        <w:t>phase</w:t>
      </w:r>
      <w:r w:rsidR="003168A7">
        <w:rPr>
          <w:rFonts w:ascii="Times New Roman" w:hAnsi="Times New Roman" w:cs="Times New Roman"/>
        </w:rPr>
        <w:t>s</w:t>
      </w:r>
      <w:r w:rsidR="002969FD">
        <w:rPr>
          <w:rFonts w:ascii="Times New Roman" w:hAnsi="Times New Roman" w:cs="Times New Roman"/>
        </w:rPr>
        <w:t>.</w:t>
      </w:r>
      <w:r w:rsidR="00F35BB5">
        <w:rPr>
          <w:rFonts w:ascii="Times New Roman" w:hAnsi="Times New Roman" w:cs="Times New Roman"/>
        </w:rPr>
        <w:t xml:space="preserve"> The reason the network </w:t>
      </w:r>
      <w:r w:rsidR="004C6440">
        <w:rPr>
          <w:rFonts w:ascii="Times New Roman" w:hAnsi="Times New Roman" w:cs="Times New Roman"/>
        </w:rPr>
        <w:t>can</w:t>
      </w:r>
      <w:r w:rsidR="00F35BB5">
        <w:rPr>
          <w:rFonts w:ascii="Times New Roman" w:hAnsi="Times New Roman" w:cs="Times New Roman"/>
        </w:rPr>
        <w:t xml:space="preserve"> learn these </w:t>
      </w:r>
      <w:r w:rsidR="008D61A0">
        <w:rPr>
          <w:rFonts w:ascii="Times New Roman" w:hAnsi="Times New Roman" w:cs="Times New Roman"/>
        </w:rPr>
        <w:t xml:space="preserve">new </w:t>
      </w:r>
      <w:r w:rsidR="00F35BB5">
        <w:rPr>
          <w:rFonts w:ascii="Times New Roman" w:hAnsi="Times New Roman" w:cs="Times New Roman"/>
        </w:rPr>
        <w:t>associations</w:t>
      </w:r>
      <w:r w:rsidR="008D61A0">
        <w:rPr>
          <w:rFonts w:ascii="Times New Roman" w:hAnsi="Times New Roman" w:cs="Times New Roman"/>
        </w:rPr>
        <w:t xml:space="preserve"> and incorporate them into the old ones</w:t>
      </w:r>
      <w:r w:rsidR="00F35BB5">
        <w:rPr>
          <w:rFonts w:ascii="Times New Roman" w:hAnsi="Times New Roman" w:cs="Times New Roman"/>
        </w:rPr>
        <w:t xml:space="preserve"> within the short timeframe of the habituation phase is because the salience of the Barrier Height 4 and Jump Height 4 units were heighted</w:t>
      </w:r>
      <w:r w:rsidR="004C6440">
        <w:rPr>
          <w:rFonts w:ascii="Times New Roman" w:hAnsi="Times New Roman" w:cs="Times New Roman"/>
        </w:rPr>
        <w:t xml:space="preserve"> relative to that during the pretraining phrase.</w:t>
      </w:r>
      <w:r w:rsidR="008D61A0">
        <w:rPr>
          <w:rFonts w:ascii="Times New Roman" w:hAnsi="Times New Roman" w:cs="Times New Roman"/>
        </w:rPr>
        <w:t xml:space="preserve"> </w:t>
      </w:r>
      <w:r w:rsidR="004C6440">
        <w:rPr>
          <w:rFonts w:ascii="Times New Roman" w:hAnsi="Times New Roman" w:cs="Times New Roman"/>
        </w:rPr>
        <w:t>This r</w:t>
      </w:r>
      <w:r w:rsidR="00F35BB5">
        <w:rPr>
          <w:rFonts w:ascii="Times New Roman" w:hAnsi="Times New Roman" w:cs="Times New Roman"/>
        </w:rPr>
        <w:t>eflect</w:t>
      </w:r>
      <w:r w:rsidR="004C6440">
        <w:rPr>
          <w:rFonts w:ascii="Times New Roman" w:hAnsi="Times New Roman" w:cs="Times New Roman"/>
        </w:rPr>
        <w:t>ed</w:t>
      </w:r>
      <w:r w:rsidR="00F35BB5">
        <w:rPr>
          <w:rFonts w:ascii="Times New Roman" w:hAnsi="Times New Roman" w:cs="Times New Roman"/>
        </w:rPr>
        <w:t xml:space="preserve"> the assumption that barriers are visually more salient when they occur beneath jumps</w:t>
      </w:r>
      <w:r w:rsidR="00794632">
        <w:rPr>
          <w:rFonts w:ascii="Times New Roman" w:hAnsi="Times New Roman" w:cs="Times New Roman"/>
        </w:rPr>
        <w:t>, as well as the assumption that</w:t>
      </w:r>
      <w:r w:rsidR="00C91E55">
        <w:rPr>
          <w:rFonts w:ascii="Times New Roman" w:hAnsi="Times New Roman" w:cs="Times New Roman"/>
        </w:rPr>
        <w:t xml:space="preserve"> jumps</w:t>
      </w:r>
      <w:r w:rsidR="00794632">
        <w:rPr>
          <w:rFonts w:ascii="Times New Roman" w:hAnsi="Times New Roman" w:cs="Times New Roman"/>
        </w:rPr>
        <w:t xml:space="preserve"> </w:t>
      </w:r>
      <w:r w:rsidR="00C91E55">
        <w:rPr>
          <w:rFonts w:ascii="Times New Roman" w:hAnsi="Times New Roman" w:cs="Times New Roman"/>
        </w:rPr>
        <w:t xml:space="preserve">are intrinsically </w:t>
      </w:r>
      <w:r w:rsidR="00794632">
        <w:rPr>
          <w:rFonts w:ascii="Times New Roman" w:hAnsi="Times New Roman" w:cs="Times New Roman"/>
        </w:rPr>
        <w:t xml:space="preserve">salient or </w:t>
      </w:r>
      <w:r w:rsidR="00C91E55">
        <w:rPr>
          <w:rFonts w:ascii="Times New Roman" w:hAnsi="Times New Roman" w:cs="Times New Roman"/>
        </w:rPr>
        <w:t>attention grabbing</w:t>
      </w:r>
      <w:r w:rsidR="00F35BB5">
        <w:rPr>
          <w:rFonts w:ascii="Times New Roman" w:hAnsi="Times New Roman" w:cs="Times New Roman"/>
        </w:rPr>
        <w:t xml:space="preserve">. </w:t>
      </w:r>
      <w:r w:rsidR="008D61A0">
        <w:rPr>
          <w:rFonts w:ascii="Times New Roman" w:hAnsi="Times New Roman" w:cs="Times New Roman"/>
        </w:rPr>
        <w:t>It will be recalled that</w:t>
      </w:r>
      <w:r w:rsidR="004C6440">
        <w:rPr>
          <w:rFonts w:ascii="Times New Roman" w:hAnsi="Times New Roman" w:cs="Times New Roman"/>
        </w:rPr>
        <w:t xml:space="preserve"> this assumption was</w:t>
      </w:r>
      <w:r w:rsidR="00F35BB5">
        <w:rPr>
          <w:rFonts w:ascii="Times New Roman" w:hAnsi="Times New Roman" w:cs="Times New Roman"/>
        </w:rPr>
        <w:t xml:space="preserve"> implemented by increasing the </w:t>
      </w:r>
      <w:r w:rsidR="00F35BB5">
        <w:rPr>
          <w:rFonts w:ascii="Times New Roman" w:hAnsi="Times New Roman" w:cs="Times New Roman"/>
        </w:rPr>
        <w:lastRenderedPageBreak/>
        <w:t>learning rate on the weights to and from these units.</w:t>
      </w:r>
      <w:r w:rsidR="008D61A0">
        <w:rPr>
          <w:rFonts w:ascii="Times New Roman" w:hAnsi="Times New Roman" w:cs="Times New Roman"/>
        </w:rPr>
        <w:t xml:space="preserve"> Thus, salient features can be learned quickly in a short period of time.</w:t>
      </w:r>
    </w:p>
    <w:p w14:paraId="14068DFE" w14:textId="22C08087" w:rsidR="00524642" w:rsidRDefault="00FE739E" w:rsidP="00FE739E">
      <w:pPr>
        <w:spacing w:line="480" w:lineRule="auto"/>
        <w:contextualSpacing/>
        <w:rPr>
          <w:rFonts w:ascii="Times New Roman" w:hAnsi="Times New Roman" w:cs="Times New Roman"/>
        </w:rPr>
      </w:pPr>
      <w:r w:rsidRPr="00B95538">
        <w:rPr>
          <w:rFonts w:ascii="Times New Roman" w:hAnsi="Times New Roman" w:cs="Times New Roman"/>
          <w:noProof/>
        </w:rPr>
        <mc:AlternateContent>
          <mc:Choice Requires="wps">
            <w:drawing>
              <wp:anchor distT="45720" distB="45720" distL="114300" distR="114300" simplePos="0" relativeHeight="251669504" behindDoc="0" locked="0" layoutInCell="1" allowOverlap="1" wp14:anchorId="4E0F7A35" wp14:editId="77B72635">
                <wp:simplePos x="0" y="0"/>
                <wp:positionH relativeFrom="margin">
                  <wp:posOffset>-250190</wp:posOffset>
                </wp:positionH>
                <wp:positionV relativeFrom="paragraph">
                  <wp:posOffset>391795</wp:posOffset>
                </wp:positionV>
                <wp:extent cx="6986905" cy="4269740"/>
                <wp:effectExtent l="0" t="0" r="4445" b="0"/>
                <wp:wrapSquare wrapText="bothSides"/>
                <wp:docPr id="20294297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86905" cy="4269740"/>
                        </a:xfrm>
                        <a:prstGeom prst="rect">
                          <a:avLst/>
                        </a:prstGeom>
                        <a:solidFill>
                          <a:srgbClr val="FFFFFF"/>
                        </a:solidFill>
                        <a:ln w="9525">
                          <a:noFill/>
                          <a:miter lim="800000"/>
                          <a:headEnd/>
                          <a:tailEnd/>
                        </a:ln>
                      </wps:spPr>
                      <wps:txbx>
                        <w:txbxContent>
                          <w:p w14:paraId="3B901915" w14:textId="1DB585D4" w:rsidR="00FE739E" w:rsidRDefault="005F1961" w:rsidP="00FE739E">
                            <w:pPr>
                              <w:keepNext/>
                            </w:pPr>
                            <w:r>
                              <w:rPr>
                                <w:noProof/>
                              </w:rPr>
                              <w:drawing>
                                <wp:inline distT="0" distB="0" distL="0" distR="0" wp14:anchorId="57DBCCA3" wp14:editId="1CB704F6">
                                  <wp:extent cx="6883155" cy="2622430"/>
                                  <wp:effectExtent l="0" t="0" r="0" b="6985"/>
                                  <wp:docPr id="1044436978" name="Picture 7" descr="A collage of black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436978" name="Picture 7" descr="A collage of black squares&#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6887697" cy="2624160"/>
                                          </a:xfrm>
                                          <a:prstGeom prst="rect">
                                            <a:avLst/>
                                          </a:prstGeom>
                                        </pic:spPr>
                                      </pic:pic>
                                    </a:graphicData>
                                  </a:graphic>
                                </wp:inline>
                              </w:drawing>
                            </w:r>
                          </w:p>
                          <w:p w14:paraId="221F01F6" w14:textId="0275AB18" w:rsidR="00FE739E" w:rsidRPr="00B95538" w:rsidRDefault="00FE739E" w:rsidP="00FE739E">
                            <w:pPr>
                              <w:pStyle w:val="Caption"/>
                              <w:rPr>
                                <w:rFonts w:ascii="Times New Roman" w:hAnsi="Times New Roman" w:cs="Times New Roman"/>
                                <w:i w:val="0"/>
                                <w:iCs w:val="0"/>
                                <w:color w:val="000000" w:themeColor="text1"/>
                                <w:sz w:val="24"/>
                                <w:szCs w:val="24"/>
                              </w:rPr>
                            </w:pPr>
                            <w:r w:rsidRPr="00B95538">
                              <w:rPr>
                                <w:rFonts w:ascii="Times New Roman" w:hAnsi="Times New Roman" w:cs="Times New Roman"/>
                                <w:i w:val="0"/>
                                <w:iCs w:val="0"/>
                                <w:color w:val="000000" w:themeColor="text1"/>
                                <w:sz w:val="24"/>
                                <w:szCs w:val="24"/>
                              </w:rPr>
                              <w:t xml:space="preserve">Figure </w:t>
                            </w:r>
                            <w:r w:rsidRPr="00B95538">
                              <w:rPr>
                                <w:rFonts w:ascii="Times New Roman" w:hAnsi="Times New Roman" w:cs="Times New Roman"/>
                                <w:i w:val="0"/>
                                <w:iCs w:val="0"/>
                                <w:color w:val="000000" w:themeColor="text1"/>
                                <w:sz w:val="24"/>
                                <w:szCs w:val="24"/>
                              </w:rPr>
                              <w:fldChar w:fldCharType="begin"/>
                            </w:r>
                            <w:r w:rsidRPr="00B95538">
                              <w:rPr>
                                <w:rFonts w:ascii="Times New Roman" w:hAnsi="Times New Roman" w:cs="Times New Roman"/>
                                <w:i w:val="0"/>
                                <w:iCs w:val="0"/>
                                <w:color w:val="000000" w:themeColor="text1"/>
                                <w:sz w:val="24"/>
                                <w:szCs w:val="24"/>
                              </w:rPr>
                              <w:instrText xml:space="preserve"> SEQ Figure \* ARABIC </w:instrText>
                            </w:r>
                            <w:r w:rsidRPr="00B95538">
                              <w:rPr>
                                <w:rFonts w:ascii="Times New Roman" w:hAnsi="Times New Roman" w:cs="Times New Roman"/>
                                <w:i w:val="0"/>
                                <w:iCs w:val="0"/>
                                <w:color w:val="000000" w:themeColor="text1"/>
                                <w:sz w:val="24"/>
                                <w:szCs w:val="24"/>
                              </w:rPr>
                              <w:fldChar w:fldCharType="separate"/>
                            </w:r>
                            <w:r w:rsidR="00AD4C5C">
                              <w:rPr>
                                <w:rFonts w:ascii="Times New Roman" w:hAnsi="Times New Roman" w:cs="Times New Roman"/>
                                <w:i w:val="0"/>
                                <w:iCs w:val="0"/>
                                <w:noProof/>
                                <w:color w:val="000000" w:themeColor="text1"/>
                                <w:sz w:val="24"/>
                                <w:szCs w:val="24"/>
                              </w:rPr>
                              <w:t>12</w:t>
                            </w:r>
                            <w:r w:rsidRPr="00B95538">
                              <w:rPr>
                                <w:rFonts w:ascii="Times New Roman" w:hAnsi="Times New Roman" w:cs="Times New Roman"/>
                                <w:i w:val="0"/>
                                <w:iCs w:val="0"/>
                                <w:color w:val="000000" w:themeColor="text1"/>
                                <w:sz w:val="24"/>
                                <w:szCs w:val="24"/>
                              </w:rPr>
                              <w:fldChar w:fldCharType="end"/>
                            </w:r>
                            <w:r w:rsidRPr="00B95538">
                              <w:rPr>
                                <w:rFonts w:ascii="Times New Roman" w:hAnsi="Times New Roman" w:cs="Times New Roman"/>
                                <w:i w:val="0"/>
                                <w:iCs w:val="0"/>
                                <w:color w:val="000000" w:themeColor="text1"/>
                                <w:sz w:val="24"/>
                                <w:szCs w:val="24"/>
                              </w:rPr>
                              <w:t>.</w:t>
                            </w:r>
                            <w:r>
                              <w:rPr>
                                <w:rFonts w:ascii="Times New Roman" w:hAnsi="Times New Roman" w:cs="Times New Roman"/>
                                <w:i w:val="0"/>
                                <w:iCs w:val="0"/>
                                <w:color w:val="000000" w:themeColor="text1"/>
                                <w:sz w:val="24"/>
                                <w:szCs w:val="24"/>
                              </w:rPr>
                              <w:t xml:space="preserve"> Depiction of the test performance of networks in the Experimental condition.</w:t>
                            </w:r>
                            <w:r w:rsidRPr="00B95538">
                              <w:rPr>
                                <w:rFonts w:ascii="Times New Roman" w:hAnsi="Times New Roman" w:cs="Times New Roman"/>
                                <w:i w:val="0"/>
                                <w:iCs w:val="0"/>
                                <w:color w:val="000000" w:themeColor="text1"/>
                                <w:sz w:val="24"/>
                                <w:szCs w:val="24"/>
                              </w:rPr>
                              <w:t xml:space="preserve"> (A) Network’s test performance on the Inconsistent test event. (B) Network’s test performance on the Consistent test events. The size of the colored region within each output unit corresponds to the activation of that output unit. Larger colored region corresponds to greater activation of that unit. Darker colored inner regions for output units correspond to activation values ≤0.5; lighter color inner regions correspond to activation values &gt;0.4. The colored border that encircles each output unit corresponds to it “target” values. Dark borders correspond to target values of “0”; light colored borders correspond to target values of “1”. </w:t>
                            </w:r>
                          </w:p>
                          <w:p w14:paraId="1A9B1136" w14:textId="77777777" w:rsidR="00FE739E" w:rsidRDefault="00FE739E" w:rsidP="00FE739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0F7A35" id="_x0000_s1028" type="#_x0000_t202" style="position:absolute;margin-left:-19.7pt;margin-top:30.85pt;width:550.15pt;height:336.2pt;z-index:2516695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" stroked="f">
                <v:textbox>
                  <w:txbxContent>
                    <w:p w14:paraId="3B901915" w14:textId="1DB585D4" w:rsidR="00FE739E" w:rsidRDefault="005F1961" w:rsidP="00FE739E">
                      <w:pPr>
                        <w:keepNext/>
                      </w:pPr>
                      <w:r>
                        <w:rPr>
                          <w:noProof/>
                        </w:rPr>
                        <w:drawing>
                          <wp:inline distT="0" distB="0" distL="0" distR="0" wp14:anchorId="57DBCCA3" wp14:editId="1CB704F6">
                            <wp:extent cx="6883155" cy="2622430"/>
                            <wp:effectExtent l="0" t="0" r="0" b="6985"/>
                            <wp:docPr id="1044436978" name="Picture 7" descr="A collage of black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436978" name="Picture 7" descr="A collage of black squares&#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6887697" cy="2624160"/>
                                    </a:xfrm>
                                    <a:prstGeom prst="rect">
                                      <a:avLst/>
                                    </a:prstGeom>
                                  </pic:spPr>
                                </pic:pic>
                              </a:graphicData>
                            </a:graphic>
                          </wp:inline>
                        </w:drawing>
                      </w:r>
                    </w:p>
                    <w:p w14:paraId="221F01F6" w14:textId="0275AB18" w:rsidR="00FE739E" w:rsidRPr="00B95538" w:rsidRDefault="00FE739E" w:rsidP="00FE739E">
                      <w:pPr>
                        <w:pStyle w:val="Caption"/>
                        <w:rPr>
                          <w:rFonts w:ascii="Times New Roman" w:hAnsi="Times New Roman" w:cs="Times New Roman"/>
                          <w:i w:val="0"/>
                          <w:iCs w:val="0"/>
                          <w:color w:val="000000" w:themeColor="text1"/>
                          <w:sz w:val="24"/>
                          <w:szCs w:val="24"/>
                        </w:rPr>
                      </w:pPr>
                      <w:r w:rsidRPr="00B95538">
                        <w:rPr>
                          <w:rFonts w:ascii="Times New Roman" w:hAnsi="Times New Roman" w:cs="Times New Roman"/>
                          <w:i w:val="0"/>
                          <w:iCs w:val="0"/>
                          <w:color w:val="000000" w:themeColor="text1"/>
                          <w:sz w:val="24"/>
                          <w:szCs w:val="24"/>
                        </w:rPr>
                        <w:t xml:space="preserve">Figure </w:t>
                      </w:r>
                      <w:r w:rsidRPr="00B95538">
                        <w:rPr>
                          <w:rFonts w:ascii="Times New Roman" w:hAnsi="Times New Roman" w:cs="Times New Roman"/>
                          <w:i w:val="0"/>
                          <w:iCs w:val="0"/>
                          <w:color w:val="000000" w:themeColor="text1"/>
                          <w:sz w:val="24"/>
                          <w:szCs w:val="24"/>
                        </w:rPr>
                        <w:fldChar w:fldCharType="begin"/>
                      </w:r>
                      <w:r w:rsidRPr="00B95538">
                        <w:rPr>
                          <w:rFonts w:ascii="Times New Roman" w:hAnsi="Times New Roman" w:cs="Times New Roman"/>
                          <w:i w:val="0"/>
                          <w:iCs w:val="0"/>
                          <w:color w:val="000000" w:themeColor="text1"/>
                          <w:sz w:val="24"/>
                          <w:szCs w:val="24"/>
                        </w:rPr>
                        <w:instrText xml:space="preserve"> SEQ Figure \* ARABIC </w:instrText>
                      </w:r>
                      <w:r w:rsidRPr="00B95538">
                        <w:rPr>
                          <w:rFonts w:ascii="Times New Roman" w:hAnsi="Times New Roman" w:cs="Times New Roman"/>
                          <w:i w:val="0"/>
                          <w:iCs w:val="0"/>
                          <w:color w:val="000000" w:themeColor="text1"/>
                          <w:sz w:val="24"/>
                          <w:szCs w:val="24"/>
                        </w:rPr>
                        <w:fldChar w:fldCharType="separate"/>
                      </w:r>
                      <w:r w:rsidR="00AD4C5C">
                        <w:rPr>
                          <w:rFonts w:ascii="Times New Roman" w:hAnsi="Times New Roman" w:cs="Times New Roman"/>
                          <w:i w:val="0"/>
                          <w:iCs w:val="0"/>
                          <w:noProof/>
                          <w:color w:val="000000" w:themeColor="text1"/>
                          <w:sz w:val="24"/>
                          <w:szCs w:val="24"/>
                        </w:rPr>
                        <w:t>12</w:t>
                      </w:r>
                      <w:r w:rsidRPr="00B95538">
                        <w:rPr>
                          <w:rFonts w:ascii="Times New Roman" w:hAnsi="Times New Roman" w:cs="Times New Roman"/>
                          <w:i w:val="0"/>
                          <w:iCs w:val="0"/>
                          <w:color w:val="000000" w:themeColor="text1"/>
                          <w:sz w:val="24"/>
                          <w:szCs w:val="24"/>
                        </w:rPr>
                        <w:fldChar w:fldCharType="end"/>
                      </w:r>
                      <w:r w:rsidRPr="00B95538">
                        <w:rPr>
                          <w:rFonts w:ascii="Times New Roman" w:hAnsi="Times New Roman" w:cs="Times New Roman"/>
                          <w:i w:val="0"/>
                          <w:iCs w:val="0"/>
                          <w:color w:val="000000" w:themeColor="text1"/>
                          <w:sz w:val="24"/>
                          <w:szCs w:val="24"/>
                        </w:rPr>
                        <w:t>.</w:t>
                      </w:r>
                      <w:r>
                        <w:rPr>
                          <w:rFonts w:ascii="Times New Roman" w:hAnsi="Times New Roman" w:cs="Times New Roman"/>
                          <w:i w:val="0"/>
                          <w:iCs w:val="0"/>
                          <w:color w:val="000000" w:themeColor="text1"/>
                          <w:sz w:val="24"/>
                          <w:szCs w:val="24"/>
                        </w:rPr>
                        <w:t xml:space="preserve"> Depiction of the test performance of networks in the Experimental condition.</w:t>
                      </w:r>
                      <w:r w:rsidRPr="00B95538">
                        <w:rPr>
                          <w:rFonts w:ascii="Times New Roman" w:hAnsi="Times New Roman" w:cs="Times New Roman"/>
                          <w:i w:val="0"/>
                          <w:iCs w:val="0"/>
                          <w:color w:val="000000" w:themeColor="text1"/>
                          <w:sz w:val="24"/>
                          <w:szCs w:val="24"/>
                        </w:rPr>
                        <w:t xml:space="preserve"> (A) Network’s test performance on the Inconsistent test event. (B) Network’s test performance on the Consistent test events. The size of the colored region within each output unit corresponds to the activation of that output unit. Larger colored region corresponds to greater activation of that unit. Darker colored inner regions for output units correspond to activation values ≤0.5; lighter color inner regions correspond to activation values &gt;0.4. The colored border that encircles each output unit corresponds to it “target” values. Dark borders correspond to target values of “0”; light colored borders correspond to target values of “1”. </w:t>
                      </w:r>
                    </w:p>
                    <w:p w14:paraId="1A9B1136" w14:textId="77777777" w:rsidR="00FE739E" w:rsidRDefault="00FE739E" w:rsidP="00FE739E"/>
                  </w:txbxContent>
                </v:textbox>
                <w10:wrap type="square" anchorx="margin"/>
              </v:shape>
            </w:pict>
          </mc:Fallback>
        </mc:AlternateContent>
      </w:r>
    </w:p>
    <w:p w14:paraId="26162B83" w14:textId="77777777" w:rsidR="00FE739E" w:rsidRDefault="00FE739E" w:rsidP="00FE739E">
      <w:pPr>
        <w:spacing w:line="480" w:lineRule="auto"/>
        <w:contextualSpacing/>
        <w:rPr>
          <w:rFonts w:ascii="Times New Roman" w:hAnsi="Times New Roman" w:cs="Times New Roman"/>
        </w:rPr>
      </w:pPr>
    </w:p>
    <w:p w14:paraId="5A82079D" w14:textId="161459C7" w:rsidR="00524642" w:rsidRDefault="00524642" w:rsidP="00A71523">
      <w:pPr>
        <w:spacing w:line="480" w:lineRule="auto"/>
        <w:ind w:firstLine="720"/>
        <w:contextualSpacing/>
        <w:rPr>
          <w:rFonts w:ascii="Times New Roman" w:hAnsi="Times New Roman" w:cs="Times New Roman"/>
        </w:rPr>
      </w:pPr>
      <w:r>
        <w:rPr>
          <w:rFonts w:ascii="Times New Roman" w:hAnsi="Times New Roman" w:cs="Times New Roman"/>
        </w:rPr>
        <w:t xml:space="preserve">This fact helps to explain the network’s responses to the barrierless test events. </w:t>
      </w:r>
      <w:r w:rsidR="00887045">
        <w:rPr>
          <w:rFonts w:ascii="Times New Roman" w:hAnsi="Times New Roman" w:cs="Times New Roman"/>
        </w:rPr>
        <w:t>In</w:t>
      </w:r>
      <w:r w:rsidR="001157F1">
        <w:rPr>
          <w:rFonts w:ascii="Times New Roman" w:hAnsi="Times New Roman" w:cs="Times New Roman"/>
        </w:rPr>
        <w:t xml:space="preserve"> </w:t>
      </w:r>
      <w:r>
        <w:rPr>
          <w:rFonts w:ascii="Times New Roman" w:hAnsi="Times New Roman" w:cs="Times New Roman"/>
        </w:rPr>
        <w:t xml:space="preserve">the Inefficient test event, the first object again follows an arced path to reach the second object. This event was instantiated by turning on the Barrier </w:t>
      </w:r>
      <w:r w:rsidR="002969FD">
        <w:rPr>
          <w:rFonts w:ascii="Times New Roman" w:hAnsi="Times New Roman" w:cs="Times New Roman"/>
        </w:rPr>
        <w:t>Height 0</w:t>
      </w:r>
      <w:r>
        <w:rPr>
          <w:rFonts w:ascii="Times New Roman" w:hAnsi="Times New Roman" w:cs="Times New Roman"/>
        </w:rPr>
        <w:t xml:space="preserve"> unit, the Curved Motion unit, the Barrier Missing unit, the single unit in the Contiguous group, </w:t>
      </w:r>
      <w:r w:rsidR="002969FD">
        <w:rPr>
          <w:rFonts w:ascii="Times New Roman" w:hAnsi="Times New Roman" w:cs="Times New Roman"/>
        </w:rPr>
        <w:t xml:space="preserve">the No Clearance unit, </w:t>
      </w:r>
      <w:r>
        <w:rPr>
          <w:rFonts w:ascii="Times New Roman" w:hAnsi="Times New Roman" w:cs="Times New Roman"/>
        </w:rPr>
        <w:t>and the Jump Height 4</w:t>
      </w:r>
      <w:r w:rsidR="002969FD">
        <w:rPr>
          <w:rFonts w:ascii="Times New Roman" w:hAnsi="Times New Roman" w:cs="Times New Roman"/>
        </w:rPr>
        <w:t xml:space="preserve"> unit</w:t>
      </w:r>
      <w:r>
        <w:rPr>
          <w:rFonts w:ascii="Times New Roman" w:hAnsi="Times New Roman" w:cs="Times New Roman"/>
        </w:rPr>
        <w:t>. Because five of these features appeared during the habituation phase</w:t>
      </w:r>
      <w:r w:rsidR="00406364">
        <w:rPr>
          <w:rFonts w:ascii="Times New Roman" w:hAnsi="Times New Roman" w:cs="Times New Roman"/>
        </w:rPr>
        <w:t>—namely,</w:t>
      </w:r>
      <w:r>
        <w:rPr>
          <w:rFonts w:ascii="Times New Roman" w:hAnsi="Times New Roman" w:cs="Times New Roman"/>
        </w:rPr>
        <w:t xml:space="preserve"> Contiguous unit, both Animate Feature units, the Curved Motion Unit, and the Jump Height 4 unit</w:t>
      </w:r>
      <w:r w:rsidR="00406364">
        <w:rPr>
          <w:rFonts w:ascii="Times New Roman" w:hAnsi="Times New Roman" w:cs="Times New Roman"/>
        </w:rPr>
        <w:t>—</w:t>
      </w:r>
      <w:r>
        <w:rPr>
          <w:rFonts w:ascii="Times New Roman" w:hAnsi="Times New Roman" w:cs="Times New Roman"/>
        </w:rPr>
        <w:t xml:space="preserve">they will activate features </w:t>
      </w:r>
      <w:r w:rsidR="00B66F44">
        <w:rPr>
          <w:rFonts w:ascii="Times New Roman" w:hAnsi="Times New Roman" w:cs="Times New Roman"/>
        </w:rPr>
        <w:t>they became</w:t>
      </w:r>
      <w:r>
        <w:rPr>
          <w:rFonts w:ascii="Times New Roman" w:hAnsi="Times New Roman" w:cs="Times New Roman"/>
        </w:rPr>
        <w:t xml:space="preserve"> associated with during that phase (i.e., </w:t>
      </w:r>
      <w:r>
        <w:rPr>
          <w:rFonts w:ascii="Times New Roman" w:hAnsi="Times New Roman" w:cs="Times New Roman"/>
        </w:rPr>
        <w:lastRenderedPageBreak/>
        <w:t>Barrier Height 4, Jump Height 4)</w:t>
      </w:r>
      <w:r w:rsidR="004B71F8">
        <w:rPr>
          <w:rFonts w:ascii="Times New Roman" w:hAnsi="Times New Roman" w:cs="Times New Roman"/>
        </w:rPr>
        <w:t>, among</w:t>
      </w:r>
      <w:r w:rsidR="00B56A1A">
        <w:rPr>
          <w:rFonts w:ascii="Times New Roman" w:hAnsi="Times New Roman" w:cs="Times New Roman"/>
        </w:rPr>
        <w:t xml:space="preserve"> others</w:t>
      </w:r>
      <w:r>
        <w:rPr>
          <w:rFonts w:ascii="Times New Roman" w:hAnsi="Times New Roman" w:cs="Times New Roman"/>
        </w:rPr>
        <w:t xml:space="preserve">. </w:t>
      </w:r>
      <w:r w:rsidR="004B71F8">
        <w:rPr>
          <w:rFonts w:ascii="Times New Roman" w:hAnsi="Times New Roman" w:cs="Times New Roman"/>
        </w:rPr>
        <w:t xml:space="preserve">For </w:t>
      </w:r>
      <w:r w:rsidR="00B66F44">
        <w:rPr>
          <w:rFonts w:ascii="Times New Roman" w:hAnsi="Times New Roman" w:cs="Times New Roman"/>
        </w:rPr>
        <w:t>instance</w:t>
      </w:r>
      <w:r w:rsidR="004B71F8">
        <w:rPr>
          <w:rFonts w:ascii="Times New Roman" w:hAnsi="Times New Roman" w:cs="Times New Roman"/>
        </w:rPr>
        <w:t xml:space="preserve">, </w:t>
      </w:r>
      <w:r w:rsidR="00A25948">
        <w:rPr>
          <w:rFonts w:ascii="Times New Roman" w:hAnsi="Times New Roman" w:cs="Times New Roman"/>
        </w:rPr>
        <w:t>presentation of the</w:t>
      </w:r>
      <w:r w:rsidR="004B71F8">
        <w:rPr>
          <w:rFonts w:ascii="Times New Roman" w:hAnsi="Times New Roman" w:cs="Times New Roman"/>
        </w:rPr>
        <w:t xml:space="preserve"> Jump Height 4 and Curved Motion </w:t>
      </w:r>
      <w:r w:rsidR="00A25948">
        <w:rPr>
          <w:rFonts w:ascii="Times New Roman" w:hAnsi="Times New Roman" w:cs="Times New Roman"/>
        </w:rPr>
        <w:t xml:space="preserve">input </w:t>
      </w:r>
      <w:r w:rsidR="004B71F8">
        <w:rPr>
          <w:rFonts w:ascii="Times New Roman" w:hAnsi="Times New Roman" w:cs="Times New Roman"/>
        </w:rPr>
        <w:t xml:space="preserve">units </w:t>
      </w:r>
      <w:r w:rsidR="00B66F44">
        <w:rPr>
          <w:rFonts w:ascii="Times New Roman" w:hAnsi="Times New Roman" w:cs="Times New Roman"/>
        </w:rPr>
        <w:t>leads to activation of the</w:t>
      </w:r>
      <w:r w:rsidR="004B71F8">
        <w:rPr>
          <w:rFonts w:ascii="Times New Roman" w:hAnsi="Times New Roman" w:cs="Times New Roman"/>
        </w:rPr>
        <w:t xml:space="preserve"> Barrier Height 4 unit. </w:t>
      </w:r>
      <w:r>
        <w:rPr>
          <w:rFonts w:ascii="Times New Roman" w:hAnsi="Times New Roman" w:cs="Times New Roman"/>
        </w:rPr>
        <w:t xml:space="preserve"> This can be seen in Figure </w:t>
      </w:r>
      <w:r w:rsidR="00D5421A">
        <w:rPr>
          <w:rFonts w:ascii="Times New Roman" w:hAnsi="Times New Roman" w:cs="Times New Roman"/>
        </w:rPr>
        <w:t>7</w:t>
      </w:r>
      <w:r>
        <w:rPr>
          <w:rFonts w:ascii="Times New Roman" w:hAnsi="Times New Roman" w:cs="Times New Roman"/>
        </w:rPr>
        <w:t xml:space="preserve">. </w:t>
      </w:r>
      <w:r w:rsidR="004B71F8">
        <w:rPr>
          <w:rFonts w:ascii="Times New Roman" w:hAnsi="Times New Roman" w:cs="Times New Roman"/>
        </w:rPr>
        <w:t xml:space="preserve">In particular, </w:t>
      </w:r>
      <w:r w:rsidR="00B66F44">
        <w:rPr>
          <w:rFonts w:ascii="Times New Roman" w:hAnsi="Times New Roman" w:cs="Times New Roman"/>
        </w:rPr>
        <w:t>Figure 7 shows that in</w:t>
      </w:r>
      <w:r w:rsidR="004B71F8">
        <w:rPr>
          <w:rFonts w:ascii="Times New Roman" w:hAnsi="Times New Roman" w:cs="Times New Roman"/>
        </w:rPr>
        <w:t xml:space="preserve"> the</w:t>
      </w:r>
      <w:r>
        <w:rPr>
          <w:rFonts w:ascii="Times New Roman" w:hAnsi="Times New Roman" w:cs="Times New Roman"/>
        </w:rPr>
        <w:t xml:space="preserve"> Inconsistent test event</w:t>
      </w:r>
      <w:r w:rsidR="00B66F44">
        <w:rPr>
          <w:rFonts w:ascii="Times New Roman" w:hAnsi="Times New Roman" w:cs="Times New Roman"/>
        </w:rPr>
        <w:t>,</w:t>
      </w:r>
      <w:r w:rsidR="004B71F8">
        <w:rPr>
          <w:rFonts w:ascii="Times New Roman" w:hAnsi="Times New Roman" w:cs="Times New Roman"/>
        </w:rPr>
        <w:t xml:space="preserve"> the</w:t>
      </w:r>
      <w:r>
        <w:rPr>
          <w:rFonts w:ascii="Times New Roman" w:hAnsi="Times New Roman" w:cs="Times New Roman"/>
        </w:rPr>
        <w:t xml:space="preserve"> network correctly activates the Barrier Missing, the Barrier Height 0, Contiguous, and Jump Height 4 output units. The first three are activated </w:t>
      </w:r>
      <w:r w:rsidR="007F4585">
        <w:rPr>
          <w:rFonts w:ascii="Times New Roman" w:hAnsi="Times New Roman" w:cs="Times New Roman"/>
        </w:rPr>
        <w:t>due to</w:t>
      </w:r>
      <w:r w:rsidR="00B66F44">
        <w:rPr>
          <w:rFonts w:ascii="Times New Roman" w:hAnsi="Times New Roman" w:cs="Times New Roman"/>
        </w:rPr>
        <w:t xml:space="preserve"> associations formed during pretraining; the last is activated due to associations formed with itself during habituation. At the same time, the </w:t>
      </w:r>
      <w:r>
        <w:rPr>
          <w:rFonts w:ascii="Times New Roman" w:hAnsi="Times New Roman" w:cs="Times New Roman"/>
        </w:rPr>
        <w:t xml:space="preserve">network incorrectly activates the Barrier 4, Jump Height 0, and Straight Motion output units. This response </w:t>
      </w:r>
      <w:r w:rsidR="00B66F44">
        <w:rPr>
          <w:rFonts w:ascii="Times New Roman" w:hAnsi="Times New Roman" w:cs="Times New Roman"/>
        </w:rPr>
        <w:t>is also expected</w:t>
      </w:r>
      <w:r>
        <w:rPr>
          <w:rFonts w:ascii="Times New Roman" w:hAnsi="Times New Roman" w:cs="Times New Roman"/>
        </w:rPr>
        <w:t xml:space="preserve">: </w:t>
      </w:r>
      <w:r w:rsidR="00B66F44">
        <w:rPr>
          <w:rFonts w:ascii="Times New Roman" w:hAnsi="Times New Roman" w:cs="Times New Roman"/>
        </w:rPr>
        <w:t>T</w:t>
      </w:r>
      <w:r w:rsidR="00B66F44" w:rsidRPr="00B66F44">
        <w:rPr>
          <w:rFonts w:ascii="Times New Roman" w:hAnsi="Times New Roman" w:cs="Times New Roman"/>
        </w:rPr>
        <w:t xml:space="preserve">he Jump Height 0 and Straight Motion units were associated with their input counterparts during pretraining, and the Barrier Height 4 unit </w:t>
      </w:r>
      <w:r w:rsidR="00B66F44">
        <w:rPr>
          <w:rFonts w:ascii="Times New Roman" w:hAnsi="Times New Roman" w:cs="Times New Roman"/>
        </w:rPr>
        <w:t>came to be associated</w:t>
      </w:r>
      <w:r w:rsidR="00B66F44" w:rsidRPr="00B66F44">
        <w:rPr>
          <w:rFonts w:ascii="Times New Roman" w:hAnsi="Times New Roman" w:cs="Times New Roman"/>
        </w:rPr>
        <w:t xml:space="preserve"> with Jump Height 4, </w:t>
      </w:r>
      <w:r w:rsidR="00B66F44">
        <w:rPr>
          <w:rFonts w:ascii="Times New Roman" w:hAnsi="Times New Roman" w:cs="Times New Roman"/>
        </w:rPr>
        <w:t>its input counterpart,</w:t>
      </w:r>
      <w:r w:rsidR="00B66F44" w:rsidRPr="00B66F44">
        <w:rPr>
          <w:rFonts w:ascii="Times New Roman" w:hAnsi="Times New Roman" w:cs="Times New Roman"/>
        </w:rPr>
        <w:t xml:space="preserve"> Contiguous, and Animate Feature input units</w:t>
      </w:r>
      <w:r w:rsidR="00E975C0">
        <w:rPr>
          <w:rFonts w:ascii="Times New Roman" w:hAnsi="Times New Roman" w:cs="Times New Roman"/>
        </w:rPr>
        <w:t xml:space="preserve"> during </w:t>
      </w:r>
      <w:r w:rsidR="006109DF">
        <w:rPr>
          <w:rFonts w:ascii="Times New Roman" w:hAnsi="Times New Roman" w:cs="Times New Roman"/>
        </w:rPr>
        <w:t>habituation</w:t>
      </w:r>
      <w:r>
        <w:rPr>
          <w:rFonts w:ascii="Times New Roman" w:hAnsi="Times New Roman" w:cs="Times New Roman"/>
        </w:rPr>
        <w:t xml:space="preserve">. </w:t>
      </w:r>
      <w:r w:rsidR="001157F1">
        <w:rPr>
          <w:rFonts w:ascii="Times New Roman" w:hAnsi="Times New Roman" w:cs="Times New Roman"/>
        </w:rPr>
        <w:t>Thus,</w:t>
      </w:r>
      <w:r>
        <w:rPr>
          <w:rFonts w:ascii="Times New Roman" w:hAnsi="Times New Roman" w:cs="Times New Roman"/>
        </w:rPr>
        <w:t xml:space="preserve"> three output units (i.e., Barrier 4, Jump Height 0, and Straight Motion) contribute to the error in the Inconsistent test event.  </w:t>
      </w:r>
      <w:r w:rsidR="00A71523">
        <w:rPr>
          <w:rFonts w:ascii="Times New Roman" w:hAnsi="Times New Roman" w:cs="Times New Roman"/>
        </w:rPr>
        <w:t xml:space="preserve">This pattern of activation is precisely what the present theory predicts. Specifically, if infants, like the network, learn that a particular barrier height is associated with a specific type of motion (e.g., </w:t>
      </w:r>
      <w:r w:rsidR="00C31FD3">
        <w:rPr>
          <w:rFonts w:ascii="Times New Roman" w:hAnsi="Times New Roman" w:cs="Times New Roman"/>
        </w:rPr>
        <w:t>Curved Motion</w:t>
      </w:r>
      <w:r w:rsidR="00A71523">
        <w:rPr>
          <w:rFonts w:ascii="Times New Roman" w:hAnsi="Times New Roman" w:cs="Times New Roman"/>
        </w:rPr>
        <w:t xml:space="preserve">), then presenting one of these features at test (e.g., Jump Height 4) should reactivate the other (e.g., Barrier Height 4). </w:t>
      </w:r>
      <w:r w:rsidR="0089176F">
        <w:rPr>
          <w:rFonts w:ascii="Times New Roman" w:hAnsi="Times New Roman" w:cs="Times New Roman"/>
        </w:rPr>
        <w:t>I</w:t>
      </w:r>
      <w:r w:rsidR="00A71523">
        <w:rPr>
          <w:rFonts w:ascii="Times New Roman" w:hAnsi="Times New Roman" w:cs="Times New Roman"/>
        </w:rPr>
        <w:t>f that associated feature is absent</w:t>
      </w:r>
      <w:r w:rsidR="0089176F">
        <w:rPr>
          <w:rFonts w:ascii="Times New Roman" w:hAnsi="Times New Roman" w:cs="Times New Roman"/>
        </w:rPr>
        <w:t xml:space="preserve">, as </w:t>
      </w:r>
      <w:r w:rsidR="00A71523">
        <w:rPr>
          <w:rFonts w:ascii="Times New Roman" w:hAnsi="Times New Roman" w:cs="Times New Roman"/>
        </w:rPr>
        <w:t xml:space="preserve">in the Inconsistent test event, then the network </w:t>
      </w:r>
      <w:r w:rsidR="009A6177">
        <w:rPr>
          <w:rFonts w:ascii="Times New Roman" w:hAnsi="Times New Roman" w:cs="Times New Roman"/>
        </w:rPr>
        <w:t xml:space="preserve">(and by extension, </w:t>
      </w:r>
      <w:r w:rsidR="00A71523">
        <w:rPr>
          <w:rFonts w:ascii="Times New Roman" w:hAnsi="Times New Roman" w:cs="Times New Roman"/>
        </w:rPr>
        <w:t>the infant</w:t>
      </w:r>
      <w:r w:rsidR="009A6177">
        <w:rPr>
          <w:rFonts w:ascii="Times New Roman" w:hAnsi="Times New Roman" w:cs="Times New Roman"/>
        </w:rPr>
        <w:t xml:space="preserve">) </w:t>
      </w:r>
      <w:r w:rsidR="00A71523">
        <w:rPr>
          <w:rFonts w:ascii="Times New Roman" w:hAnsi="Times New Roman" w:cs="Times New Roman"/>
        </w:rPr>
        <w:t xml:space="preserve">should detect an error </w:t>
      </w:r>
      <w:r w:rsidR="001157F1">
        <w:rPr>
          <w:rFonts w:ascii="Times New Roman" w:hAnsi="Times New Roman" w:cs="Times New Roman"/>
        </w:rPr>
        <w:t>and show heightened attention</w:t>
      </w:r>
      <w:r w:rsidR="00A71523">
        <w:rPr>
          <w:rFonts w:ascii="Times New Roman" w:hAnsi="Times New Roman" w:cs="Times New Roman"/>
        </w:rPr>
        <w:t>.</w:t>
      </w:r>
    </w:p>
    <w:p w14:paraId="496AF0AB" w14:textId="571EC7DD"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Now consider the Consistent test event. This event was implemented in the same manner except that the Straight Motion and Jump Height 0 input units were turned on. As </w:t>
      </w:r>
      <w:r w:rsidR="009A6177">
        <w:rPr>
          <w:rFonts w:ascii="Times New Roman" w:hAnsi="Times New Roman" w:cs="Times New Roman"/>
        </w:rPr>
        <w:t>can be seen in Figure 7</w:t>
      </w:r>
      <w:r>
        <w:rPr>
          <w:rFonts w:ascii="Times New Roman" w:hAnsi="Times New Roman" w:cs="Times New Roman"/>
        </w:rPr>
        <w:t>, the network activates the same units as those in the Inconsistent test event. However, because the network correctly activates four of these units and incorrectly activates the remaining two units via the same</w:t>
      </w:r>
      <w:r w:rsidR="00707240">
        <w:rPr>
          <w:rFonts w:ascii="Times New Roman" w:hAnsi="Times New Roman" w:cs="Times New Roman"/>
        </w:rPr>
        <w:t xml:space="preserve"> associative</w:t>
      </w:r>
      <w:r>
        <w:rPr>
          <w:rFonts w:ascii="Times New Roman" w:hAnsi="Times New Roman" w:cs="Times New Roman"/>
        </w:rPr>
        <w:t xml:space="preserve"> processes described above, two rather than three output units contribute to this event’s error. </w:t>
      </w:r>
      <w:r w:rsidR="00707240">
        <w:rPr>
          <w:rFonts w:ascii="Times New Roman" w:hAnsi="Times New Roman" w:cs="Times New Roman"/>
        </w:rPr>
        <w:t>The fact that one</w:t>
      </w:r>
      <w:r>
        <w:rPr>
          <w:rFonts w:ascii="Times New Roman" w:hAnsi="Times New Roman" w:cs="Times New Roman"/>
        </w:rPr>
        <w:t xml:space="preserve"> fewer unit contributes to error in the </w:t>
      </w:r>
      <w:r>
        <w:rPr>
          <w:rFonts w:ascii="Times New Roman" w:hAnsi="Times New Roman" w:cs="Times New Roman"/>
        </w:rPr>
        <w:lastRenderedPageBreak/>
        <w:t xml:space="preserve">Consistent than in the Inconsistent event means the network </w:t>
      </w:r>
      <w:r w:rsidR="00707240">
        <w:rPr>
          <w:rFonts w:ascii="Times New Roman" w:hAnsi="Times New Roman" w:cs="Times New Roman"/>
        </w:rPr>
        <w:t>looks less long at the Consistent test event than at the Inconsistent one.</w:t>
      </w:r>
      <w:r>
        <w:rPr>
          <w:rFonts w:ascii="Times New Roman" w:hAnsi="Times New Roman" w:cs="Times New Roman"/>
        </w:rPr>
        <w:t xml:space="preserve"> </w:t>
      </w:r>
      <w:r w:rsidR="004F4FC0">
        <w:rPr>
          <w:rFonts w:ascii="Times New Roman" w:hAnsi="Times New Roman" w:cs="Times New Roman"/>
        </w:rPr>
        <w:t xml:space="preserve"> This provides a mechanistic explanation for infants’ looking behaviors </w:t>
      </w:r>
      <w:r w:rsidR="006760AF">
        <w:rPr>
          <w:rFonts w:ascii="Times New Roman" w:hAnsi="Times New Roman" w:cs="Times New Roman"/>
        </w:rPr>
        <w:t>in the Experimental condition</w:t>
      </w:r>
      <w:r w:rsidR="002C2FEA">
        <w:rPr>
          <w:rFonts w:ascii="Times New Roman" w:hAnsi="Times New Roman" w:cs="Times New Roman"/>
        </w:rPr>
        <w:t>, but it does not explain infants’ looking in the Control condition</w:t>
      </w:r>
      <w:r w:rsidR="006760AF">
        <w:rPr>
          <w:rFonts w:ascii="Times New Roman" w:hAnsi="Times New Roman" w:cs="Times New Roman"/>
        </w:rPr>
        <w:t xml:space="preserve">. </w:t>
      </w:r>
    </w:p>
    <w:p w14:paraId="269FB9C6" w14:textId="77777777" w:rsidR="00524642" w:rsidRDefault="00524642" w:rsidP="00524642">
      <w:pPr>
        <w:spacing w:line="480" w:lineRule="auto"/>
        <w:contextualSpacing/>
        <w:rPr>
          <w:rFonts w:ascii="Times New Roman" w:hAnsi="Times New Roman" w:cs="Times New Roman"/>
        </w:rPr>
      </w:pPr>
      <w:r w:rsidRPr="000F65EB">
        <w:rPr>
          <w:rFonts w:ascii="Times New Roman" w:hAnsi="Times New Roman" w:cs="Times New Roman"/>
          <w:noProof/>
        </w:rPr>
        <mc:AlternateContent>
          <mc:Choice Requires="wps">
            <w:drawing>
              <wp:anchor distT="45720" distB="45720" distL="114300" distR="114300" simplePos="0" relativeHeight="251664384" behindDoc="0" locked="0" layoutInCell="1" allowOverlap="1" wp14:anchorId="30BE62A1" wp14:editId="2A05AC1E">
                <wp:simplePos x="0" y="0"/>
                <wp:positionH relativeFrom="margin">
                  <wp:posOffset>-43180</wp:posOffset>
                </wp:positionH>
                <wp:positionV relativeFrom="paragraph">
                  <wp:posOffset>340995</wp:posOffset>
                </wp:positionV>
                <wp:extent cx="6797040" cy="3061970"/>
                <wp:effectExtent l="0" t="0" r="3810" b="5080"/>
                <wp:wrapSquare wrapText="bothSides"/>
                <wp:docPr id="2654027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97040" cy="3061970"/>
                        </a:xfrm>
                        <a:prstGeom prst="rect">
                          <a:avLst/>
                        </a:prstGeom>
                        <a:solidFill>
                          <a:srgbClr val="FFFFFF"/>
                        </a:solidFill>
                        <a:ln w="9525">
                          <a:noFill/>
                          <a:miter lim="800000"/>
                          <a:headEnd/>
                          <a:tailEnd/>
                        </a:ln>
                      </wps:spPr>
                      <wps:txbx>
                        <w:txbxContent>
                          <w:p w14:paraId="26ED647D" w14:textId="773D6767" w:rsidR="00524642" w:rsidRDefault="005F1961" w:rsidP="00524642">
                            <w:pPr>
                              <w:keepNext/>
                            </w:pPr>
                            <w:r>
                              <w:rPr>
                                <w:noProof/>
                              </w:rPr>
                              <w:drawing>
                                <wp:inline distT="0" distB="0" distL="0" distR="0" wp14:anchorId="09B4D993" wp14:editId="65FC5284">
                                  <wp:extent cx="6605270" cy="2516505"/>
                                  <wp:effectExtent l="0" t="0" r="5080" b="0"/>
                                  <wp:docPr id="2079180696" name="Picture 8"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180696" name="Picture 8" descr="A screenshot of a computer program&#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6605270" cy="2516505"/>
                                          </a:xfrm>
                                          <a:prstGeom prst="rect">
                                            <a:avLst/>
                                          </a:prstGeom>
                                        </pic:spPr>
                                      </pic:pic>
                                    </a:graphicData>
                                  </a:graphic>
                                </wp:inline>
                              </w:drawing>
                            </w:r>
                          </w:p>
                          <w:p w14:paraId="7C34C9A0" w14:textId="7F7B43DA" w:rsidR="00524642" w:rsidRPr="000F65EB" w:rsidRDefault="00524642" w:rsidP="00524642">
                            <w:pPr>
                              <w:pStyle w:val="Caption"/>
                              <w:rPr>
                                <w:rFonts w:ascii="Times New Roman" w:hAnsi="Times New Roman" w:cs="Times New Roman"/>
                                <w:i w:val="0"/>
                                <w:iCs w:val="0"/>
                                <w:color w:val="000000" w:themeColor="text1"/>
                                <w:sz w:val="24"/>
                                <w:szCs w:val="24"/>
                              </w:rPr>
                            </w:pPr>
                            <w:r w:rsidRPr="000F65EB">
                              <w:rPr>
                                <w:rFonts w:ascii="Times New Roman" w:hAnsi="Times New Roman" w:cs="Times New Roman"/>
                                <w:i w:val="0"/>
                                <w:iCs w:val="0"/>
                                <w:color w:val="000000" w:themeColor="text1"/>
                                <w:sz w:val="24"/>
                                <w:szCs w:val="24"/>
                              </w:rPr>
                              <w:t xml:space="preserve">Figure </w:t>
                            </w:r>
                            <w:r w:rsidRPr="000F65EB">
                              <w:rPr>
                                <w:rFonts w:ascii="Times New Roman" w:hAnsi="Times New Roman" w:cs="Times New Roman"/>
                                <w:i w:val="0"/>
                                <w:iCs w:val="0"/>
                                <w:color w:val="000000" w:themeColor="text1"/>
                                <w:sz w:val="24"/>
                                <w:szCs w:val="24"/>
                              </w:rPr>
                              <w:fldChar w:fldCharType="begin"/>
                            </w:r>
                            <w:r w:rsidRPr="000F65EB">
                              <w:rPr>
                                <w:rFonts w:ascii="Times New Roman" w:hAnsi="Times New Roman" w:cs="Times New Roman"/>
                                <w:i w:val="0"/>
                                <w:iCs w:val="0"/>
                                <w:color w:val="000000" w:themeColor="text1"/>
                                <w:sz w:val="24"/>
                                <w:szCs w:val="24"/>
                              </w:rPr>
                              <w:instrText xml:space="preserve"> SEQ Figure \* ARABIC </w:instrText>
                            </w:r>
                            <w:r w:rsidRPr="000F65EB">
                              <w:rPr>
                                <w:rFonts w:ascii="Times New Roman" w:hAnsi="Times New Roman" w:cs="Times New Roman"/>
                                <w:i w:val="0"/>
                                <w:iCs w:val="0"/>
                                <w:color w:val="000000" w:themeColor="text1"/>
                                <w:sz w:val="24"/>
                                <w:szCs w:val="24"/>
                              </w:rPr>
                              <w:fldChar w:fldCharType="separate"/>
                            </w:r>
                            <w:r w:rsidR="00AD4C5C">
                              <w:rPr>
                                <w:rFonts w:ascii="Times New Roman" w:hAnsi="Times New Roman" w:cs="Times New Roman"/>
                                <w:i w:val="0"/>
                                <w:iCs w:val="0"/>
                                <w:noProof/>
                                <w:color w:val="000000" w:themeColor="text1"/>
                                <w:sz w:val="24"/>
                                <w:szCs w:val="24"/>
                              </w:rPr>
                              <w:t>13</w:t>
                            </w:r>
                            <w:r w:rsidRPr="000F65EB">
                              <w:rPr>
                                <w:rFonts w:ascii="Times New Roman" w:hAnsi="Times New Roman" w:cs="Times New Roman"/>
                                <w:i w:val="0"/>
                                <w:iCs w:val="0"/>
                                <w:color w:val="000000" w:themeColor="text1"/>
                                <w:sz w:val="24"/>
                                <w:szCs w:val="24"/>
                              </w:rPr>
                              <w:fldChar w:fldCharType="end"/>
                            </w:r>
                            <w:r w:rsidRPr="000F65EB">
                              <w:rPr>
                                <w:rFonts w:ascii="Times New Roman" w:hAnsi="Times New Roman" w:cs="Times New Roman"/>
                                <w:i w:val="0"/>
                                <w:iCs w:val="0"/>
                                <w:color w:val="000000" w:themeColor="text1"/>
                                <w:sz w:val="24"/>
                                <w:szCs w:val="24"/>
                              </w:rPr>
                              <w:t>. Depiction of the test performance of networks in the Control condition.</w:t>
                            </w:r>
                          </w:p>
                          <w:p w14:paraId="10280480"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BE62A1" id="_x0000_s1029" type="#_x0000_t202" style="position:absolute;margin-left:-3.4pt;margin-top:26.85pt;width:535.2pt;height:241.1pt;z-index:2516643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" stroked="f">
                <v:textbox>
                  <w:txbxContent>
                    <w:p w14:paraId="26ED647D" w14:textId="773D6767" w:rsidR="00524642" w:rsidRDefault="005F1961" w:rsidP="00524642">
                      <w:pPr>
                        <w:keepNext/>
                      </w:pPr>
                      <w:r>
                        <w:rPr>
                          <w:noProof/>
                        </w:rPr>
                        <w:drawing>
                          <wp:inline distT="0" distB="0" distL="0" distR="0" wp14:anchorId="09B4D993" wp14:editId="65FC5284">
                            <wp:extent cx="6605270" cy="2516505"/>
                            <wp:effectExtent l="0" t="0" r="5080" b="0"/>
                            <wp:docPr id="2079180696" name="Picture 8"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180696" name="Picture 8" descr="A screenshot of a computer program&#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6605270" cy="2516505"/>
                                    </a:xfrm>
                                    <a:prstGeom prst="rect">
                                      <a:avLst/>
                                    </a:prstGeom>
                                  </pic:spPr>
                                </pic:pic>
                              </a:graphicData>
                            </a:graphic>
                          </wp:inline>
                        </w:drawing>
                      </w:r>
                    </w:p>
                    <w:p w14:paraId="7C34C9A0" w14:textId="7F7B43DA" w:rsidR="00524642" w:rsidRPr="000F65EB" w:rsidRDefault="00524642" w:rsidP="00524642">
                      <w:pPr>
                        <w:pStyle w:val="Caption"/>
                        <w:rPr>
                          <w:rFonts w:ascii="Times New Roman" w:hAnsi="Times New Roman" w:cs="Times New Roman"/>
                          <w:i w:val="0"/>
                          <w:iCs w:val="0"/>
                          <w:color w:val="000000" w:themeColor="text1"/>
                          <w:sz w:val="24"/>
                          <w:szCs w:val="24"/>
                        </w:rPr>
                      </w:pPr>
                      <w:r w:rsidRPr="000F65EB">
                        <w:rPr>
                          <w:rFonts w:ascii="Times New Roman" w:hAnsi="Times New Roman" w:cs="Times New Roman"/>
                          <w:i w:val="0"/>
                          <w:iCs w:val="0"/>
                          <w:color w:val="000000" w:themeColor="text1"/>
                          <w:sz w:val="24"/>
                          <w:szCs w:val="24"/>
                        </w:rPr>
                        <w:t xml:space="preserve">Figure </w:t>
                      </w:r>
                      <w:r w:rsidRPr="000F65EB">
                        <w:rPr>
                          <w:rFonts w:ascii="Times New Roman" w:hAnsi="Times New Roman" w:cs="Times New Roman"/>
                          <w:i w:val="0"/>
                          <w:iCs w:val="0"/>
                          <w:color w:val="000000" w:themeColor="text1"/>
                          <w:sz w:val="24"/>
                          <w:szCs w:val="24"/>
                        </w:rPr>
                        <w:fldChar w:fldCharType="begin"/>
                      </w:r>
                      <w:r w:rsidRPr="000F65EB">
                        <w:rPr>
                          <w:rFonts w:ascii="Times New Roman" w:hAnsi="Times New Roman" w:cs="Times New Roman"/>
                          <w:i w:val="0"/>
                          <w:iCs w:val="0"/>
                          <w:color w:val="000000" w:themeColor="text1"/>
                          <w:sz w:val="24"/>
                          <w:szCs w:val="24"/>
                        </w:rPr>
                        <w:instrText xml:space="preserve"> SEQ Figure \* ARABIC </w:instrText>
                      </w:r>
                      <w:r w:rsidRPr="000F65EB">
                        <w:rPr>
                          <w:rFonts w:ascii="Times New Roman" w:hAnsi="Times New Roman" w:cs="Times New Roman"/>
                          <w:i w:val="0"/>
                          <w:iCs w:val="0"/>
                          <w:color w:val="000000" w:themeColor="text1"/>
                          <w:sz w:val="24"/>
                          <w:szCs w:val="24"/>
                        </w:rPr>
                        <w:fldChar w:fldCharType="separate"/>
                      </w:r>
                      <w:r w:rsidR="00AD4C5C">
                        <w:rPr>
                          <w:rFonts w:ascii="Times New Roman" w:hAnsi="Times New Roman" w:cs="Times New Roman"/>
                          <w:i w:val="0"/>
                          <w:iCs w:val="0"/>
                          <w:noProof/>
                          <w:color w:val="000000" w:themeColor="text1"/>
                          <w:sz w:val="24"/>
                          <w:szCs w:val="24"/>
                        </w:rPr>
                        <w:t>13</w:t>
                      </w:r>
                      <w:r w:rsidRPr="000F65EB">
                        <w:rPr>
                          <w:rFonts w:ascii="Times New Roman" w:hAnsi="Times New Roman" w:cs="Times New Roman"/>
                          <w:i w:val="0"/>
                          <w:iCs w:val="0"/>
                          <w:color w:val="000000" w:themeColor="text1"/>
                          <w:sz w:val="24"/>
                          <w:szCs w:val="24"/>
                        </w:rPr>
                        <w:fldChar w:fldCharType="end"/>
                      </w:r>
                      <w:r w:rsidRPr="000F65EB">
                        <w:rPr>
                          <w:rFonts w:ascii="Times New Roman" w:hAnsi="Times New Roman" w:cs="Times New Roman"/>
                          <w:i w:val="0"/>
                          <w:iCs w:val="0"/>
                          <w:color w:val="000000" w:themeColor="text1"/>
                          <w:sz w:val="24"/>
                          <w:szCs w:val="24"/>
                        </w:rPr>
                        <w:t>. Depiction of the test performance of networks in the Control condition.</w:t>
                      </w:r>
                    </w:p>
                    <w:p w14:paraId="10280480" w14:textId="77777777" w:rsidR="00524642" w:rsidRDefault="00524642" w:rsidP="00524642"/>
                  </w:txbxContent>
                </v:textbox>
                <w10:wrap type="square" anchorx="margin"/>
              </v:shape>
            </w:pict>
          </mc:Fallback>
        </mc:AlternateContent>
      </w:r>
    </w:p>
    <w:p w14:paraId="1FA5C8CF" w14:textId="77777777" w:rsidR="00164941" w:rsidRDefault="00164941" w:rsidP="00524642">
      <w:pPr>
        <w:spacing w:line="480" w:lineRule="auto"/>
        <w:ind w:firstLine="720"/>
        <w:contextualSpacing/>
        <w:rPr>
          <w:rFonts w:ascii="Times New Roman" w:hAnsi="Times New Roman" w:cs="Times New Roman"/>
        </w:rPr>
      </w:pPr>
    </w:p>
    <w:p w14:paraId="5E04C4F4" w14:textId="3894B8F4" w:rsidR="00136774" w:rsidRPr="00136774" w:rsidRDefault="006760AF" w:rsidP="00136774">
      <w:pPr>
        <w:spacing w:line="480" w:lineRule="auto"/>
        <w:ind w:firstLine="720"/>
        <w:contextualSpacing/>
        <w:rPr>
          <w:rFonts w:ascii="Times New Roman" w:hAnsi="Times New Roman" w:cs="Times New Roman"/>
        </w:rPr>
      </w:pPr>
      <w:r>
        <w:rPr>
          <w:rFonts w:ascii="Times New Roman" w:hAnsi="Times New Roman" w:cs="Times New Roman"/>
        </w:rPr>
        <w:t>As it turns out, t</w:t>
      </w:r>
      <w:r w:rsidR="00136774" w:rsidRPr="00136774">
        <w:rPr>
          <w:rFonts w:ascii="Times New Roman" w:hAnsi="Times New Roman" w:cs="Times New Roman"/>
        </w:rPr>
        <w:t xml:space="preserve">he same associative principles also explain why the network responds more similarly to the two test events in the Control condition. Figure 8 shows the test performance of one of the 20 networks in this condition. </w:t>
      </w:r>
      <w:r>
        <w:rPr>
          <w:rFonts w:ascii="Times New Roman" w:hAnsi="Times New Roman" w:cs="Times New Roman"/>
        </w:rPr>
        <w:t xml:space="preserve">The habituation event in this condition was </w:t>
      </w:r>
      <w:r w:rsidR="00136774" w:rsidRPr="00136774">
        <w:rPr>
          <w:rFonts w:ascii="Times New Roman" w:hAnsi="Times New Roman" w:cs="Times New Roman"/>
        </w:rPr>
        <w:t>identical to that in the Experimental condition with one key exception: the barrier was now positioned to the side rather than in the middle. To reflect the assumption that barriers positioned to the side are less salient than centrally located ones, the learning rate for connections to and from the Barrier Height 4 units was lowered</w:t>
      </w:r>
      <w:r w:rsidR="001C23ED">
        <w:rPr>
          <w:rFonts w:ascii="Times New Roman" w:hAnsi="Times New Roman" w:cs="Times New Roman"/>
        </w:rPr>
        <w:t xml:space="preserve">; </w:t>
      </w:r>
      <w:r>
        <w:rPr>
          <w:rFonts w:ascii="Times New Roman" w:hAnsi="Times New Roman" w:cs="Times New Roman"/>
        </w:rPr>
        <w:t xml:space="preserve">weight decay was introduced </w:t>
      </w:r>
      <w:r w:rsidR="008B3CB2">
        <w:rPr>
          <w:rFonts w:ascii="Times New Roman" w:hAnsi="Times New Roman" w:cs="Times New Roman"/>
        </w:rPr>
        <w:t>further to</w:t>
      </w:r>
      <w:r>
        <w:rPr>
          <w:rFonts w:ascii="Times New Roman" w:hAnsi="Times New Roman" w:cs="Times New Roman"/>
        </w:rPr>
        <w:t xml:space="preserve"> decrease their salience</w:t>
      </w:r>
      <w:r w:rsidR="00136774" w:rsidRPr="00136774">
        <w:rPr>
          <w:rFonts w:ascii="Times New Roman" w:hAnsi="Times New Roman" w:cs="Times New Roman"/>
        </w:rPr>
        <w:t xml:space="preserve">. </w:t>
      </w:r>
      <w:r w:rsidR="00F35BB5" w:rsidRPr="00136774">
        <w:rPr>
          <w:rFonts w:ascii="Times New Roman" w:hAnsi="Times New Roman" w:cs="Times New Roman"/>
        </w:rPr>
        <w:t>Consequently</w:t>
      </w:r>
      <w:r w:rsidR="00136774" w:rsidRPr="00136774">
        <w:rPr>
          <w:rFonts w:ascii="Times New Roman" w:hAnsi="Times New Roman" w:cs="Times New Roman"/>
        </w:rPr>
        <w:t>, the network failed sufficiently to adjust the weights connecting this unit with those features with which it was associated during habitation.</w:t>
      </w:r>
      <w:r w:rsidR="00136774">
        <w:rPr>
          <w:rFonts w:ascii="Times New Roman" w:hAnsi="Times New Roman" w:cs="Times New Roman"/>
        </w:rPr>
        <w:t xml:space="preserve"> A corollary of this is that</w:t>
      </w:r>
      <w:r w:rsidR="00136774" w:rsidRPr="00136774">
        <w:rPr>
          <w:rFonts w:ascii="Times New Roman" w:hAnsi="Times New Roman" w:cs="Times New Roman"/>
        </w:rPr>
        <w:t xml:space="preserve"> </w:t>
      </w:r>
      <w:r w:rsidR="00136774" w:rsidRPr="00136774">
        <w:rPr>
          <w:rFonts w:ascii="Times New Roman" w:hAnsi="Times New Roman" w:cs="Times New Roman"/>
        </w:rPr>
        <w:lastRenderedPageBreak/>
        <w:t xml:space="preserve">during the Inconsistent test event, the network does not activate the Barrier Height 4 or Barrier Side output units in response to input from the Curved Motion, Jump Height 4, Contiguous, and Animate Feature units, </w:t>
      </w:r>
      <w:r w:rsidR="00136774">
        <w:rPr>
          <w:rFonts w:ascii="Times New Roman" w:hAnsi="Times New Roman" w:cs="Times New Roman"/>
        </w:rPr>
        <w:t>even though</w:t>
      </w:r>
      <w:r w:rsidR="00136774" w:rsidRPr="00136774">
        <w:rPr>
          <w:rFonts w:ascii="Times New Roman" w:hAnsi="Times New Roman" w:cs="Times New Roman"/>
        </w:rPr>
        <w:t xml:space="preserve"> these features co-occurred with</w:t>
      </w:r>
      <w:r w:rsidR="00136774">
        <w:rPr>
          <w:rFonts w:ascii="Times New Roman" w:hAnsi="Times New Roman" w:cs="Times New Roman"/>
        </w:rPr>
        <w:t xml:space="preserve"> the</w:t>
      </w:r>
      <w:r w:rsidR="00136774" w:rsidRPr="00136774">
        <w:rPr>
          <w:rFonts w:ascii="Times New Roman" w:hAnsi="Times New Roman" w:cs="Times New Roman"/>
        </w:rPr>
        <w:t xml:space="preserve"> Barrier Side </w:t>
      </w:r>
      <w:r w:rsidR="00136774">
        <w:rPr>
          <w:rFonts w:ascii="Times New Roman" w:hAnsi="Times New Roman" w:cs="Times New Roman"/>
        </w:rPr>
        <w:t xml:space="preserve">unit </w:t>
      </w:r>
      <w:r w:rsidR="00136774" w:rsidRPr="00136774">
        <w:rPr>
          <w:rFonts w:ascii="Times New Roman" w:hAnsi="Times New Roman" w:cs="Times New Roman"/>
        </w:rPr>
        <w:t xml:space="preserve">during habituation. This outcome </w:t>
      </w:r>
      <w:r w:rsidR="00136774">
        <w:rPr>
          <w:rFonts w:ascii="Times New Roman" w:hAnsi="Times New Roman" w:cs="Times New Roman"/>
        </w:rPr>
        <w:t>too is</w:t>
      </w:r>
      <w:r w:rsidR="00136774" w:rsidRPr="00136774">
        <w:rPr>
          <w:rFonts w:ascii="Times New Roman" w:hAnsi="Times New Roman" w:cs="Times New Roman"/>
        </w:rPr>
        <w:t xml:space="preserve"> consistent with the</w:t>
      </w:r>
      <w:r w:rsidR="00533863">
        <w:rPr>
          <w:rFonts w:ascii="Times New Roman" w:hAnsi="Times New Roman" w:cs="Times New Roman"/>
        </w:rPr>
        <w:t xml:space="preserve"> present</w:t>
      </w:r>
      <w:r w:rsidR="00136774" w:rsidRPr="00136774">
        <w:rPr>
          <w:rFonts w:ascii="Times New Roman" w:hAnsi="Times New Roman" w:cs="Times New Roman"/>
        </w:rPr>
        <w:t xml:space="preserve"> theoretical account. Because the barrier was less salient in the side position, the resulting associations with curved motion were weaker and insufficient to support reliable reactivation</w:t>
      </w:r>
      <w:r w:rsidR="00FD0D90">
        <w:rPr>
          <w:rFonts w:ascii="Times New Roman" w:hAnsi="Times New Roman" w:cs="Times New Roman"/>
        </w:rPr>
        <w:t xml:space="preserve"> of the Barrier Height 4 or Barrier Side output units</w:t>
      </w:r>
      <w:r w:rsidR="00136774" w:rsidRPr="00136774">
        <w:rPr>
          <w:rFonts w:ascii="Times New Roman" w:hAnsi="Times New Roman" w:cs="Times New Roman"/>
        </w:rPr>
        <w:t xml:space="preserve"> at test.</w:t>
      </w:r>
    </w:p>
    <w:p w14:paraId="1065B9CE" w14:textId="246B8E2A" w:rsidR="00F35BB5" w:rsidRDefault="00F35BB5" w:rsidP="00524642">
      <w:pPr>
        <w:spacing w:line="480" w:lineRule="auto"/>
        <w:ind w:firstLine="720"/>
        <w:contextualSpacing/>
        <w:rPr>
          <w:rFonts w:ascii="Times New Roman" w:hAnsi="Times New Roman" w:cs="Times New Roman"/>
        </w:rPr>
      </w:pPr>
      <w:r>
        <w:rPr>
          <w:rFonts w:ascii="Times New Roman" w:hAnsi="Times New Roman" w:cs="Times New Roman"/>
        </w:rPr>
        <w:t>It might</w:t>
      </w:r>
      <w:r w:rsidR="00136774">
        <w:rPr>
          <w:rFonts w:ascii="Times New Roman" w:hAnsi="Times New Roman" w:cs="Times New Roman"/>
        </w:rPr>
        <w:t xml:space="preserve"> </w:t>
      </w:r>
      <w:r w:rsidR="00136774" w:rsidRPr="00136774">
        <w:rPr>
          <w:rFonts w:ascii="Times New Roman" w:hAnsi="Times New Roman" w:cs="Times New Roman"/>
        </w:rPr>
        <w:t>seem surprising that the network fails to activate the Barrier Side unit at all</w:t>
      </w:r>
      <w:r w:rsidR="00136774">
        <w:rPr>
          <w:rFonts w:ascii="Times New Roman" w:hAnsi="Times New Roman" w:cs="Times New Roman"/>
        </w:rPr>
        <w:t>. This is because</w:t>
      </w:r>
      <w:r>
        <w:rPr>
          <w:rFonts w:ascii="Times New Roman" w:hAnsi="Times New Roman" w:cs="Times New Roman"/>
        </w:rPr>
        <w:t>, unlike the Barrier Height 4 unit, this unit</w:t>
      </w:r>
      <w:r w:rsidR="00136774" w:rsidRPr="00136774">
        <w:rPr>
          <w:rFonts w:ascii="Times New Roman" w:hAnsi="Times New Roman" w:cs="Times New Roman"/>
        </w:rPr>
        <w:t xml:space="preserve"> was not subject to the</w:t>
      </w:r>
      <w:r w:rsidR="00136774">
        <w:rPr>
          <w:rFonts w:ascii="Times New Roman" w:hAnsi="Times New Roman" w:cs="Times New Roman"/>
        </w:rPr>
        <w:t xml:space="preserve"> </w:t>
      </w:r>
      <w:r w:rsidR="0074758C">
        <w:rPr>
          <w:rFonts w:ascii="Times New Roman" w:hAnsi="Times New Roman" w:cs="Times New Roman"/>
        </w:rPr>
        <w:t xml:space="preserve">same </w:t>
      </w:r>
      <w:r w:rsidR="00136774" w:rsidRPr="00136774">
        <w:rPr>
          <w:rFonts w:ascii="Times New Roman" w:hAnsi="Times New Roman" w:cs="Times New Roman"/>
        </w:rPr>
        <w:t xml:space="preserve">salience manipulation. </w:t>
      </w:r>
      <w:r>
        <w:rPr>
          <w:rFonts w:ascii="Times New Roman" w:hAnsi="Times New Roman" w:cs="Times New Roman"/>
        </w:rPr>
        <w:t>This failure can nevertheless</w:t>
      </w:r>
      <w:r w:rsidR="00136774" w:rsidRPr="00136774">
        <w:rPr>
          <w:rFonts w:ascii="Times New Roman" w:hAnsi="Times New Roman" w:cs="Times New Roman"/>
        </w:rPr>
        <w:t xml:space="preserve"> be understood by considering the network’s prior learning. During pretraining, the network learned that curved motion occurs over centrally located barriers. However, this regularity is violated in the habituation event for networks in the Control condition: curved motion now occurs beside the barrier. For the network to learn this new association, it would have to </w:t>
      </w:r>
      <w:r w:rsidR="00136774" w:rsidRPr="00136774">
        <w:rPr>
          <w:rFonts w:ascii="Times New Roman" w:hAnsi="Times New Roman" w:cs="Times New Roman"/>
          <w:i/>
          <w:iCs/>
        </w:rPr>
        <w:t>unlearn</w:t>
      </w:r>
      <w:r w:rsidR="00136774" w:rsidRPr="00136774">
        <w:rPr>
          <w:rFonts w:ascii="Times New Roman" w:hAnsi="Times New Roman" w:cs="Times New Roman"/>
        </w:rPr>
        <w:t xml:space="preserve"> </w:t>
      </w:r>
      <w:r w:rsidR="00136774">
        <w:rPr>
          <w:rFonts w:ascii="Times New Roman" w:hAnsi="Times New Roman" w:cs="Times New Roman"/>
        </w:rPr>
        <w:t>an established association</w:t>
      </w:r>
      <w:r w:rsidR="00136774" w:rsidRPr="00136774">
        <w:rPr>
          <w:rFonts w:ascii="Times New Roman" w:hAnsi="Times New Roman" w:cs="Times New Roman"/>
        </w:rPr>
        <w:t xml:space="preserve"> between curved motion and central barriers. </w:t>
      </w:r>
      <w:r w:rsidR="00136774">
        <w:rPr>
          <w:rFonts w:ascii="Times New Roman" w:hAnsi="Times New Roman" w:cs="Times New Roman"/>
        </w:rPr>
        <w:t>Ultimately, the network is unable to do this</w:t>
      </w:r>
      <w:r w:rsidR="007058DE">
        <w:rPr>
          <w:rFonts w:ascii="Times New Roman" w:hAnsi="Times New Roman" w:cs="Times New Roman"/>
        </w:rPr>
        <w:t xml:space="preserve"> within the short time frame of the pretraining phase</w:t>
      </w:r>
      <w:r w:rsidR="00136774">
        <w:rPr>
          <w:rFonts w:ascii="Times New Roman" w:hAnsi="Times New Roman" w:cs="Times New Roman"/>
        </w:rPr>
        <w:t>; that is, the short duration of the habituation phase precludes the network from overriding prior learned associations</w:t>
      </w:r>
      <w:r w:rsidR="00136774" w:rsidRPr="00136774">
        <w:rPr>
          <w:rFonts w:ascii="Times New Roman" w:hAnsi="Times New Roman" w:cs="Times New Roman"/>
        </w:rPr>
        <w:t>.</w:t>
      </w:r>
      <w:r w:rsidR="00136774">
        <w:rPr>
          <w:rFonts w:ascii="Times New Roman" w:hAnsi="Times New Roman" w:cs="Times New Roman"/>
        </w:rPr>
        <w:t xml:space="preserve"> </w:t>
      </w:r>
      <w:r w:rsidR="00136774" w:rsidRPr="00136774">
        <w:rPr>
          <w:rFonts w:ascii="Times New Roman" w:hAnsi="Times New Roman" w:cs="Times New Roman"/>
        </w:rPr>
        <w:t>This also explains why the network correctly activates the Barrier Missing output unit in both test events. In the Inconsistent test event, the Barrier Missing and Barrier Height 0 input units</w:t>
      </w:r>
      <w:r w:rsidR="00573571">
        <w:rPr>
          <w:rFonts w:ascii="Times New Roman" w:hAnsi="Times New Roman" w:cs="Times New Roman"/>
        </w:rPr>
        <w:t>—which became associated during the pretraining phase—</w:t>
      </w:r>
      <w:r w:rsidR="00136774" w:rsidRPr="00136774">
        <w:rPr>
          <w:rFonts w:ascii="Times New Roman" w:hAnsi="Times New Roman" w:cs="Times New Roman"/>
        </w:rPr>
        <w:t xml:space="preserve">are </w:t>
      </w:r>
      <w:r w:rsidR="00136774">
        <w:rPr>
          <w:rFonts w:ascii="Times New Roman" w:hAnsi="Times New Roman" w:cs="Times New Roman"/>
        </w:rPr>
        <w:t xml:space="preserve">presented to the model as input. </w:t>
      </w:r>
      <w:r w:rsidR="00136774" w:rsidRPr="00136774">
        <w:rPr>
          <w:rFonts w:ascii="Times New Roman" w:hAnsi="Times New Roman" w:cs="Times New Roman"/>
        </w:rPr>
        <w:t xml:space="preserve"> Given that this activation reflects the correct response in both test events, it does not contribute to the network’s error (i.e., looking at this event).</w:t>
      </w:r>
    </w:p>
    <w:p w14:paraId="40B182F3" w14:textId="25C4D1EE" w:rsidR="00610A6A" w:rsidRPr="00610A6A" w:rsidRDefault="00610A6A" w:rsidP="00610A6A">
      <w:pPr>
        <w:spacing w:line="480" w:lineRule="auto"/>
        <w:ind w:firstLine="720"/>
        <w:contextualSpacing/>
        <w:rPr>
          <w:rFonts w:ascii="Times New Roman" w:hAnsi="Times New Roman" w:cs="Times New Roman"/>
        </w:rPr>
      </w:pPr>
      <w:r w:rsidRPr="00610A6A">
        <w:rPr>
          <w:rFonts w:ascii="Times New Roman" w:hAnsi="Times New Roman" w:cs="Times New Roman"/>
        </w:rPr>
        <w:t xml:space="preserve">In contrast to the lowered salience of the Barrier Height 4 unit, the Jump Height 4 unit remains visually salient to reflect the assumption that infants are drawn to dynamic motion </w:t>
      </w:r>
      <w:r w:rsidRPr="00610A6A">
        <w:rPr>
          <w:rFonts w:ascii="Times New Roman" w:hAnsi="Times New Roman" w:cs="Times New Roman"/>
        </w:rPr>
        <w:lastRenderedPageBreak/>
        <w:t>events. As a result, the network can adjust its weights sufficiently during the habituation phase to activate the Jump Height 4 output unit in response to any of the input features it was associated with during pretraining</w:t>
      </w:r>
      <w:r w:rsidR="00EB0AC1">
        <w:rPr>
          <w:rFonts w:ascii="Times New Roman" w:hAnsi="Times New Roman" w:cs="Times New Roman"/>
        </w:rPr>
        <w:t>, including itself</w:t>
      </w:r>
      <w:r w:rsidRPr="00610A6A">
        <w:rPr>
          <w:rFonts w:ascii="Times New Roman" w:hAnsi="Times New Roman" w:cs="Times New Roman"/>
        </w:rPr>
        <w:t>—namely, the Curved Motion input unit,</w:t>
      </w:r>
      <w:r w:rsidR="00EB0AC1">
        <w:rPr>
          <w:rFonts w:ascii="Times New Roman" w:hAnsi="Times New Roman" w:cs="Times New Roman"/>
        </w:rPr>
        <w:t xml:space="preserve"> and</w:t>
      </w:r>
      <w:r w:rsidRPr="00610A6A">
        <w:rPr>
          <w:rFonts w:ascii="Times New Roman" w:hAnsi="Times New Roman" w:cs="Times New Roman"/>
        </w:rPr>
        <w:t xml:space="preserve"> the No Clearance input unit. If any of these units subsequently appear in a test event, the Jump Height 4 output unit will be activated. Because at least one of these input units is turned on in both test events, this output unit is active in both. This is the correct response in the Inconsistent test event but the incorrect response in the Consistent test event. Thus, the largest contributor to error in the Consistent test event is the Jump Height 4 output unit; the network correctly activates the remaining output units.</w:t>
      </w:r>
    </w:p>
    <w:p w14:paraId="625A693E" w14:textId="194F486D" w:rsidR="00610A6A" w:rsidRDefault="00610A6A" w:rsidP="00610A6A">
      <w:pPr>
        <w:spacing w:line="480" w:lineRule="auto"/>
        <w:ind w:firstLine="720"/>
        <w:contextualSpacing/>
        <w:rPr>
          <w:rFonts w:ascii="Times New Roman" w:hAnsi="Times New Roman" w:cs="Times New Roman"/>
        </w:rPr>
      </w:pPr>
      <w:r w:rsidRPr="00610A6A">
        <w:rPr>
          <w:rFonts w:ascii="Times New Roman" w:hAnsi="Times New Roman" w:cs="Times New Roman"/>
        </w:rPr>
        <w:t>By comparison, the Inconsistent event includes two smaller contributors to error: the Straight Motion and Jump Height 0 units. These units are activated because they were previously associated with at least some of the features that appear as input to the model—namely, the Barrier Missing, Barrier Height 0, Jump Height 0, and Straight Motion input units. Importantly, the combined contribution of these two units to the network’s total error in the Inconsistent event matches the</w:t>
      </w:r>
      <w:r w:rsidR="004D4AA5">
        <w:rPr>
          <w:rFonts w:ascii="Times New Roman" w:hAnsi="Times New Roman" w:cs="Times New Roman"/>
        </w:rPr>
        <w:t xml:space="preserve"> </w:t>
      </w:r>
      <w:r w:rsidRPr="00610A6A">
        <w:rPr>
          <w:rFonts w:ascii="Times New Roman" w:hAnsi="Times New Roman" w:cs="Times New Roman"/>
        </w:rPr>
        <w:t>contribution of the Jump Height 4 unit in the Consistent test event. As a result, the network, like infants, looks about equally at both test events.</w:t>
      </w:r>
      <w:r w:rsidR="004D4AA5">
        <w:rPr>
          <w:rFonts w:ascii="Times New Roman" w:hAnsi="Times New Roman" w:cs="Times New Roman"/>
        </w:rPr>
        <w:t xml:space="preserve"> This provides a mechanistic explanation for infants’ looking behaviors in the Control condition.</w:t>
      </w:r>
    </w:p>
    <w:p w14:paraId="06C9E82F" w14:textId="691E4E5F" w:rsidR="00F70315" w:rsidRDefault="00F70315" w:rsidP="00524642">
      <w:pPr>
        <w:spacing w:line="480" w:lineRule="auto"/>
        <w:ind w:firstLine="720"/>
        <w:contextualSpacing/>
        <w:rPr>
          <w:rFonts w:ascii="Times New Roman" w:hAnsi="Times New Roman" w:cs="Times New Roman"/>
        </w:rPr>
      </w:pPr>
      <w:r w:rsidRPr="00F70315">
        <w:rPr>
          <w:rFonts w:ascii="Times New Roman" w:hAnsi="Times New Roman" w:cs="Times New Roman"/>
        </w:rPr>
        <w:t xml:space="preserve">In sum, the reason networks in the Experimental condition looked longer at the Inconsistent test event than at the Consistent test event is that the learned association between barrier-related information (e.g., barrier height and position) and motion-related information (e.g., curved motion and high jumping) was violated in the former but not in the latter. This robust association emerged because these features were made more salient through an increased learning rate and reduced weight decay. The </w:t>
      </w:r>
      <w:r w:rsidR="002614CF">
        <w:rPr>
          <w:rFonts w:ascii="Times New Roman" w:hAnsi="Times New Roman" w:cs="Times New Roman"/>
        </w:rPr>
        <w:t xml:space="preserve">decision to increase the salience of these features </w:t>
      </w:r>
      <w:r w:rsidR="002614CF">
        <w:rPr>
          <w:rFonts w:ascii="Times New Roman" w:hAnsi="Times New Roman" w:cs="Times New Roman"/>
        </w:rPr>
        <w:lastRenderedPageBreak/>
        <w:t>was itself driven by the</w:t>
      </w:r>
      <w:r w:rsidRPr="00F70315">
        <w:rPr>
          <w:rFonts w:ascii="Times New Roman" w:hAnsi="Times New Roman" w:cs="Times New Roman"/>
        </w:rPr>
        <w:t xml:space="preserve"> assumption that barriers are more visually prominent when jumping actions—which are inherently attention-grabbing for infants</w:t>
      </w:r>
      <w:r w:rsidR="002614CF">
        <w:rPr>
          <w:rFonts w:ascii="Times New Roman" w:hAnsi="Times New Roman" w:cs="Times New Roman"/>
        </w:rPr>
        <w:t xml:space="preserve"> (e.g., Slater, 1989; Vallortigara et al., 2005)</w:t>
      </w:r>
      <w:r w:rsidRPr="00F70315">
        <w:rPr>
          <w:rFonts w:ascii="Times New Roman" w:hAnsi="Times New Roman" w:cs="Times New Roman"/>
        </w:rPr>
        <w:t>—occur above them rather than beside them.</w:t>
      </w:r>
      <w:r>
        <w:rPr>
          <w:rFonts w:ascii="Times New Roman" w:hAnsi="Times New Roman" w:cs="Times New Roman"/>
        </w:rPr>
        <w:t xml:space="preserve"> </w:t>
      </w:r>
      <w:r w:rsidRPr="00F70315">
        <w:rPr>
          <w:rFonts w:ascii="Times New Roman" w:hAnsi="Times New Roman" w:cs="Times New Roman"/>
        </w:rPr>
        <w:t>By contrast, networks in the Control condition looked equally at both test events because the reduced salience of the barrier—implemented via a lower learning rate and higher weight decay—prevented the model from forming an association between the barrier and the jumping action during habituation. Taken together, these results suggest that infants’ behavior in VoE</w:t>
      </w:r>
      <w:r w:rsidR="00BC3C3D">
        <w:rPr>
          <w:rFonts w:ascii="Times New Roman" w:hAnsi="Times New Roman" w:cs="Times New Roman"/>
        </w:rPr>
        <w:t xml:space="preserve"> Gergely-style</w:t>
      </w:r>
      <w:r w:rsidRPr="00F70315">
        <w:rPr>
          <w:rFonts w:ascii="Times New Roman" w:hAnsi="Times New Roman" w:cs="Times New Roman"/>
        </w:rPr>
        <w:t xml:space="preserve"> studies may be explained by</w:t>
      </w:r>
      <w:r w:rsidR="00BC3C3D">
        <w:rPr>
          <w:rFonts w:ascii="Times New Roman" w:hAnsi="Times New Roman" w:cs="Times New Roman"/>
        </w:rPr>
        <w:t xml:space="preserve"> real-world experience observing curved and linear motion, combined with a</w:t>
      </w:r>
      <w:r w:rsidRPr="00F70315">
        <w:rPr>
          <w:rFonts w:ascii="Times New Roman" w:hAnsi="Times New Roman" w:cs="Times New Roman"/>
        </w:rPr>
        <w:t xml:space="preserve"> domain-general associative mechanisms </w:t>
      </w:r>
      <w:r w:rsidR="00BC3C3D">
        <w:rPr>
          <w:rFonts w:ascii="Times New Roman" w:hAnsi="Times New Roman" w:cs="Times New Roman"/>
        </w:rPr>
        <w:t>that operates over and forms associations among</w:t>
      </w:r>
      <w:r w:rsidRPr="00F70315">
        <w:rPr>
          <w:rFonts w:ascii="Times New Roman" w:hAnsi="Times New Roman" w:cs="Times New Roman"/>
        </w:rPr>
        <w:t xml:space="preserve"> perceptual features.</w:t>
      </w:r>
      <w:r>
        <w:rPr>
          <w:rFonts w:ascii="Times New Roman" w:hAnsi="Times New Roman" w:cs="Times New Roman"/>
        </w:rPr>
        <w:t xml:space="preserve"> </w:t>
      </w:r>
    </w:p>
    <w:p w14:paraId="26618D65" w14:textId="0AB65881" w:rsidR="00524642" w:rsidRDefault="00387B83" w:rsidP="00524642">
      <w:pPr>
        <w:spacing w:line="480" w:lineRule="auto"/>
        <w:ind w:firstLine="720"/>
        <w:contextualSpacing/>
        <w:rPr>
          <w:rFonts w:ascii="Times New Roman" w:hAnsi="Times New Roman" w:cs="Times New Roman"/>
        </w:rPr>
      </w:pPr>
      <w:r>
        <w:rPr>
          <w:rFonts w:ascii="Times New Roman" w:hAnsi="Times New Roman" w:cs="Times New Roman"/>
        </w:rPr>
        <w:t>Before closing, it is worth noting that the</w:t>
      </w:r>
      <w:r w:rsidR="00F70315">
        <w:rPr>
          <w:rFonts w:ascii="Times New Roman" w:hAnsi="Times New Roman" w:cs="Times New Roman"/>
        </w:rPr>
        <w:t xml:space="preserve"> principles</w:t>
      </w:r>
      <w:r>
        <w:rPr>
          <w:rFonts w:ascii="Times New Roman" w:hAnsi="Times New Roman" w:cs="Times New Roman"/>
        </w:rPr>
        <w:t xml:space="preserve"> outlined above</w:t>
      </w:r>
      <w:r w:rsidR="00FD0559">
        <w:rPr>
          <w:rFonts w:ascii="Times New Roman" w:hAnsi="Times New Roman" w:cs="Times New Roman"/>
        </w:rPr>
        <w:t xml:space="preserve"> also</w:t>
      </w:r>
      <w:r w:rsidR="00F70315">
        <w:rPr>
          <w:rFonts w:ascii="Times New Roman" w:hAnsi="Times New Roman" w:cs="Times New Roman"/>
        </w:rPr>
        <w:t xml:space="preserve"> </w:t>
      </w:r>
      <w:r w:rsidR="00FD0559">
        <w:rPr>
          <w:rFonts w:ascii="Times New Roman" w:hAnsi="Times New Roman" w:cs="Times New Roman"/>
        </w:rPr>
        <w:t>account for the</w:t>
      </w:r>
      <w:r w:rsidR="001240EE">
        <w:rPr>
          <w:rFonts w:ascii="Times New Roman" w:hAnsi="Times New Roman" w:cs="Times New Roman"/>
        </w:rPr>
        <w:t xml:space="preserve"> </w:t>
      </w:r>
      <w:r w:rsidR="00F70315">
        <w:rPr>
          <w:rFonts w:ascii="Times New Roman" w:hAnsi="Times New Roman" w:cs="Times New Roman"/>
        </w:rPr>
        <w:t xml:space="preserve">remaining simulations. </w:t>
      </w:r>
      <w:r w:rsidR="001D6D65" w:rsidRPr="001D6D65">
        <w:rPr>
          <w:rFonts w:ascii="Times New Roman" w:hAnsi="Times New Roman" w:cs="Times New Roman"/>
        </w:rPr>
        <w:t xml:space="preserve">For </w:t>
      </w:r>
      <w:r w:rsidR="001D6D65">
        <w:rPr>
          <w:rFonts w:ascii="Times New Roman" w:hAnsi="Times New Roman" w:cs="Times New Roman"/>
        </w:rPr>
        <w:t>instance</w:t>
      </w:r>
      <w:r w:rsidR="001D6D65" w:rsidRPr="001D6D65">
        <w:rPr>
          <w:rFonts w:ascii="Times New Roman" w:hAnsi="Times New Roman" w:cs="Times New Roman"/>
        </w:rPr>
        <w:t>, the reason networks in the Inferring Constraints condition in Simulation 3 looked longer at the No-Obstacle test event than at the Obstacle test event was because the former violated an association that was established during the pretraining phase between jumping actions and barriers</w:t>
      </w:r>
      <w:r w:rsidR="002447BC">
        <w:rPr>
          <w:rFonts w:ascii="Times New Roman" w:hAnsi="Times New Roman" w:cs="Times New Roman"/>
        </w:rPr>
        <w:t>; that is, networks found anomalous test events in which jumping actions occurred in the absen</w:t>
      </w:r>
      <w:r w:rsidR="00BC3C3D">
        <w:rPr>
          <w:rFonts w:ascii="Times New Roman" w:hAnsi="Times New Roman" w:cs="Times New Roman"/>
        </w:rPr>
        <w:t>ce</w:t>
      </w:r>
      <w:r w:rsidR="002447BC">
        <w:rPr>
          <w:rFonts w:ascii="Times New Roman" w:hAnsi="Times New Roman" w:cs="Times New Roman"/>
        </w:rPr>
        <w:t xml:space="preserve"> of barriers because their pretraining experience was such that barriers and jumping actions </w:t>
      </w:r>
      <w:r w:rsidR="00BC3C3D">
        <w:rPr>
          <w:rFonts w:ascii="Times New Roman" w:hAnsi="Times New Roman" w:cs="Times New Roman"/>
        </w:rPr>
        <w:t xml:space="preserve">went </w:t>
      </w:r>
      <w:r w:rsidR="002447BC">
        <w:rPr>
          <w:rFonts w:ascii="Times New Roman" w:hAnsi="Times New Roman" w:cs="Times New Roman"/>
        </w:rPr>
        <w:t>together</w:t>
      </w:r>
      <w:r w:rsidR="001D6D65" w:rsidRPr="001D6D65">
        <w:rPr>
          <w:rFonts w:ascii="Times New Roman" w:hAnsi="Times New Roman" w:cs="Times New Roman"/>
        </w:rPr>
        <w:t>.</w:t>
      </w:r>
      <w:r w:rsidR="001D6D65">
        <w:rPr>
          <w:rFonts w:ascii="Times New Roman" w:hAnsi="Times New Roman" w:cs="Times New Roman"/>
        </w:rPr>
        <w:t xml:space="preserve"> </w:t>
      </w:r>
      <w:r w:rsidR="009E0AE8">
        <w:rPr>
          <w:rFonts w:ascii="Times New Roman" w:hAnsi="Times New Roman" w:cs="Times New Roman"/>
        </w:rPr>
        <w:t xml:space="preserve"> </w:t>
      </w:r>
      <w:r w:rsidR="001D6D65" w:rsidRPr="001D6D65">
        <w:rPr>
          <w:rFonts w:ascii="Times New Roman" w:hAnsi="Times New Roman" w:cs="Times New Roman"/>
        </w:rPr>
        <w:t>Similarly, the basis for networks’ longer looking at the high, inefficient test event than at the low, efficient test event in Simulation 4 was that it violated a learned expectation that agents jump just high enough to clear barriers.</w:t>
      </w:r>
      <w:r w:rsidR="001D6D65">
        <w:rPr>
          <w:rFonts w:ascii="Times New Roman" w:hAnsi="Times New Roman" w:cs="Times New Roman"/>
        </w:rPr>
        <w:t xml:space="preserve"> </w:t>
      </w:r>
      <w:r w:rsidR="001D6D65" w:rsidRPr="001D6D65">
        <w:rPr>
          <w:rFonts w:ascii="Times New Roman" w:hAnsi="Times New Roman" w:cs="Times New Roman"/>
        </w:rPr>
        <w:t xml:space="preserve">Considered together, these findings reinforce the notion that infants' looking behaviors in VoE studies </w:t>
      </w:r>
      <w:r w:rsidR="00347B0E">
        <w:rPr>
          <w:rFonts w:ascii="Times New Roman" w:hAnsi="Times New Roman" w:cs="Times New Roman"/>
        </w:rPr>
        <w:t>based on the</w:t>
      </w:r>
      <w:r w:rsidR="001D6D65" w:rsidRPr="001D6D65">
        <w:rPr>
          <w:rFonts w:ascii="Times New Roman" w:hAnsi="Times New Roman" w:cs="Times New Roman"/>
        </w:rPr>
        <w:t xml:space="preserve"> Gergely paradigm may be explained by domain-general associative processes operating over perceptual regularities.</w:t>
      </w:r>
      <w:r w:rsidR="00337846">
        <w:rPr>
          <w:rFonts w:ascii="Times New Roman" w:hAnsi="Times New Roman" w:cs="Times New Roman"/>
        </w:rPr>
        <w:t xml:space="preserve"> </w:t>
      </w:r>
    </w:p>
    <w:p w14:paraId="077A1B02" w14:textId="77777777" w:rsidR="00524642" w:rsidRPr="003058A8" w:rsidRDefault="00524642" w:rsidP="00524642">
      <w:pPr>
        <w:spacing w:line="480" w:lineRule="auto"/>
        <w:ind w:firstLine="720"/>
        <w:contextualSpacing/>
        <w:rPr>
          <w:rFonts w:ascii="Times New Roman" w:hAnsi="Times New Roman" w:cs="Times New Roman"/>
        </w:rPr>
      </w:pPr>
    </w:p>
    <w:p w14:paraId="726AE1DB" w14:textId="77777777" w:rsidR="00524642" w:rsidRDefault="00524642" w:rsidP="00524642">
      <w:pPr>
        <w:spacing w:line="480" w:lineRule="auto"/>
        <w:ind w:firstLine="720"/>
        <w:contextualSpacing/>
        <w:jc w:val="center"/>
        <w:rPr>
          <w:rFonts w:ascii="Times New Roman" w:hAnsi="Times New Roman" w:cs="Times New Roman"/>
        </w:rPr>
      </w:pPr>
      <w:r>
        <w:rPr>
          <w:rFonts w:ascii="Times New Roman" w:hAnsi="Times New Roman" w:cs="Times New Roman"/>
          <w:b/>
          <w:bCs/>
        </w:rPr>
        <w:lastRenderedPageBreak/>
        <w:t>General Discussion</w:t>
      </w:r>
    </w:p>
    <w:p w14:paraId="1F0918E7" w14:textId="1057C564" w:rsidR="00F03116" w:rsidRDefault="00470D5C" w:rsidP="00B6426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A question that developmental scientists have wrestled with for the last 30 years concerns how infants learn about and process others’ actions. </w:t>
      </w:r>
      <w:r w:rsidR="00DD0C8C">
        <w:rPr>
          <w:rFonts w:ascii="Times New Roman" w:eastAsia="Times New Roman" w:hAnsi="Times New Roman" w:cs="Times New Roman"/>
        </w:rPr>
        <w:t xml:space="preserve">One perspective—which </w:t>
      </w:r>
      <w:r w:rsidR="00963F99">
        <w:rPr>
          <w:rFonts w:ascii="Times New Roman" w:eastAsia="Times New Roman" w:hAnsi="Times New Roman" w:cs="Times New Roman"/>
        </w:rPr>
        <w:t xml:space="preserve">here I referred to </w:t>
      </w:r>
      <w:r w:rsidR="00DD0C8C">
        <w:rPr>
          <w:rFonts w:ascii="Times New Roman" w:eastAsia="Times New Roman" w:hAnsi="Times New Roman" w:cs="Times New Roman"/>
        </w:rPr>
        <w:t>as the rich perspective—maintains that infants’ knowledge about agents’</w:t>
      </w:r>
      <w:r w:rsidR="00963F99">
        <w:rPr>
          <w:rFonts w:ascii="Times New Roman" w:eastAsia="Times New Roman" w:hAnsi="Times New Roman" w:cs="Times New Roman"/>
        </w:rPr>
        <w:t xml:space="preserve"> and objects’ actions is conceptually rich and abstract and underpinned by specialized learning processes that are present from birth or shortly thereafter</w:t>
      </w:r>
      <w:r w:rsidR="006C4E68">
        <w:rPr>
          <w:rFonts w:ascii="Times New Roman" w:eastAsia="Times New Roman" w:hAnsi="Times New Roman" w:cs="Times New Roman"/>
        </w:rPr>
        <w:t xml:space="preserve"> (</w:t>
      </w:r>
      <w:r w:rsidR="006C4E68" w:rsidRPr="006C4E68">
        <w:rPr>
          <w:rFonts w:ascii="Times New Roman" w:eastAsia="Times New Roman" w:hAnsi="Times New Roman" w:cs="Times New Roman"/>
        </w:rPr>
        <w:t>Carey, 2009; Csibra &amp; Gergely, 1998; Gergely &amp; Csibra, 2003; Jara-Ettinger et al., 2020; Leslie, 1995; Spelke, 2022</w:t>
      </w:r>
      <w:r w:rsidR="006C4E68">
        <w:rPr>
          <w:rFonts w:ascii="Times New Roman" w:eastAsia="Times New Roman" w:hAnsi="Times New Roman" w:cs="Times New Roman"/>
        </w:rPr>
        <w:t>)</w:t>
      </w:r>
      <w:r w:rsidR="00963F99">
        <w:rPr>
          <w:rFonts w:ascii="Times New Roman" w:eastAsia="Times New Roman" w:hAnsi="Times New Roman" w:cs="Times New Roman"/>
        </w:rPr>
        <w:t>.</w:t>
      </w:r>
      <w:r w:rsidR="00DD0C8C">
        <w:rPr>
          <w:rFonts w:ascii="Times New Roman" w:eastAsia="Times New Roman" w:hAnsi="Times New Roman" w:cs="Times New Roman"/>
        </w:rPr>
        <w:t xml:space="preserve"> </w:t>
      </w:r>
      <w:r w:rsidR="006C4E68">
        <w:rPr>
          <w:rFonts w:ascii="Times New Roman" w:eastAsia="Times New Roman" w:hAnsi="Times New Roman" w:cs="Times New Roman"/>
        </w:rPr>
        <w:t>Another</w:t>
      </w:r>
      <w:r w:rsidR="00963F99">
        <w:rPr>
          <w:rFonts w:ascii="Times New Roman" w:eastAsia="Times New Roman" w:hAnsi="Times New Roman" w:cs="Times New Roman"/>
        </w:rPr>
        <w:t xml:space="preserve"> perspective—</w:t>
      </w:r>
      <w:r w:rsidR="00EA4335">
        <w:rPr>
          <w:rFonts w:ascii="Times New Roman" w:eastAsia="Times New Roman" w:hAnsi="Times New Roman" w:cs="Times New Roman"/>
        </w:rPr>
        <w:t>referred to here</w:t>
      </w:r>
      <w:r w:rsidR="00963F99">
        <w:rPr>
          <w:rFonts w:ascii="Times New Roman" w:eastAsia="Times New Roman" w:hAnsi="Times New Roman" w:cs="Times New Roman"/>
        </w:rPr>
        <w:t xml:space="preserve"> as the lean perspective—argue</w:t>
      </w:r>
      <w:r w:rsidR="00347B0E">
        <w:rPr>
          <w:rFonts w:ascii="Times New Roman" w:eastAsia="Times New Roman" w:hAnsi="Times New Roman" w:cs="Times New Roman"/>
        </w:rPr>
        <w:t>s</w:t>
      </w:r>
      <w:r w:rsidR="00963F99">
        <w:rPr>
          <w:rFonts w:ascii="Times New Roman" w:eastAsia="Times New Roman" w:hAnsi="Times New Roman" w:cs="Times New Roman"/>
        </w:rPr>
        <w:t xml:space="preserve"> that infants’ behaviors in VoE studies, of which </w:t>
      </w:r>
      <w:r w:rsidR="001968A7">
        <w:rPr>
          <w:rFonts w:ascii="Times New Roman" w:eastAsia="Times New Roman" w:hAnsi="Times New Roman" w:cs="Times New Roman"/>
        </w:rPr>
        <w:t>Gergely-style studies</w:t>
      </w:r>
      <w:r w:rsidR="00963F99">
        <w:rPr>
          <w:rFonts w:ascii="Times New Roman" w:eastAsia="Times New Roman" w:hAnsi="Times New Roman" w:cs="Times New Roman"/>
        </w:rPr>
        <w:t xml:space="preserve"> are an example</w:t>
      </w:r>
      <w:r w:rsidR="00C12B8E">
        <w:rPr>
          <w:rFonts w:ascii="Times New Roman" w:eastAsia="Times New Roman" w:hAnsi="Times New Roman" w:cs="Times New Roman"/>
        </w:rPr>
        <w:t xml:space="preserve">, </w:t>
      </w:r>
      <w:r w:rsidR="00963F99">
        <w:rPr>
          <w:rFonts w:ascii="Times New Roman" w:eastAsia="Times New Roman" w:hAnsi="Times New Roman" w:cs="Times New Roman"/>
        </w:rPr>
        <w:t xml:space="preserve">can be explained by </w:t>
      </w:r>
      <w:r w:rsidR="0091568C">
        <w:rPr>
          <w:rFonts w:ascii="Times New Roman" w:eastAsia="Times New Roman" w:hAnsi="Times New Roman" w:cs="Times New Roman"/>
        </w:rPr>
        <w:t>domain-general learning mechanisms (e.g., associative learning, habituation, conditioning, imitation, among others) that operate over low-level perceptual features</w:t>
      </w:r>
      <w:r w:rsidR="001968A7">
        <w:rPr>
          <w:rFonts w:ascii="Times New Roman" w:eastAsia="Times New Roman" w:hAnsi="Times New Roman" w:cs="Times New Roman"/>
        </w:rPr>
        <w:t>, features that are devoid of any conceptual meaning or semantic content</w:t>
      </w:r>
      <w:r w:rsidR="00337846">
        <w:rPr>
          <w:rFonts w:ascii="Times New Roman" w:eastAsia="Times New Roman" w:hAnsi="Times New Roman" w:cs="Times New Roman"/>
        </w:rPr>
        <w:t xml:space="preserve"> </w:t>
      </w:r>
      <w:r w:rsidR="00543220" w:rsidRPr="00543220">
        <w:rPr>
          <w:rFonts w:ascii="Times New Roman" w:eastAsia="Times New Roman" w:hAnsi="Times New Roman" w:cs="Times New Roman"/>
        </w:rPr>
        <w:t>(e.g., Benton, 2024; Benton &amp; Lapan, 2022; Bogartz et al., 2000; Cohen et al., 2002; Cohen &amp; Marks, 2002; Colunga &amp; Smith, 2005; Jones &amp; Smith, 1993; Oakes &amp; Cohen, 2003; Perner &amp; Ruffman, 2005;  Quinn &amp; Eimas, 1997; Rakison &amp; Lupyan, 2008; Sloutsky, 2010)</w:t>
      </w:r>
      <w:r w:rsidR="001F04C3">
        <w:rPr>
          <w:rFonts w:ascii="Times New Roman" w:eastAsia="Times New Roman" w:hAnsi="Times New Roman" w:cs="Times New Roman"/>
        </w:rPr>
        <w:t>.</w:t>
      </w:r>
      <w:r w:rsidR="00B64262">
        <w:rPr>
          <w:rFonts w:ascii="Times New Roman" w:eastAsia="Times New Roman" w:hAnsi="Times New Roman" w:cs="Times New Roman"/>
        </w:rPr>
        <w:t xml:space="preserve"> </w:t>
      </w:r>
    </w:p>
    <w:p w14:paraId="68B008DD" w14:textId="2B02425B" w:rsidR="00F21664" w:rsidRDefault="00B40E70" w:rsidP="00F2166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This paper builds on this second view</w:t>
      </w:r>
      <w:r w:rsidR="00470D5C">
        <w:rPr>
          <w:rFonts w:ascii="Times New Roman" w:eastAsia="Times New Roman" w:hAnsi="Times New Roman" w:cs="Times New Roman"/>
        </w:rPr>
        <w:t>.</w:t>
      </w:r>
      <w:r w:rsidR="007C01C2">
        <w:rPr>
          <w:rFonts w:ascii="Times New Roman" w:eastAsia="Times New Roman" w:hAnsi="Times New Roman" w:cs="Times New Roman"/>
        </w:rPr>
        <w:t xml:space="preserve"> The crux of my argument was that infants’ performance in VoE studies that used the Gergely paradigm reflect a combination of prior experience with linear and curved motion events and online associative learning in which barriers are linked with curved action based on their salience.</w:t>
      </w:r>
      <w:r w:rsidR="00B64262">
        <w:rPr>
          <w:rFonts w:ascii="Times New Roman" w:eastAsia="Times New Roman" w:hAnsi="Times New Roman" w:cs="Times New Roman"/>
        </w:rPr>
        <w:t xml:space="preserve"> </w:t>
      </w:r>
      <w:r w:rsidR="007C01C2">
        <w:rPr>
          <w:rFonts w:ascii="Times New Roman" w:eastAsia="Times New Roman" w:hAnsi="Times New Roman" w:cs="Times New Roman"/>
        </w:rPr>
        <w:t>I argued further that the strength of these associations depends on the physical proximity of the barrier to the curved motion: Stronger associations are established when the barrier appears beneath rather than beside curved action.</w:t>
      </w:r>
      <w:r w:rsidR="00BD2E2A">
        <w:rPr>
          <w:rFonts w:ascii="Times New Roman" w:eastAsia="Times New Roman" w:hAnsi="Times New Roman" w:cs="Times New Roman"/>
        </w:rPr>
        <w:t xml:space="preserve"> </w:t>
      </w:r>
      <w:r w:rsidR="00BD2E2A" w:rsidRPr="00B0365B">
        <w:rPr>
          <w:rFonts w:ascii="Times New Roman" w:eastAsia="Times New Roman" w:hAnsi="Times New Roman" w:cs="Times New Roman"/>
        </w:rPr>
        <w:t xml:space="preserve">I </w:t>
      </w:r>
      <w:r w:rsidR="00BD2E2A">
        <w:rPr>
          <w:rFonts w:ascii="Times New Roman" w:eastAsia="Times New Roman" w:hAnsi="Times New Roman" w:cs="Times New Roman"/>
        </w:rPr>
        <w:t xml:space="preserve">then </w:t>
      </w:r>
      <w:r w:rsidR="00BD2E2A" w:rsidRPr="00B0365B">
        <w:rPr>
          <w:rFonts w:ascii="Times New Roman" w:eastAsia="Times New Roman" w:hAnsi="Times New Roman" w:cs="Times New Roman"/>
        </w:rPr>
        <w:t xml:space="preserve">showed that when this </w:t>
      </w:r>
      <w:r w:rsidR="00BD2E2A">
        <w:rPr>
          <w:rFonts w:ascii="Times New Roman" w:eastAsia="Times New Roman" w:hAnsi="Times New Roman" w:cs="Times New Roman"/>
        </w:rPr>
        <w:t xml:space="preserve">proposal </w:t>
      </w:r>
      <w:r w:rsidR="00BD2E2A" w:rsidRPr="00B0365B">
        <w:rPr>
          <w:rFonts w:ascii="Times New Roman" w:eastAsia="Times New Roman" w:hAnsi="Times New Roman" w:cs="Times New Roman"/>
        </w:rPr>
        <w:t xml:space="preserve">was </w:t>
      </w:r>
      <w:r w:rsidR="00BD2E2A">
        <w:rPr>
          <w:rFonts w:ascii="Times New Roman" w:eastAsia="Times New Roman" w:hAnsi="Times New Roman" w:cs="Times New Roman"/>
        </w:rPr>
        <w:t>implemented in</w:t>
      </w:r>
      <w:r w:rsidR="00BD2E2A" w:rsidRPr="00B0365B">
        <w:rPr>
          <w:rFonts w:ascii="Times New Roman" w:eastAsia="Times New Roman" w:hAnsi="Times New Roman" w:cs="Times New Roman"/>
        </w:rPr>
        <w:t xml:space="preserve"> </w:t>
      </w:r>
      <w:r w:rsidR="00BD2E2A">
        <w:rPr>
          <w:rFonts w:ascii="Times New Roman" w:eastAsia="Times New Roman" w:hAnsi="Times New Roman" w:cs="Times New Roman"/>
        </w:rPr>
        <w:t>a simple connectionist model,</w:t>
      </w:r>
      <w:r w:rsidR="00BD2E2A" w:rsidRPr="00B0365B">
        <w:rPr>
          <w:rFonts w:ascii="Times New Roman" w:eastAsia="Times New Roman" w:hAnsi="Times New Roman" w:cs="Times New Roman"/>
        </w:rPr>
        <w:t xml:space="preserve"> it was able to account for </w:t>
      </w:r>
      <w:r w:rsidR="00BD2E2A">
        <w:rPr>
          <w:rFonts w:ascii="Times New Roman" w:eastAsia="Times New Roman" w:hAnsi="Times New Roman" w:cs="Times New Roman"/>
        </w:rPr>
        <w:t xml:space="preserve">a range of </w:t>
      </w:r>
      <w:r w:rsidR="00514A46">
        <w:rPr>
          <w:rFonts w:ascii="Times New Roman" w:eastAsia="Times New Roman" w:hAnsi="Times New Roman" w:cs="Times New Roman"/>
        </w:rPr>
        <w:t xml:space="preserve">important </w:t>
      </w:r>
      <w:r w:rsidR="00BD2E2A">
        <w:rPr>
          <w:rFonts w:ascii="Times New Roman" w:eastAsia="Times New Roman" w:hAnsi="Times New Roman" w:cs="Times New Roman"/>
        </w:rPr>
        <w:t xml:space="preserve">findings. Simulation 1 accounted for the finding that infants show elevated looking when animated objects behave inefficiently. Simulation 2 </w:t>
      </w:r>
      <w:r w:rsidR="00AE6D1E">
        <w:rPr>
          <w:rFonts w:ascii="Times New Roman" w:eastAsia="Times New Roman" w:hAnsi="Times New Roman" w:cs="Times New Roman"/>
        </w:rPr>
        <w:lastRenderedPageBreak/>
        <w:t>reproduced</w:t>
      </w:r>
      <w:r w:rsidR="00BD2E2A">
        <w:rPr>
          <w:rFonts w:ascii="Times New Roman" w:eastAsia="Times New Roman" w:hAnsi="Times New Roman" w:cs="Times New Roman"/>
        </w:rPr>
        <w:t xml:space="preserve"> the finding that infants show this pattern irrespective of whether objects possess animate features. Simulation 3 </w:t>
      </w:r>
      <w:r w:rsidR="00AE6D1E">
        <w:rPr>
          <w:rFonts w:ascii="Times New Roman" w:eastAsia="Times New Roman" w:hAnsi="Times New Roman" w:cs="Times New Roman"/>
        </w:rPr>
        <w:t>captured</w:t>
      </w:r>
      <w:r w:rsidR="00BD2E2A">
        <w:rPr>
          <w:rFonts w:ascii="Times New Roman" w:eastAsia="Times New Roman" w:hAnsi="Times New Roman" w:cs="Times New Roman"/>
        </w:rPr>
        <w:t xml:space="preserve"> the finding that infants can infer external constraints from an agent’s actions </w:t>
      </w:r>
      <w:r w:rsidR="00514A46">
        <w:rPr>
          <w:rFonts w:ascii="Times New Roman" w:eastAsia="Times New Roman" w:hAnsi="Times New Roman" w:cs="Times New Roman"/>
        </w:rPr>
        <w:t xml:space="preserve">as well as </w:t>
      </w:r>
      <w:r w:rsidR="00BD2E2A">
        <w:rPr>
          <w:rFonts w:ascii="Times New Roman" w:eastAsia="Times New Roman" w:hAnsi="Times New Roman" w:cs="Times New Roman"/>
        </w:rPr>
        <w:t xml:space="preserve">goals from its actions and external constraints. Finally, Simulation 4 </w:t>
      </w:r>
      <w:r w:rsidR="00AE6D1E">
        <w:rPr>
          <w:rFonts w:ascii="Times New Roman" w:eastAsia="Times New Roman" w:hAnsi="Times New Roman" w:cs="Times New Roman"/>
        </w:rPr>
        <w:t>replicated the</w:t>
      </w:r>
      <w:r w:rsidR="00BD2E2A">
        <w:rPr>
          <w:rFonts w:ascii="Times New Roman" w:eastAsia="Times New Roman" w:hAnsi="Times New Roman" w:cs="Times New Roman"/>
        </w:rPr>
        <w:t xml:space="preserve"> finding that infants recognize that </w:t>
      </w:r>
      <w:r w:rsidR="00AE6D1E">
        <w:rPr>
          <w:rFonts w:ascii="Times New Roman" w:eastAsia="Times New Roman" w:hAnsi="Times New Roman" w:cs="Times New Roman"/>
        </w:rPr>
        <w:t xml:space="preserve">action </w:t>
      </w:r>
      <w:r w:rsidR="00BD2E2A">
        <w:rPr>
          <w:rFonts w:ascii="Times New Roman" w:eastAsia="Times New Roman" w:hAnsi="Times New Roman" w:cs="Times New Roman"/>
        </w:rPr>
        <w:t>event</w:t>
      </w:r>
      <w:r w:rsidR="00AE6D1E">
        <w:rPr>
          <w:rFonts w:ascii="Times New Roman" w:eastAsia="Times New Roman" w:hAnsi="Times New Roman" w:cs="Times New Roman"/>
        </w:rPr>
        <w:t>s</w:t>
      </w:r>
      <w:r w:rsidR="00BD2E2A">
        <w:rPr>
          <w:rFonts w:ascii="Times New Roman" w:eastAsia="Times New Roman" w:hAnsi="Times New Roman" w:cs="Times New Roman"/>
        </w:rPr>
        <w:t xml:space="preserve"> can differ in their relative efficiency</w:t>
      </w:r>
      <w:r w:rsidR="00AE6D1E">
        <w:rPr>
          <w:rFonts w:ascii="Times New Roman" w:eastAsia="Times New Roman" w:hAnsi="Times New Roman" w:cs="Times New Roman"/>
        </w:rPr>
        <w:t xml:space="preserve"> and cost</w:t>
      </w:r>
      <w:r w:rsidR="00BD2E2A">
        <w:rPr>
          <w:rFonts w:ascii="Times New Roman" w:eastAsia="Times New Roman" w:hAnsi="Times New Roman" w:cs="Times New Roman"/>
        </w:rPr>
        <w:t xml:space="preserve">. </w:t>
      </w:r>
      <w:r w:rsidR="007C01C2">
        <w:rPr>
          <w:rFonts w:ascii="Times New Roman" w:eastAsia="Times New Roman" w:hAnsi="Times New Roman" w:cs="Times New Roman"/>
        </w:rPr>
        <w:t xml:space="preserve"> </w:t>
      </w:r>
      <w:r w:rsidR="00524642">
        <w:rPr>
          <w:rFonts w:ascii="Times New Roman" w:eastAsia="Times New Roman" w:hAnsi="Times New Roman" w:cs="Times New Roman"/>
        </w:rPr>
        <w:t xml:space="preserve">Taken together, these simulations suggest that </w:t>
      </w:r>
      <w:r w:rsidR="00976E80">
        <w:rPr>
          <w:rFonts w:ascii="Times New Roman" w:eastAsia="Times New Roman" w:hAnsi="Times New Roman" w:cs="Times New Roman"/>
        </w:rPr>
        <w:t>infants’ behaviors in these studies reflect learned associations among perceptual features rather than domain-specific mechanisms that permit abstract</w:t>
      </w:r>
      <w:r w:rsidR="00514A46">
        <w:rPr>
          <w:rFonts w:ascii="Times New Roman" w:eastAsia="Times New Roman" w:hAnsi="Times New Roman" w:cs="Times New Roman"/>
        </w:rPr>
        <w:t>,</w:t>
      </w:r>
      <w:r w:rsidR="00976E80">
        <w:rPr>
          <w:rFonts w:ascii="Times New Roman" w:eastAsia="Times New Roman" w:hAnsi="Times New Roman" w:cs="Times New Roman"/>
        </w:rPr>
        <w:t xml:space="preserve"> inferential reasoning or conceptually rich knowledge about agents</w:t>
      </w:r>
      <w:r w:rsidR="004628A0">
        <w:rPr>
          <w:rFonts w:ascii="Times New Roman" w:eastAsia="Times New Roman" w:hAnsi="Times New Roman" w:cs="Times New Roman"/>
        </w:rPr>
        <w:t>, goals, efficiency, utility, or cost</w:t>
      </w:r>
      <w:r w:rsidR="00976E80">
        <w:rPr>
          <w:rFonts w:ascii="Times New Roman" w:eastAsia="Times New Roman" w:hAnsi="Times New Roman" w:cs="Times New Roman"/>
        </w:rPr>
        <w:t>.</w:t>
      </w:r>
      <w:r w:rsidR="0094618E">
        <w:rPr>
          <w:rFonts w:ascii="Times New Roman" w:eastAsia="Times New Roman" w:hAnsi="Times New Roman" w:cs="Times New Roman"/>
        </w:rPr>
        <w:t xml:space="preserve"> </w:t>
      </w:r>
    </w:p>
    <w:p w14:paraId="1F8FE60A" w14:textId="2AF87D2D" w:rsidR="003C4483" w:rsidRDefault="00B83C7E" w:rsidP="00F21664">
      <w:pPr>
        <w:spacing w:line="480" w:lineRule="auto"/>
        <w:ind w:firstLine="720"/>
        <w:contextualSpacing/>
        <w:rPr>
          <w:rFonts w:ascii="Times New Roman" w:eastAsia="Times New Roman" w:hAnsi="Times New Roman" w:cs="Times New Roman"/>
        </w:rPr>
      </w:pPr>
      <w:r w:rsidRPr="00B83C7E">
        <w:rPr>
          <w:rFonts w:ascii="Times New Roman" w:eastAsia="Times New Roman" w:hAnsi="Times New Roman" w:cs="Times New Roman"/>
        </w:rPr>
        <w:t>The findings presented here</w:t>
      </w:r>
      <w:r w:rsidR="00514A46">
        <w:rPr>
          <w:rFonts w:ascii="Times New Roman" w:eastAsia="Times New Roman" w:hAnsi="Times New Roman" w:cs="Times New Roman"/>
        </w:rPr>
        <w:t xml:space="preserve"> also</w:t>
      </w:r>
      <w:r w:rsidRPr="00B83C7E">
        <w:rPr>
          <w:rFonts w:ascii="Times New Roman" w:eastAsia="Times New Roman" w:hAnsi="Times New Roman" w:cs="Times New Roman"/>
        </w:rPr>
        <w:t xml:space="preserve"> contribute to a broader tradition </w:t>
      </w:r>
      <w:r w:rsidR="00CA05A7">
        <w:rPr>
          <w:rFonts w:ascii="Times New Roman" w:eastAsia="Times New Roman" w:hAnsi="Times New Roman" w:cs="Times New Roman"/>
        </w:rPr>
        <w:t xml:space="preserve">in </w:t>
      </w:r>
      <w:r w:rsidR="00C518AD">
        <w:rPr>
          <w:rFonts w:ascii="Times New Roman" w:eastAsia="Times New Roman" w:hAnsi="Times New Roman" w:cs="Times New Roman"/>
        </w:rPr>
        <w:t xml:space="preserve">the </w:t>
      </w:r>
      <w:r>
        <w:rPr>
          <w:rFonts w:ascii="Times New Roman" w:eastAsia="Times New Roman" w:hAnsi="Times New Roman" w:cs="Times New Roman"/>
        </w:rPr>
        <w:t xml:space="preserve">developmental </w:t>
      </w:r>
      <w:r w:rsidR="00C518AD">
        <w:rPr>
          <w:rFonts w:ascii="Times New Roman" w:eastAsia="Times New Roman" w:hAnsi="Times New Roman" w:cs="Times New Roman"/>
        </w:rPr>
        <w:t xml:space="preserve">cognitive </w:t>
      </w:r>
      <w:r>
        <w:rPr>
          <w:rFonts w:ascii="Times New Roman" w:eastAsia="Times New Roman" w:hAnsi="Times New Roman" w:cs="Times New Roman"/>
        </w:rPr>
        <w:t>science</w:t>
      </w:r>
      <w:r w:rsidR="00C518AD">
        <w:rPr>
          <w:rFonts w:ascii="Times New Roman" w:eastAsia="Times New Roman" w:hAnsi="Times New Roman" w:cs="Times New Roman"/>
        </w:rPr>
        <w:t>s</w:t>
      </w:r>
      <w:r>
        <w:rPr>
          <w:rFonts w:ascii="Times New Roman" w:eastAsia="Times New Roman" w:hAnsi="Times New Roman" w:cs="Times New Roman"/>
        </w:rPr>
        <w:t xml:space="preserve"> that use</w:t>
      </w:r>
      <w:r w:rsidR="004628A0">
        <w:rPr>
          <w:rFonts w:ascii="Times New Roman" w:eastAsia="Times New Roman" w:hAnsi="Times New Roman" w:cs="Times New Roman"/>
        </w:rPr>
        <w:t>s</w:t>
      </w:r>
      <w:r>
        <w:rPr>
          <w:rFonts w:ascii="Times New Roman" w:eastAsia="Times New Roman" w:hAnsi="Times New Roman" w:cs="Times New Roman"/>
        </w:rPr>
        <w:t xml:space="preserve"> connectionist models</w:t>
      </w:r>
      <w:r w:rsidRPr="00B83C7E">
        <w:rPr>
          <w:rFonts w:ascii="Times New Roman" w:eastAsia="Times New Roman" w:hAnsi="Times New Roman" w:cs="Times New Roman"/>
        </w:rPr>
        <w:t xml:space="preserve"> </w:t>
      </w:r>
      <w:r>
        <w:rPr>
          <w:rFonts w:ascii="Times New Roman" w:eastAsia="Times New Roman" w:hAnsi="Times New Roman" w:cs="Times New Roman"/>
        </w:rPr>
        <w:t>to simulate infants’ responses</w:t>
      </w:r>
      <w:r w:rsidRPr="00B83C7E">
        <w:rPr>
          <w:rFonts w:ascii="Times New Roman" w:eastAsia="Times New Roman" w:hAnsi="Times New Roman" w:cs="Times New Roman"/>
        </w:rPr>
        <w:t xml:space="preserve"> in</w:t>
      </w:r>
      <w:r w:rsidR="00396E78">
        <w:rPr>
          <w:rFonts w:ascii="Times New Roman" w:eastAsia="Times New Roman" w:hAnsi="Times New Roman" w:cs="Times New Roman"/>
        </w:rPr>
        <w:t xml:space="preserve"> VoE studies and other</w:t>
      </w:r>
      <w:r w:rsidR="00CA05A7">
        <w:rPr>
          <w:rFonts w:ascii="Times New Roman" w:eastAsia="Times New Roman" w:hAnsi="Times New Roman" w:cs="Times New Roman"/>
        </w:rPr>
        <w:t xml:space="preserve"> cognitive tasks</w:t>
      </w:r>
      <w:r w:rsidRPr="00B83C7E">
        <w:rPr>
          <w:rFonts w:ascii="Times New Roman" w:eastAsia="Times New Roman" w:hAnsi="Times New Roman" w:cs="Times New Roman"/>
        </w:rPr>
        <w:t xml:space="preserve"> (e.g., Benton, 2024; Benton &amp; Lapan, 2021; Christiansen &amp; Curtin, 1999; Cohen et al., 2002; Elman et al., 1996; Mareschal et al., 2000; Sirois &amp; Mareschal, 2002; Schlesinger &amp; Casey, 2003; Westermann &amp; Mareschal, 2012; Yermolayeva &amp; Rakison, 2014). The </w:t>
      </w:r>
      <w:r w:rsidR="00A66E38">
        <w:rPr>
          <w:rFonts w:ascii="Times New Roman" w:eastAsia="Times New Roman" w:hAnsi="Times New Roman" w:cs="Times New Roman"/>
        </w:rPr>
        <w:t>primary contribution of this earlier</w:t>
      </w:r>
      <w:r w:rsidRPr="00B83C7E">
        <w:rPr>
          <w:rFonts w:ascii="Times New Roman" w:eastAsia="Times New Roman" w:hAnsi="Times New Roman" w:cs="Times New Roman"/>
        </w:rPr>
        <w:t xml:space="preserve"> </w:t>
      </w:r>
      <w:r w:rsidR="00A66E38">
        <w:rPr>
          <w:rFonts w:ascii="Times New Roman" w:eastAsia="Times New Roman" w:hAnsi="Times New Roman" w:cs="Times New Roman"/>
        </w:rPr>
        <w:t>work has been to show that</w:t>
      </w:r>
      <w:r w:rsidRPr="00B83C7E">
        <w:rPr>
          <w:rFonts w:ascii="Times New Roman" w:eastAsia="Times New Roman" w:hAnsi="Times New Roman" w:cs="Times New Roman"/>
        </w:rPr>
        <w:t xml:space="preserve"> infants' responses in tasks </w:t>
      </w:r>
      <w:r w:rsidR="00A66E38">
        <w:rPr>
          <w:rFonts w:ascii="Times New Roman" w:eastAsia="Times New Roman" w:hAnsi="Times New Roman" w:cs="Times New Roman"/>
        </w:rPr>
        <w:t xml:space="preserve">ranging from object permanence to causal reasoning </w:t>
      </w:r>
      <w:r w:rsidRPr="00B83C7E">
        <w:rPr>
          <w:rFonts w:ascii="Times New Roman" w:eastAsia="Times New Roman" w:hAnsi="Times New Roman" w:cs="Times New Roman"/>
        </w:rPr>
        <w:t>can be explained by associative principles. The present</w:t>
      </w:r>
      <w:r w:rsidR="00A66E38">
        <w:rPr>
          <w:rFonts w:ascii="Times New Roman" w:eastAsia="Times New Roman" w:hAnsi="Times New Roman" w:cs="Times New Roman"/>
        </w:rPr>
        <w:t xml:space="preserve"> study</w:t>
      </w:r>
      <w:r w:rsidRPr="00B83C7E">
        <w:rPr>
          <w:rFonts w:ascii="Times New Roman" w:eastAsia="Times New Roman" w:hAnsi="Times New Roman" w:cs="Times New Roman"/>
        </w:rPr>
        <w:t xml:space="preserve"> extends this line of research by demonstrating </w:t>
      </w:r>
      <w:r w:rsidR="00A66E38">
        <w:rPr>
          <w:rFonts w:ascii="Times New Roman" w:eastAsia="Times New Roman" w:hAnsi="Times New Roman" w:cs="Times New Roman"/>
        </w:rPr>
        <w:t>that the same connectionist systems and associative learning principles</w:t>
      </w:r>
      <w:r w:rsidRPr="00B83C7E">
        <w:rPr>
          <w:rFonts w:ascii="Times New Roman" w:eastAsia="Times New Roman" w:hAnsi="Times New Roman" w:cs="Times New Roman"/>
        </w:rPr>
        <w:t xml:space="preserve"> </w:t>
      </w:r>
      <w:r w:rsidR="00A66E38">
        <w:rPr>
          <w:rFonts w:ascii="Times New Roman" w:eastAsia="Times New Roman" w:hAnsi="Times New Roman" w:cs="Times New Roman"/>
        </w:rPr>
        <w:t>can also account for infant action understan</w:t>
      </w:r>
      <w:r w:rsidR="00D56C35">
        <w:rPr>
          <w:rFonts w:ascii="Times New Roman" w:eastAsia="Times New Roman" w:hAnsi="Times New Roman" w:cs="Times New Roman"/>
        </w:rPr>
        <w:t>ding</w:t>
      </w:r>
      <w:r w:rsidRPr="00B83C7E">
        <w:rPr>
          <w:rFonts w:ascii="Times New Roman" w:eastAsia="Times New Roman" w:hAnsi="Times New Roman" w:cs="Times New Roman"/>
        </w:rPr>
        <w:t xml:space="preserve">. </w:t>
      </w:r>
      <w:r>
        <w:rPr>
          <w:rFonts w:ascii="Times New Roman" w:eastAsia="Times New Roman" w:hAnsi="Times New Roman" w:cs="Times New Roman"/>
        </w:rPr>
        <w:t xml:space="preserve"> </w:t>
      </w:r>
    </w:p>
    <w:p w14:paraId="0548B102" w14:textId="1BBDDE01" w:rsidR="00F21664" w:rsidRDefault="004628A0" w:rsidP="00F2166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Although</w:t>
      </w:r>
      <w:r w:rsidR="00F21664" w:rsidRPr="00F21664">
        <w:rPr>
          <w:rFonts w:ascii="Times New Roman" w:eastAsia="Times New Roman" w:hAnsi="Times New Roman" w:cs="Times New Roman"/>
        </w:rPr>
        <w:t xml:space="preserve"> the present model is not the first to simulate </w:t>
      </w:r>
      <w:r w:rsidR="00953A8D" w:rsidRPr="00F21664">
        <w:rPr>
          <w:rFonts w:ascii="Times New Roman" w:eastAsia="Times New Roman" w:hAnsi="Times New Roman" w:cs="Times New Roman"/>
        </w:rPr>
        <w:t>infants’</w:t>
      </w:r>
      <w:r w:rsidR="00F21664" w:rsidRPr="00F21664">
        <w:rPr>
          <w:rFonts w:ascii="Times New Roman" w:eastAsia="Times New Roman" w:hAnsi="Times New Roman" w:cs="Times New Roman"/>
        </w:rPr>
        <w:t xml:space="preserve"> behavior in Gergely-style studies, it makes several novel contributions. First, it demonstrates that a single connectionist architecture </w:t>
      </w:r>
      <w:r w:rsidR="00B40E70">
        <w:rPr>
          <w:rFonts w:ascii="Times New Roman" w:eastAsia="Times New Roman" w:hAnsi="Times New Roman" w:cs="Times New Roman"/>
        </w:rPr>
        <w:t>accounts for multiple findings</w:t>
      </w:r>
      <w:r w:rsidR="00A861E6">
        <w:rPr>
          <w:rFonts w:ascii="Times New Roman" w:eastAsia="Times New Roman" w:hAnsi="Times New Roman" w:cs="Times New Roman"/>
        </w:rPr>
        <w:t xml:space="preserve"> across studies</w:t>
      </w:r>
      <w:r w:rsidR="00F21664" w:rsidRPr="00F21664">
        <w:rPr>
          <w:rFonts w:ascii="Times New Roman" w:eastAsia="Times New Roman" w:hAnsi="Times New Roman" w:cs="Times New Roman"/>
        </w:rPr>
        <w:t>. This contrasts with the only other connectionist model in this space by Overwalle (2010); this model only simulated the Gergely et al. (1995) study. Second, by unpacking the internal dynamics of the model—specifically, how and why it generated greater error (i.e., longer looking) in response to certain events</w:t>
      </w:r>
      <w:r>
        <w:rPr>
          <w:rFonts w:ascii="Times New Roman" w:eastAsia="Times New Roman" w:hAnsi="Times New Roman" w:cs="Times New Roman"/>
        </w:rPr>
        <w:t xml:space="preserve"> in different </w:t>
      </w:r>
      <w:r>
        <w:rPr>
          <w:rFonts w:ascii="Times New Roman" w:eastAsia="Times New Roman" w:hAnsi="Times New Roman" w:cs="Times New Roman"/>
        </w:rPr>
        <w:lastRenderedPageBreak/>
        <w:t>conditions</w:t>
      </w:r>
      <w:r w:rsidR="00F21664" w:rsidRPr="00F21664">
        <w:rPr>
          <w:rFonts w:ascii="Times New Roman" w:eastAsia="Times New Roman" w:hAnsi="Times New Roman" w:cs="Times New Roman"/>
        </w:rPr>
        <w:t>—it was possible to move beyond</w:t>
      </w:r>
      <w:r w:rsidR="00971C57">
        <w:rPr>
          <w:rFonts w:ascii="Times New Roman" w:eastAsia="Times New Roman" w:hAnsi="Times New Roman" w:cs="Times New Roman"/>
        </w:rPr>
        <w:t xml:space="preserve"> a typical demonstration that a</w:t>
      </w:r>
      <w:r w:rsidR="00F21664" w:rsidRPr="00F21664">
        <w:rPr>
          <w:rFonts w:ascii="Times New Roman" w:eastAsia="Times New Roman" w:hAnsi="Times New Roman" w:cs="Times New Roman"/>
        </w:rPr>
        <w:t xml:space="preserve"> model can reproduce behavioral data to providing a mechanistic explanation for how those data arose in the first place. A chief advantage of such an analysis is that it can provide insight into how the mind might implement associative learning. Finally, unlike earlier models that implement explicit notions of efficiency, cost, and utility, the current simulations suggest that infants' looking behaviors in action understanding studies</w:t>
      </w:r>
      <w:r w:rsidR="00D72751">
        <w:rPr>
          <w:rFonts w:ascii="Times New Roman" w:eastAsia="Times New Roman" w:hAnsi="Times New Roman" w:cs="Times New Roman"/>
        </w:rPr>
        <w:t xml:space="preserve"> can emerge from purely bottom-up processes</w:t>
      </w:r>
      <w:r w:rsidR="00F21664" w:rsidRPr="00F21664">
        <w:rPr>
          <w:rFonts w:ascii="Times New Roman" w:eastAsia="Times New Roman" w:hAnsi="Times New Roman" w:cs="Times New Roman"/>
        </w:rPr>
        <w:t xml:space="preserve">. </w:t>
      </w:r>
      <w:r w:rsidR="00D72751">
        <w:rPr>
          <w:rFonts w:ascii="Times New Roman" w:eastAsia="Times New Roman" w:hAnsi="Times New Roman" w:cs="Times New Roman"/>
        </w:rPr>
        <w:t>The current simulations demonstrate that these</w:t>
      </w:r>
      <w:r w:rsidR="00F21664" w:rsidRPr="00F21664">
        <w:rPr>
          <w:rFonts w:ascii="Times New Roman" w:eastAsia="Times New Roman" w:hAnsi="Times New Roman" w:cs="Times New Roman"/>
        </w:rPr>
        <w:t xml:space="preserve"> behaviors may emerge from </w:t>
      </w:r>
      <w:r w:rsidR="00D72751">
        <w:rPr>
          <w:rFonts w:ascii="Times New Roman" w:eastAsia="Times New Roman" w:hAnsi="Times New Roman" w:cs="Times New Roman"/>
        </w:rPr>
        <w:t>associative learning mechanisms.</w:t>
      </w:r>
    </w:p>
    <w:p w14:paraId="3740BC68" w14:textId="40E8C4CA" w:rsidR="00C73E82" w:rsidRDefault="00524642" w:rsidP="00524642">
      <w:pPr>
        <w:spacing w:line="480" w:lineRule="auto"/>
        <w:ind w:firstLine="720"/>
        <w:contextualSpacing/>
        <w:rPr>
          <w:rFonts w:ascii="Times New Roman" w:eastAsia="Times New Roman" w:hAnsi="Times New Roman" w:cs="Times New Roman"/>
        </w:rPr>
      </w:pPr>
      <w:r w:rsidRPr="00EC33BD">
        <w:rPr>
          <w:rFonts w:ascii="Times New Roman" w:eastAsia="Times New Roman" w:hAnsi="Times New Roman" w:cs="Times New Roman"/>
        </w:rPr>
        <w:t xml:space="preserve">Despite the success of the current model, at least </w:t>
      </w:r>
      <w:r w:rsidR="00B05A5B" w:rsidRPr="00EC33BD">
        <w:rPr>
          <w:rFonts w:ascii="Times New Roman" w:eastAsia="Times New Roman" w:hAnsi="Times New Roman" w:cs="Times New Roman"/>
        </w:rPr>
        <w:t>t</w:t>
      </w:r>
      <w:r w:rsidR="001D7DAF">
        <w:rPr>
          <w:rFonts w:ascii="Times New Roman" w:eastAsia="Times New Roman" w:hAnsi="Times New Roman" w:cs="Times New Roman"/>
        </w:rPr>
        <w:t>wo</w:t>
      </w:r>
      <w:r w:rsidR="00E14E86">
        <w:rPr>
          <w:rFonts w:ascii="Times New Roman" w:eastAsia="Times New Roman" w:hAnsi="Times New Roman" w:cs="Times New Roman"/>
        </w:rPr>
        <w:t xml:space="preserve"> </w:t>
      </w:r>
      <w:r w:rsidRPr="00EC33BD">
        <w:rPr>
          <w:rFonts w:ascii="Times New Roman" w:eastAsia="Times New Roman" w:hAnsi="Times New Roman" w:cs="Times New Roman"/>
        </w:rPr>
        <w:t xml:space="preserve">potential criticisms are worth considering. One concerns the model’s simplicity. </w:t>
      </w:r>
      <w:r w:rsidR="00466E24">
        <w:rPr>
          <w:rFonts w:ascii="Times New Roman" w:eastAsia="Times New Roman" w:hAnsi="Times New Roman" w:cs="Times New Roman"/>
        </w:rPr>
        <w:t xml:space="preserve">Although it was the case that movement was represented dynamically, </w:t>
      </w:r>
      <w:r w:rsidR="00886985">
        <w:rPr>
          <w:rFonts w:ascii="Times New Roman" w:eastAsia="Times New Roman" w:hAnsi="Times New Roman" w:cs="Times New Roman"/>
        </w:rPr>
        <w:t>all other aspects of the model</w:t>
      </w:r>
      <w:r w:rsidR="00466E24">
        <w:rPr>
          <w:rFonts w:ascii="Times New Roman" w:eastAsia="Times New Roman" w:hAnsi="Times New Roman" w:cs="Times New Roman"/>
        </w:rPr>
        <w:t xml:space="preserve"> </w:t>
      </w:r>
      <w:r w:rsidR="00886985">
        <w:rPr>
          <w:rFonts w:ascii="Times New Roman" w:eastAsia="Times New Roman" w:hAnsi="Times New Roman" w:cs="Times New Roman"/>
        </w:rPr>
        <w:t>were represented statically</w:t>
      </w:r>
      <w:r w:rsidR="00466E24">
        <w:rPr>
          <w:rFonts w:ascii="Times New Roman" w:eastAsia="Times New Roman" w:hAnsi="Times New Roman" w:cs="Times New Roman"/>
        </w:rPr>
        <w:t xml:space="preserve"> and </w:t>
      </w:r>
      <w:r w:rsidRPr="00EC33BD">
        <w:rPr>
          <w:rFonts w:ascii="Times New Roman" w:eastAsia="Times New Roman" w:hAnsi="Times New Roman" w:cs="Times New Roman"/>
        </w:rPr>
        <w:t>locally rather than in a distributed fashion</w:t>
      </w:r>
      <w:r w:rsidR="00A81342">
        <w:rPr>
          <w:rFonts w:ascii="Times New Roman" w:eastAsia="Times New Roman" w:hAnsi="Times New Roman" w:cs="Times New Roman"/>
        </w:rPr>
        <w:t xml:space="preserve">. For example, a localist or “one-hot” encoding scheme was used to represent objects, their features, and any external constraints or barriers in the environment. </w:t>
      </w:r>
      <w:r w:rsidRPr="00EC33BD">
        <w:rPr>
          <w:rFonts w:ascii="Times New Roman" w:eastAsia="Times New Roman" w:hAnsi="Times New Roman" w:cs="Times New Roman"/>
        </w:rPr>
        <w:t>These simplifications might suggest that the model is a poor approximation of infants’ real-world action experience. However, a major advantage of simpler models is that</w:t>
      </w:r>
      <w:r>
        <w:rPr>
          <w:rFonts w:ascii="Times New Roman" w:eastAsia="Times New Roman" w:hAnsi="Times New Roman" w:cs="Times New Roman"/>
        </w:rPr>
        <w:t xml:space="preserve"> it is possible to trace precisely how they process information. </w:t>
      </w:r>
      <w:r w:rsidR="00DC5011">
        <w:rPr>
          <w:rFonts w:ascii="Times New Roman" w:eastAsia="Times New Roman" w:hAnsi="Times New Roman" w:cs="Times New Roman"/>
        </w:rPr>
        <w:t>This was seen clearly in the section that traced how mechanistically the model reproduced infants’ looking behaviors</w:t>
      </w:r>
      <w:r w:rsidR="00B54EFC">
        <w:rPr>
          <w:rFonts w:ascii="Times New Roman" w:eastAsia="Times New Roman" w:hAnsi="Times New Roman" w:cs="Times New Roman"/>
        </w:rPr>
        <w:t xml:space="preserve"> across several Gergely-style studies</w:t>
      </w:r>
      <w:r w:rsidR="00DC5011">
        <w:rPr>
          <w:rFonts w:ascii="Times New Roman" w:eastAsia="Times New Roman" w:hAnsi="Times New Roman" w:cs="Times New Roman"/>
        </w:rPr>
        <w:t>. That simple models can be taken apart and scrutinized in this way makes them especially well-suited</w:t>
      </w:r>
      <w:r w:rsidR="004A5E3E">
        <w:rPr>
          <w:rFonts w:ascii="Times New Roman" w:eastAsia="Times New Roman" w:hAnsi="Times New Roman" w:cs="Times New Roman"/>
        </w:rPr>
        <w:t xml:space="preserve"> </w:t>
      </w:r>
      <w:r w:rsidRPr="00EC33BD">
        <w:rPr>
          <w:rFonts w:ascii="Times New Roman" w:eastAsia="Times New Roman" w:hAnsi="Times New Roman" w:cs="Times New Roman"/>
        </w:rPr>
        <w:t>for advancing theories of infant action understanding.</w:t>
      </w:r>
      <w:r>
        <w:rPr>
          <w:rFonts w:ascii="Times New Roman" w:eastAsia="Times New Roman" w:hAnsi="Times New Roman" w:cs="Times New Roman"/>
        </w:rPr>
        <w:t xml:space="preserve"> Although it is true that</w:t>
      </w:r>
      <w:r w:rsidRPr="00EC33BD">
        <w:rPr>
          <w:rFonts w:ascii="Times New Roman" w:eastAsia="Times New Roman" w:hAnsi="Times New Roman" w:cs="Times New Roman"/>
        </w:rPr>
        <w:t xml:space="preserve"> complex models could better capture the richness of infants’ action perception</w:t>
      </w:r>
      <w:r>
        <w:rPr>
          <w:rFonts w:ascii="Times New Roman" w:eastAsia="Times New Roman" w:hAnsi="Times New Roman" w:cs="Times New Roman"/>
        </w:rPr>
        <w:t>, a major disadvantage of such models is that their complexity hinders their interpretability</w:t>
      </w:r>
      <w:r w:rsidR="00C95E66">
        <w:rPr>
          <w:rFonts w:ascii="Times New Roman" w:eastAsia="Times New Roman" w:hAnsi="Times New Roman" w:cs="Times New Roman"/>
        </w:rPr>
        <w:t>. This complexity also makes</w:t>
      </w:r>
      <w:r w:rsidR="004A5E3E">
        <w:rPr>
          <w:rFonts w:ascii="Times New Roman" w:eastAsia="Times New Roman" w:hAnsi="Times New Roman" w:cs="Times New Roman"/>
        </w:rPr>
        <w:t xml:space="preserve"> it difficult to separate the meaningful consequences of different theoretical assumptions from extraneous model details.</w:t>
      </w:r>
      <w:r w:rsidR="00C95E66">
        <w:rPr>
          <w:rFonts w:ascii="Times New Roman" w:eastAsia="Times New Roman" w:hAnsi="Times New Roman" w:cs="Times New Roman"/>
        </w:rPr>
        <w:t xml:space="preserve"> Simple models mostly eschew this conflict altogether by eliminating such details.</w:t>
      </w:r>
      <w:r w:rsidR="004A5E3E">
        <w:rPr>
          <w:rFonts w:ascii="Times New Roman" w:eastAsia="Times New Roman" w:hAnsi="Times New Roman" w:cs="Times New Roman"/>
        </w:rPr>
        <w:t xml:space="preserve"> </w:t>
      </w:r>
      <w:r>
        <w:rPr>
          <w:rFonts w:ascii="Times New Roman" w:eastAsia="Times New Roman" w:hAnsi="Times New Roman" w:cs="Times New Roman"/>
        </w:rPr>
        <w:t>Thus</w:t>
      </w:r>
      <w:r w:rsidRPr="00EC33BD">
        <w:rPr>
          <w:rFonts w:ascii="Times New Roman" w:eastAsia="Times New Roman" w:hAnsi="Times New Roman" w:cs="Times New Roman"/>
        </w:rPr>
        <w:t xml:space="preserve">, </w:t>
      </w:r>
      <w:r>
        <w:rPr>
          <w:rFonts w:ascii="Times New Roman" w:eastAsia="Times New Roman" w:hAnsi="Times New Roman" w:cs="Times New Roman"/>
        </w:rPr>
        <w:t>although</w:t>
      </w:r>
      <w:r w:rsidRPr="00EC33BD">
        <w:rPr>
          <w:rFonts w:ascii="Times New Roman" w:eastAsia="Times New Roman" w:hAnsi="Times New Roman" w:cs="Times New Roman"/>
        </w:rPr>
        <w:t xml:space="preserve"> complex models </w:t>
      </w:r>
      <w:r>
        <w:rPr>
          <w:rFonts w:ascii="Times New Roman" w:eastAsia="Times New Roman" w:hAnsi="Times New Roman" w:cs="Times New Roman"/>
        </w:rPr>
        <w:t xml:space="preserve">may be ideal for </w:t>
      </w:r>
      <w:r>
        <w:rPr>
          <w:rFonts w:ascii="Times New Roman" w:eastAsia="Times New Roman" w:hAnsi="Times New Roman" w:cs="Times New Roman"/>
        </w:rPr>
        <w:lastRenderedPageBreak/>
        <w:t xml:space="preserve">simulating infants’ real-world action experiences, </w:t>
      </w:r>
      <w:r w:rsidRPr="00EC33BD">
        <w:rPr>
          <w:rFonts w:ascii="Times New Roman" w:eastAsia="Times New Roman" w:hAnsi="Times New Roman" w:cs="Times New Roman"/>
        </w:rPr>
        <w:t xml:space="preserve">simpler models </w:t>
      </w:r>
      <w:r w:rsidR="004A5E3E">
        <w:rPr>
          <w:rFonts w:ascii="Times New Roman" w:eastAsia="Times New Roman" w:hAnsi="Times New Roman" w:cs="Times New Roman"/>
        </w:rPr>
        <w:t>are invaluable</w:t>
      </w:r>
      <w:r w:rsidRPr="00EC33BD">
        <w:rPr>
          <w:rFonts w:ascii="Times New Roman" w:eastAsia="Times New Roman" w:hAnsi="Times New Roman" w:cs="Times New Roman"/>
        </w:rPr>
        <w:t xml:space="preserve"> for identifying </w:t>
      </w:r>
      <w:r>
        <w:rPr>
          <w:rFonts w:ascii="Times New Roman" w:eastAsia="Times New Roman" w:hAnsi="Times New Roman" w:cs="Times New Roman"/>
        </w:rPr>
        <w:t>underlying processes and advancing cognitive theory</w:t>
      </w:r>
      <w:r w:rsidRPr="00EC33BD">
        <w:rPr>
          <w:rFonts w:ascii="Times New Roman" w:eastAsia="Times New Roman" w:hAnsi="Times New Roman" w:cs="Times New Roman"/>
        </w:rPr>
        <w:t>.</w:t>
      </w:r>
      <w:r>
        <w:rPr>
          <w:rFonts w:ascii="Times New Roman" w:eastAsia="Times New Roman" w:hAnsi="Times New Roman" w:cs="Times New Roman"/>
        </w:rPr>
        <w:t xml:space="preserve">  </w:t>
      </w:r>
    </w:p>
    <w:p w14:paraId="0A7F38FF" w14:textId="0606CDCD" w:rsidR="00BA2B35" w:rsidRDefault="00BA2B35" w:rsidP="00CA05A7">
      <w:pPr>
        <w:spacing w:line="480" w:lineRule="auto"/>
        <w:ind w:firstLine="720"/>
        <w:contextualSpacing/>
        <w:rPr>
          <w:rFonts w:ascii="Times New Roman" w:eastAsia="Times New Roman" w:hAnsi="Times New Roman" w:cs="Times New Roman"/>
        </w:rPr>
      </w:pPr>
      <w:r w:rsidRPr="00BA2B35">
        <w:rPr>
          <w:rFonts w:ascii="Times New Roman" w:eastAsia="Times New Roman" w:hAnsi="Times New Roman" w:cs="Times New Roman"/>
        </w:rPr>
        <w:t>Another reason a simple model was chosen over a more complex one was that the larger goal of the present simulations was to shed light on how an associative learning mechanism might account for infants’ looking behaviors in action understanding studies that use the Gergely paradigm. To achieve this aim, it was necessary to develop a model that could address this specific theoretical question without attempting to simulate every detail of an action event.</w:t>
      </w:r>
      <w:r w:rsidR="00D27560">
        <w:rPr>
          <w:rFonts w:ascii="Times New Roman" w:eastAsia="Times New Roman" w:hAnsi="Times New Roman" w:cs="Times New Roman"/>
        </w:rPr>
        <w:t xml:space="preserve"> Although a </w:t>
      </w:r>
      <w:r w:rsidR="00714257">
        <w:rPr>
          <w:rFonts w:ascii="Times New Roman" w:eastAsia="Times New Roman" w:hAnsi="Times New Roman" w:cs="Times New Roman"/>
        </w:rPr>
        <w:t>comprehensive lean account</w:t>
      </w:r>
      <w:r w:rsidR="004A55FC">
        <w:rPr>
          <w:rFonts w:ascii="Times New Roman" w:eastAsia="Times New Roman" w:hAnsi="Times New Roman" w:cs="Times New Roman"/>
        </w:rPr>
        <w:t xml:space="preserve"> ultimately</w:t>
      </w:r>
      <w:r w:rsidR="00714257">
        <w:rPr>
          <w:rFonts w:ascii="Times New Roman" w:eastAsia="Times New Roman" w:hAnsi="Times New Roman" w:cs="Times New Roman"/>
        </w:rPr>
        <w:t xml:space="preserve"> will</w:t>
      </w:r>
      <w:r w:rsidR="00D27560">
        <w:rPr>
          <w:rFonts w:ascii="Times New Roman" w:eastAsia="Times New Roman" w:hAnsi="Times New Roman" w:cs="Times New Roman"/>
        </w:rPr>
        <w:t xml:space="preserve"> need to explain how </w:t>
      </w:r>
      <w:r w:rsidR="00714257">
        <w:rPr>
          <w:rFonts w:ascii="Times New Roman" w:eastAsia="Times New Roman" w:hAnsi="Times New Roman" w:cs="Times New Roman"/>
        </w:rPr>
        <w:t xml:space="preserve">features </w:t>
      </w:r>
      <w:r w:rsidR="00D27560">
        <w:rPr>
          <w:rFonts w:ascii="Times New Roman" w:eastAsia="Times New Roman" w:hAnsi="Times New Roman" w:cs="Times New Roman"/>
        </w:rPr>
        <w:t xml:space="preserve">such as richly structured agent representations or </w:t>
      </w:r>
      <w:r w:rsidR="00971E16">
        <w:rPr>
          <w:rFonts w:ascii="Times New Roman" w:eastAsia="Times New Roman" w:hAnsi="Times New Roman" w:cs="Times New Roman"/>
        </w:rPr>
        <w:t>dynamically encoded spatial relations</w:t>
      </w:r>
      <w:r w:rsidR="007334BE">
        <w:rPr>
          <w:rFonts w:ascii="Times New Roman" w:eastAsia="Times New Roman" w:hAnsi="Times New Roman" w:cs="Times New Roman"/>
        </w:rPr>
        <w:t xml:space="preserve"> beyond that implemented here</w:t>
      </w:r>
      <w:r w:rsidR="00971E16">
        <w:rPr>
          <w:rFonts w:ascii="Times New Roman" w:eastAsia="Times New Roman" w:hAnsi="Times New Roman" w:cs="Times New Roman"/>
        </w:rPr>
        <w:t xml:space="preserve"> </w:t>
      </w:r>
      <w:r w:rsidR="007C394B">
        <w:rPr>
          <w:rFonts w:ascii="Times New Roman" w:eastAsia="Times New Roman" w:hAnsi="Times New Roman" w:cs="Times New Roman"/>
        </w:rPr>
        <w:t xml:space="preserve">influence infants’ performance in these studies, </w:t>
      </w:r>
      <w:r w:rsidR="004A55FC">
        <w:rPr>
          <w:rFonts w:ascii="Times New Roman" w:eastAsia="Times New Roman" w:hAnsi="Times New Roman" w:cs="Times New Roman"/>
        </w:rPr>
        <w:t>such features were not</w:t>
      </w:r>
      <w:r w:rsidR="007C394B">
        <w:rPr>
          <w:rFonts w:ascii="Times New Roman" w:eastAsia="Times New Roman" w:hAnsi="Times New Roman" w:cs="Times New Roman"/>
        </w:rPr>
        <w:t xml:space="preserve"> essential </w:t>
      </w:r>
      <w:r w:rsidR="00F45622">
        <w:rPr>
          <w:rFonts w:ascii="Times New Roman" w:eastAsia="Times New Roman" w:hAnsi="Times New Roman" w:cs="Times New Roman"/>
        </w:rPr>
        <w:t xml:space="preserve">for evaluating whether sensitivity to low-level surface features and their associative </w:t>
      </w:r>
      <w:r w:rsidR="007C394B">
        <w:rPr>
          <w:rFonts w:ascii="Times New Roman" w:eastAsia="Times New Roman" w:hAnsi="Times New Roman" w:cs="Times New Roman"/>
        </w:rPr>
        <w:t xml:space="preserve">relations </w:t>
      </w:r>
      <w:r w:rsidR="00C95E66">
        <w:rPr>
          <w:rFonts w:ascii="Times New Roman" w:eastAsia="Times New Roman" w:hAnsi="Times New Roman" w:cs="Times New Roman"/>
        </w:rPr>
        <w:t xml:space="preserve">are </w:t>
      </w:r>
      <w:r w:rsidR="00F45622">
        <w:rPr>
          <w:rFonts w:ascii="Times New Roman" w:eastAsia="Times New Roman" w:hAnsi="Times New Roman" w:cs="Times New Roman"/>
        </w:rPr>
        <w:t>sufficient to explain infants’ responses in these ta</w:t>
      </w:r>
      <w:r w:rsidR="00945423">
        <w:rPr>
          <w:rFonts w:ascii="Times New Roman" w:eastAsia="Times New Roman" w:hAnsi="Times New Roman" w:cs="Times New Roman"/>
        </w:rPr>
        <w:t>sks</w:t>
      </w:r>
      <w:r w:rsidR="00F45622">
        <w:rPr>
          <w:rFonts w:ascii="Times New Roman" w:eastAsia="Times New Roman" w:hAnsi="Times New Roman" w:cs="Times New Roman"/>
        </w:rPr>
        <w:t xml:space="preserve">. </w:t>
      </w:r>
      <w:r w:rsidR="006778AC">
        <w:rPr>
          <w:rFonts w:ascii="Times New Roman" w:eastAsia="Times New Roman" w:hAnsi="Times New Roman" w:cs="Times New Roman"/>
        </w:rPr>
        <w:t xml:space="preserve">By </w:t>
      </w:r>
      <w:r w:rsidR="00747F36">
        <w:rPr>
          <w:rFonts w:ascii="Times New Roman" w:eastAsia="Times New Roman" w:hAnsi="Times New Roman" w:cs="Times New Roman"/>
        </w:rPr>
        <w:t>incorporating only the most theoretically relevant features (e.g., straight and curved motion, animate and inanimate features, external constraints, etc.)</w:t>
      </w:r>
      <w:r w:rsidR="006778AC">
        <w:rPr>
          <w:rFonts w:ascii="Times New Roman" w:eastAsia="Times New Roman" w:hAnsi="Times New Roman" w:cs="Times New Roman"/>
        </w:rPr>
        <w:t xml:space="preserve">, </w:t>
      </w:r>
      <w:r w:rsidR="00747F36">
        <w:rPr>
          <w:rFonts w:ascii="Times New Roman" w:eastAsia="Times New Roman" w:hAnsi="Times New Roman" w:cs="Times New Roman"/>
        </w:rPr>
        <w:t>the model</w:t>
      </w:r>
      <w:r w:rsidR="006778AC">
        <w:rPr>
          <w:rFonts w:ascii="Times New Roman" w:eastAsia="Times New Roman" w:hAnsi="Times New Roman" w:cs="Times New Roman"/>
        </w:rPr>
        <w:t xml:space="preserve"> offers</w:t>
      </w:r>
      <w:r w:rsidR="007C394B">
        <w:rPr>
          <w:rFonts w:ascii="Times New Roman" w:eastAsia="Times New Roman" w:hAnsi="Times New Roman" w:cs="Times New Roman"/>
        </w:rPr>
        <w:t xml:space="preserve"> a more focused test of the core claim that associative learning</w:t>
      </w:r>
      <w:r w:rsidR="00C95E66">
        <w:rPr>
          <w:rFonts w:ascii="Times New Roman" w:eastAsia="Times New Roman" w:hAnsi="Times New Roman" w:cs="Times New Roman"/>
        </w:rPr>
        <w:t>,</w:t>
      </w:r>
      <w:r w:rsidR="007C394B">
        <w:rPr>
          <w:rFonts w:ascii="Times New Roman" w:eastAsia="Times New Roman" w:hAnsi="Times New Roman" w:cs="Times New Roman"/>
        </w:rPr>
        <w:t xml:space="preserve"> combined with experience with different kinds of actions</w:t>
      </w:r>
      <w:r w:rsidR="00C95E66">
        <w:rPr>
          <w:rFonts w:ascii="Times New Roman" w:eastAsia="Times New Roman" w:hAnsi="Times New Roman" w:cs="Times New Roman"/>
        </w:rPr>
        <w:t>,</w:t>
      </w:r>
      <w:r w:rsidR="007C394B">
        <w:rPr>
          <w:rFonts w:ascii="Times New Roman" w:eastAsia="Times New Roman" w:hAnsi="Times New Roman" w:cs="Times New Roman"/>
        </w:rPr>
        <w:t xml:space="preserve"> can produce the looking patterns observed in these studies</w:t>
      </w:r>
      <w:r w:rsidR="00F45622">
        <w:rPr>
          <w:rFonts w:ascii="Times New Roman" w:eastAsia="Times New Roman" w:hAnsi="Times New Roman" w:cs="Times New Roman"/>
        </w:rPr>
        <w:t xml:space="preserve">. </w:t>
      </w:r>
      <w:r w:rsidR="00D27560">
        <w:rPr>
          <w:rFonts w:ascii="Times New Roman" w:eastAsia="Times New Roman" w:hAnsi="Times New Roman" w:cs="Times New Roman"/>
        </w:rPr>
        <w:t xml:space="preserve"> </w:t>
      </w:r>
      <w:r w:rsidR="00747F36">
        <w:rPr>
          <w:rFonts w:ascii="Times New Roman" w:eastAsia="Times New Roman" w:hAnsi="Times New Roman" w:cs="Times New Roman"/>
        </w:rPr>
        <w:t>Nonetheless</w:t>
      </w:r>
      <w:r w:rsidR="006778AC">
        <w:rPr>
          <w:rFonts w:ascii="Times New Roman" w:eastAsia="Times New Roman" w:hAnsi="Times New Roman" w:cs="Times New Roman"/>
        </w:rPr>
        <w:t xml:space="preserve">, </w:t>
      </w:r>
      <w:r w:rsidR="004B3357">
        <w:rPr>
          <w:rFonts w:ascii="Times New Roman" w:eastAsia="Times New Roman" w:hAnsi="Times New Roman" w:cs="Times New Roman"/>
        </w:rPr>
        <w:t>full</w:t>
      </w:r>
      <w:r w:rsidR="00A07E4E">
        <w:rPr>
          <w:rFonts w:ascii="Times New Roman" w:eastAsia="Times New Roman" w:hAnsi="Times New Roman" w:cs="Times New Roman"/>
        </w:rPr>
        <w:t>y</w:t>
      </w:r>
      <w:r w:rsidR="004B3357">
        <w:rPr>
          <w:rFonts w:ascii="Times New Roman" w:eastAsia="Times New Roman" w:hAnsi="Times New Roman" w:cs="Times New Roman"/>
        </w:rPr>
        <w:t xml:space="preserve"> evaluating and extending the current theoretical account will require the development of more</w:t>
      </w:r>
      <w:r w:rsidR="006778AC">
        <w:rPr>
          <w:rFonts w:ascii="Times New Roman" w:eastAsia="Times New Roman" w:hAnsi="Times New Roman" w:cs="Times New Roman"/>
        </w:rPr>
        <w:t xml:space="preserve"> sophisticated models that capture the full richness and complexity of infants’ real-world experiences</w:t>
      </w:r>
      <w:r w:rsidR="004B3357">
        <w:rPr>
          <w:rFonts w:ascii="Times New Roman" w:eastAsia="Times New Roman" w:hAnsi="Times New Roman" w:cs="Times New Roman"/>
        </w:rPr>
        <w:t>.</w:t>
      </w:r>
      <w:r w:rsidR="006778AC">
        <w:rPr>
          <w:rFonts w:ascii="Times New Roman" w:eastAsia="Times New Roman" w:hAnsi="Times New Roman" w:cs="Times New Roman"/>
        </w:rPr>
        <w:t xml:space="preserve"> </w:t>
      </w:r>
      <w:r w:rsidR="00FE02B4">
        <w:rPr>
          <w:rFonts w:ascii="Times New Roman" w:eastAsia="Times New Roman" w:hAnsi="Times New Roman" w:cs="Times New Roman"/>
        </w:rPr>
        <w:t>Additionally, although the present model is not developmental in nature, future modeling work could explore how changes</w:t>
      </w:r>
      <w:r w:rsidR="00C64BA7">
        <w:rPr>
          <w:rFonts w:ascii="Times New Roman" w:eastAsia="Times New Roman" w:hAnsi="Times New Roman" w:cs="Times New Roman"/>
        </w:rPr>
        <w:t xml:space="preserve"> in the </w:t>
      </w:r>
      <w:r w:rsidR="00FE02B4">
        <w:rPr>
          <w:rFonts w:ascii="Times New Roman" w:eastAsia="Times New Roman" w:hAnsi="Times New Roman" w:cs="Times New Roman"/>
        </w:rPr>
        <w:t xml:space="preserve">strength of learned associations </w:t>
      </w:r>
      <w:r w:rsidR="00C64BA7">
        <w:rPr>
          <w:rFonts w:ascii="Times New Roman" w:eastAsia="Times New Roman" w:hAnsi="Times New Roman" w:cs="Times New Roman"/>
        </w:rPr>
        <w:t xml:space="preserve">over time might account for any developmental trends observed in infants action understanding. </w:t>
      </w:r>
    </w:p>
    <w:p w14:paraId="562093AB" w14:textId="75C14EE1" w:rsidR="00DC74C8" w:rsidRDefault="00B05A5B" w:rsidP="0052464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A </w:t>
      </w:r>
      <w:r w:rsidR="001D7DAF">
        <w:rPr>
          <w:rFonts w:ascii="Times New Roman" w:eastAsia="Times New Roman" w:hAnsi="Times New Roman" w:cs="Times New Roman"/>
        </w:rPr>
        <w:t>second potential criticism is</w:t>
      </w:r>
      <w:r w:rsidRPr="00B05A5B">
        <w:rPr>
          <w:rFonts w:ascii="Times New Roman" w:eastAsia="Times New Roman" w:hAnsi="Times New Roman" w:cs="Times New Roman"/>
        </w:rPr>
        <w:t xml:space="preserve"> that because the current simulations focused on </w:t>
      </w:r>
      <w:r w:rsidR="00F74F8A">
        <w:rPr>
          <w:rFonts w:ascii="Times New Roman" w:eastAsia="Times New Roman" w:hAnsi="Times New Roman" w:cs="Times New Roman"/>
        </w:rPr>
        <w:t>Gergely-style studies</w:t>
      </w:r>
      <w:r w:rsidRPr="00B05A5B">
        <w:rPr>
          <w:rFonts w:ascii="Times New Roman" w:eastAsia="Times New Roman" w:hAnsi="Times New Roman" w:cs="Times New Roman"/>
        </w:rPr>
        <w:t xml:space="preserve">, it remains to be seen whether </w:t>
      </w:r>
      <w:r w:rsidR="00F74F8A">
        <w:rPr>
          <w:rFonts w:ascii="Times New Roman" w:eastAsia="Times New Roman" w:hAnsi="Times New Roman" w:cs="Times New Roman"/>
        </w:rPr>
        <w:t>they</w:t>
      </w:r>
      <w:r w:rsidRPr="00B05A5B">
        <w:rPr>
          <w:rFonts w:ascii="Times New Roman" w:eastAsia="Times New Roman" w:hAnsi="Times New Roman" w:cs="Times New Roman"/>
        </w:rPr>
        <w:t xml:space="preserve"> can explain findings from</w:t>
      </w:r>
      <w:r w:rsidR="00E14E86">
        <w:rPr>
          <w:rFonts w:ascii="Times New Roman" w:eastAsia="Times New Roman" w:hAnsi="Times New Roman" w:cs="Times New Roman"/>
        </w:rPr>
        <w:t xml:space="preserve"> </w:t>
      </w:r>
      <w:r w:rsidR="004E60B7">
        <w:rPr>
          <w:rFonts w:ascii="Times New Roman" w:eastAsia="Times New Roman" w:hAnsi="Times New Roman" w:cs="Times New Roman"/>
        </w:rPr>
        <w:t xml:space="preserve">other studies on infant </w:t>
      </w:r>
      <w:r w:rsidR="004E60B7">
        <w:rPr>
          <w:rFonts w:ascii="Times New Roman" w:eastAsia="Times New Roman" w:hAnsi="Times New Roman" w:cs="Times New Roman"/>
        </w:rPr>
        <w:lastRenderedPageBreak/>
        <w:t>action understanding</w:t>
      </w:r>
      <w:r w:rsidR="00E14E86">
        <w:rPr>
          <w:rFonts w:ascii="Times New Roman" w:eastAsia="Times New Roman" w:hAnsi="Times New Roman" w:cs="Times New Roman"/>
        </w:rPr>
        <w:t>.</w:t>
      </w:r>
      <w:r w:rsidR="004D5F24">
        <w:rPr>
          <w:rFonts w:ascii="Times New Roman" w:eastAsia="Times New Roman" w:hAnsi="Times New Roman" w:cs="Times New Roman"/>
        </w:rPr>
        <w:t xml:space="preserve"> The</w:t>
      </w:r>
      <w:r w:rsidR="00772C1D">
        <w:rPr>
          <w:rFonts w:ascii="Times New Roman" w:eastAsia="Times New Roman" w:hAnsi="Times New Roman" w:cs="Times New Roman"/>
        </w:rPr>
        <w:t xml:space="preserve"> specific</w:t>
      </w:r>
      <w:r w:rsidR="004D5F24">
        <w:rPr>
          <w:rFonts w:ascii="Times New Roman" w:eastAsia="Times New Roman" w:hAnsi="Times New Roman" w:cs="Times New Roman"/>
        </w:rPr>
        <w:t xml:space="preserve"> concern is that</w:t>
      </w:r>
      <w:r w:rsidR="004E60B7">
        <w:rPr>
          <w:rFonts w:ascii="Times New Roman" w:eastAsia="Times New Roman" w:hAnsi="Times New Roman" w:cs="Times New Roman"/>
        </w:rPr>
        <w:t xml:space="preserve"> by focusing </w:t>
      </w:r>
      <w:r w:rsidR="000702EB">
        <w:rPr>
          <w:rFonts w:ascii="Times New Roman" w:eastAsia="Times New Roman" w:hAnsi="Times New Roman" w:cs="Times New Roman"/>
        </w:rPr>
        <w:t xml:space="preserve">exclusively </w:t>
      </w:r>
      <w:r w:rsidR="004E60B7">
        <w:rPr>
          <w:rFonts w:ascii="Times New Roman" w:eastAsia="Times New Roman" w:hAnsi="Times New Roman" w:cs="Times New Roman"/>
        </w:rPr>
        <w:t xml:space="preserve">on </w:t>
      </w:r>
      <w:r w:rsidR="00F74F8A">
        <w:rPr>
          <w:rFonts w:ascii="Times New Roman" w:eastAsia="Times New Roman" w:hAnsi="Times New Roman" w:cs="Times New Roman"/>
        </w:rPr>
        <w:t>studies based on the Gergely paradigm</w:t>
      </w:r>
      <w:r w:rsidR="000702EB">
        <w:rPr>
          <w:rFonts w:ascii="Times New Roman" w:eastAsia="Times New Roman" w:hAnsi="Times New Roman" w:cs="Times New Roman"/>
        </w:rPr>
        <w:t xml:space="preserve">, the current results cannot speak to the broader literature on infant action understanding. </w:t>
      </w:r>
      <w:r w:rsidR="004D5F24">
        <w:rPr>
          <w:rFonts w:ascii="Times New Roman" w:eastAsia="Times New Roman" w:hAnsi="Times New Roman" w:cs="Times New Roman"/>
        </w:rPr>
        <w:t>However, this limitation may be more apparent than real.</w:t>
      </w:r>
      <w:r w:rsidRPr="00B05A5B">
        <w:rPr>
          <w:rFonts w:ascii="Times New Roman" w:eastAsia="Times New Roman" w:hAnsi="Times New Roman" w:cs="Times New Roman"/>
        </w:rPr>
        <w:t xml:space="preserve"> This is because if those studies can be recast within the Gergely paradigm, it is possible that the same model could account for infants’ behavior in those studies as well. This would suggest that</w:t>
      </w:r>
      <w:r>
        <w:rPr>
          <w:rFonts w:ascii="Times New Roman" w:eastAsia="Times New Roman" w:hAnsi="Times New Roman" w:cs="Times New Roman"/>
        </w:rPr>
        <w:t xml:space="preserve"> the explanatory breadth of the</w:t>
      </w:r>
      <w:r w:rsidRPr="00B05A5B">
        <w:rPr>
          <w:rFonts w:ascii="Times New Roman" w:eastAsia="Times New Roman" w:hAnsi="Times New Roman" w:cs="Times New Roman"/>
        </w:rPr>
        <w:t xml:space="preserve"> current extends beyond the specific paradigm for which it was originally developed</w:t>
      </w:r>
      <w:r w:rsidR="006150A4">
        <w:rPr>
          <w:rFonts w:ascii="Times New Roman" w:eastAsia="Times New Roman" w:hAnsi="Times New Roman" w:cs="Times New Roman"/>
        </w:rPr>
        <w:t>. Simulation 3 took a step in this direction by reframing the</w:t>
      </w:r>
      <w:r w:rsidR="004D5F24">
        <w:rPr>
          <w:rFonts w:ascii="Times New Roman" w:eastAsia="Times New Roman" w:hAnsi="Times New Roman" w:cs="Times New Roman"/>
        </w:rPr>
        <w:t xml:space="preserve"> </w:t>
      </w:r>
      <w:r w:rsidRPr="00B05A5B">
        <w:rPr>
          <w:rFonts w:ascii="Times New Roman" w:eastAsia="Times New Roman" w:hAnsi="Times New Roman" w:cs="Times New Roman"/>
        </w:rPr>
        <w:t>Inferring Goals condition in Csibra et al. (2003)</w:t>
      </w:r>
      <w:r>
        <w:rPr>
          <w:rFonts w:ascii="Times New Roman" w:eastAsia="Times New Roman" w:hAnsi="Times New Roman" w:cs="Times New Roman"/>
        </w:rPr>
        <w:t>—</w:t>
      </w:r>
      <w:r w:rsidRPr="00B05A5B">
        <w:rPr>
          <w:rFonts w:ascii="Times New Roman" w:eastAsia="Times New Roman" w:hAnsi="Times New Roman" w:cs="Times New Roman"/>
        </w:rPr>
        <w:t>which did not use the Gergely paradigm</w:t>
      </w:r>
      <w:r>
        <w:rPr>
          <w:rFonts w:ascii="Times New Roman" w:eastAsia="Times New Roman" w:hAnsi="Times New Roman" w:cs="Times New Roman"/>
        </w:rPr>
        <w:t>—</w:t>
      </w:r>
      <w:r w:rsidR="00497C46">
        <w:rPr>
          <w:rFonts w:ascii="Times New Roman" w:eastAsia="Times New Roman" w:hAnsi="Times New Roman" w:cs="Times New Roman"/>
        </w:rPr>
        <w:t>within the context of the Gergely paradigm</w:t>
      </w:r>
      <w:r w:rsidR="006150A4">
        <w:rPr>
          <w:rFonts w:ascii="Times New Roman" w:eastAsia="Times New Roman" w:hAnsi="Times New Roman" w:cs="Times New Roman"/>
        </w:rPr>
        <w:t xml:space="preserve"> and showing that the model could nonetheless capture infants’ looking behaviors in this condition.</w:t>
      </w:r>
      <w:r>
        <w:rPr>
          <w:rFonts w:ascii="Times New Roman" w:eastAsia="Times New Roman" w:hAnsi="Times New Roman" w:cs="Times New Roman"/>
        </w:rPr>
        <w:t xml:space="preserve"> Future modeling work that builds on the current set of simulations could similarly recast other studies on infant action understanding in terms of the Gergely paradigm to determine whether the current model can explain an even wider range of findings. </w:t>
      </w:r>
    </w:p>
    <w:p w14:paraId="3C07CBAD" w14:textId="094E0D9B" w:rsidR="00B05A5B" w:rsidRDefault="00CE14CD" w:rsidP="0052464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More general</w:t>
      </w:r>
      <w:r w:rsidR="00DA1506">
        <w:rPr>
          <w:rFonts w:ascii="Times New Roman" w:eastAsia="Times New Roman" w:hAnsi="Times New Roman" w:cs="Times New Roman"/>
        </w:rPr>
        <w:t>ly</w:t>
      </w:r>
      <w:r w:rsidR="003A1FC6">
        <w:rPr>
          <w:rFonts w:ascii="Times New Roman" w:eastAsia="Times New Roman" w:hAnsi="Times New Roman" w:cs="Times New Roman"/>
        </w:rPr>
        <w:t xml:space="preserve">, </w:t>
      </w:r>
      <w:r w:rsidR="00DA1506">
        <w:rPr>
          <w:rFonts w:ascii="Times New Roman" w:eastAsia="Times New Roman" w:hAnsi="Times New Roman" w:cs="Times New Roman"/>
        </w:rPr>
        <w:t>the current simulations should be understood</w:t>
      </w:r>
      <w:r>
        <w:rPr>
          <w:rFonts w:ascii="Times New Roman" w:eastAsia="Times New Roman" w:hAnsi="Times New Roman" w:cs="Times New Roman"/>
        </w:rPr>
        <w:t xml:space="preserve"> </w:t>
      </w:r>
      <w:r w:rsidR="00D0574D">
        <w:rPr>
          <w:rFonts w:ascii="Times New Roman" w:eastAsia="Times New Roman" w:hAnsi="Times New Roman" w:cs="Times New Roman"/>
        </w:rPr>
        <w:t>as speaking to a much broader theoretical point</w:t>
      </w:r>
      <w:r w:rsidR="00D41B3E">
        <w:rPr>
          <w:rFonts w:ascii="Times New Roman" w:eastAsia="Times New Roman" w:hAnsi="Times New Roman" w:cs="Times New Roman"/>
        </w:rPr>
        <w:t xml:space="preserve"> that is related to how infants’ looking behaviors in action understanding tasks should be interpreted.</w:t>
      </w:r>
      <w:r w:rsidR="00D0574D">
        <w:rPr>
          <w:rFonts w:ascii="Times New Roman" w:eastAsia="Times New Roman" w:hAnsi="Times New Roman" w:cs="Times New Roman"/>
        </w:rPr>
        <w:t xml:space="preserve"> </w:t>
      </w:r>
      <w:r w:rsidR="00D41B3E">
        <w:rPr>
          <w:rFonts w:ascii="Times New Roman" w:eastAsia="Times New Roman" w:hAnsi="Times New Roman" w:cs="Times New Roman"/>
        </w:rPr>
        <w:t>The central claim is that</w:t>
      </w:r>
      <w:r w:rsidR="00D0574D">
        <w:rPr>
          <w:rFonts w:ascii="Times New Roman" w:eastAsia="Times New Roman" w:hAnsi="Times New Roman" w:cs="Times New Roman"/>
        </w:rPr>
        <w:t xml:space="preserve"> </w:t>
      </w:r>
      <w:r w:rsidR="00D41EF2">
        <w:rPr>
          <w:rFonts w:ascii="Times New Roman" w:eastAsia="Times New Roman" w:hAnsi="Times New Roman" w:cs="Times New Roman"/>
        </w:rPr>
        <w:t>such behaviors</w:t>
      </w:r>
      <w:r w:rsidR="00D0574D">
        <w:rPr>
          <w:rFonts w:ascii="Times New Roman" w:eastAsia="Times New Roman" w:hAnsi="Times New Roman" w:cs="Times New Roman"/>
        </w:rPr>
        <w:t xml:space="preserve"> </w:t>
      </w:r>
      <w:r w:rsidR="009B76EC">
        <w:rPr>
          <w:rFonts w:ascii="Times New Roman" w:eastAsia="Times New Roman" w:hAnsi="Times New Roman" w:cs="Times New Roman"/>
        </w:rPr>
        <w:t>reflect learned associations among semantically neutral perceptual features rather than</w:t>
      </w:r>
      <w:r w:rsidR="00D0574D">
        <w:rPr>
          <w:rFonts w:ascii="Times New Roman" w:eastAsia="Times New Roman" w:hAnsi="Times New Roman" w:cs="Times New Roman"/>
        </w:rPr>
        <w:t xml:space="preserve"> </w:t>
      </w:r>
      <w:r w:rsidR="009B76EC">
        <w:rPr>
          <w:rFonts w:ascii="Times New Roman" w:eastAsia="Times New Roman" w:hAnsi="Times New Roman" w:cs="Times New Roman"/>
        </w:rPr>
        <w:t>abstract inferences about agent action, goal,</w:t>
      </w:r>
      <w:r w:rsidR="00D41EF2">
        <w:rPr>
          <w:rFonts w:ascii="Times New Roman" w:eastAsia="Times New Roman" w:hAnsi="Times New Roman" w:cs="Times New Roman"/>
        </w:rPr>
        <w:t xml:space="preserve"> utility,</w:t>
      </w:r>
      <w:r w:rsidR="009B76EC">
        <w:rPr>
          <w:rFonts w:ascii="Times New Roman" w:eastAsia="Times New Roman" w:hAnsi="Times New Roman" w:cs="Times New Roman"/>
        </w:rPr>
        <w:t xml:space="preserve"> cost, and efficiency</w:t>
      </w:r>
      <w:r w:rsidR="00DB3EC1">
        <w:rPr>
          <w:rFonts w:ascii="Times New Roman" w:eastAsia="Times New Roman" w:hAnsi="Times New Roman" w:cs="Times New Roman"/>
        </w:rPr>
        <w:t>, inferences that may be</w:t>
      </w:r>
      <w:r w:rsidR="009B76EC">
        <w:rPr>
          <w:rFonts w:ascii="Times New Roman" w:eastAsia="Times New Roman" w:hAnsi="Times New Roman" w:cs="Times New Roman"/>
        </w:rPr>
        <w:t xml:space="preserve"> governed by </w:t>
      </w:r>
      <w:r w:rsidR="00781413">
        <w:rPr>
          <w:rFonts w:ascii="Times New Roman" w:eastAsia="Times New Roman" w:hAnsi="Times New Roman" w:cs="Times New Roman"/>
        </w:rPr>
        <w:t>innately endowed</w:t>
      </w:r>
      <w:r w:rsidR="00DB3EC1">
        <w:rPr>
          <w:rFonts w:ascii="Times New Roman" w:eastAsia="Times New Roman" w:hAnsi="Times New Roman" w:cs="Times New Roman"/>
        </w:rPr>
        <w:t xml:space="preserve"> </w:t>
      </w:r>
      <w:r w:rsidR="009B76EC">
        <w:rPr>
          <w:rFonts w:ascii="Times New Roman" w:eastAsia="Times New Roman" w:hAnsi="Times New Roman" w:cs="Times New Roman"/>
        </w:rPr>
        <w:t xml:space="preserve">specialized </w:t>
      </w:r>
      <w:r w:rsidR="00D41EF2">
        <w:rPr>
          <w:rFonts w:ascii="Times New Roman" w:eastAsia="Times New Roman" w:hAnsi="Times New Roman" w:cs="Times New Roman"/>
        </w:rPr>
        <w:t xml:space="preserve">processes. </w:t>
      </w:r>
      <w:r w:rsidR="00D0574D">
        <w:rPr>
          <w:rFonts w:ascii="Times New Roman" w:eastAsia="Times New Roman" w:hAnsi="Times New Roman" w:cs="Times New Roman"/>
        </w:rPr>
        <w:t xml:space="preserve"> </w:t>
      </w:r>
      <w:r w:rsidR="00D41EF2">
        <w:rPr>
          <w:rFonts w:ascii="Times New Roman" w:eastAsia="Times New Roman" w:hAnsi="Times New Roman" w:cs="Times New Roman"/>
        </w:rPr>
        <w:t>One</w:t>
      </w:r>
      <w:r w:rsidR="0019511C">
        <w:rPr>
          <w:rFonts w:ascii="Times New Roman" w:eastAsia="Times New Roman" w:hAnsi="Times New Roman" w:cs="Times New Roman"/>
        </w:rPr>
        <w:t xml:space="preserve"> implication of this </w:t>
      </w:r>
      <w:r w:rsidR="009B76EC">
        <w:rPr>
          <w:rFonts w:ascii="Times New Roman" w:eastAsia="Times New Roman" w:hAnsi="Times New Roman" w:cs="Times New Roman"/>
        </w:rPr>
        <w:t xml:space="preserve">view is that the current theoretical account </w:t>
      </w:r>
      <w:r w:rsidR="009E1837">
        <w:rPr>
          <w:rFonts w:ascii="Times New Roman" w:eastAsia="Times New Roman" w:hAnsi="Times New Roman" w:cs="Times New Roman"/>
        </w:rPr>
        <w:t>should be implementable in any</w:t>
      </w:r>
      <w:r w:rsidR="00E47ED1">
        <w:rPr>
          <w:rFonts w:ascii="Times New Roman" w:eastAsia="Times New Roman" w:hAnsi="Times New Roman" w:cs="Times New Roman"/>
        </w:rPr>
        <w:t xml:space="preserve"> generic</w:t>
      </w:r>
      <w:r w:rsidR="0019511C">
        <w:rPr>
          <w:rFonts w:ascii="Times New Roman" w:eastAsia="Times New Roman" w:hAnsi="Times New Roman" w:cs="Times New Roman"/>
        </w:rPr>
        <w:t xml:space="preserve"> </w:t>
      </w:r>
      <w:r w:rsidR="009E1837">
        <w:rPr>
          <w:rFonts w:ascii="Times New Roman" w:eastAsia="Times New Roman" w:hAnsi="Times New Roman" w:cs="Times New Roman"/>
        </w:rPr>
        <w:t xml:space="preserve">connectionist system, and thereby able </w:t>
      </w:r>
      <w:r w:rsidR="00FE450C">
        <w:rPr>
          <w:rFonts w:ascii="Times New Roman" w:eastAsia="Times New Roman" w:hAnsi="Times New Roman" w:cs="Times New Roman"/>
        </w:rPr>
        <w:t xml:space="preserve">to test whether </w:t>
      </w:r>
      <w:r w:rsidR="00E47ED1">
        <w:rPr>
          <w:rFonts w:ascii="Times New Roman" w:eastAsia="Times New Roman" w:hAnsi="Times New Roman" w:cs="Times New Roman"/>
        </w:rPr>
        <w:t>a wider range of action understanding studies can be captured.</w:t>
      </w:r>
      <w:r w:rsidR="00987D54">
        <w:rPr>
          <w:rFonts w:ascii="Times New Roman" w:eastAsia="Times New Roman" w:hAnsi="Times New Roman" w:cs="Times New Roman"/>
        </w:rPr>
        <w:t xml:space="preserve"> Such a model could </w:t>
      </w:r>
      <w:r w:rsidR="002322A5">
        <w:rPr>
          <w:rFonts w:ascii="Times New Roman" w:eastAsia="Times New Roman" w:hAnsi="Times New Roman" w:cs="Times New Roman"/>
        </w:rPr>
        <w:t xml:space="preserve">offer a perceptually grounded, theoretically coherent alternative to accounts that rely on domain-specific knowledge to explain infants’ responses across paradigms. </w:t>
      </w:r>
    </w:p>
    <w:p w14:paraId="441D48EC" w14:textId="40613C12" w:rsidR="00524642" w:rsidRDefault="007F2D36" w:rsidP="00A67926">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lastRenderedPageBreak/>
        <w:t>In sum, t</w:t>
      </w:r>
      <w:r w:rsidR="00524642">
        <w:rPr>
          <w:rFonts w:ascii="Times New Roman" w:eastAsia="Times New Roman" w:hAnsi="Times New Roman" w:cs="Times New Roman"/>
        </w:rPr>
        <w:t xml:space="preserve">he current studies were </w:t>
      </w:r>
      <w:r>
        <w:rPr>
          <w:rFonts w:ascii="Times New Roman" w:eastAsia="Times New Roman" w:hAnsi="Times New Roman" w:cs="Times New Roman"/>
        </w:rPr>
        <w:t xml:space="preserve">carried out </w:t>
      </w:r>
      <w:r w:rsidR="00524642">
        <w:rPr>
          <w:rFonts w:ascii="Times New Roman" w:eastAsia="Times New Roman" w:hAnsi="Times New Roman" w:cs="Times New Roman"/>
        </w:rPr>
        <w:t>to test</w:t>
      </w:r>
      <w:r w:rsidR="00265A92">
        <w:rPr>
          <w:rFonts w:ascii="Times New Roman" w:eastAsia="Times New Roman" w:hAnsi="Times New Roman" w:cs="Times New Roman"/>
        </w:rPr>
        <w:t xml:space="preserve"> a novel</w:t>
      </w:r>
      <w:r w:rsidR="00524642">
        <w:rPr>
          <w:rFonts w:ascii="Times New Roman" w:eastAsia="Times New Roman" w:hAnsi="Times New Roman" w:cs="Times New Roman"/>
        </w:rPr>
        <w:t xml:space="preserve"> </w:t>
      </w:r>
      <w:r w:rsidR="00EF10E4">
        <w:rPr>
          <w:rFonts w:ascii="Times New Roman" w:eastAsia="Times New Roman" w:hAnsi="Times New Roman" w:cs="Times New Roman"/>
        </w:rPr>
        <w:t>theoretical account of infants’ action understanding that is grounded in domain-general associative learning and real-world experience with different types of actions</w:t>
      </w:r>
      <w:r w:rsidR="009E1837">
        <w:rPr>
          <w:rFonts w:ascii="Times New Roman" w:eastAsia="Times New Roman" w:hAnsi="Times New Roman" w:cs="Times New Roman"/>
        </w:rPr>
        <w:t xml:space="preserve"> and that </w:t>
      </w:r>
      <w:r w:rsidR="00265A92">
        <w:rPr>
          <w:rFonts w:ascii="Times New Roman" w:eastAsia="Times New Roman" w:hAnsi="Times New Roman" w:cs="Times New Roman"/>
        </w:rPr>
        <w:t>builds on and extends existing</w:t>
      </w:r>
      <w:r w:rsidR="009E1837">
        <w:rPr>
          <w:rFonts w:ascii="Times New Roman" w:eastAsia="Times New Roman" w:hAnsi="Times New Roman" w:cs="Times New Roman"/>
        </w:rPr>
        <w:t xml:space="preserve"> lean accounts in the literature</w:t>
      </w:r>
      <w:r w:rsidR="00EF10E4">
        <w:rPr>
          <w:rFonts w:ascii="Times New Roman" w:eastAsia="Times New Roman" w:hAnsi="Times New Roman" w:cs="Times New Roman"/>
        </w:rPr>
        <w:t xml:space="preserve">. </w:t>
      </w:r>
      <w:r w:rsidR="00524642">
        <w:rPr>
          <w:rFonts w:ascii="Times New Roman" w:eastAsia="Times New Roman" w:hAnsi="Times New Roman" w:cs="Times New Roman"/>
        </w:rPr>
        <w:t xml:space="preserve"> </w:t>
      </w:r>
      <w:r w:rsidR="00524642" w:rsidRPr="006A14C5">
        <w:rPr>
          <w:rFonts w:ascii="Times New Roman" w:eastAsia="Times New Roman" w:hAnsi="Times New Roman" w:cs="Times New Roman"/>
        </w:rPr>
        <w:t xml:space="preserve">By successfully modeling infants’ responses in studies using </w:t>
      </w:r>
      <w:r w:rsidR="00265A92">
        <w:rPr>
          <w:rFonts w:ascii="Times New Roman" w:eastAsia="Times New Roman" w:hAnsi="Times New Roman" w:cs="Times New Roman"/>
        </w:rPr>
        <w:t>the Gergely paradigm</w:t>
      </w:r>
      <w:r w:rsidR="00524642" w:rsidRPr="006A14C5">
        <w:rPr>
          <w:rFonts w:ascii="Times New Roman" w:eastAsia="Times New Roman" w:hAnsi="Times New Roman" w:cs="Times New Roman"/>
        </w:rPr>
        <w:t xml:space="preserve">, this work challenges the </w:t>
      </w:r>
      <w:r w:rsidR="00AC07BC">
        <w:rPr>
          <w:rFonts w:ascii="Times New Roman" w:eastAsia="Times New Roman" w:hAnsi="Times New Roman" w:cs="Times New Roman"/>
        </w:rPr>
        <w:t>notion that infants rely on conceptually rich knowledge and specialized systems for processing action. Instead, the findings suggest that associative learning is sufficient to explain infants’ responses in these studies</w:t>
      </w:r>
      <w:r w:rsidR="00A67926">
        <w:rPr>
          <w:rFonts w:ascii="Times New Roman" w:eastAsia="Times New Roman" w:hAnsi="Times New Roman" w:cs="Times New Roman"/>
        </w:rPr>
        <w:t>. It may also</w:t>
      </w:r>
      <w:r w:rsidR="003535ED">
        <w:rPr>
          <w:rFonts w:ascii="Times New Roman" w:eastAsia="Times New Roman" w:hAnsi="Times New Roman" w:cs="Times New Roman"/>
        </w:rPr>
        <w:t xml:space="preserve"> offer a more parsimonious explanation</w:t>
      </w:r>
      <w:r w:rsidR="00A67926">
        <w:rPr>
          <w:rFonts w:ascii="Times New Roman" w:eastAsia="Times New Roman" w:hAnsi="Times New Roman" w:cs="Times New Roman"/>
        </w:rPr>
        <w:t xml:space="preserve"> of infants’ behavior in these studies</w:t>
      </w:r>
      <w:r w:rsidR="003535ED">
        <w:rPr>
          <w:rFonts w:ascii="Times New Roman" w:eastAsia="Times New Roman" w:hAnsi="Times New Roman" w:cs="Times New Roman"/>
        </w:rPr>
        <w:t xml:space="preserve"> than accounts that invoke abstract</w:t>
      </w:r>
      <w:r w:rsidR="00A67926">
        <w:rPr>
          <w:rFonts w:ascii="Times New Roman" w:eastAsia="Times New Roman" w:hAnsi="Times New Roman" w:cs="Times New Roman"/>
        </w:rPr>
        <w:t xml:space="preserve"> notions of cost, efficiency, and agent action. </w:t>
      </w:r>
      <w:r w:rsidR="00524642">
        <w:rPr>
          <w:rFonts w:ascii="Times New Roman" w:eastAsia="Times New Roman" w:hAnsi="Times New Roman" w:cs="Times New Roman"/>
        </w:rPr>
        <w:t xml:space="preserve"> </w:t>
      </w:r>
      <w:r w:rsidR="00C56B2F">
        <w:rPr>
          <w:rFonts w:ascii="Times New Roman" w:eastAsia="Times New Roman" w:hAnsi="Times New Roman" w:cs="Times New Roman"/>
        </w:rPr>
        <w:t>More broadly, this work speaks to ongoing debates about how best to interpret infants’ looking behaviors in</w:t>
      </w:r>
      <w:r w:rsidR="00440D59">
        <w:rPr>
          <w:rFonts w:ascii="Times New Roman" w:eastAsia="Times New Roman" w:hAnsi="Times New Roman" w:cs="Times New Roman"/>
        </w:rPr>
        <w:t xml:space="preserve"> VoE tasks, perhaps as well as in other</w:t>
      </w:r>
      <w:r w:rsidR="00C56B2F">
        <w:rPr>
          <w:rFonts w:ascii="Times New Roman" w:eastAsia="Times New Roman" w:hAnsi="Times New Roman" w:cs="Times New Roman"/>
        </w:rPr>
        <w:t xml:space="preserve"> cognitive tasks. </w:t>
      </w:r>
      <w:r w:rsidR="00F80976">
        <w:rPr>
          <w:rFonts w:ascii="Times New Roman" w:eastAsia="Times New Roman" w:hAnsi="Times New Roman" w:cs="Times New Roman"/>
        </w:rPr>
        <w:t xml:space="preserve">If such behaviors can be captured by simple associative processes that operate over perceptual input, this casts doubts on claims that infants’ looking in these tasks </w:t>
      </w:r>
      <w:r w:rsidR="00781413">
        <w:rPr>
          <w:rFonts w:ascii="Times New Roman" w:eastAsia="Times New Roman" w:hAnsi="Times New Roman" w:cs="Times New Roman"/>
        </w:rPr>
        <w:t xml:space="preserve">necessarily </w:t>
      </w:r>
      <w:r w:rsidR="00F80976">
        <w:rPr>
          <w:rFonts w:ascii="Times New Roman" w:eastAsia="Times New Roman" w:hAnsi="Times New Roman" w:cs="Times New Roman"/>
        </w:rPr>
        <w:t>reflect conceptually rich inferences.</w:t>
      </w:r>
      <w:r w:rsidR="00265A92">
        <w:rPr>
          <w:rFonts w:ascii="Times New Roman" w:eastAsia="Times New Roman" w:hAnsi="Times New Roman" w:cs="Times New Roman"/>
        </w:rPr>
        <w:t xml:space="preserve"> But the debate continues.</w:t>
      </w:r>
    </w:p>
    <w:p w14:paraId="42D415E2" w14:textId="77777777" w:rsidR="000E08AF" w:rsidRDefault="000E08AF" w:rsidP="000E08AF">
      <w:pPr>
        <w:spacing w:line="480" w:lineRule="auto"/>
        <w:contextualSpacing/>
        <w:rPr>
          <w:rFonts w:ascii="Times New Roman" w:eastAsia="Times New Roman" w:hAnsi="Times New Roman" w:cs="Times New Roman"/>
        </w:rPr>
      </w:pPr>
    </w:p>
    <w:p w14:paraId="202834EF" w14:textId="21D49786" w:rsidR="000E08AF" w:rsidRPr="000E08AF" w:rsidRDefault="000E08AF" w:rsidP="000E08AF">
      <w:pPr>
        <w:spacing w:line="480" w:lineRule="auto"/>
        <w:contextualSpacing/>
        <w:rPr>
          <w:rFonts w:ascii="Times New Roman" w:eastAsia="Times New Roman" w:hAnsi="Times New Roman" w:cs="Times New Roman"/>
          <w:b/>
          <w:bCs/>
        </w:rPr>
      </w:pPr>
      <w:r w:rsidRPr="000E08AF">
        <w:rPr>
          <w:rFonts w:ascii="Times New Roman" w:eastAsia="Times New Roman" w:hAnsi="Times New Roman" w:cs="Times New Roman"/>
          <w:b/>
          <w:bCs/>
        </w:rPr>
        <w:t>although OM10-2 failed to capture the target findings the results from all models will continue to be reported for each subsequent simulation so that a "score card" can be generated at the end</w:t>
      </w:r>
      <w:r>
        <w:rPr>
          <w:rFonts w:ascii="Times New Roman" w:eastAsia="Times New Roman" w:hAnsi="Times New Roman" w:cs="Times New Roman"/>
          <w:b/>
          <w:bCs/>
        </w:rPr>
        <w:t xml:space="preserve"> KEEP</w:t>
      </w:r>
    </w:p>
    <w:p w14:paraId="32835C21" w14:textId="77777777" w:rsidR="00524642" w:rsidRDefault="00524642" w:rsidP="00524642">
      <w:pPr>
        <w:jc w:val="center"/>
        <w:rPr>
          <w:rFonts w:ascii="Times New Roman" w:eastAsia="Times New Roman" w:hAnsi="Times New Roman" w:cs="Times New Roman"/>
        </w:rPr>
      </w:pPr>
      <w:r>
        <w:rPr>
          <w:rFonts w:ascii="Times New Roman" w:eastAsia="Times New Roman" w:hAnsi="Times New Roman" w:cs="Times New Roman"/>
        </w:rPr>
        <w:br w:type="page"/>
      </w:r>
      <w:r>
        <w:rPr>
          <w:rFonts w:ascii="Times New Roman" w:eastAsia="Times New Roman" w:hAnsi="Times New Roman" w:cs="Times New Roman"/>
        </w:rPr>
        <w:lastRenderedPageBreak/>
        <w:t>References</w:t>
      </w:r>
    </w:p>
    <w:p w14:paraId="69DECF15" w14:textId="77F52FE3" w:rsidR="00524642" w:rsidRDefault="006B3776" w:rsidP="00524642">
      <w:pPr>
        <w:spacing w:line="480" w:lineRule="auto"/>
        <w:ind w:left="720" w:hanging="720"/>
        <w:contextualSpacing/>
        <w:rPr>
          <w:rFonts w:ascii="Times New Roman" w:eastAsia="Times New Roman" w:hAnsi="Times New Roman" w:cs="Times New Roman"/>
        </w:rPr>
      </w:pPr>
      <w:r w:rsidRPr="006B3776">
        <w:rPr>
          <w:rFonts w:ascii="Times New Roman" w:eastAsia="Times New Roman" w:hAnsi="Times New Roman" w:cs="Times New Roman"/>
        </w:rPr>
        <w:t>Baillargeon, R. (1986). Representing the existence and the location of hidden objects: Object permanence in 6-and 8-month-old infants. </w:t>
      </w:r>
      <w:r w:rsidRPr="006B3776">
        <w:rPr>
          <w:rFonts w:ascii="Times New Roman" w:eastAsia="Times New Roman" w:hAnsi="Times New Roman" w:cs="Times New Roman"/>
          <w:i/>
          <w:iCs/>
        </w:rPr>
        <w:t>Cognition</w:t>
      </w:r>
      <w:r w:rsidRPr="006B3776">
        <w:rPr>
          <w:rFonts w:ascii="Times New Roman" w:eastAsia="Times New Roman" w:hAnsi="Times New Roman" w:cs="Times New Roman"/>
        </w:rPr>
        <w:t>, </w:t>
      </w:r>
      <w:r w:rsidRPr="006B3776">
        <w:rPr>
          <w:rFonts w:ascii="Times New Roman" w:eastAsia="Times New Roman" w:hAnsi="Times New Roman" w:cs="Times New Roman"/>
          <w:i/>
          <w:iCs/>
        </w:rPr>
        <w:t>23</w:t>
      </w:r>
      <w:r w:rsidRPr="006B3776">
        <w:rPr>
          <w:rFonts w:ascii="Times New Roman" w:eastAsia="Times New Roman" w:hAnsi="Times New Roman" w:cs="Times New Roman"/>
        </w:rPr>
        <w:t>(1), 21-41.</w:t>
      </w:r>
      <w:r>
        <w:rPr>
          <w:rFonts w:ascii="Times New Roman" w:eastAsia="Times New Roman" w:hAnsi="Times New Roman" w:cs="Times New Roman"/>
        </w:rPr>
        <w:t xml:space="preserve"> </w:t>
      </w:r>
      <w:hyperlink r:id="rId24" w:history="1">
        <w:r w:rsidRPr="00722D9A">
          <w:rPr>
            <w:rStyle w:val="Hyperlink"/>
            <w:rFonts w:ascii="Times New Roman" w:eastAsia="Times New Roman" w:hAnsi="Times New Roman" w:cs="Times New Roman"/>
          </w:rPr>
          <w:t>https://doi.org/10.1016/0010-0277(86)90052-1</w:t>
        </w:r>
      </w:hyperlink>
    </w:p>
    <w:p w14:paraId="71F062E4" w14:textId="0C7CDC49" w:rsidR="006B3776" w:rsidRDefault="006B3776" w:rsidP="00524642">
      <w:pPr>
        <w:spacing w:line="480" w:lineRule="auto"/>
        <w:ind w:left="720" w:hanging="720"/>
        <w:contextualSpacing/>
        <w:rPr>
          <w:rFonts w:ascii="Times New Roman" w:eastAsia="Times New Roman" w:hAnsi="Times New Roman" w:cs="Times New Roman"/>
        </w:rPr>
      </w:pPr>
      <w:r w:rsidRPr="006B3776">
        <w:rPr>
          <w:rFonts w:ascii="Times New Roman" w:eastAsia="Times New Roman" w:hAnsi="Times New Roman" w:cs="Times New Roman"/>
        </w:rPr>
        <w:t>Baillargeon, R. (1987). Object permanence in 3½- and 4½-month-old infants. </w:t>
      </w:r>
      <w:r w:rsidRPr="006B3776">
        <w:rPr>
          <w:rFonts w:ascii="Times New Roman" w:eastAsia="Times New Roman" w:hAnsi="Times New Roman" w:cs="Times New Roman"/>
          <w:i/>
          <w:iCs/>
        </w:rPr>
        <w:t>Developmental Psychology, 23</w:t>
      </w:r>
      <w:r w:rsidRPr="006B3776">
        <w:rPr>
          <w:rFonts w:ascii="Times New Roman" w:eastAsia="Times New Roman" w:hAnsi="Times New Roman" w:cs="Times New Roman"/>
        </w:rPr>
        <w:t>(5), 655–664. </w:t>
      </w:r>
      <w:hyperlink r:id="rId25" w:tgtFrame="_blank" w:history="1">
        <w:r w:rsidRPr="006B3776">
          <w:rPr>
            <w:rStyle w:val="Hyperlink"/>
            <w:rFonts w:ascii="Times New Roman" w:eastAsia="Times New Roman" w:hAnsi="Times New Roman" w:cs="Times New Roman"/>
          </w:rPr>
          <w:t>https://doi.org/10.1037/0012-1649.23.5.655</w:t>
        </w:r>
      </w:hyperlink>
    </w:p>
    <w:p w14:paraId="65F10D1D" w14:textId="3EFD984F" w:rsidR="006B3776" w:rsidRDefault="006B3776" w:rsidP="00524642">
      <w:pPr>
        <w:spacing w:line="480" w:lineRule="auto"/>
        <w:ind w:left="720" w:hanging="720"/>
        <w:contextualSpacing/>
        <w:rPr>
          <w:rFonts w:ascii="Times New Roman" w:eastAsia="Times New Roman" w:hAnsi="Times New Roman" w:cs="Times New Roman"/>
        </w:rPr>
      </w:pPr>
      <w:r w:rsidRPr="006B3776">
        <w:rPr>
          <w:rFonts w:ascii="Times New Roman" w:eastAsia="Times New Roman" w:hAnsi="Times New Roman" w:cs="Times New Roman"/>
        </w:rPr>
        <w:t>Baillargeon, R., &amp; DeVos, J. (1991). Object permanence in young infants: Further evidence. </w:t>
      </w:r>
      <w:r w:rsidRPr="006B3776">
        <w:rPr>
          <w:rFonts w:ascii="Times New Roman" w:eastAsia="Times New Roman" w:hAnsi="Times New Roman" w:cs="Times New Roman"/>
          <w:i/>
          <w:iCs/>
        </w:rPr>
        <w:t>Child development</w:t>
      </w:r>
      <w:r w:rsidRPr="006B3776">
        <w:rPr>
          <w:rFonts w:ascii="Times New Roman" w:eastAsia="Times New Roman" w:hAnsi="Times New Roman" w:cs="Times New Roman"/>
        </w:rPr>
        <w:t>, </w:t>
      </w:r>
      <w:r w:rsidRPr="006B3776">
        <w:rPr>
          <w:rFonts w:ascii="Times New Roman" w:eastAsia="Times New Roman" w:hAnsi="Times New Roman" w:cs="Times New Roman"/>
          <w:i/>
          <w:iCs/>
        </w:rPr>
        <w:t>62</w:t>
      </w:r>
      <w:r w:rsidRPr="006B3776">
        <w:rPr>
          <w:rFonts w:ascii="Times New Roman" w:eastAsia="Times New Roman" w:hAnsi="Times New Roman" w:cs="Times New Roman"/>
        </w:rPr>
        <w:t>(6), 1227-1246.</w:t>
      </w:r>
      <w:r>
        <w:rPr>
          <w:rFonts w:ascii="Times New Roman" w:eastAsia="Times New Roman" w:hAnsi="Times New Roman" w:cs="Times New Roman"/>
        </w:rPr>
        <w:t xml:space="preserve"> </w:t>
      </w:r>
      <w:hyperlink r:id="rId26" w:history="1">
        <w:r w:rsidRPr="00722D9A">
          <w:rPr>
            <w:rStyle w:val="Hyperlink"/>
            <w:rFonts w:ascii="Times New Roman" w:eastAsia="Times New Roman" w:hAnsi="Times New Roman" w:cs="Times New Roman"/>
          </w:rPr>
          <w:t>https://doi.org/10.1111/j.1467-8624.1991.tb01602.x</w:t>
        </w:r>
      </w:hyperlink>
    </w:p>
    <w:p w14:paraId="6E30F8EC" w14:textId="3EE453C9" w:rsidR="006B3776" w:rsidRDefault="001F385D" w:rsidP="00524642">
      <w:pPr>
        <w:spacing w:line="480" w:lineRule="auto"/>
        <w:ind w:left="720" w:hanging="720"/>
        <w:contextualSpacing/>
      </w:pPr>
      <w:r w:rsidRPr="001F385D">
        <w:rPr>
          <w:rFonts w:ascii="Times New Roman" w:eastAsia="Times New Roman" w:hAnsi="Times New Roman" w:cs="Times New Roman"/>
        </w:rPr>
        <w:t>Baillargeon, R., Spelke, E. S., &amp; Wasserman, S. (1985). Object permanence in five-month-old infants. Cognition, 20(3), 191-208.</w:t>
      </w:r>
      <w:r>
        <w:rPr>
          <w:rFonts w:ascii="Times New Roman" w:eastAsia="Times New Roman" w:hAnsi="Times New Roman" w:cs="Times New Roman"/>
        </w:rPr>
        <w:t xml:space="preserve"> </w:t>
      </w:r>
      <w:hyperlink r:id="rId27" w:history="1">
        <w:r w:rsidRPr="00722D9A">
          <w:rPr>
            <w:rStyle w:val="Hyperlink"/>
            <w:rFonts w:ascii="Times New Roman" w:eastAsia="Times New Roman" w:hAnsi="Times New Roman" w:cs="Times New Roman"/>
          </w:rPr>
          <w:t>https://doi.org/10.1016/0010-0277(85)90008-3</w:t>
        </w:r>
      </w:hyperlink>
    </w:p>
    <w:p w14:paraId="03D8E899" w14:textId="77777777" w:rsidR="00265A92" w:rsidRDefault="00265A92" w:rsidP="00265A9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Benton, D. T. (2025). An associative-learning account of how infants learn about causal action in animates and inanimates: A critical reexamination of four classic studies. </w:t>
      </w:r>
      <w:r w:rsidRPr="00EB4CA4">
        <w:rPr>
          <w:rFonts w:ascii="Times New Roman" w:eastAsia="Times New Roman" w:hAnsi="Times New Roman" w:cs="Times New Roman"/>
          <w:i/>
          <w:iCs/>
        </w:rPr>
        <w:t>Journal of Experimental Psychology: General</w:t>
      </w:r>
      <w:r w:rsidRPr="00871FE7">
        <w:rPr>
          <w:rFonts w:ascii="Times New Roman" w:eastAsia="Times New Roman" w:hAnsi="Times New Roman" w:cs="Times New Roman"/>
        </w:rPr>
        <w:t>, 154(2), 497–521.</w:t>
      </w:r>
      <w:r>
        <w:rPr>
          <w:rFonts w:ascii="Times New Roman" w:eastAsia="Times New Roman" w:hAnsi="Times New Roman" w:cs="Times New Roman"/>
        </w:rPr>
        <w:t xml:space="preserve"> </w:t>
      </w:r>
      <w:hyperlink r:id="rId28" w:history="1">
        <w:r w:rsidRPr="000621F2">
          <w:rPr>
            <w:rStyle w:val="Hyperlink"/>
            <w:rFonts w:ascii="Times New Roman" w:eastAsia="Times New Roman" w:hAnsi="Times New Roman" w:cs="Times New Roman"/>
          </w:rPr>
          <w:t>https://doi.org/10.1037/xge0001656</w:t>
        </w:r>
      </w:hyperlink>
    </w:p>
    <w:p w14:paraId="3006802D" w14:textId="66B333D9" w:rsidR="001F385D" w:rsidRDefault="001F385D" w:rsidP="00265A92">
      <w:pPr>
        <w:spacing w:line="480" w:lineRule="auto"/>
        <w:ind w:left="720" w:hanging="720"/>
        <w:contextualSpacing/>
        <w:rPr>
          <w:rFonts w:ascii="Times New Roman" w:eastAsia="Times New Roman" w:hAnsi="Times New Roman" w:cs="Times New Roman"/>
        </w:rPr>
      </w:pPr>
      <w:r w:rsidRPr="001F385D">
        <w:rPr>
          <w:rFonts w:ascii="Times New Roman" w:eastAsia="Times New Roman" w:hAnsi="Times New Roman" w:cs="Times New Roman"/>
        </w:rPr>
        <w:t>Benton, D. T., &amp; Lapan, C. (2022). Moral masters or moral apprentices? A connectionist account of sociomoral evaluation in preverbal infants. </w:t>
      </w:r>
      <w:r w:rsidRPr="001F385D">
        <w:rPr>
          <w:rFonts w:ascii="Times New Roman" w:eastAsia="Times New Roman" w:hAnsi="Times New Roman" w:cs="Times New Roman"/>
          <w:i/>
          <w:iCs/>
        </w:rPr>
        <w:t>Cognitive Development</w:t>
      </w:r>
      <w:r w:rsidRPr="001F385D">
        <w:rPr>
          <w:rFonts w:ascii="Times New Roman" w:eastAsia="Times New Roman" w:hAnsi="Times New Roman" w:cs="Times New Roman"/>
        </w:rPr>
        <w:t>, </w:t>
      </w:r>
      <w:r w:rsidRPr="001F385D">
        <w:rPr>
          <w:rFonts w:ascii="Times New Roman" w:eastAsia="Times New Roman" w:hAnsi="Times New Roman" w:cs="Times New Roman"/>
          <w:i/>
          <w:iCs/>
        </w:rPr>
        <w:t>62</w:t>
      </w:r>
      <w:r w:rsidRPr="001F385D">
        <w:rPr>
          <w:rFonts w:ascii="Times New Roman" w:eastAsia="Times New Roman" w:hAnsi="Times New Roman" w:cs="Times New Roman"/>
        </w:rPr>
        <w:t>, 101164.</w:t>
      </w:r>
      <w:r w:rsidR="00CB7504">
        <w:rPr>
          <w:rFonts w:ascii="Times New Roman" w:eastAsia="Times New Roman" w:hAnsi="Times New Roman" w:cs="Times New Roman"/>
        </w:rPr>
        <w:t xml:space="preserve"> </w:t>
      </w:r>
      <w:hyperlink r:id="rId29" w:history="1">
        <w:r w:rsidR="00CB7504" w:rsidRPr="00722D9A">
          <w:rPr>
            <w:rStyle w:val="Hyperlink"/>
            <w:rFonts w:ascii="Times New Roman" w:eastAsia="Times New Roman" w:hAnsi="Times New Roman" w:cs="Times New Roman"/>
          </w:rPr>
          <w:t>https://doi.org/10.1016/j.cogdev.2022.101164</w:t>
        </w:r>
      </w:hyperlink>
    </w:p>
    <w:p w14:paraId="2A60A212" w14:textId="16EF4BF6" w:rsidR="00CB7504" w:rsidRDefault="00CB7504" w:rsidP="00524642">
      <w:pPr>
        <w:spacing w:line="480" w:lineRule="auto"/>
        <w:ind w:left="720" w:hanging="720"/>
        <w:contextualSpacing/>
        <w:rPr>
          <w:rFonts w:ascii="Times New Roman" w:eastAsia="Times New Roman" w:hAnsi="Times New Roman" w:cs="Times New Roman"/>
        </w:rPr>
      </w:pPr>
      <w:r w:rsidRPr="00CB7504">
        <w:rPr>
          <w:rFonts w:ascii="Times New Roman" w:eastAsia="Times New Roman" w:hAnsi="Times New Roman" w:cs="Times New Roman"/>
        </w:rPr>
        <w:t>Bogartz, R. S., Shinskey, J. L., &amp; Schilling, T. H. (2000). Object permanence in five‐and‐a‐half‐month‐old infants?. </w:t>
      </w:r>
      <w:r w:rsidRPr="00CB7504">
        <w:rPr>
          <w:rFonts w:ascii="Times New Roman" w:eastAsia="Times New Roman" w:hAnsi="Times New Roman" w:cs="Times New Roman"/>
          <w:i/>
          <w:iCs/>
        </w:rPr>
        <w:t>Infancy</w:t>
      </w:r>
      <w:r w:rsidRPr="00CB7504">
        <w:rPr>
          <w:rFonts w:ascii="Times New Roman" w:eastAsia="Times New Roman" w:hAnsi="Times New Roman" w:cs="Times New Roman"/>
        </w:rPr>
        <w:t>, </w:t>
      </w:r>
      <w:r w:rsidRPr="00CB7504">
        <w:rPr>
          <w:rFonts w:ascii="Times New Roman" w:eastAsia="Times New Roman" w:hAnsi="Times New Roman" w:cs="Times New Roman"/>
          <w:i/>
          <w:iCs/>
        </w:rPr>
        <w:t>1</w:t>
      </w:r>
      <w:r w:rsidRPr="00CB7504">
        <w:rPr>
          <w:rFonts w:ascii="Times New Roman" w:eastAsia="Times New Roman" w:hAnsi="Times New Roman" w:cs="Times New Roman"/>
        </w:rPr>
        <w:t>(4), 403-428.</w:t>
      </w:r>
      <w:r>
        <w:rPr>
          <w:rFonts w:ascii="Times New Roman" w:eastAsia="Times New Roman" w:hAnsi="Times New Roman" w:cs="Times New Roman"/>
        </w:rPr>
        <w:t xml:space="preserve"> </w:t>
      </w:r>
      <w:hyperlink r:id="rId30" w:history="1">
        <w:r w:rsidRPr="00722D9A">
          <w:rPr>
            <w:rStyle w:val="Hyperlink"/>
            <w:rFonts w:ascii="Times New Roman" w:eastAsia="Times New Roman" w:hAnsi="Times New Roman" w:cs="Times New Roman"/>
          </w:rPr>
          <w:t>https://doi.org/10.1207/S15327078IN0104_3</w:t>
        </w:r>
      </w:hyperlink>
    </w:p>
    <w:p w14:paraId="7541E831" w14:textId="77777777" w:rsidR="00CB7504" w:rsidRDefault="00CB7504" w:rsidP="00CB7504">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Carey, S. (2009). The origin of concepts. Oxford University Press.</w:t>
      </w:r>
    </w:p>
    <w:p w14:paraId="4208C280" w14:textId="225DB011" w:rsidR="00CB7504"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t>Christiansen, M. H., &amp; Curtin, S. (1999). Transfer of learning: Rule acquisition or statistical learning? </w:t>
      </w:r>
      <w:r w:rsidRPr="00811279">
        <w:rPr>
          <w:rFonts w:ascii="Times New Roman" w:eastAsia="Times New Roman" w:hAnsi="Times New Roman" w:cs="Times New Roman"/>
          <w:i/>
          <w:iCs/>
        </w:rPr>
        <w:t>Trends in Cognitive Sciences, 3</w:t>
      </w:r>
      <w:r w:rsidRPr="00811279">
        <w:rPr>
          <w:rFonts w:ascii="Times New Roman" w:eastAsia="Times New Roman" w:hAnsi="Times New Roman" w:cs="Times New Roman"/>
        </w:rPr>
        <w:t>(8), 289–290. </w:t>
      </w:r>
      <w:hyperlink r:id="rId31" w:tgtFrame="_blank" w:history="1">
        <w:r w:rsidRPr="00811279">
          <w:rPr>
            <w:rStyle w:val="Hyperlink"/>
            <w:rFonts w:ascii="Times New Roman" w:eastAsia="Times New Roman" w:hAnsi="Times New Roman" w:cs="Times New Roman"/>
          </w:rPr>
          <w:t>https://doi.org/10.1016/S1364-6613(99)01356-X</w:t>
        </w:r>
      </w:hyperlink>
    </w:p>
    <w:p w14:paraId="0DA7C263" w14:textId="6CD45275" w:rsidR="00811279"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lastRenderedPageBreak/>
        <w:t>Cohen, L. B., Chaput, H. H., &amp; Cashon, C. H. (2002). A constructivist model of infant cognition. </w:t>
      </w:r>
      <w:r w:rsidRPr="00811279">
        <w:rPr>
          <w:rFonts w:ascii="Times New Roman" w:eastAsia="Times New Roman" w:hAnsi="Times New Roman" w:cs="Times New Roman"/>
          <w:i/>
          <w:iCs/>
        </w:rPr>
        <w:t>Cognitive Development</w:t>
      </w:r>
      <w:r w:rsidRPr="00811279">
        <w:rPr>
          <w:rFonts w:ascii="Times New Roman" w:eastAsia="Times New Roman" w:hAnsi="Times New Roman" w:cs="Times New Roman"/>
        </w:rPr>
        <w:t>, </w:t>
      </w:r>
      <w:r w:rsidRPr="00811279">
        <w:rPr>
          <w:rFonts w:ascii="Times New Roman" w:eastAsia="Times New Roman" w:hAnsi="Times New Roman" w:cs="Times New Roman"/>
          <w:i/>
          <w:iCs/>
        </w:rPr>
        <w:t>17</w:t>
      </w:r>
      <w:r w:rsidRPr="00811279">
        <w:rPr>
          <w:rFonts w:ascii="Times New Roman" w:eastAsia="Times New Roman" w:hAnsi="Times New Roman" w:cs="Times New Roman"/>
        </w:rPr>
        <w:t>(3-4), 1323-1343.</w:t>
      </w:r>
      <w:r>
        <w:rPr>
          <w:rFonts w:ascii="Times New Roman" w:eastAsia="Times New Roman" w:hAnsi="Times New Roman" w:cs="Times New Roman"/>
        </w:rPr>
        <w:t xml:space="preserve"> </w:t>
      </w:r>
      <w:hyperlink r:id="rId32" w:history="1">
        <w:r w:rsidRPr="00722D9A">
          <w:rPr>
            <w:rStyle w:val="Hyperlink"/>
            <w:rFonts w:ascii="Times New Roman" w:eastAsia="Times New Roman" w:hAnsi="Times New Roman" w:cs="Times New Roman"/>
          </w:rPr>
          <w:t>https://doi.org/10.1016/S0885-2014(02)00124-7</w:t>
        </w:r>
      </w:hyperlink>
    </w:p>
    <w:p w14:paraId="095B0793" w14:textId="6B912F4C" w:rsidR="00811279"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t>Cohen, L. B., &amp; Marks, K. S. (2002). How infants process addition and subtraction events. </w:t>
      </w:r>
      <w:r w:rsidRPr="00811279">
        <w:rPr>
          <w:rFonts w:ascii="Times New Roman" w:eastAsia="Times New Roman" w:hAnsi="Times New Roman" w:cs="Times New Roman"/>
          <w:i/>
          <w:iCs/>
        </w:rPr>
        <w:t>Developmental science</w:t>
      </w:r>
      <w:r w:rsidRPr="00811279">
        <w:rPr>
          <w:rFonts w:ascii="Times New Roman" w:eastAsia="Times New Roman" w:hAnsi="Times New Roman" w:cs="Times New Roman"/>
        </w:rPr>
        <w:t>, </w:t>
      </w:r>
      <w:r w:rsidRPr="00811279">
        <w:rPr>
          <w:rFonts w:ascii="Times New Roman" w:eastAsia="Times New Roman" w:hAnsi="Times New Roman" w:cs="Times New Roman"/>
          <w:i/>
          <w:iCs/>
        </w:rPr>
        <w:t>5</w:t>
      </w:r>
      <w:r w:rsidRPr="00811279">
        <w:rPr>
          <w:rFonts w:ascii="Times New Roman" w:eastAsia="Times New Roman" w:hAnsi="Times New Roman" w:cs="Times New Roman"/>
        </w:rPr>
        <w:t>(2), 186-201.</w:t>
      </w:r>
      <w:r>
        <w:rPr>
          <w:rFonts w:ascii="Times New Roman" w:eastAsia="Times New Roman" w:hAnsi="Times New Roman" w:cs="Times New Roman"/>
        </w:rPr>
        <w:t xml:space="preserve"> </w:t>
      </w:r>
      <w:hyperlink r:id="rId33" w:history="1">
        <w:r w:rsidRPr="00722D9A">
          <w:rPr>
            <w:rStyle w:val="Hyperlink"/>
            <w:rFonts w:ascii="Times New Roman" w:eastAsia="Times New Roman" w:hAnsi="Times New Roman" w:cs="Times New Roman"/>
          </w:rPr>
          <w:t>https://doi.org/10.1111/1467-7687.00220</w:t>
        </w:r>
      </w:hyperlink>
    </w:p>
    <w:p w14:paraId="1BE7D361" w14:textId="7D58FDAE" w:rsidR="00F36435" w:rsidRDefault="00F36435" w:rsidP="00524642">
      <w:pPr>
        <w:spacing w:line="480" w:lineRule="auto"/>
        <w:ind w:left="720" w:hanging="720"/>
        <w:contextualSpacing/>
        <w:rPr>
          <w:rFonts w:ascii="Times New Roman" w:eastAsia="Times New Roman" w:hAnsi="Times New Roman" w:cs="Times New Roman"/>
        </w:rPr>
      </w:pPr>
      <w:r w:rsidRPr="00F36435">
        <w:rPr>
          <w:rFonts w:ascii="Times New Roman" w:eastAsia="Times New Roman" w:hAnsi="Times New Roman" w:cs="Times New Roman"/>
        </w:rPr>
        <w:t>Cohen, L. B., &amp; Oakes, L. M. (1993). How infants perceive a simple causal event. </w:t>
      </w:r>
      <w:r w:rsidRPr="00F36435">
        <w:rPr>
          <w:rFonts w:ascii="Times New Roman" w:eastAsia="Times New Roman" w:hAnsi="Times New Roman" w:cs="Times New Roman"/>
          <w:i/>
          <w:iCs/>
        </w:rPr>
        <w:t>Developmental psychology</w:t>
      </w:r>
      <w:r w:rsidRPr="00F36435">
        <w:rPr>
          <w:rFonts w:ascii="Times New Roman" w:eastAsia="Times New Roman" w:hAnsi="Times New Roman" w:cs="Times New Roman"/>
        </w:rPr>
        <w:t>, </w:t>
      </w:r>
      <w:r w:rsidRPr="00F36435">
        <w:rPr>
          <w:rFonts w:ascii="Times New Roman" w:eastAsia="Times New Roman" w:hAnsi="Times New Roman" w:cs="Times New Roman"/>
          <w:i/>
          <w:iCs/>
        </w:rPr>
        <w:t>29</w:t>
      </w:r>
      <w:r w:rsidRPr="00F36435">
        <w:rPr>
          <w:rFonts w:ascii="Times New Roman" w:eastAsia="Times New Roman" w:hAnsi="Times New Roman" w:cs="Times New Roman"/>
        </w:rPr>
        <w:t>(3), 421</w:t>
      </w:r>
      <w:r>
        <w:rPr>
          <w:rFonts w:ascii="Times New Roman" w:eastAsia="Times New Roman" w:hAnsi="Times New Roman" w:cs="Times New Roman"/>
        </w:rPr>
        <w:t>-433.</w:t>
      </w:r>
    </w:p>
    <w:p w14:paraId="4694C501" w14:textId="27B8BC70" w:rsidR="00811279"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t>Colunga, E., &amp; Smith, L. B. (2005). From the Lexicon to Expectations About Kinds: A Role for Associative Learning. </w:t>
      </w:r>
      <w:r w:rsidRPr="00811279">
        <w:rPr>
          <w:rFonts w:ascii="Times New Roman" w:eastAsia="Times New Roman" w:hAnsi="Times New Roman" w:cs="Times New Roman"/>
          <w:i/>
          <w:iCs/>
        </w:rPr>
        <w:t>Psychological Review, 112</w:t>
      </w:r>
      <w:r w:rsidRPr="00811279">
        <w:rPr>
          <w:rFonts w:ascii="Times New Roman" w:eastAsia="Times New Roman" w:hAnsi="Times New Roman" w:cs="Times New Roman"/>
        </w:rPr>
        <w:t>(2), 347–382. </w:t>
      </w:r>
      <w:hyperlink r:id="rId34" w:tgtFrame="_blank" w:history="1">
        <w:r w:rsidRPr="00811279">
          <w:rPr>
            <w:rStyle w:val="Hyperlink"/>
            <w:rFonts w:ascii="Times New Roman" w:eastAsia="Times New Roman" w:hAnsi="Times New Roman" w:cs="Times New Roman"/>
          </w:rPr>
          <w:t>https://doi.org/10.1037/0033-295X.112.2.347</w:t>
        </w:r>
      </w:hyperlink>
    </w:p>
    <w:p w14:paraId="2BA94684" w14:textId="10F10BBE" w:rsidR="00970257" w:rsidRDefault="00970257" w:rsidP="00524642">
      <w:pPr>
        <w:spacing w:line="480" w:lineRule="auto"/>
        <w:ind w:left="720" w:hanging="720"/>
        <w:contextualSpacing/>
        <w:rPr>
          <w:rFonts w:ascii="Times New Roman" w:eastAsia="Times New Roman" w:hAnsi="Times New Roman" w:cs="Times New Roman"/>
        </w:rPr>
      </w:pPr>
      <w:r w:rsidRPr="00970257">
        <w:rPr>
          <w:rFonts w:ascii="Times New Roman" w:eastAsia="Times New Roman" w:hAnsi="Times New Roman" w:cs="Times New Roman"/>
        </w:rPr>
        <w:t>Csibra, G., &amp; Gergely, G. (1998). The teleological origins of mentalistic action explanations: A developmental hypothesis. </w:t>
      </w:r>
      <w:r w:rsidRPr="00970257">
        <w:rPr>
          <w:rFonts w:ascii="Times New Roman" w:eastAsia="Times New Roman" w:hAnsi="Times New Roman" w:cs="Times New Roman"/>
          <w:i/>
          <w:iCs/>
        </w:rPr>
        <w:t>Developmental science</w:t>
      </w:r>
      <w:r w:rsidRPr="00970257">
        <w:rPr>
          <w:rFonts w:ascii="Times New Roman" w:eastAsia="Times New Roman" w:hAnsi="Times New Roman" w:cs="Times New Roman"/>
        </w:rPr>
        <w:t>, </w:t>
      </w:r>
      <w:r w:rsidRPr="00970257">
        <w:rPr>
          <w:rFonts w:ascii="Times New Roman" w:eastAsia="Times New Roman" w:hAnsi="Times New Roman" w:cs="Times New Roman"/>
          <w:i/>
          <w:iCs/>
        </w:rPr>
        <w:t>1</w:t>
      </w:r>
      <w:r w:rsidRPr="00970257">
        <w:rPr>
          <w:rFonts w:ascii="Times New Roman" w:eastAsia="Times New Roman" w:hAnsi="Times New Roman" w:cs="Times New Roman"/>
        </w:rPr>
        <w:t>(2), 255-259.</w:t>
      </w:r>
      <w:r>
        <w:rPr>
          <w:rFonts w:ascii="Times New Roman" w:eastAsia="Times New Roman" w:hAnsi="Times New Roman" w:cs="Times New Roman"/>
        </w:rPr>
        <w:t xml:space="preserve"> </w:t>
      </w:r>
      <w:hyperlink r:id="rId35" w:history="1">
        <w:r w:rsidRPr="00722D9A">
          <w:rPr>
            <w:rStyle w:val="Hyperlink"/>
            <w:rFonts w:ascii="Times New Roman" w:eastAsia="Times New Roman" w:hAnsi="Times New Roman" w:cs="Times New Roman"/>
          </w:rPr>
          <w:t>https://doi.org/10.1111/1467-7687.00039</w:t>
        </w:r>
      </w:hyperlink>
    </w:p>
    <w:p w14:paraId="2BAF2506" w14:textId="1C392075" w:rsidR="00970257" w:rsidRDefault="00970257" w:rsidP="00524642">
      <w:pPr>
        <w:spacing w:line="480" w:lineRule="auto"/>
        <w:ind w:left="720" w:hanging="720"/>
        <w:contextualSpacing/>
        <w:rPr>
          <w:rFonts w:ascii="Times New Roman" w:eastAsia="Times New Roman" w:hAnsi="Times New Roman" w:cs="Times New Roman"/>
        </w:rPr>
      </w:pPr>
      <w:r w:rsidRPr="00970257">
        <w:rPr>
          <w:rFonts w:ascii="Times New Roman" w:eastAsia="Times New Roman" w:hAnsi="Times New Roman" w:cs="Times New Roman"/>
        </w:rPr>
        <w:t>Csibra, G., Gergely, G., Bı́ró, S., Koos, O., &amp; Brockbank, M. (1999). Goal attribution without agency cues: the perception of ‘pure reason’in infancy. </w:t>
      </w:r>
      <w:r w:rsidRPr="00970257">
        <w:rPr>
          <w:rFonts w:ascii="Times New Roman" w:eastAsia="Times New Roman" w:hAnsi="Times New Roman" w:cs="Times New Roman"/>
          <w:i/>
          <w:iCs/>
        </w:rPr>
        <w:t>Cognition</w:t>
      </w:r>
      <w:r w:rsidRPr="00970257">
        <w:rPr>
          <w:rFonts w:ascii="Times New Roman" w:eastAsia="Times New Roman" w:hAnsi="Times New Roman" w:cs="Times New Roman"/>
        </w:rPr>
        <w:t>, </w:t>
      </w:r>
      <w:r w:rsidRPr="00970257">
        <w:rPr>
          <w:rFonts w:ascii="Times New Roman" w:eastAsia="Times New Roman" w:hAnsi="Times New Roman" w:cs="Times New Roman"/>
          <w:i/>
          <w:iCs/>
        </w:rPr>
        <w:t>72</w:t>
      </w:r>
      <w:r w:rsidRPr="00970257">
        <w:rPr>
          <w:rFonts w:ascii="Times New Roman" w:eastAsia="Times New Roman" w:hAnsi="Times New Roman" w:cs="Times New Roman"/>
        </w:rPr>
        <w:t>(3), 237-267.</w:t>
      </w:r>
      <w:r>
        <w:rPr>
          <w:rFonts w:ascii="Times New Roman" w:eastAsia="Times New Roman" w:hAnsi="Times New Roman" w:cs="Times New Roman"/>
        </w:rPr>
        <w:t xml:space="preserve"> </w:t>
      </w:r>
      <w:hyperlink r:id="rId36" w:history="1">
        <w:r w:rsidRPr="00722D9A">
          <w:rPr>
            <w:rStyle w:val="Hyperlink"/>
            <w:rFonts w:ascii="Times New Roman" w:eastAsia="Times New Roman" w:hAnsi="Times New Roman" w:cs="Times New Roman"/>
          </w:rPr>
          <w:t>https://doi.org/10.1016/S0010-0277(99)00039-6</w:t>
        </w:r>
      </w:hyperlink>
    </w:p>
    <w:p w14:paraId="391CD611" w14:textId="72CA55EA" w:rsidR="00970257" w:rsidRDefault="00970257" w:rsidP="00524642">
      <w:pPr>
        <w:spacing w:line="480" w:lineRule="auto"/>
        <w:ind w:left="720" w:hanging="720"/>
        <w:contextualSpacing/>
        <w:rPr>
          <w:rFonts w:ascii="Times New Roman" w:eastAsia="Times New Roman" w:hAnsi="Times New Roman" w:cs="Times New Roman"/>
        </w:rPr>
      </w:pPr>
      <w:r w:rsidRPr="00970257">
        <w:rPr>
          <w:rFonts w:ascii="Times New Roman" w:eastAsia="Times New Roman" w:hAnsi="Times New Roman" w:cs="Times New Roman"/>
        </w:rPr>
        <w:t>Csibra, G., Bíró, S., Koós, O., &amp; Gergely, G. (2003). One‐year‐old infants use teleological representations of actions productively. </w:t>
      </w:r>
      <w:r w:rsidRPr="00970257">
        <w:rPr>
          <w:rFonts w:ascii="Times New Roman" w:eastAsia="Times New Roman" w:hAnsi="Times New Roman" w:cs="Times New Roman"/>
          <w:i/>
          <w:iCs/>
        </w:rPr>
        <w:t>Cognitive science</w:t>
      </w:r>
      <w:r w:rsidRPr="00970257">
        <w:rPr>
          <w:rFonts w:ascii="Times New Roman" w:eastAsia="Times New Roman" w:hAnsi="Times New Roman" w:cs="Times New Roman"/>
        </w:rPr>
        <w:t>, </w:t>
      </w:r>
      <w:r w:rsidRPr="00970257">
        <w:rPr>
          <w:rFonts w:ascii="Times New Roman" w:eastAsia="Times New Roman" w:hAnsi="Times New Roman" w:cs="Times New Roman"/>
          <w:i/>
          <w:iCs/>
        </w:rPr>
        <w:t>27</w:t>
      </w:r>
      <w:r w:rsidRPr="00970257">
        <w:rPr>
          <w:rFonts w:ascii="Times New Roman" w:eastAsia="Times New Roman" w:hAnsi="Times New Roman" w:cs="Times New Roman"/>
        </w:rPr>
        <w:t>(1), 111-133.</w:t>
      </w:r>
      <w:r>
        <w:rPr>
          <w:rFonts w:ascii="Times New Roman" w:eastAsia="Times New Roman" w:hAnsi="Times New Roman" w:cs="Times New Roman"/>
        </w:rPr>
        <w:t xml:space="preserve"> </w:t>
      </w:r>
      <w:hyperlink r:id="rId37" w:history="1">
        <w:r w:rsidR="00C5443B" w:rsidRPr="00722D9A">
          <w:rPr>
            <w:rStyle w:val="Hyperlink"/>
            <w:rFonts w:ascii="Times New Roman" w:eastAsia="Times New Roman" w:hAnsi="Times New Roman" w:cs="Times New Roman"/>
          </w:rPr>
          <w:t>https://doi.org/10.1207/s15516709cog2701_4</w:t>
        </w:r>
      </w:hyperlink>
    </w:p>
    <w:p w14:paraId="76EBF922" w14:textId="581A3356"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t>Elman, J. L., Bates, E. A., Johnson, M. H., Karmiloff‑Smith, A., Parisi, D., &amp; Plunkett, K. (1996). Rethinking innateness: A connectionist perspective on development. MIT Press.</w:t>
      </w:r>
    </w:p>
    <w:p w14:paraId="59290ED9" w14:textId="7A056F16"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lastRenderedPageBreak/>
        <w:t>Gelman, R. (1990). First principles organize attention to and learning about relevant data: Number and the animate‐inanimate distinction as examples. </w:t>
      </w:r>
      <w:r w:rsidRPr="00C5443B">
        <w:rPr>
          <w:rFonts w:ascii="Times New Roman" w:eastAsia="Times New Roman" w:hAnsi="Times New Roman" w:cs="Times New Roman"/>
          <w:i/>
          <w:iCs/>
        </w:rPr>
        <w:t>Cognitive science</w:t>
      </w:r>
      <w:r w:rsidRPr="00C5443B">
        <w:rPr>
          <w:rFonts w:ascii="Times New Roman" w:eastAsia="Times New Roman" w:hAnsi="Times New Roman" w:cs="Times New Roman"/>
        </w:rPr>
        <w:t>, </w:t>
      </w:r>
      <w:r w:rsidRPr="00C5443B">
        <w:rPr>
          <w:rFonts w:ascii="Times New Roman" w:eastAsia="Times New Roman" w:hAnsi="Times New Roman" w:cs="Times New Roman"/>
          <w:i/>
          <w:iCs/>
        </w:rPr>
        <w:t>14</w:t>
      </w:r>
      <w:r w:rsidRPr="00C5443B">
        <w:rPr>
          <w:rFonts w:ascii="Times New Roman" w:eastAsia="Times New Roman" w:hAnsi="Times New Roman" w:cs="Times New Roman"/>
        </w:rPr>
        <w:t>(1), 79-106.</w:t>
      </w:r>
      <w:r>
        <w:rPr>
          <w:rFonts w:ascii="Times New Roman" w:eastAsia="Times New Roman" w:hAnsi="Times New Roman" w:cs="Times New Roman"/>
        </w:rPr>
        <w:t xml:space="preserve"> </w:t>
      </w:r>
      <w:hyperlink r:id="rId38" w:history="1">
        <w:r w:rsidRPr="00722D9A">
          <w:rPr>
            <w:rStyle w:val="Hyperlink"/>
            <w:rFonts w:ascii="Times New Roman" w:eastAsia="Times New Roman" w:hAnsi="Times New Roman" w:cs="Times New Roman"/>
          </w:rPr>
          <w:t>https://doi.org/10.1207/s15516709cog1401_5</w:t>
        </w:r>
      </w:hyperlink>
    </w:p>
    <w:p w14:paraId="335E4773" w14:textId="021EE440" w:rsidR="00C5443B" w:rsidRDefault="00C5443B" w:rsidP="00524642">
      <w:pPr>
        <w:spacing w:line="480" w:lineRule="auto"/>
        <w:ind w:left="720" w:hanging="720"/>
        <w:contextualSpacing/>
      </w:pPr>
      <w:r w:rsidRPr="00C5443B">
        <w:rPr>
          <w:rFonts w:ascii="Times New Roman" w:eastAsia="Times New Roman" w:hAnsi="Times New Roman" w:cs="Times New Roman"/>
        </w:rPr>
        <w:t>Geraci, A., &amp; Surian, L. (2011). The developmental roots of fairness: Infants’ reactions to equal and unequal distributions of resources. </w:t>
      </w:r>
      <w:r w:rsidRPr="00C5443B">
        <w:rPr>
          <w:rFonts w:ascii="Times New Roman" w:eastAsia="Times New Roman" w:hAnsi="Times New Roman" w:cs="Times New Roman"/>
          <w:i/>
          <w:iCs/>
        </w:rPr>
        <w:t>Developmental science</w:t>
      </w:r>
      <w:r w:rsidRPr="00C5443B">
        <w:rPr>
          <w:rFonts w:ascii="Times New Roman" w:eastAsia="Times New Roman" w:hAnsi="Times New Roman" w:cs="Times New Roman"/>
        </w:rPr>
        <w:t>, </w:t>
      </w:r>
      <w:r w:rsidRPr="00C5443B">
        <w:rPr>
          <w:rFonts w:ascii="Times New Roman" w:eastAsia="Times New Roman" w:hAnsi="Times New Roman" w:cs="Times New Roman"/>
          <w:i/>
          <w:iCs/>
        </w:rPr>
        <w:t>14</w:t>
      </w:r>
      <w:r w:rsidRPr="00C5443B">
        <w:rPr>
          <w:rFonts w:ascii="Times New Roman" w:eastAsia="Times New Roman" w:hAnsi="Times New Roman" w:cs="Times New Roman"/>
        </w:rPr>
        <w:t>(5), 1012-1020.</w:t>
      </w:r>
      <w:r>
        <w:rPr>
          <w:rFonts w:ascii="Times New Roman" w:eastAsia="Times New Roman" w:hAnsi="Times New Roman" w:cs="Times New Roman"/>
        </w:rPr>
        <w:t xml:space="preserve"> </w:t>
      </w:r>
      <w:hyperlink r:id="rId39" w:history="1">
        <w:r w:rsidRPr="00722D9A">
          <w:rPr>
            <w:rStyle w:val="Hyperlink"/>
            <w:rFonts w:ascii="Times New Roman" w:eastAsia="Times New Roman" w:hAnsi="Times New Roman" w:cs="Times New Roman"/>
          </w:rPr>
          <w:t>https://doi.org/10.1111/j.1467-7687.2011.01048.x</w:t>
        </w:r>
      </w:hyperlink>
    </w:p>
    <w:p w14:paraId="37A45565" w14:textId="0B815DF7" w:rsidR="00AA7184" w:rsidRDefault="00AA7184" w:rsidP="00524642">
      <w:pPr>
        <w:spacing w:line="480" w:lineRule="auto"/>
        <w:ind w:left="720" w:hanging="720"/>
        <w:contextualSpacing/>
        <w:rPr>
          <w:rFonts w:ascii="Times New Roman" w:eastAsia="Times New Roman" w:hAnsi="Times New Roman" w:cs="Times New Roman"/>
        </w:rPr>
      </w:pPr>
      <w:r w:rsidRPr="00AA7184">
        <w:rPr>
          <w:rFonts w:ascii="Times New Roman" w:eastAsia="Times New Roman" w:hAnsi="Times New Roman" w:cs="Times New Roman"/>
        </w:rPr>
        <w:t xml:space="preserve">Geraci, A., Surian, L., Tina, L.G. et al. Human newborns spontaneously attend to prosocial interactions. Nat Commun 16, 6304 (2025). </w:t>
      </w:r>
      <w:hyperlink r:id="rId40" w:history="1">
        <w:r w:rsidRPr="00AA7184">
          <w:rPr>
            <w:rStyle w:val="Hyperlink"/>
            <w:rFonts w:ascii="Times New Roman" w:eastAsia="Times New Roman" w:hAnsi="Times New Roman" w:cs="Times New Roman"/>
          </w:rPr>
          <w:t>https://doi.org/10.1038/s41467-025-61517-3</w:t>
        </w:r>
      </w:hyperlink>
    </w:p>
    <w:p w14:paraId="163F140B" w14:textId="428810DD"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t>Gergely, G., &amp; Csibra, G. (2003). Teleological reasoning in infancy: The naıve theory of rational action. </w:t>
      </w:r>
      <w:r w:rsidRPr="00C5443B">
        <w:rPr>
          <w:rFonts w:ascii="Times New Roman" w:eastAsia="Times New Roman" w:hAnsi="Times New Roman" w:cs="Times New Roman"/>
          <w:i/>
          <w:iCs/>
        </w:rPr>
        <w:t>Trends in cognitive sciences</w:t>
      </w:r>
      <w:r w:rsidRPr="00C5443B">
        <w:rPr>
          <w:rFonts w:ascii="Times New Roman" w:eastAsia="Times New Roman" w:hAnsi="Times New Roman" w:cs="Times New Roman"/>
        </w:rPr>
        <w:t>, </w:t>
      </w:r>
      <w:r w:rsidRPr="00C5443B">
        <w:rPr>
          <w:rFonts w:ascii="Times New Roman" w:eastAsia="Times New Roman" w:hAnsi="Times New Roman" w:cs="Times New Roman"/>
          <w:i/>
          <w:iCs/>
        </w:rPr>
        <w:t>7</w:t>
      </w:r>
      <w:r w:rsidRPr="00C5443B">
        <w:rPr>
          <w:rFonts w:ascii="Times New Roman" w:eastAsia="Times New Roman" w:hAnsi="Times New Roman" w:cs="Times New Roman"/>
        </w:rPr>
        <w:t>(7), 287-292.</w:t>
      </w:r>
      <w:r>
        <w:rPr>
          <w:rFonts w:ascii="Times New Roman" w:eastAsia="Times New Roman" w:hAnsi="Times New Roman" w:cs="Times New Roman"/>
        </w:rPr>
        <w:t xml:space="preserve"> </w:t>
      </w:r>
      <w:hyperlink r:id="rId41" w:history="1">
        <w:r w:rsidRPr="00722D9A">
          <w:rPr>
            <w:rStyle w:val="Hyperlink"/>
            <w:rFonts w:ascii="Times New Roman" w:eastAsia="Times New Roman" w:hAnsi="Times New Roman" w:cs="Times New Roman"/>
          </w:rPr>
          <w:t>https://doi.org/10.1016/S1364-6613(03)00128-1</w:t>
        </w:r>
      </w:hyperlink>
    </w:p>
    <w:p w14:paraId="46F53E2F" w14:textId="304FEA18"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t>Gergely, G., Nádasdy, Z., Csibra, G., &amp; Bíró, S. (1995). Taking the intentional stance at 12 months of age. </w:t>
      </w:r>
      <w:r w:rsidRPr="00C5443B">
        <w:rPr>
          <w:rFonts w:ascii="Times New Roman" w:eastAsia="Times New Roman" w:hAnsi="Times New Roman" w:cs="Times New Roman"/>
          <w:i/>
          <w:iCs/>
        </w:rPr>
        <w:t>Cognition</w:t>
      </w:r>
      <w:r w:rsidRPr="00C5443B">
        <w:rPr>
          <w:rFonts w:ascii="Times New Roman" w:eastAsia="Times New Roman" w:hAnsi="Times New Roman" w:cs="Times New Roman"/>
        </w:rPr>
        <w:t>, </w:t>
      </w:r>
      <w:r w:rsidRPr="00C5443B">
        <w:rPr>
          <w:rFonts w:ascii="Times New Roman" w:eastAsia="Times New Roman" w:hAnsi="Times New Roman" w:cs="Times New Roman"/>
          <w:i/>
          <w:iCs/>
        </w:rPr>
        <w:t>56</w:t>
      </w:r>
      <w:r w:rsidRPr="00C5443B">
        <w:rPr>
          <w:rFonts w:ascii="Times New Roman" w:eastAsia="Times New Roman" w:hAnsi="Times New Roman" w:cs="Times New Roman"/>
        </w:rPr>
        <w:t>(2), 165-193.</w:t>
      </w:r>
      <w:r w:rsidR="00AF3245">
        <w:rPr>
          <w:rFonts w:ascii="Times New Roman" w:eastAsia="Times New Roman" w:hAnsi="Times New Roman" w:cs="Times New Roman"/>
        </w:rPr>
        <w:t xml:space="preserve"> </w:t>
      </w:r>
      <w:hyperlink r:id="rId42" w:history="1">
        <w:r w:rsidR="00547B6D" w:rsidRPr="00722D9A">
          <w:rPr>
            <w:rStyle w:val="Hyperlink"/>
            <w:rFonts w:ascii="Times New Roman" w:eastAsia="Times New Roman" w:hAnsi="Times New Roman" w:cs="Times New Roman"/>
          </w:rPr>
          <w:t>https://doi.org/10.1016/0010-0277(95)00661-H</w:t>
        </w:r>
      </w:hyperlink>
    </w:p>
    <w:p w14:paraId="33AD2819" w14:textId="6527E562" w:rsidR="00547B6D" w:rsidRDefault="00547B6D" w:rsidP="00524642">
      <w:pPr>
        <w:spacing w:line="480" w:lineRule="auto"/>
        <w:ind w:left="720" w:hanging="720"/>
        <w:contextualSpacing/>
        <w:rPr>
          <w:rFonts w:ascii="Times New Roman" w:eastAsia="Times New Roman" w:hAnsi="Times New Roman" w:cs="Times New Roman"/>
        </w:rPr>
      </w:pPr>
      <w:r w:rsidRPr="00547B6D">
        <w:rPr>
          <w:rFonts w:ascii="Times New Roman" w:eastAsia="Times New Roman" w:hAnsi="Times New Roman" w:cs="Times New Roman"/>
        </w:rPr>
        <w:t>Hamlin, J. K. (2013</w:t>
      </w:r>
      <w:r>
        <w:rPr>
          <w:rFonts w:ascii="Times New Roman" w:eastAsia="Times New Roman" w:hAnsi="Times New Roman" w:cs="Times New Roman"/>
        </w:rPr>
        <w:t>a</w:t>
      </w:r>
      <w:r w:rsidRPr="00547B6D">
        <w:rPr>
          <w:rFonts w:ascii="Times New Roman" w:eastAsia="Times New Roman" w:hAnsi="Times New Roman" w:cs="Times New Roman"/>
        </w:rPr>
        <w:t>). Moral judgment and action in preverbal infants and toddlers: Evidence for an innate moral core. </w:t>
      </w:r>
      <w:r w:rsidRPr="00547B6D">
        <w:rPr>
          <w:rFonts w:ascii="Times New Roman" w:eastAsia="Times New Roman" w:hAnsi="Times New Roman" w:cs="Times New Roman"/>
          <w:i/>
          <w:iCs/>
        </w:rPr>
        <w:t>Current Directions in Psychological Science</w:t>
      </w:r>
      <w:r w:rsidRPr="00547B6D">
        <w:rPr>
          <w:rFonts w:ascii="Times New Roman" w:eastAsia="Times New Roman" w:hAnsi="Times New Roman" w:cs="Times New Roman"/>
        </w:rPr>
        <w:t>, </w:t>
      </w:r>
      <w:r w:rsidRPr="00547B6D">
        <w:rPr>
          <w:rFonts w:ascii="Times New Roman" w:eastAsia="Times New Roman" w:hAnsi="Times New Roman" w:cs="Times New Roman"/>
          <w:i/>
          <w:iCs/>
        </w:rPr>
        <w:t>22</w:t>
      </w:r>
      <w:r w:rsidRPr="00547B6D">
        <w:rPr>
          <w:rFonts w:ascii="Times New Roman" w:eastAsia="Times New Roman" w:hAnsi="Times New Roman" w:cs="Times New Roman"/>
        </w:rPr>
        <w:t>(3), 186-193.</w:t>
      </w:r>
      <w:r>
        <w:rPr>
          <w:rFonts w:ascii="Times New Roman" w:eastAsia="Times New Roman" w:hAnsi="Times New Roman" w:cs="Times New Roman"/>
        </w:rPr>
        <w:t xml:space="preserve"> </w:t>
      </w:r>
      <w:hyperlink r:id="rId43" w:history="1">
        <w:r w:rsidRPr="00722D9A">
          <w:rPr>
            <w:rStyle w:val="Hyperlink"/>
            <w:rFonts w:ascii="Times New Roman" w:eastAsia="Times New Roman" w:hAnsi="Times New Roman" w:cs="Times New Roman"/>
          </w:rPr>
          <w:t>https://doi.org/10.1177/0963721412470687</w:t>
        </w:r>
      </w:hyperlink>
    </w:p>
    <w:p w14:paraId="08BE67B6" w14:textId="68C51E12" w:rsidR="00547B6D" w:rsidRDefault="00547B6D" w:rsidP="00524642">
      <w:pPr>
        <w:spacing w:line="480" w:lineRule="auto"/>
        <w:ind w:left="720" w:hanging="720"/>
        <w:contextualSpacing/>
        <w:rPr>
          <w:rFonts w:ascii="Times New Roman" w:eastAsia="Times New Roman" w:hAnsi="Times New Roman" w:cs="Times New Roman"/>
        </w:rPr>
      </w:pPr>
      <w:r w:rsidRPr="00547B6D">
        <w:rPr>
          <w:rFonts w:ascii="Times New Roman" w:eastAsia="Times New Roman" w:hAnsi="Times New Roman" w:cs="Times New Roman"/>
        </w:rPr>
        <w:t>Hamlin, J. K., &amp; Wynn, K. (2011). Young infants prefer prosocial to antisocial others. </w:t>
      </w:r>
      <w:r w:rsidRPr="00547B6D">
        <w:rPr>
          <w:rFonts w:ascii="Times New Roman" w:eastAsia="Times New Roman" w:hAnsi="Times New Roman" w:cs="Times New Roman"/>
          <w:i/>
          <w:iCs/>
        </w:rPr>
        <w:t>Cognitive development</w:t>
      </w:r>
      <w:r w:rsidRPr="00547B6D">
        <w:rPr>
          <w:rFonts w:ascii="Times New Roman" w:eastAsia="Times New Roman" w:hAnsi="Times New Roman" w:cs="Times New Roman"/>
        </w:rPr>
        <w:t>, </w:t>
      </w:r>
      <w:r w:rsidRPr="00547B6D">
        <w:rPr>
          <w:rFonts w:ascii="Times New Roman" w:eastAsia="Times New Roman" w:hAnsi="Times New Roman" w:cs="Times New Roman"/>
          <w:i/>
          <w:iCs/>
        </w:rPr>
        <w:t>26</w:t>
      </w:r>
      <w:r w:rsidRPr="00547B6D">
        <w:rPr>
          <w:rFonts w:ascii="Times New Roman" w:eastAsia="Times New Roman" w:hAnsi="Times New Roman" w:cs="Times New Roman"/>
        </w:rPr>
        <w:t>(1), 30-39.</w:t>
      </w:r>
      <w:r>
        <w:rPr>
          <w:rFonts w:ascii="Times New Roman" w:eastAsia="Times New Roman" w:hAnsi="Times New Roman" w:cs="Times New Roman"/>
        </w:rPr>
        <w:t xml:space="preserve"> </w:t>
      </w:r>
      <w:hyperlink r:id="rId44" w:history="1">
        <w:r w:rsidRPr="00722D9A">
          <w:rPr>
            <w:rStyle w:val="Hyperlink"/>
            <w:rFonts w:ascii="Times New Roman" w:eastAsia="Times New Roman" w:hAnsi="Times New Roman" w:cs="Times New Roman"/>
          </w:rPr>
          <w:t>https://doi.org/10.1016/j.cogdev.2010.09.001</w:t>
        </w:r>
      </w:hyperlink>
    </w:p>
    <w:p w14:paraId="0E7B4957" w14:textId="47B31398" w:rsidR="00547B6D" w:rsidRDefault="00547B6D" w:rsidP="00524642">
      <w:pPr>
        <w:spacing w:line="480" w:lineRule="auto"/>
        <w:ind w:left="720" w:hanging="720"/>
        <w:contextualSpacing/>
        <w:rPr>
          <w:rFonts w:ascii="Times New Roman" w:eastAsia="Times New Roman" w:hAnsi="Times New Roman" w:cs="Times New Roman"/>
        </w:rPr>
      </w:pPr>
      <w:r w:rsidRPr="00547B6D">
        <w:rPr>
          <w:rFonts w:ascii="Times New Roman" w:eastAsia="Times New Roman" w:hAnsi="Times New Roman" w:cs="Times New Roman"/>
        </w:rPr>
        <w:t>Hamlin, J. K., Wynn, K., &amp; Bloom, P. (2007). Social evaluation by preverbal infants. </w:t>
      </w:r>
      <w:r w:rsidRPr="00547B6D">
        <w:rPr>
          <w:rFonts w:ascii="Times New Roman" w:eastAsia="Times New Roman" w:hAnsi="Times New Roman" w:cs="Times New Roman"/>
          <w:i/>
          <w:iCs/>
        </w:rPr>
        <w:t>Nature</w:t>
      </w:r>
      <w:r w:rsidRPr="00547B6D">
        <w:rPr>
          <w:rFonts w:ascii="Times New Roman" w:eastAsia="Times New Roman" w:hAnsi="Times New Roman" w:cs="Times New Roman"/>
        </w:rPr>
        <w:t>, </w:t>
      </w:r>
      <w:r w:rsidRPr="00547B6D">
        <w:rPr>
          <w:rFonts w:ascii="Times New Roman" w:eastAsia="Times New Roman" w:hAnsi="Times New Roman" w:cs="Times New Roman"/>
          <w:i/>
          <w:iCs/>
        </w:rPr>
        <w:t>450</w:t>
      </w:r>
      <w:r w:rsidRPr="00547B6D">
        <w:rPr>
          <w:rFonts w:ascii="Times New Roman" w:eastAsia="Times New Roman" w:hAnsi="Times New Roman" w:cs="Times New Roman"/>
        </w:rPr>
        <w:t>(7169), 557-559.</w:t>
      </w:r>
      <w:r>
        <w:rPr>
          <w:rFonts w:ascii="Times New Roman" w:eastAsia="Times New Roman" w:hAnsi="Times New Roman" w:cs="Times New Roman"/>
        </w:rPr>
        <w:t xml:space="preserve"> </w:t>
      </w:r>
      <w:hyperlink r:id="rId45" w:history="1">
        <w:r w:rsidR="00032A25" w:rsidRPr="00722D9A">
          <w:rPr>
            <w:rStyle w:val="Hyperlink"/>
            <w:rFonts w:ascii="Times New Roman" w:eastAsia="Times New Roman" w:hAnsi="Times New Roman" w:cs="Times New Roman"/>
          </w:rPr>
          <w:t>https://doi.org/10.1038/nature06288</w:t>
        </w:r>
      </w:hyperlink>
    </w:p>
    <w:p w14:paraId="17658887" w14:textId="6C36F380" w:rsidR="00032A25" w:rsidRDefault="00032A25" w:rsidP="00524642">
      <w:pPr>
        <w:spacing w:line="480" w:lineRule="auto"/>
        <w:ind w:left="720" w:hanging="720"/>
        <w:contextualSpacing/>
        <w:rPr>
          <w:rFonts w:ascii="Times New Roman" w:eastAsia="Times New Roman" w:hAnsi="Times New Roman" w:cs="Times New Roman"/>
        </w:rPr>
      </w:pPr>
      <w:r w:rsidRPr="00032A25">
        <w:rPr>
          <w:rFonts w:ascii="Times New Roman" w:eastAsia="Times New Roman" w:hAnsi="Times New Roman" w:cs="Times New Roman"/>
        </w:rPr>
        <w:t>Hinton, G. E. (1989). Deterministic Boltzmann learning performs steepest descent in weight-space. </w:t>
      </w:r>
      <w:r w:rsidRPr="00032A25">
        <w:rPr>
          <w:rFonts w:ascii="Times New Roman" w:eastAsia="Times New Roman" w:hAnsi="Times New Roman" w:cs="Times New Roman"/>
          <w:i/>
          <w:iCs/>
        </w:rPr>
        <w:t>Neural computation</w:t>
      </w:r>
      <w:r w:rsidRPr="00032A25">
        <w:rPr>
          <w:rFonts w:ascii="Times New Roman" w:eastAsia="Times New Roman" w:hAnsi="Times New Roman" w:cs="Times New Roman"/>
        </w:rPr>
        <w:t>, </w:t>
      </w:r>
      <w:r w:rsidRPr="00032A25">
        <w:rPr>
          <w:rFonts w:ascii="Times New Roman" w:eastAsia="Times New Roman" w:hAnsi="Times New Roman" w:cs="Times New Roman"/>
          <w:i/>
          <w:iCs/>
        </w:rPr>
        <w:t>1</w:t>
      </w:r>
      <w:r w:rsidRPr="00032A25">
        <w:rPr>
          <w:rFonts w:ascii="Times New Roman" w:eastAsia="Times New Roman" w:hAnsi="Times New Roman" w:cs="Times New Roman"/>
        </w:rPr>
        <w:t>(1), 143-150.</w:t>
      </w:r>
      <w:r>
        <w:rPr>
          <w:rFonts w:ascii="Times New Roman" w:eastAsia="Times New Roman" w:hAnsi="Times New Roman" w:cs="Times New Roman"/>
        </w:rPr>
        <w:t xml:space="preserve"> </w:t>
      </w:r>
      <w:hyperlink r:id="rId46" w:history="1">
        <w:r w:rsidRPr="00722D9A">
          <w:rPr>
            <w:rStyle w:val="Hyperlink"/>
            <w:rFonts w:ascii="Times New Roman" w:eastAsia="Times New Roman" w:hAnsi="Times New Roman" w:cs="Times New Roman"/>
          </w:rPr>
          <w:t>https://doi.org/10.1162/neco.1989.1.1.143</w:t>
        </w:r>
      </w:hyperlink>
    </w:p>
    <w:p w14:paraId="5C018097" w14:textId="194ED83E" w:rsidR="00032A25" w:rsidRDefault="00032A25" w:rsidP="00524642">
      <w:pPr>
        <w:spacing w:line="480" w:lineRule="auto"/>
        <w:ind w:left="720" w:hanging="720"/>
        <w:contextualSpacing/>
        <w:rPr>
          <w:rFonts w:ascii="Times New Roman" w:eastAsia="Times New Roman" w:hAnsi="Times New Roman" w:cs="Times New Roman"/>
        </w:rPr>
      </w:pPr>
      <w:r w:rsidRPr="00032A25">
        <w:rPr>
          <w:rFonts w:ascii="Times New Roman" w:eastAsia="Times New Roman" w:hAnsi="Times New Roman" w:cs="Times New Roman"/>
        </w:rPr>
        <w:lastRenderedPageBreak/>
        <w:t>Hunter, M. A., &amp; Ames, E. W. (1988). A multifactor model of infant preferences for novel and familiar stimuli. </w:t>
      </w:r>
      <w:r w:rsidRPr="00032A25">
        <w:rPr>
          <w:rFonts w:ascii="Times New Roman" w:eastAsia="Times New Roman" w:hAnsi="Times New Roman" w:cs="Times New Roman"/>
          <w:i/>
          <w:iCs/>
        </w:rPr>
        <w:t>Advances in Infancy Research, 5,</w:t>
      </w:r>
      <w:r w:rsidRPr="00032A25">
        <w:rPr>
          <w:rFonts w:ascii="Times New Roman" w:eastAsia="Times New Roman" w:hAnsi="Times New Roman" w:cs="Times New Roman"/>
        </w:rPr>
        <w:t> 69–95.</w:t>
      </w:r>
    </w:p>
    <w:p w14:paraId="44005FE1" w14:textId="409B8152" w:rsidR="00032A25" w:rsidRDefault="00032A25" w:rsidP="00524642">
      <w:pPr>
        <w:spacing w:line="480" w:lineRule="auto"/>
        <w:ind w:left="720" w:hanging="720"/>
        <w:contextualSpacing/>
        <w:rPr>
          <w:rFonts w:ascii="Times New Roman" w:eastAsia="Times New Roman" w:hAnsi="Times New Roman" w:cs="Times New Roman"/>
        </w:rPr>
      </w:pPr>
      <w:r w:rsidRPr="00032A25">
        <w:rPr>
          <w:rFonts w:ascii="Times New Roman" w:eastAsia="Times New Roman" w:hAnsi="Times New Roman" w:cs="Times New Roman"/>
        </w:rPr>
        <w:t>Hunter, M. A., Ames, E. W., &amp; Koopman, R. (1983). Effects of stimulus complexity and familiarization time on infant preferences for novel and familiar stimuli. </w:t>
      </w:r>
      <w:r w:rsidRPr="00032A25">
        <w:rPr>
          <w:rFonts w:ascii="Times New Roman" w:eastAsia="Times New Roman" w:hAnsi="Times New Roman" w:cs="Times New Roman"/>
          <w:i/>
          <w:iCs/>
        </w:rPr>
        <w:t>Developmental Psychology, 19</w:t>
      </w:r>
      <w:r w:rsidRPr="00032A25">
        <w:rPr>
          <w:rFonts w:ascii="Times New Roman" w:eastAsia="Times New Roman" w:hAnsi="Times New Roman" w:cs="Times New Roman"/>
        </w:rPr>
        <w:t>(3), 338–352. </w:t>
      </w:r>
      <w:hyperlink r:id="rId47" w:tgtFrame="_blank" w:history="1">
        <w:r w:rsidRPr="00032A25">
          <w:rPr>
            <w:rStyle w:val="Hyperlink"/>
            <w:rFonts w:ascii="Times New Roman" w:eastAsia="Times New Roman" w:hAnsi="Times New Roman" w:cs="Times New Roman"/>
          </w:rPr>
          <w:t>https://doi.org/10.1037/0012-1649.19.3.338</w:t>
        </w:r>
      </w:hyperlink>
    </w:p>
    <w:p w14:paraId="2F8E9C74" w14:textId="222960EC" w:rsidR="00BD030F" w:rsidRDefault="00BD030F" w:rsidP="00524642">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Jones, S. S., &amp; Smith, L. B. (1993). The place of perception in children's concepts. </w:t>
      </w:r>
      <w:r w:rsidRPr="00BD030F">
        <w:rPr>
          <w:rFonts w:ascii="Times New Roman" w:eastAsia="Times New Roman" w:hAnsi="Times New Roman" w:cs="Times New Roman"/>
          <w:i/>
          <w:iCs/>
        </w:rPr>
        <w:t>Cognitive Development</w:t>
      </w:r>
      <w:r w:rsidRPr="00BD030F">
        <w:rPr>
          <w:rFonts w:ascii="Times New Roman" w:eastAsia="Times New Roman" w:hAnsi="Times New Roman" w:cs="Times New Roman"/>
        </w:rPr>
        <w:t>, </w:t>
      </w:r>
      <w:r w:rsidRPr="00BD030F">
        <w:rPr>
          <w:rFonts w:ascii="Times New Roman" w:eastAsia="Times New Roman" w:hAnsi="Times New Roman" w:cs="Times New Roman"/>
          <w:i/>
          <w:iCs/>
        </w:rPr>
        <w:t>8</w:t>
      </w:r>
      <w:r w:rsidRPr="00BD030F">
        <w:rPr>
          <w:rFonts w:ascii="Times New Roman" w:eastAsia="Times New Roman" w:hAnsi="Times New Roman" w:cs="Times New Roman"/>
        </w:rPr>
        <w:t>(2), 113-139.</w:t>
      </w:r>
      <w:r>
        <w:rPr>
          <w:rFonts w:ascii="Times New Roman" w:eastAsia="Times New Roman" w:hAnsi="Times New Roman" w:cs="Times New Roman"/>
        </w:rPr>
        <w:t xml:space="preserve"> </w:t>
      </w:r>
      <w:hyperlink r:id="rId48" w:history="1">
        <w:r w:rsidRPr="00722D9A">
          <w:rPr>
            <w:rStyle w:val="Hyperlink"/>
            <w:rFonts w:ascii="Times New Roman" w:eastAsia="Times New Roman" w:hAnsi="Times New Roman" w:cs="Times New Roman"/>
          </w:rPr>
          <w:t>https://doi.org/10.1016/0885-2014(93)90008-S</w:t>
        </w:r>
      </w:hyperlink>
    </w:p>
    <w:p w14:paraId="7B0595A7" w14:textId="42766298" w:rsidR="00BD030F" w:rsidRDefault="00BD030F" w:rsidP="00524642">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Kamewari, K., Kato, M., Kanda, T., Ishiguro, H., &amp; Hiraki, K. (2005). Six-and-a-half-month-old children positively attribute goals to human action and to humanoid-robot motion. </w:t>
      </w:r>
      <w:r w:rsidRPr="00BD030F">
        <w:rPr>
          <w:rFonts w:ascii="Times New Roman" w:eastAsia="Times New Roman" w:hAnsi="Times New Roman" w:cs="Times New Roman"/>
          <w:i/>
          <w:iCs/>
        </w:rPr>
        <w:t>Cognitive Development</w:t>
      </w:r>
      <w:r w:rsidRPr="00BD030F">
        <w:rPr>
          <w:rFonts w:ascii="Times New Roman" w:eastAsia="Times New Roman" w:hAnsi="Times New Roman" w:cs="Times New Roman"/>
        </w:rPr>
        <w:t>, </w:t>
      </w:r>
      <w:r w:rsidRPr="00BD030F">
        <w:rPr>
          <w:rFonts w:ascii="Times New Roman" w:eastAsia="Times New Roman" w:hAnsi="Times New Roman" w:cs="Times New Roman"/>
          <w:i/>
          <w:iCs/>
        </w:rPr>
        <w:t>20</w:t>
      </w:r>
      <w:r w:rsidRPr="00BD030F">
        <w:rPr>
          <w:rFonts w:ascii="Times New Roman" w:eastAsia="Times New Roman" w:hAnsi="Times New Roman" w:cs="Times New Roman"/>
        </w:rPr>
        <w:t>(2), 303-320.</w:t>
      </w:r>
      <w:r>
        <w:rPr>
          <w:rFonts w:ascii="Times New Roman" w:eastAsia="Times New Roman" w:hAnsi="Times New Roman" w:cs="Times New Roman"/>
        </w:rPr>
        <w:t xml:space="preserve"> </w:t>
      </w:r>
      <w:hyperlink r:id="rId49" w:history="1">
        <w:r w:rsidRPr="00722D9A">
          <w:rPr>
            <w:rStyle w:val="Hyperlink"/>
            <w:rFonts w:ascii="Times New Roman" w:eastAsia="Times New Roman" w:hAnsi="Times New Roman" w:cs="Times New Roman"/>
          </w:rPr>
          <w:t>https://doi.org/10.1016/j.cogdev.2005.04.004</w:t>
        </w:r>
      </w:hyperlink>
    </w:p>
    <w:p w14:paraId="4D212C47" w14:textId="6AC8A79F" w:rsidR="00BD030F" w:rsidRDefault="00BD030F" w:rsidP="00BD030F">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Kellman, P. J., &amp; Spelke, E. S. (1983). Perception of partly occluded objects in infancy. </w:t>
      </w:r>
      <w:r w:rsidRPr="00BD030F">
        <w:rPr>
          <w:rFonts w:ascii="Times New Roman" w:eastAsia="Times New Roman" w:hAnsi="Times New Roman" w:cs="Times New Roman"/>
          <w:i/>
          <w:iCs/>
        </w:rPr>
        <w:t>Cognitive psychology</w:t>
      </w:r>
      <w:r w:rsidRPr="00BD030F">
        <w:rPr>
          <w:rFonts w:ascii="Times New Roman" w:eastAsia="Times New Roman" w:hAnsi="Times New Roman" w:cs="Times New Roman"/>
        </w:rPr>
        <w:t>, </w:t>
      </w:r>
      <w:r w:rsidRPr="00BD030F">
        <w:rPr>
          <w:rFonts w:ascii="Times New Roman" w:eastAsia="Times New Roman" w:hAnsi="Times New Roman" w:cs="Times New Roman"/>
          <w:i/>
          <w:iCs/>
        </w:rPr>
        <w:t>15</w:t>
      </w:r>
      <w:r w:rsidRPr="00BD030F">
        <w:rPr>
          <w:rFonts w:ascii="Times New Roman" w:eastAsia="Times New Roman" w:hAnsi="Times New Roman" w:cs="Times New Roman"/>
        </w:rPr>
        <w:t>(4), 483-524.</w:t>
      </w:r>
      <w:r>
        <w:rPr>
          <w:rFonts w:ascii="Times New Roman" w:eastAsia="Times New Roman" w:hAnsi="Times New Roman" w:cs="Times New Roman"/>
        </w:rPr>
        <w:t xml:space="preserve"> </w:t>
      </w:r>
      <w:hyperlink r:id="rId50" w:history="1">
        <w:r w:rsidRPr="00722D9A">
          <w:rPr>
            <w:rStyle w:val="Hyperlink"/>
            <w:rFonts w:ascii="Times New Roman" w:eastAsia="Times New Roman" w:hAnsi="Times New Roman" w:cs="Times New Roman"/>
          </w:rPr>
          <w:t>https://doi.org/10.1016/0010-0285(83)90017-8</w:t>
        </w:r>
      </w:hyperlink>
    </w:p>
    <w:p w14:paraId="01FCE404" w14:textId="570E9A2F" w:rsidR="00BD030F" w:rsidRDefault="00BD030F" w:rsidP="00BD030F">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Kim, I. K., &amp; Spelke, E. S. (1992). Infants' sensitivity to effects of gravity on visible object motion. Journal of Experimental Psychology: Human Perception and Performance, 18(2), 385</w:t>
      </w:r>
      <w:r>
        <w:rPr>
          <w:rFonts w:ascii="Times New Roman" w:eastAsia="Times New Roman" w:hAnsi="Times New Roman" w:cs="Times New Roman"/>
        </w:rPr>
        <w:t>-393</w:t>
      </w:r>
      <w:r w:rsidRPr="00BD030F">
        <w:rPr>
          <w:rFonts w:ascii="Times New Roman" w:eastAsia="Times New Roman" w:hAnsi="Times New Roman" w:cs="Times New Roman"/>
        </w:rPr>
        <w:t>.</w:t>
      </w:r>
    </w:p>
    <w:p w14:paraId="22B7FBAE" w14:textId="143A18B7" w:rsidR="004B7866" w:rsidRDefault="004B7866" w:rsidP="00BD030F">
      <w:pPr>
        <w:spacing w:line="480" w:lineRule="auto"/>
        <w:ind w:left="720" w:hanging="720"/>
        <w:contextualSpacing/>
        <w:rPr>
          <w:rFonts w:ascii="Times New Roman" w:eastAsia="Times New Roman" w:hAnsi="Times New Roman" w:cs="Times New Roman"/>
        </w:rPr>
      </w:pPr>
      <w:r w:rsidRPr="004B7866">
        <w:rPr>
          <w:rFonts w:ascii="Times New Roman" w:eastAsia="Times New Roman" w:hAnsi="Times New Roman" w:cs="Times New Roman"/>
        </w:rPr>
        <w:t>Kotovsky, L., &amp; Baillargeon, R. (1998). The development of calibration-based reasoning about collision events in young infants. </w:t>
      </w:r>
      <w:r w:rsidRPr="004B7866">
        <w:rPr>
          <w:rFonts w:ascii="Times New Roman" w:eastAsia="Times New Roman" w:hAnsi="Times New Roman" w:cs="Times New Roman"/>
          <w:i/>
          <w:iCs/>
        </w:rPr>
        <w:t>Cognition</w:t>
      </w:r>
      <w:r w:rsidRPr="004B7866">
        <w:rPr>
          <w:rFonts w:ascii="Times New Roman" w:eastAsia="Times New Roman" w:hAnsi="Times New Roman" w:cs="Times New Roman"/>
        </w:rPr>
        <w:t>, </w:t>
      </w:r>
      <w:r w:rsidRPr="004B7866">
        <w:rPr>
          <w:rFonts w:ascii="Times New Roman" w:eastAsia="Times New Roman" w:hAnsi="Times New Roman" w:cs="Times New Roman"/>
          <w:i/>
          <w:iCs/>
        </w:rPr>
        <w:t>67</w:t>
      </w:r>
      <w:r w:rsidRPr="004B7866">
        <w:rPr>
          <w:rFonts w:ascii="Times New Roman" w:eastAsia="Times New Roman" w:hAnsi="Times New Roman" w:cs="Times New Roman"/>
        </w:rPr>
        <w:t>(3), 311-351.</w:t>
      </w:r>
      <w:r>
        <w:rPr>
          <w:rFonts w:ascii="Times New Roman" w:eastAsia="Times New Roman" w:hAnsi="Times New Roman" w:cs="Times New Roman"/>
        </w:rPr>
        <w:t xml:space="preserve"> </w:t>
      </w:r>
      <w:hyperlink r:id="rId51" w:history="1">
        <w:r w:rsidRPr="00722D9A">
          <w:rPr>
            <w:rStyle w:val="Hyperlink"/>
            <w:rFonts w:ascii="Times New Roman" w:eastAsia="Times New Roman" w:hAnsi="Times New Roman" w:cs="Times New Roman"/>
          </w:rPr>
          <w:t>https://doi.org/10.1016/S0010-0277(98)00036-5</w:t>
        </w:r>
      </w:hyperlink>
    </w:p>
    <w:p w14:paraId="13D2F2A2" w14:textId="77777777" w:rsidR="004B7866" w:rsidRDefault="004B7866" w:rsidP="004B7866">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Leslie, A. M. (1995). A theory of agency. In D. Sperber, D. Premack, &amp; A. J. Premack (Eds.), Causal cognition: A multidisciplinary debate (pp. 121-141). Clarendon Press.</w:t>
      </w:r>
    </w:p>
    <w:p w14:paraId="5107366B" w14:textId="47DE4C41" w:rsidR="004B7866" w:rsidRDefault="004B7866" w:rsidP="004B7866">
      <w:pPr>
        <w:spacing w:line="480" w:lineRule="auto"/>
        <w:ind w:left="720" w:hanging="720"/>
        <w:contextualSpacing/>
        <w:rPr>
          <w:rFonts w:ascii="Times New Roman" w:eastAsia="Times New Roman" w:hAnsi="Times New Roman" w:cs="Times New Roman"/>
        </w:rPr>
      </w:pPr>
      <w:r w:rsidRPr="004B7866">
        <w:rPr>
          <w:rFonts w:ascii="Times New Roman" w:eastAsia="Times New Roman" w:hAnsi="Times New Roman" w:cs="Times New Roman"/>
        </w:rPr>
        <w:lastRenderedPageBreak/>
        <w:t>Leslie, A. M., &amp; Keeble, S. (1987). Do six-month-old infants perceive causality?. </w:t>
      </w:r>
      <w:r w:rsidRPr="004B7866">
        <w:rPr>
          <w:rFonts w:ascii="Times New Roman" w:eastAsia="Times New Roman" w:hAnsi="Times New Roman" w:cs="Times New Roman"/>
          <w:i/>
          <w:iCs/>
        </w:rPr>
        <w:t>Cognition</w:t>
      </w:r>
      <w:r w:rsidRPr="004B7866">
        <w:rPr>
          <w:rFonts w:ascii="Times New Roman" w:eastAsia="Times New Roman" w:hAnsi="Times New Roman" w:cs="Times New Roman"/>
        </w:rPr>
        <w:t>, </w:t>
      </w:r>
      <w:r w:rsidRPr="004B7866">
        <w:rPr>
          <w:rFonts w:ascii="Times New Roman" w:eastAsia="Times New Roman" w:hAnsi="Times New Roman" w:cs="Times New Roman"/>
          <w:i/>
          <w:iCs/>
        </w:rPr>
        <w:t>25</w:t>
      </w:r>
      <w:r w:rsidRPr="004B7866">
        <w:rPr>
          <w:rFonts w:ascii="Times New Roman" w:eastAsia="Times New Roman" w:hAnsi="Times New Roman" w:cs="Times New Roman"/>
        </w:rPr>
        <w:t>(3), 265-288.</w:t>
      </w:r>
      <w:r>
        <w:rPr>
          <w:rFonts w:ascii="Times New Roman" w:eastAsia="Times New Roman" w:hAnsi="Times New Roman" w:cs="Times New Roman"/>
        </w:rPr>
        <w:t xml:space="preserve"> </w:t>
      </w:r>
      <w:hyperlink r:id="rId52" w:history="1">
        <w:r w:rsidRPr="00722D9A">
          <w:rPr>
            <w:rStyle w:val="Hyperlink"/>
            <w:rFonts w:ascii="Times New Roman" w:eastAsia="Times New Roman" w:hAnsi="Times New Roman" w:cs="Times New Roman"/>
          </w:rPr>
          <w:t>https://doi.org/10.1016/S0010-0277(87)80006-9</w:t>
        </w:r>
      </w:hyperlink>
    </w:p>
    <w:p w14:paraId="3A03E04E" w14:textId="3185EBBD" w:rsidR="004B7866" w:rsidRDefault="004B7866" w:rsidP="004B7866">
      <w:pPr>
        <w:spacing w:line="480" w:lineRule="auto"/>
        <w:ind w:left="720" w:hanging="720"/>
        <w:contextualSpacing/>
        <w:rPr>
          <w:rFonts w:ascii="Times New Roman" w:eastAsia="Times New Roman" w:hAnsi="Times New Roman" w:cs="Times New Roman"/>
        </w:rPr>
      </w:pPr>
      <w:r w:rsidRPr="004B7866">
        <w:rPr>
          <w:rFonts w:ascii="Times New Roman" w:eastAsia="Times New Roman" w:hAnsi="Times New Roman" w:cs="Times New Roman"/>
        </w:rPr>
        <w:t>Lucca, K., Yuen, F., Wang, Y., Alessandroni, N., Allison, O., Alvarez, M., ... &amp; Hamlin, J. K. (2025). Infants’ Social Evaluation of Helpers and Hinderers: A Large‐Scale, Multi‐Lab, Coordinated Replication Study. </w:t>
      </w:r>
      <w:r w:rsidRPr="004B7866">
        <w:rPr>
          <w:rFonts w:ascii="Times New Roman" w:eastAsia="Times New Roman" w:hAnsi="Times New Roman" w:cs="Times New Roman"/>
          <w:i/>
          <w:iCs/>
        </w:rPr>
        <w:t>Developmental Science</w:t>
      </w:r>
      <w:r w:rsidRPr="004B7866">
        <w:rPr>
          <w:rFonts w:ascii="Times New Roman" w:eastAsia="Times New Roman" w:hAnsi="Times New Roman" w:cs="Times New Roman"/>
        </w:rPr>
        <w:t>, </w:t>
      </w:r>
      <w:r w:rsidRPr="004B7866">
        <w:rPr>
          <w:rFonts w:ascii="Times New Roman" w:eastAsia="Times New Roman" w:hAnsi="Times New Roman" w:cs="Times New Roman"/>
          <w:i/>
          <w:iCs/>
        </w:rPr>
        <w:t>28</w:t>
      </w:r>
      <w:r w:rsidRPr="004B7866">
        <w:rPr>
          <w:rFonts w:ascii="Times New Roman" w:eastAsia="Times New Roman" w:hAnsi="Times New Roman" w:cs="Times New Roman"/>
        </w:rPr>
        <w:t>(1), e13581.</w:t>
      </w:r>
      <w:r>
        <w:rPr>
          <w:rFonts w:ascii="Times New Roman" w:eastAsia="Times New Roman" w:hAnsi="Times New Roman" w:cs="Times New Roman"/>
        </w:rPr>
        <w:t xml:space="preserve"> </w:t>
      </w:r>
      <w:hyperlink r:id="rId53" w:history="1">
        <w:r w:rsidR="00906CD4" w:rsidRPr="00722D9A">
          <w:rPr>
            <w:rStyle w:val="Hyperlink"/>
            <w:rFonts w:ascii="Times New Roman" w:eastAsia="Times New Roman" w:hAnsi="Times New Roman" w:cs="Times New Roman"/>
          </w:rPr>
          <w:t>https://doi.org/10.1111/desc.13581</w:t>
        </w:r>
      </w:hyperlink>
    </w:p>
    <w:p w14:paraId="79B1855A" w14:textId="66002F6C" w:rsidR="00906CD4" w:rsidRDefault="00906CD4" w:rsidP="00906CD4">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Liu, S., &amp; Spelke, E. S. (2017). Six-month-old infants expect agents to minimize the cost of their actions. </w:t>
      </w:r>
      <w:r w:rsidRPr="00EF188C">
        <w:rPr>
          <w:rFonts w:ascii="Times New Roman" w:eastAsia="Times New Roman" w:hAnsi="Times New Roman" w:cs="Times New Roman"/>
          <w:i/>
          <w:iCs/>
        </w:rPr>
        <w:t>Cognition</w:t>
      </w:r>
      <w:r w:rsidRPr="00871FE7">
        <w:rPr>
          <w:rFonts w:ascii="Times New Roman" w:eastAsia="Times New Roman" w:hAnsi="Times New Roman" w:cs="Times New Roman"/>
        </w:rPr>
        <w:t>, 160, 35-42.</w:t>
      </w:r>
      <w:r>
        <w:rPr>
          <w:rFonts w:ascii="Times New Roman" w:eastAsia="Times New Roman" w:hAnsi="Times New Roman" w:cs="Times New Roman"/>
        </w:rPr>
        <w:t xml:space="preserve"> </w:t>
      </w:r>
      <w:hyperlink r:id="rId54" w:history="1">
        <w:r w:rsidRPr="00722D9A">
          <w:rPr>
            <w:rStyle w:val="Hyperlink"/>
            <w:rFonts w:ascii="Times New Roman" w:eastAsia="Times New Roman" w:hAnsi="Times New Roman" w:cs="Times New Roman"/>
          </w:rPr>
          <w:t>https://doi.org/10.1016/j.cognition.2016.12.007</w:t>
        </w:r>
      </w:hyperlink>
    </w:p>
    <w:p w14:paraId="30282810" w14:textId="3F4D1406" w:rsidR="00906CD4" w:rsidRDefault="00906CD4" w:rsidP="00906CD4">
      <w:pPr>
        <w:spacing w:line="480" w:lineRule="auto"/>
        <w:ind w:left="720" w:hanging="720"/>
        <w:contextualSpacing/>
        <w:rPr>
          <w:rFonts w:ascii="Times New Roman" w:eastAsia="Times New Roman" w:hAnsi="Times New Roman" w:cs="Times New Roman"/>
        </w:rPr>
      </w:pPr>
      <w:r w:rsidRPr="00EF188C">
        <w:rPr>
          <w:rFonts w:ascii="Times New Roman" w:eastAsia="Times New Roman" w:hAnsi="Times New Roman" w:cs="Times New Roman"/>
        </w:rPr>
        <w:t xml:space="preserve">Mareschal, D., French, R. M., &amp; Quinn, P. C. (2000). A connectionist account of asymmetric category learning in early infancy. </w:t>
      </w:r>
      <w:r w:rsidRPr="00EF188C">
        <w:rPr>
          <w:rFonts w:ascii="Times New Roman" w:eastAsia="Times New Roman" w:hAnsi="Times New Roman" w:cs="Times New Roman"/>
          <w:i/>
          <w:iCs/>
        </w:rPr>
        <w:t>Developmental Psychology</w:t>
      </w:r>
      <w:r w:rsidRPr="00EF188C">
        <w:rPr>
          <w:rFonts w:ascii="Times New Roman" w:eastAsia="Times New Roman" w:hAnsi="Times New Roman" w:cs="Times New Roman"/>
        </w:rPr>
        <w:t xml:space="preserve">, 36(5), 635–645. </w:t>
      </w:r>
      <w:hyperlink r:id="rId55" w:history="1">
        <w:r w:rsidRPr="00722D9A">
          <w:rPr>
            <w:rStyle w:val="Hyperlink"/>
            <w:rFonts w:ascii="Times New Roman" w:eastAsia="Times New Roman" w:hAnsi="Times New Roman" w:cs="Times New Roman"/>
          </w:rPr>
          <w:t>https://doi.org/10.1037/0012-1649.36.5.635</w:t>
        </w:r>
      </w:hyperlink>
    </w:p>
    <w:p w14:paraId="0F4BEDDD" w14:textId="02CD3F72" w:rsidR="00906CD4" w:rsidRDefault="00906CD4" w:rsidP="00906CD4">
      <w:pPr>
        <w:spacing w:line="480" w:lineRule="auto"/>
        <w:ind w:left="720" w:hanging="720"/>
        <w:contextualSpacing/>
        <w:rPr>
          <w:rFonts w:ascii="Times New Roman" w:eastAsia="Times New Roman" w:hAnsi="Times New Roman" w:cs="Times New Roman"/>
        </w:rPr>
      </w:pPr>
      <w:r w:rsidRPr="00906CD4">
        <w:rPr>
          <w:rFonts w:ascii="Times New Roman" w:eastAsia="Times New Roman" w:hAnsi="Times New Roman" w:cs="Times New Roman"/>
        </w:rPr>
        <w:t>Mareschal, D., &amp; Shultz, T. R. (1999). Development of children's seriation: A connectionist approach. Connection Science, 11(2), 149-186.</w:t>
      </w:r>
      <w:r>
        <w:rPr>
          <w:rFonts w:ascii="Times New Roman" w:eastAsia="Times New Roman" w:hAnsi="Times New Roman" w:cs="Times New Roman"/>
        </w:rPr>
        <w:t xml:space="preserve"> </w:t>
      </w:r>
      <w:hyperlink r:id="rId56" w:history="1">
        <w:r w:rsidRPr="00722D9A">
          <w:rPr>
            <w:rStyle w:val="Hyperlink"/>
            <w:rFonts w:ascii="Times New Roman" w:eastAsia="Times New Roman" w:hAnsi="Times New Roman" w:cs="Times New Roman"/>
          </w:rPr>
          <w:t>https://doi.org/10.1080/095400999116322</w:t>
        </w:r>
      </w:hyperlink>
    </w:p>
    <w:p w14:paraId="6EF8694E" w14:textId="1E25D34A" w:rsidR="00906CD4" w:rsidRDefault="00906CD4" w:rsidP="00906CD4">
      <w:pPr>
        <w:spacing w:line="480" w:lineRule="auto"/>
        <w:ind w:left="720" w:hanging="720"/>
        <w:contextualSpacing/>
        <w:rPr>
          <w:rFonts w:ascii="Times New Roman" w:eastAsia="Times New Roman" w:hAnsi="Times New Roman" w:cs="Times New Roman"/>
        </w:rPr>
      </w:pPr>
      <w:r w:rsidRPr="00906CD4">
        <w:rPr>
          <w:rFonts w:ascii="Times New Roman" w:eastAsia="Times New Roman" w:hAnsi="Times New Roman" w:cs="Times New Roman"/>
        </w:rPr>
        <w:t>McCrink, K., &amp; Wynn, K. (2004). Large-number addition and subtraction by 9-month-old infants. </w:t>
      </w:r>
      <w:r w:rsidRPr="00906CD4">
        <w:rPr>
          <w:rFonts w:ascii="Times New Roman" w:eastAsia="Times New Roman" w:hAnsi="Times New Roman" w:cs="Times New Roman"/>
          <w:i/>
          <w:iCs/>
        </w:rPr>
        <w:t>Psychological Science</w:t>
      </w:r>
      <w:r w:rsidRPr="00906CD4">
        <w:rPr>
          <w:rFonts w:ascii="Times New Roman" w:eastAsia="Times New Roman" w:hAnsi="Times New Roman" w:cs="Times New Roman"/>
        </w:rPr>
        <w:t>, </w:t>
      </w:r>
      <w:r w:rsidRPr="00906CD4">
        <w:rPr>
          <w:rFonts w:ascii="Times New Roman" w:eastAsia="Times New Roman" w:hAnsi="Times New Roman" w:cs="Times New Roman"/>
          <w:i/>
          <w:iCs/>
        </w:rPr>
        <w:t>15</w:t>
      </w:r>
      <w:r w:rsidRPr="00906CD4">
        <w:rPr>
          <w:rFonts w:ascii="Times New Roman" w:eastAsia="Times New Roman" w:hAnsi="Times New Roman" w:cs="Times New Roman"/>
        </w:rPr>
        <w:t>(11), 776-781.</w:t>
      </w:r>
      <w:r>
        <w:rPr>
          <w:rFonts w:ascii="Times New Roman" w:eastAsia="Times New Roman" w:hAnsi="Times New Roman" w:cs="Times New Roman"/>
        </w:rPr>
        <w:t xml:space="preserve"> </w:t>
      </w:r>
      <w:hyperlink r:id="rId57" w:history="1">
        <w:r w:rsidRPr="00722D9A">
          <w:rPr>
            <w:rStyle w:val="Hyperlink"/>
            <w:rFonts w:ascii="Times New Roman" w:eastAsia="Times New Roman" w:hAnsi="Times New Roman" w:cs="Times New Roman"/>
          </w:rPr>
          <w:t>https://doi.org/10.1111/j.0956-7976.2004.00755.x</w:t>
        </w:r>
      </w:hyperlink>
    </w:p>
    <w:p w14:paraId="3684A9BC" w14:textId="71CA9876" w:rsidR="00906CD4" w:rsidRDefault="00906CD4" w:rsidP="00906CD4">
      <w:pPr>
        <w:spacing w:line="480" w:lineRule="auto"/>
        <w:ind w:left="720" w:hanging="720"/>
        <w:contextualSpacing/>
        <w:rPr>
          <w:rFonts w:ascii="Times New Roman" w:eastAsia="Times New Roman" w:hAnsi="Times New Roman" w:cs="Times New Roman"/>
        </w:rPr>
      </w:pPr>
      <w:r w:rsidRPr="00906CD4">
        <w:rPr>
          <w:rFonts w:ascii="Times New Roman" w:eastAsia="Times New Roman" w:hAnsi="Times New Roman" w:cs="Times New Roman"/>
        </w:rPr>
        <w:t>Muentener, P., &amp; Carey, S. (2010). Infants’ causal representations of state change events. </w:t>
      </w:r>
      <w:r w:rsidRPr="00906CD4">
        <w:rPr>
          <w:rFonts w:ascii="Times New Roman" w:eastAsia="Times New Roman" w:hAnsi="Times New Roman" w:cs="Times New Roman"/>
          <w:i/>
          <w:iCs/>
        </w:rPr>
        <w:t>Cognitive psychology</w:t>
      </w:r>
      <w:r w:rsidRPr="00906CD4">
        <w:rPr>
          <w:rFonts w:ascii="Times New Roman" w:eastAsia="Times New Roman" w:hAnsi="Times New Roman" w:cs="Times New Roman"/>
        </w:rPr>
        <w:t>, </w:t>
      </w:r>
      <w:r w:rsidRPr="00906CD4">
        <w:rPr>
          <w:rFonts w:ascii="Times New Roman" w:eastAsia="Times New Roman" w:hAnsi="Times New Roman" w:cs="Times New Roman"/>
          <w:i/>
          <w:iCs/>
        </w:rPr>
        <w:t>61</w:t>
      </w:r>
      <w:r w:rsidRPr="00906CD4">
        <w:rPr>
          <w:rFonts w:ascii="Times New Roman" w:eastAsia="Times New Roman" w:hAnsi="Times New Roman" w:cs="Times New Roman"/>
        </w:rPr>
        <w:t>(2), 63-86.</w:t>
      </w:r>
      <w:r>
        <w:rPr>
          <w:rFonts w:ascii="Times New Roman" w:eastAsia="Times New Roman" w:hAnsi="Times New Roman" w:cs="Times New Roman"/>
        </w:rPr>
        <w:t xml:space="preserve"> </w:t>
      </w:r>
      <w:hyperlink r:id="rId58" w:history="1">
        <w:r w:rsidR="00FE3282" w:rsidRPr="00722D9A">
          <w:rPr>
            <w:rStyle w:val="Hyperlink"/>
            <w:rFonts w:ascii="Times New Roman" w:eastAsia="Times New Roman" w:hAnsi="Times New Roman" w:cs="Times New Roman"/>
          </w:rPr>
          <w:t>https://doi.org/10.1016/j.cogpsych.2010.02.001</w:t>
        </w:r>
      </w:hyperlink>
    </w:p>
    <w:p w14:paraId="30DFAC6A" w14:textId="004A13DD" w:rsidR="00FE3282" w:rsidRDefault="00FE3282" w:rsidP="00906CD4">
      <w:pPr>
        <w:spacing w:line="480" w:lineRule="auto"/>
        <w:ind w:left="720" w:hanging="720"/>
        <w:contextualSpacing/>
        <w:rPr>
          <w:rFonts w:ascii="Times New Roman" w:eastAsia="Times New Roman" w:hAnsi="Times New Roman" w:cs="Times New Roman"/>
        </w:rPr>
      </w:pPr>
      <w:r w:rsidRPr="00FE3282">
        <w:rPr>
          <w:rFonts w:ascii="Times New Roman" w:eastAsia="Times New Roman" w:hAnsi="Times New Roman" w:cs="Times New Roman"/>
        </w:rPr>
        <w:t>Needham, A., &amp; Baillargeon, R. (1997). Object segregation in 8-month-old infants. </w:t>
      </w:r>
      <w:r w:rsidRPr="00FE3282">
        <w:rPr>
          <w:rFonts w:ascii="Times New Roman" w:eastAsia="Times New Roman" w:hAnsi="Times New Roman" w:cs="Times New Roman"/>
          <w:i/>
          <w:iCs/>
        </w:rPr>
        <w:t>Cognition</w:t>
      </w:r>
      <w:r w:rsidRPr="00FE3282">
        <w:rPr>
          <w:rFonts w:ascii="Times New Roman" w:eastAsia="Times New Roman" w:hAnsi="Times New Roman" w:cs="Times New Roman"/>
        </w:rPr>
        <w:t>, </w:t>
      </w:r>
      <w:r w:rsidRPr="00FE3282">
        <w:rPr>
          <w:rFonts w:ascii="Times New Roman" w:eastAsia="Times New Roman" w:hAnsi="Times New Roman" w:cs="Times New Roman"/>
          <w:i/>
          <w:iCs/>
        </w:rPr>
        <w:t>62</w:t>
      </w:r>
      <w:r w:rsidRPr="00FE3282">
        <w:rPr>
          <w:rFonts w:ascii="Times New Roman" w:eastAsia="Times New Roman" w:hAnsi="Times New Roman" w:cs="Times New Roman"/>
        </w:rPr>
        <w:t>(2), 121-149.</w:t>
      </w:r>
      <w:r>
        <w:rPr>
          <w:rFonts w:ascii="Times New Roman" w:eastAsia="Times New Roman" w:hAnsi="Times New Roman" w:cs="Times New Roman"/>
        </w:rPr>
        <w:t xml:space="preserve"> </w:t>
      </w:r>
      <w:hyperlink r:id="rId59" w:history="1">
        <w:r w:rsidR="00FD7B0A" w:rsidRPr="00722D9A">
          <w:rPr>
            <w:rStyle w:val="Hyperlink"/>
            <w:rFonts w:ascii="Times New Roman" w:eastAsia="Times New Roman" w:hAnsi="Times New Roman" w:cs="Times New Roman"/>
          </w:rPr>
          <w:t>https://doi.org/10.1016/S0010-0277(96)00727-5</w:t>
        </w:r>
      </w:hyperlink>
    </w:p>
    <w:p w14:paraId="766530B8" w14:textId="2D9A92D8"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t>Onishi, K. H., &amp; Baillargeon, R. (2005). Do 15-month-old infants understand false beliefs?. </w:t>
      </w:r>
      <w:r w:rsidRPr="00FD7B0A">
        <w:rPr>
          <w:rFonts w:ascii="Times New Roman" w:eastAsia="Times New Roman" w:hAnsi="Times New Roman" w:cs="Times New Roman"/>
          <w:i/>
          <w:iCs/>
        </w:rPr>
        <w:t>science</w:t>
      </w:r>
      <w:r w:rsidRPr="00FD7B0A">
        <w:rPr>
          <w:rFonts w:ascii="Times New Roman" w:eastAsia="Times New Roman" w:hAnsi="Times New Roman" w:cs="Times New Roman"/>
        </w:rPr>
        <w:t>, </w:t>
      </w:r>
      <w:r w:rsidRPr="00FD7B0A">
        <w:rPr>
          <w:rFonts w:ascii="Times New Roman" w:eastAsia="Times New Roman" w:hAnsi="Times New Roman" w:cs="Times New Roman"/>
          <w:i/>
          <w:iCs/>
        </w:rPr>
        <w:t>308</w:t>
      </w:r>
      <w:r w:rsidRPr="00FD7B0A">
        <w:rPr>
          <w:rFonts w:ascii="Times New Roman" w:eastAsia="Times New Roman" w:hAnsi="Times New Roman" w:cs="Times New Roman"/>
        </w:rPr>
        <w:t>(5719), 255-258.</w:t>
      </w:r>
      <w:r>
        <w:rPr>
          <w:rFonts w:ascii="Times New Roman" w:eastAsia="Times New Roman" w:hAnsi="Times New Roman" w:cs="Times New Roman"/>
        </w:rPr>
        <w:t xml:space="preserve"> </w:t>
      </w:r>
      <w:hyperlink r:id="rId60" w:history="1">
        <w:r w:rsidRPr="00722D9A">
          <w:rPr>
            <w:rStyle w:val="Hyperlink"/>
            <w:rFonts w:ascii="Times New Roman" w:eastAsia="Times New Roman" w:hAnsi="Times New Roman" w:cs="Times New Roman"/>
          </w:rPr>
          <w:t>https://doi.org/10.1126/science.1107621</w:t>
        </w:r>
      </w:hyperlink>
    </w:p>
    <w:p w14:paraId="1AC18C01" w14:textId="4E5425EE"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lastRenderedPageBreak/>
        <w:t>Perner, J., &amp; Ruffman, T. (2005). Infants' insight into the mind: How deep?. </w:t>
      </w:r>
      <w:r w:rsidRPr="00FD7B0A">
        <w:rPr>
          <w:rFonts w:ascii="Times New Roman" w:eastAsia="Times New Roman" w:hAnsi="Times New Roman" w:cs="Times New Roman"/>
          <w:i/>
          <w:iCs/>
        </w:rPr>
        <w:t>Science</w:t>
      </w:r>
      <w:r w:rsidRPr="00FD7B0A">
        <w:rPr>
          <w:rFonts w:ascii="Times New Roman" w:eastAsia="Times New Roman" w:hAnsi="Times New Roman" w:cs="Times New Roman"/>
        </w:rPr>
        <w:t>, </w:t>
      </w:r>
      <w:r w:rsidRPr="00FD7B0A">
        <w:rPr>
          <w:rFonts w:ascii="Times New Roman" w:eastAsia="Times New Roman" w:hAnsi="Times New Roman" w:cs="Times New Roman"/>
          <w:i/>
          <w:iCs/>
        </w:rPr>
        <w:t>308</w:t>
      </w:r>
      <w:r w:rsidRPr="00FD7B0A">
        <w:rPr>
          <w:rFonts w:ascii="Times New Roman" w:eastAsia="Times New Roman" w:hAnsi="Times New Roman" w:cs="Times New Roman"/>
        </w:rPr>
        <w:t>(5719), 214-216.</w:t>
      </w:r>
      <w:r>
        <w:rPr>
          <w:rFonts w:ascii="Times New Roman" w:eastAsia="Times New Roman" w:hAnsi="Times New Roman" w:cs="Times New Roman"/>
        </w:rPr>
        <w:t xml:space="preserve"> </w:t>
      </w:r>
      <w:hyperlink r:id="rId61" w:history="1">
        <w:r w:rsidRPr="00722D9A">
          <w:rPr>
            <w:rStyle w:val="Hyperlink"/>
            <w:rFonts w:ascii="Times New Roman" w:eastAsia="Times New Roman" w:hAnsi="Times New Roman" w:cs="Times New Roman"/>
          </w:rPr>
          <w:t>https://doi.org/10.1126/science.1111656</w:t>
        </w:r>
      </w:hyperlink>
    </w:p>
    <w:p w14:paraId="73AC5574" w14:textId="51566A5D"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t>Phillips, A. T., &amp; Wellman, H. M. (2005). Infants' understanding of object-directed action. </w:t>
      </w:r>
      <w:r w:rsidRPr="00FD7B0A">
        <w:rPr>
          <w:rFonts w:ascii="Times New Roman" w:eastAsia="Times New Roman" w:hAnsi="Times New Roman" w:cs="Times New Roman"/>
          <w:i/>
          <w:iCs/>
        </w:rPr>
        <w:t>Cognition</w:t>
      </w:r>
      <w:r w:rsidRPr="00FD7B0A">
        <w:rPr>
          <w:rFonts w:ascii="Times New Roman" w:eastAsia="Times New Roman" w:hAnsi="Times New Roman" w:cs="Times New Roman"/>
        </w:rPr>
        <w:t>, </w:t>
      </w:r>
      <w:r w:rsidRPr="00FD7B0A">
        <w:rPr>
          <w:rFonts w:ascii="Times New Roman" w:eastAsia="Times New Roman" w:hAnsi="Times New Roman" w:cs="Times New Roman"/>
          <w:i/>
          <w:iCs/>
        </w:rPr>
        <w:t>98</w:t>
      </w:r>
      <w:r w:rsidRPr="00FD7B0A">
        <w:rPr>
          <w:rFonts w:ascii="Times New Roman" w:eastAsia="Times New Roman" w:hAnsi="Times New Roman" w:cs="Times New Roman"/>
        </w:rPr>
        <w:t>(2), 137-155.</w:t>
      </w:r>
      <w:r>
        <w:rPr>
          <w:rFonts w:ascii="Times New Roman" w:eastAsia="Times New Roman" w:hAnsi="Times New Roman" w:cs="Times New Roman"/>
        </w:rPr>
        <w:t xml:space="preserve"> </w:t>
      </w:r>
      <w:hyperlink r:id="rId62" w:history="1">
        <w:r w:rsidRPr="00722D9A">
          <w:rPr>
            <w:rStyle w:val="Hyperlink"/>
            <w:rFonts w:ascii="Times New Roman" w:eastAsia="Times New Roman" w:hAnsi="Times New Roman" w:cs="Times New Roman"/>
          </w:rPr>
          <w:t>https://doi.org/10.1016/j.cognition.2004.11.005</w:t>
        </w:r>
      </w:hyperlink>
    </w:p>
    <w:p w14:paraId="6EF73390" w14:textId="5F5835DF"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t>Powell, L. J., &amp; Spelke, E. S. (2018). Human infants’ understanding of social imitation: Inferences of affiliation from third party observations. </w:t>
      </w:r>
      <w:r w:rsidRPr="00FD7B0A">
        <w:rPr>
          <w:rFonts w:ascii="Times New Roman" w:eastAsia="Times New Roman" w:hAnsi="Times New Roman" w:cs="Times New Roman"/>
          <w:i/>
          <w:iCs/>
        </w:rPr>
        <w:t>Cognition</w:t>
      </w:r>
      <w:r w:rsidRPr="00FD7B0A">
        <w:rPr>
          <w:rFonts w:ascii="Times New Roman" w:eastAsia="Times New Roman" w:hAnsi="Times New Roman" w:cs="Times New Roman"/>
        </w:rPr>
        <w:t>, </w:t>
      </w:r>
      <w:r w:rsidRPr="00FD7B0A">
        <w:rPr>
          <w:rFonts w:ascii="Times New Roman" w:eastAsia="Times New Roman" w:hAnsi="Times New Roman" w:cs="Times New Roman"/>
          <w:i/>
          <w:iCs/>
        </w:rPr>
        <w:t>170</w:t>
      </w:r>
      <w:r w:rsidRPr="00FD7B0A">
        <w:rPr>
          <w:rFonts w:ascii="Times New Roman" w:eastAsia="Times New Roman" w:hAnsi="Times New Roman" w:cs="Times New Roman"/>
        </w:rPr>
        <w:t>, 31-48.</w:t>
      </w:r>
      <w:r>
        <w:rPr>
          <w:rFonts w:ascii="Times New Roman" w:eastAsia="Times New Roman" w:hAnsi="Times New Roman" w:cs="Times New Roman"/>
        </w:rPr>
        <w:t xml:space="preserve"> </w:t>
      </w:r>
      <w:hyperlink r:id="rId63" w:history="1">
        <w:r w:rsidR="00C050FD" w:rsidRPr="00722D9A">
          <w:rPr>
            <w:rStyle w:val="Hyperlink"/>
            <w:rFonts w:ascii="Times New Roman" w:eastAsia="Times New Roman" w:hAnsi="Times New Roman" w:cs="Times New Roman"/>
          </w:rPr>
          <w:t>https://doi.org/10.1016/j.cognition.2017.09.007</w:t>
        </w:r>
      </w:hyperlink>
    </w:p>
    <w:p w14:paraId="1A470FBC" w14:textId="7D022F4C" w:rsidR="00C050FD" w:rsidRDefault="00C050FD" w:rsidP="00906CD4">
      <w:pPr>
        <w:spacing w:line="480" w:lineRule="auto"/>
        <w:ind w:left="720" w:hanging="720"/>
        <w:contextualSpacing/>
        <w:rPr>
          <w:rFonts w:ascii="Times New Roman" w:eastAsia="Times New Roman" w:hAnsi="Times New Roman" w:cs="Times New Roman"/>
        </w:rPr>
      </w:pPr>
      <w:r w:rsidRPr="00C050FD">
        <w:rPr>
          <w:rFonts w:ascii="Times New Roman" w:eastAsia="Times New Roman" w:hAnsi="Times New Roman" w:cs="Times New Roman"/>
        </w:rPr>
        <w:t>Quinn, P. C., &amp; Eimas, P. D. (1997). A reexamination of the perceptual-to-conceptual shift in mental representations. </w:t>
      </w:r>
      <w:r w:rsidRPr="00C050FD">
        <w:rPr>
          <w:rFonts w:ascii="Times New Roman" w:eastAsia="Times New Roman" w:hAnsi="Times New Roman" w:cs="Times New Roman"/>
          <w:i/>
          <w:iCs/>
        </w:rPr>
        <w:t>Review of General Psychology</w:t>
      </w:r>
      <w:r w:rsidRPr="00C050FD">
        <w:rPr>
          <w:rFonts w:ascii="Times New Roman" w:eastAsia="Times New Roman" w:hAnsi="Times New Roman" w:cs="Times New Roman"/>
        </w:rPr>
        <w:t>, </w:t>
      </w:r>
      <w:r w:rsidRPr="00C050FD">
        <w:rPr>
          <w:rFonts w:ascii="Times New Roman" w:eastAsia="Times New Roman" w:hAnsi="Times New Roman" w:cs="Times New Roman"/>
          <w:i/>
          <w:iCs/>
        </w:rPr>
        <w:t>1</w:t>
      </w:r>
      <w:r w:rsidRPr="00C050FD">
        <w:rPr>
          <w:rFonts w:ascii="Times New Roman" w:eastAsia="Times New Roman" w:hAnsi="Times New Roman" w:cs="Times New Roman"/>
        </w:rPr>
        <w:t>(3), 271-287.</w:t>
      </w:r>
      <w:r>
        <w:rPr>
          <w:rFonts w:ascii="Times New Roman" w:eastAsia="Times New Roman" w:hAnsi="Times New Roman" w:cs="Times New Roman"/>
        </w:rPr>
        <w:t xml:space="preserve"> </w:t>
      </w:r>
      <w:hyperlink r:id="rId64" w:history="1">
        <w:r w:rsidRPr="00722D9A">
          <w:rPr>
            <w:rStyle w:val="Hyperlink"/>
            <w:rFonts w:ascii="Times New Roman" w:eastAsia="Times New Roman" w:hAnsi="Times New Roman" w:cs="Times New Roman"/>
          </w:rPr>
          <w:t>https://doi.org/10.1037/1089-2680.1.3.271</w:t>
        </w:r>
      </w:hyperlink>
    </w:p>
    <w:p w14:paraId="6DAC35B1" w14:textId="57E5E940" w:rsidR="00C050FD" w:rsidRDefault="00C050FD" w:rsidP="00C050FD">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Rakison, D. H., &amp; Lupyan, G. (2008). Developing object concepts in infancy: An associative learning perspective. </w:t>
      </w:r>
      <w:r w:rsidRPr="00EE631C">
        <w:rPr>
          <w:rFonts w:ascii="Times New Roman" w:eastAsia="Times New Roman" w:hAnsi="Times New Roman" w:cs="Times New Roman"/>
          <w:i/>
          <w:iCs/>
        </w:rPr>
        <w:t>Monographs of the Society for Research in Child Development</w:t>
      </w:r>
      <w:r w:rsidRPr="00871FE7">
        <w:rPr>
          <w:rFonts w:ascii="Times New Roman" w:eastAsia="Times New Roman" w:hAnsi="Times New Roman" w:cs="Times New Roman"/>
        </w:rPr>
        <w:t>, 73(1), 1-110.</w:t>
      </w:r>
      <w:r>
        <w:rPr>
          <w:rFonts w:ascii="Times New Roman" w:eastAsia="Times New Roman" w:hAnsi="Times New Roman" w:cs="Times New Roman"/>
        </w:rPr>
        <w:t xml:space="preserve"> </w:t>
      </w:r>
      <w:hyperlink r:id="rId65" w:history="1">
        <w:r w:rsidRPr="00722D9A">
          <w:rPr>
            <w:rStyle w:val="Hyperlink"/>
            <w:rFonts w:ascii="Times New Roman" w:eastAsia="Times New Roman" w:hAnsi="Times New Roman" w:cs="Times New Roman"/>
          </w:rPr>
          <w:t>http://www.jstor.org/stable/30162860</w:t>
        </w:r>
      </w:hyperlink>
    </w:p>
    <w:p w14:paraId="61DD8046" w14:textId="628A15BE" w:rsidR="00C050FD" w:rsidRDefault="00C050FD" w:rsidP="00C050FD">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Rumelhart, D. E., Hinton, G. E., &amp; Williams, R. J. (1986). Learning representations by back-propagating errors. </w:t>
      </w:r>
      <w:r w:rsidRPr="00EE631C">
        <w:rPr>
          <w:rFonts w:ascii="Times New Roman" w:eastAsia="Times New Roman" w:hAnsi="Times New Roman" w:cs="Times New Roman"/>
          <w:i/>
          <w:iCs/>
        </w:rPr>
        <w:t>Nature</w:t>
      </w:r>
      <w:r w:rsidRPr="00871FE7">
        <w:rPr>
          <w:rFonts w:ascii="Times New Roman" w:eastAsia="Times New Roman" w:hAnsi="Times New Roman" w:cs="Times New Roman"/>
        </w:rPr>
        <w:t>, 323(6088), 533-536.</w:t>
      </w:r>
      <w:r>
        <w:rPr>
          <w:rFonts w:ascii="Times New Roman" w:eastAsia="Times New Roman" w:hAnsi="Times New Roman" w:cs="Times New Roman"/>
        </w:rPr>
        <w:t xml:space="preserve"> </w:t>
      </w:r>
      <w:hyperlink r:id="rId66" w:history="1">
        <w:r w:rsidRPr="00722D9A">
          <w:rPr>
            <w:rStyle w:val="Hyperlink"/>
            <w:rFonts w:ascii="Times New Roman" w:eastAsia="Times New Roman" w:hAnsi="Times New Roman" w:cs="Times New Roman"/>
          </w:rPr>
          <w:t>https://doi.org/10.1038/323533a0</w:t>
        </w:r>
      </w:hyperlink>
    </w:p>
    <w:p w14:paraId="2AE77CA1" w14:textId="591A4502" w:rsidR="00C050FD" w:rsidRDefault="00C050FD" w:rsidP="00C050FD">
      <w:pPr>
        <w:spacing w:line="480" w:lineRule="auto"/>
        <w:ind w:left="720" w:hanging="720"/>
        <w:contextualSpacing/>
        <w:rPr>
          <w:rFonts w:ascii="Times New Roman" w:eastAsia="Times New Roman" w:hAnsi="Times New Roman" w:cs="Times New Roman"/>
        </w:rPr>
      </w:pPr>
      <w:r w:rsidRPr="00C050FD">
        <w:rPr>
          <w:rFonts w:ascii="Times New Roman" w:eastAsia="Times New Roman" w:hAnsi="Times New Roman" w:cs="Times New Roman"/>
        </w:rPr>
        <w:t>Scarf, D., Imuta, K., Colombo, M., &amp; Hayne, H. (2012). Social evaluation or simple association? Simple associations may explain moral reasoning in infants.</w:t>
      </w:r>
      <w:r>
        <w:rPr>
          <w:rFonts w:ascii="Times New Roman" w:eastAsia="Times New Roman" w:hAnsi="Times New Roman" w:cs="Times New Roman"/>
        </w:rPr>
        <w:t xml:space="preserve"> </w:t>
      </w:r>
      <w:hyperlink r:id="rId67" w:history="1">
        <w:r w:rsidRPr="00722D9A">
          <w:rPr>
            <w:rStyle w:val="Hyperlink"/>
            <w:rFonts w:ascii="Times New Roman" w:eastAsia="Times New Roman" w:hAnsi="Times New Roman" w:cs="Times New Roman"/>
          </w:rPr>
          <w:t>https://doi.org/10.1371/journal.pone.0042698</w:t>
        </w:r>
      </w:hyperlink>
    </w:p>
    <w:p w14:paraId="2E6F8D8F" w14:textId="1E698393" w:rsidR="00C050FD" w:rsidRDefault="00C050FD" w:rsidP="00C050FD">
      <w:pPr>
        <w:spacing w:line="480" w:lineRule="auto"/>
        <w:ind w:left="720" w:hanging="720"/>
        <w:contextualSpacing/>
        <w:rPr>
          <w:rFonts w:ascii="Times New Roman" w:eastAsia="Times New Roman" w:hAnsi="Times New Roman" w:cs="Times New Roman"/>
        </w:rPr>
      </w:pPr>
      <w:r w:rsidRPr="00C050FD">
        <w:rPr>
          <w:rFonts w:ascii="Times New Roman" w:eastAsia="Times New Roman" w:hAnsi="Times New Roman" w:cs="Times New Roman"/>
        </w:rPr>
        <w:t>Schlesinger, M., &amp; Casey, P. (2003). Where infants look when impossible things happen: Simulating and testing a gaze-direction model. </w:t>
      </w:r>
      <w:r w:rsidRPr="00C050FD">
        <w:rPr>
          <w:rFonts w:ascii="Times New Roman" w:eastAsia="Times New Roman" w:hAnsi="Times New Roman" w:cs="Times New Roman"/>
          <w:i/>
          <w:iCs/>
        </w:rPr>
        <w:t>Connection Science</w:t>
      </w:r>
      <w:r w:rsidRPr="00C050FD">
        <w:rPr>
          <w:rFonts w:ascii="Times New Roman" w:eastAsia="Times New Roman" w:hAnsi="Times New Roman" w:cs="Times New Roman"/>
        </w:rPr>
        <w:t>, </w:t>
      </w:r>
      <w:r w:rsidRPr="00C050FD">
        <w:rPr>
          <w:rFonts w:ascii="Times New Roman" w:eastAsia="Times New Roman" w:hAnsi="Times New Roman" w:cs="Times New Roman"/>
          <w:i/>
          <w:iCs/>
        </w:rPr>
        <w:t>15</w:t>
      </w:r>
      <w:r w:rsidRPr="00C050FD">
        <w:rPr>
          <w:rFonts w:ascii="Times New Roman" w:eastAsia="Times New Roman" w:hAnsi="Times New Roman" w:cs="Times New Roman"/>
        </w:rPr>
        <w:t>(4), 271-280.</w:t>
      </w:r>
      <w:r w:rsidR="00A56EAD">
        <w:rPr>
          <w:rFonts w:ascii="Times New Roman" w:eastAsia="Times New Roman" w:hAnsi="Times New Roman" w:cs="Times New Roman"/>
        </w:rPr>
        <w:t xml:space="preserve"> </w:t>
      </w:r>
      <w:hyperlink r:id="rId68" w:history="1">
        <w:r w:rsidR="00A56EAD" w:rsidRPr="00722D9A">
          <w:rPr>
            <w:rStyle w:val="Hyperlink"/>
            <w:rFonts w:ascii="Times New Roman" w:eastAsia="Times New Roman" w:hAnsi="Times New Roman" w:cs="Times New Roman"/>
          </w:rPr>
          <w:t>https://doi.org/10.1080/09540090310001655093</w:t>
        </w:r>
      </w:hyperlink>
    </w:p>
    <w:p w14:paraId="41D4E31E" w14:textId="0E1DB557"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lastRenderedPageBreak/>
        <w:t>Schlingloff, L., Csibra, G., &amp; Tatone, D. (2020). Do 15-month-old infants prefer helpers? A replication of Hamlin et al.(2007). </w:t>
      </w:r>
      <w:r w:rsidRPr="00A56EAD">
        <w:rPr>
          <w:rFonts w:ascii="Times New Roman" w:eastAsia="Times New Roman" w:hAnsi="Times New Roman" w:cs="Times New Roman"/>
          <w:i/>
          <w:iCs/>
        </w:rPr>
        <w:t>Royal Society open science</w:t>
      </w:r>
      <w:r w:rsidRPr="00A56EAD">
        <w:rPr>
          <w:rFonts w:ascii="Times New Roman" w:eastAsia="Times New Roman" w:hAnsi="Times New Roman" w:cs="Times New Roman"/>
        </w:rPr>
        <w:t>, </w:t>
      </w:r>
      <w:r w:rsidRPr="00A56EAD">
        <w:rPr>
          <w:rFonts w:ascii="Times New Roman" w:eastAsia="Times New Roman" w:hAnsi="Times New Roman" w:cs="Times New Roman"/>
          <w:i/>
          <w:iCs/>
        </w:rPr>
        <w:t>7</w:t>
      </w:r>
      <w:r w:rsidRPr="00A56EAD">
        <w:rPr>
          <w:rFonts w:ascii="Times New Roman" w:eastAsia="Times New Roman" w:hAnsi="Times New Roman" w:cs="Times New Roman"/>
        </w:rPr>
        <w:t>(4), 191795.</w:t>
      </w:r>
      <w:r>
        <w:rPr>
          <w:rFonts w:ascii="Times New Roman" w:eastAsia="Times New Roman" w:hAnsi="Times New Roman" w:cs="Times New Roman"/>
        </w:rPr>
        <w:t xml:space="preserve"> </w:t>
      </w:r>
      <w:hyperlink r:id="rId69" w:history="1">
        <w:r w:rsidRPr="00722D9A">
          <w:rPr>
            <w:rStyle w:val="Hyperlink"/>
            <w:rFonts w:ascii="Times New Roman" w:eastAsia="Times New Roman" w:hAnsi="Times New Roman" w:cs="Times New Roman"/>
          </w:rPr>
          <w:t>https://doi.org/10.1098/rsos.191795</w:t>
        </w:r>
      </w:hyperlink>
    </w:p>
    <w:p w14:paraId="258BD179" w14:textId="3CB20B3B"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t>Schmidt, M. F., &amp; Sommerville, J. A. (2011). Fairness expectations and altruistic sharing in 15-month-old human infants. </w:t>
      </w:r>
      <w:r w:rsidRPr="00A56EAD">
        <w:rPr>
          <w:rFonts w:ascii="Times New Roman" w:eastAsia="Times New Roman" w:hAnsi="Times New Roman" w:cs="Times New Roman"/>
          <w:i/>
          <w:iCs/>
        </w:rPr>
        <w:t>PloS one</w:t>
      </w:r>
      <w:r w:rsidRPr="00A56EAD">
        <w:rPr>
          <w:rFonts w:ascii="Times New Roman" w:eastAsia="Times New Roman" w:hAnsi="Times New Roman" w:cs="Times New Roman"/>
        </w:rPr>
        <w:t>, </w:t>
      </w:r>
      <w:r w:rsidRPr="00A56EAD">
        <w:rPr>
          <w:rFonts w:ascii="Times New Roman" w:eastAsia="Times New Roman" w:hAnsi="Times New Roman" w:cs="Times New Roman"/>
          <w:i/>
          <w:iCs/>
        </w:rPr>
        <w:t>6</w:t>
      </w:r>
      <w:r w:rsidRPr="00A56EAD">
        <w:rPr>
          <w:rFonts w:ascii="Times New Roman" w:eastAsia="Times New Roman" w:hAnsi="Times New Roman" w:cs="Times New Roman"/>
        </w:rPr>
        <w:t>(10), e23223.</w:t>
      </w:r>
      <w:r>
        <w:rPr>
          <w:rFonts w:ascii="Times New Roman" w:eastAsia="Times New Roman" w:hAnsi="Times New Roman" w:cs="Times New Roman"/>
        </w:rPr>
        <w:t xml:space="preserve"> </w:t>
      </w:r>
      <w:hyperlink r:id="rId70" w:history="1">
        <w:r w:rsidRPr="00722D9A">
          <w:rPr>
            <w:rStyle w:val="Hyperlink"/>
            <w:rFonts w:ascii="Times New Roman" w:eastAsia="Times New Roman" w:hAnsi="Times New Roman" w:cs="Times New Roman"/>
          </w:rPr>
          <w:t>https://doi.org/10.1371/journal.pone.0023223</w:t>
        </w:r>
      </w:hyperlink>
    </w:p>
    <w:p w14:paraId="699F2E3C" w14:textId="17F5F14C"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t>Schwier, C., Van Maanen, C., Carpenter, M., &amp; Tomasello, M. (2006). Rational imitation in 12-month-old infants. </w:t>
      </w:r>
      <w:r w:rsidRPr="00A56EAD">
        <w:rPr>
          <w:rFonts w:ascii="Times New Roman" w:eastAsia="Times New Roman" w:hAnsi="Times New Roman" w:cs="Times New Roman"/>
          <w:i/>
          <w:iCs/>
        </w:rPr>
        <w:t>Infancy</w:t>
      </w:r>
      <w:r w:rsidRPr="00A56EAD">
        <w:rPr>
          <w:rFonts w:ascii="Times New Roman" w:eastAsia="Times New Roman" w:hAnsi="Times New Roman" w:cs="Times New Roman"/>
        </w:rPr>
        <w:t>, </w:t>
      </w:r>
      <w:r w:rsidRPr="00A56EAD">
        <w:rPr>
          <w:rFonts w:ascii="Times New Roman" w:eastAsia="Times New Roman" w:hAnsi="Times New Roman" w:cs="Times New Roman"/>
          <w:i/>
          <w:iCs/>
        </w:rPr>
        <w:t>10</w:t>
      </w:r>
      <w:r w:rsidRPr="00A56EAD">
        <w:rPr>
          <w:rFonts w:ascii="Times New Roman" w:eastAsia="Times New Roman" w:hAnsi="Times New Roman" w:cs="Times New Roman"/>
        </w:rPr>
        <w:t>(3), 303-311.</w:t>
      </w:r>
      <w:r>
        <w:rPr>
          <w:rFonts w:ascii="Times New Roman" w:eastAsia="Times New Roman" w:hAnsi="Times New Roman" w:cs="Times New Roman"/>
        </w:rPr>
        <w:t xml:space="preserve"> </w:t>
      </w:r>
      <w:hyperlink r:id="rId71" w:history="1">
        <w:r w:rsidRPr="00722D9A">
          <w:rPr>
            <w:rStyle w:val="Hyperlink"/>
            <w:rFonts w:ascii="Times New Roman" w:eastAsia="Times New Roman" w:hAnsi="Times New Roman" w:cs="Times New Roman"/>
          </w:rPr>
          <w:t>https://doi.org/10.1207/s15327078in1003_6</w:t>
        </w:r>
      </w:hyperlink>
    </w:p>
    <w:p w14:paraId="77C4787E" w14:textId="4F406A4B"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t>Singh, S. E., Benton, D. T., &amp; Lei, R. F. (2025). Using artificial neural networks to simulate social category learning: A tutorial. </w:t>
      </w:r>
      <w:r w:rsidRPr="00A56EAD">
        <w:rPr>
          <w:rFonts w:ascii="Times New Roman" w:eastAsia="Times New Roman" w:hAnsi="Times New Roman" w:cs="Times New Roman"/>
          <w:i/>
          <w:iCs/>
        </w:rPr>
        <w:t>Social Cognition</w:t>
      </w:r>
      <w:r w:rsidRPr="00A56EAD">
        <w:rPr>
          <w:rFonts w:ascii="Times New Roman" w:eastAsia="Times New Roman" w:hAnsi="Times New Roman" w:cs="Times New Roman"/>
        </w:rPr>
        <w:t>, </w:t>
      </w:r>
      <w:r w:rsidRPr="00A56EAD">
        <w:rPr>
          <w:rFonts w:ascii="Times New Roman" w:eastAsia="Times New Roman" w:hAnsi="Times New Roman" w:cs="Times New Roman"/>
          <w:i/>
          <w:iCs/>
        </w:rPr>
        <w:t>43</w:t>
      </w:r>
      <w:r w:rsidRPr="00A56EAD">
        <w:rPr>
          <w:rFonts w:ascii="Times New Roman" w:eastAsia="Times New Roman" w:hAnsi="Times New Roman" w:cs="Times New Roman"/>
        </w:rPr>
        <w:t>(3), 152-166.</w:t>
      </w:r>
      <w:r w:rsidR="00882A0A">
        <w:rPr>
          <w:rFonts w:ascii="Times New Roman" w:eastAsia="Times New Roman" w:hAnsi="Times New Roman" w:cs="Times New Roman"/>
        </w:rPr>
        <w:t xml:space="preserve"> </w:t>
      </w:r>
      <w:hyperlink r:id="rId72" w:history="1">
        <w:r w:rsidR="00882A0A" w:rsidRPr="00722D9A">
          <w:rPr>
            <w:rStyle w:val="Hyperlink"/>
            <w:rFonts w:ascii="Times New Roman" w:eastAsia="Times New Roman" w:hAnsi="Times New Roman" w:cs="Times New Roman"/>
          </w:rPr>
          <w:t>https://doi.org/10.1521/soco.2025.43.3.152</w:t>
        </w:r>
      </w:hyperlink>
    </w:p>
    <w:p w14:paraId="2B58EA92" w14:textId="588FA2A2" w:rsidR="00882A0A" w:rsidRDefault="00882A0A" w:rsidP="00C050FD">
      <w:pPr>
        <w:spacing w:line="480" w:lineRule="auto"/>
        <w:ind w:left="720" w:hanging="720"/>
        <w:contextualSpacing/>
      </w:pPr>
      <w:r w:rsidRPr="00882A0A">
        <w:rPr>
          <w:rFonts w:ascii="Times New Roman" w:eastAsia="Times New Roman" w:hAnsi="Times New Roman" w:cs="Times New Roman"/>
        </w:rPr>
        <w:t>Sirois, S., &amp; Mareschal, D. (2002). Models of habituation in infancy. </w:t>
      </w:r>
      <w:r w:rsidRPr="00882A0A">
        <w:rPr>
          <w:rFonts w:ascii="Times New Roman" w:eastAsia="Times New Roman" w:hAnsi="Times New Roman" w:cs="Times New Roman"/>
          <w:i/>
          <w:iCs/>
        </w:rPr>
        <w:t>Trends in Cognitive Sciences</w:t>
      </w:r>
      <w:r w:rsidRPr="00882A0A">
        <w:rPr>
          <w:rFonts w:ascii="Times New Roman" w:eastAsia="Times New Roman" w:hAnsi="Times New Roman" w:cs="Times New Roman"/>
        </w:rPr>
        <w:t>, </w:t>
      </w:r>
      <w:r w:rsidRPr="00882A0A">
        <w:rPr>
          <w:rFonts w:ascii="Times New Roman" w:eastAsia="Times New Roman" w:hAnsi="Times New Roman" w:cs="Times New Roman"/>
          <w:i/>
          <w:iCs/>
        </w:rPr>
        <w:t>6</w:t>
      </w:r>
      <w:r w:rsidRPr="00882A0A">
        <w:rPr>
          <w:rFonts w:ascii="Times New Roman" w:eastAsia="Times New Roman" w:hAnsi="Times New Roman" w:cs="Times New Roman"/>
        </w:rPr>
        <w:t>(7), 293-298.</w:t>
      </w:r>
      <w:r>
        <w:rPr>
          <w:rFonts w:ascii="Times New Roman" w:eastAsia="Times New Roman" w:hAnsi="Times New Roman" w:cs="Times New Roman"/>
        </w:rPr>
        <w:t xml:space="preserve"> </w:t>
      </w:r>
      <w:hyperlink r:id="rId73" w:history="1">
        <w:r w:rsidRPr="00722D9A">
          <w:rPr>
            <w:rStyle w:val="Hyperlink"/>
            <w:rFonts w:ascii="Times New Roman" w:eastAsia="Times New Roman" w:hAnsi="Times New Roman" w:cs="Times New Roman"/>
          </w:rPr>
          <w:t>https://doi.org/10.1016/S1364-6613(02)01926-5</w:t>
        </w:r>
      </w:hyperlink>
    </w:p>
    <w:p w14:paraId="020BCC5D" w14:textId="0256FD2F" w:rsidR="002614CF" w:rsidRDefault="002614CF" w:rsidP="00C050FD">
      <w:pPr>
        <w:spacing w:line="480" w:lineRule="auto"/>
        <w:ind w:left="720" w:hanging="720"/>
        <w:contextualSpacing/>
        <w:rPr>
          <w:rFonts w:ascii="Times New Roman" w:eastAsia="Times New Roman" w:hAnsi="Times New Roman" w:cs="Times New Roman"/>
        </w:rPr>
      </w:pPr>
      <w:r w:rsidRPr="002614CF">
        <w:rPr>
          <w:rFonts w:ascii="Times New Roman" w:eastAsia="Times New Roman" w:hAnsi="Times New Roman" w:cs="Times New Roman"/>
        </w:rPr>
        <w:t>Slater, A. (1989). Visual memory and perception in early infancy. Infant development, 43-71.</w:t>
      </w:r>
    </w:p>
    <w:p w14:paraId="2AA66A8E" w14:textId="7EEB93A2" w:rsidR="00882A0A" w:rsidRDefault="00882A0A" w:rsidP="00C050FD">
      <w:pPr>
        <w:spacing w:line="480" w:lineRule="auto"/>
        <w:ind w:left="720" w:hanging="720"/>
        <w:contextualSpacing/>
        <w:rPr>
          <w:rFonts w:ascii="Times New Roman" w:eastAsia="Times New Roman" w:hAnsi="Times New Roman" w:cs="Times New Roman"/>
        </w:rPr>
      </w:pPr>
      <w:r w:rsidRPr="00882A0A">
        <w:rPr>
          <w:rFonts w:ascii="Times New Roman" w:eastAsia="Times New Roman" w:hAnsi="Times New Roman" w:cs="Times New Roman"/>
        </w:rPr>
        <w:t>Sloutsky, V. M. (2010). From perceptual categories to concepts: What develops?. </w:t>
      </w:r>
      <w:r w:rsidRPr="00882A0A">
        <w:rPr>
          <w:rFonts w:ascii="Times New Roman" w:eastAsia="Times New Roman" w:hAnsi="Times New Roman" w:cs="Times New Roman"/>
          <w:i/>
          <w:iCs/>
        </w:rPr>
        <w:t>Cognitive science</w:t>
      </w:r>
      <w:r w:rsidRPr="00882A0A">
        <w:rPr>
          <w:rFonts w:ascii="Times New Roman" w:eastAsia="Times New Roman" w:hAnsi="Times New Roman" w:cs="Times New Roman"/>
        </w:rPr>
        <w:t>, </w:t>
      </w:r>
      <w:r w:rsidRPr="00882A0A">
        <w:rPr>
          <w:rFonts w:ascii="Times New Roman" w:eastAsia="Times New Roman" w:hAnsi="Times New Roman" w:cs="Times New Roman"/>
          <w:i/>
          <w:iCs/>
        </w:rPr>
        <w:t>34</w:t>
      </w:r>
      <w:r w:rsidRPr="00882A0A">
        <w:rPr>
          <w:rFonts w:ascii="Times New Roman" w:eastAsia="Times New Roman" w:hAnsi="Times New Roman" w:cs="Times New Roman"/>
        </w:rPr>
        <w:t>(7), 1244-1286.</w:t>
      </w:r>
      <w:r>
        <w:rPr>
          <w:rFonts w:ascii="Times New Roman" w:eastAsia="Times New Roman" w:hAnsi="Times New Roman" w:cs="Times New Roman"/>
        </w:rPr>
        <w:t xml:space="preserve"> </w:t>
      </w:r>
      <w:hyperlink r:id="rId74" w:history="1">
        <w:r w:rsidR="004A302F" w:rsidRPr="00722D9A">
          <w:rPr>
            <w:rStyle w:val="Hyperlink"/>
            <w:rFonts w:ascii="Times New Roman" w:eastAsia="Times New Roman" w:hAnsi="Times New Roman" w:cs="Times New Roman"/>
          </w:rPr>
          <w:t>https://doi.org/10.1111/j.1551-6709.2010.01129.x</w:t>
        </w:r>
      </w:hyperlink>
    </w:p>
    <w:p w14:paraId="2E8BA48A" w14:textId="77777777" w:rsidR="004A302F" w:rsidRPr="00871FE7" w:rsidRDefault="004A302F" w:rsidP="004A302F">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Sodian, B., Schoeppner, B., &amp; Metz, U. (2004). Do infants apply the principle of rational action to human agents? </w:t>
      </w:r>
      <w:r w:rsidRPr="00EE631C">
        <w:rPr>
          <w:rFonts w:ascii="Times New Roman" w:eastAsia="Times New Roman" w:hAnsi="Times New Roman" w:cs="Times New Roman"/>
          <w:i/>
          <w:iCs/>
        </w:rPr>
        <w:t>Infant Behavior and Development</w:t>
      </w:r>
      <w:r w:rsidRPr="00871FE7">
        <w:rPr>
          <w:rFonts w:ascii="Times New Roman" w:eastAsia="Times New Roman" w:hAnsi="Times New Roman" w:cs="Times New Roman"/>
        </w:rPr>
        <w:t>, 27(1), 31-41.</w:t>
      </w:r>
      <w:r>
        <w:rPr>
          <w:rFonts w:ascii="Times New Roman" w:eastAsia="Times New Roman" w:hAnsi="Times New Roman" w:cs="Times New Roman"/>
        </w:rPr>
        <w:t xml:space="preserve"> </w:t>
      </w:r>
      <w:r w:rsidRPr="00EE631C">
        <w:rPr>
          <w:rFonts w:ascii="Times New Roman" w:eastAsia="Times New Roman" w:hAnsi="Times New Roman" w:cs="Times New Roman"/>
        </w:rPr>
        <w:t>https://doi.org/10.1016/j.infbeh.2003.05.006</w:t>
      </w:r>
    </w:p>
    <w:p w14:paraId="1B33914A" w14:textId="1C4F9FB6" w:rsidR="004A302F" w:rsidRDefault="007B3347" w:rsidP="00C050FD">
      <w:pPr>
        <w:spacing w:line="480" w:lineRule="auto"/>
        <w:ind w:left="720" w:hanging="720"/>
        <w:contextualSpacing/>
        <w:rPr>
          <w:rFonts w:ascii="Times New Roman" w:eastAsia="Times New Roman" w:hAnsi="Times New Roman" w:cs="Times New Roman"/>
        </w:rPr>
      </w:pPr>
      <w:r w:rsidRPr="007B3347">
        <w:rPr>
          <w:rFonts w:ascii="Times New Roman" w:eastAsia="Times New Roman" w:hAnsi="Times New Roman" w:cs="Times New Roman"/>
        </w:rPr>
        <w:t>Sokolov, E. N. (1963). Higher nervous functions: The orienting reflex. </w:t>
      </w:r>
      <w:r w:rsidRPr="007B3347">
        <w:rPr>
          <w:rFonts w:ascii="Times New Roman" w:eastAsia="Times New Roman" w:hAnsi="Times New Roman" w:cs="Times New Roman"/>
          <w:i/>
          <w:iCs/>
        </w:rPr>
        <w:t>Annual review of physiology</w:t>
      </w:r>
      <w:r w:rsidRPr="007B3347">
        <w:rPr>
          <w:rFonts w:ascii="Times New Roman" w:eastAsia="Times New Roman" w:hAnsi="Times New Roman" w:cs="Times New Roman"/>
        </w:rPr>
        <w:t>, </w:t>
      </w:r>
      <w:r w:rsidRPr="007B3347">
        <w:rPr>
          <w:rFonts w:ascii="Times New Roman" w:eastAsia="Times New Roman" w:hAnsi="Times New Roman" w:cs="Times New Roman"/>
          <w:i/>
          <w:iCs/>
        </w:rPr>
        <w:t>25</w:t>
      </w:r>
      <w:r w:rsidRPr="007B3347">
        <w:rPr>
          <w:rFonts w:ascii="Times New Roman" w:eastAsia="Times New Roman" w:hAnsi="Times New Roman" w:cs="Times New Roman"/>
        </w:rPr>
        <w:t>(1), 545-580.</w:t>
      </w:r>
      <w:r>
        <w:rPr>
          <w:rFonts w:ascii="Times New Roman" w:eastAsia="Times New Roman" w:hAnsi="Times New Roman" w:cs="Times New Roman"/>
        </w:rPr>
        <w:t xml:space="preserve"> </w:t>
      </w:r>
      <w:hyperlink r:id="rId75" w:history="1">
        <w:r w:rsidRPr="00722D9A">
          <w:rPr>
            <w:rStyle w:val="Hyperlink"/>
            <w:rFonts w:ascii="Times New Roman" w:eastAsia="Times New Roman" w:hAnsi="Times New Roman" w:cs="Times New Roman"/>
          </w:rPr>
          <w:t>https://doi.org/10.1146/annurev.ph.25.030163.002553</w:t>
        </w:r>
      </w:hyperlink>
    </w:p>
    <w:p w14:paraId="35AECB0E" w14:textId="77777777" w:rsidR="007B3347" w:rsidRDefault="007B3347" w:rsidP="007B3347">
      <w:pPr>
        <w:spacing w:line="480" w:lineRule="auto"/>
        <w:ind w:left="720" w:hanging="720"/>
        <w:contextualSpacing/>
        <w:rPr>
          <w:rFonts w:ascii="Times New Roman" w:eastAsia="Times New Roman" w:hAnsi="Times New Roman" w:cs="Times New Roman"/>
        </w:rPr>
      </w:pPr>
      <w:r w:rsidRPr="00EE631C">
        <w:rPr>
          <w:rFonts w:ascii="Times New Roman" w:eastAsia="Times New Roman" w:hAnsi="Times New Roman" w:cs="Times New Roman"/>
        </w:rPr>
        <w:t xml:space="preserve">Spelke, E. S. (2022). What babies know: Core knowledge and composition (Vol. 1). </w:t>
      </w:r>
      <w:r w:rsidRPr="00EE631C">
        <w:rPr>
          <w:rFonts w:ascii="Times New Roman" w:eastAsia="Times New Roman" w:hAnsi="Times New Roman" w:cs="Times New Roman"/>
          <w:i/>
          <w:iCs/>
        </w:rPr>
        <w:t>Oxford University Press</w:t>
      </w:r>
      <w:r w:rsidRPr="00EE631C">
        <w:rPr>
          <w:rFonts w:ascii="Times New Roman" w:eastAsia="Times New Roman" w:hAnsi="Times New Roman" w:cs="Times New Roman"/>
        </w:rPr>
        <w:t>.</w:t>
      </w:r>
    </w:p>
    <w:p w14:paraId="02AF4B6D" w14:textId="1EA53F02" w:rsidR="007B3347" w:rsidRDefault="007B3347" w:rsidP="007B3347">
      <w:pPr>
        <w:spacing w:line="480" w:lineRule="auto"/>
        <w:ind w:left="720" w:hanging="720"/>
        <w:contextualSpacing/>
        <w:rPr>
          <w:rFonts w:ascii="Times New Roman" w:eastAsia="Times New Roman" w:hAnsi="Times New Roman" w:cs="Times New Roman"/>
        </w:rPr>
      </w:pPr>
      <w:r w:rsidRPr="007B3347">
        <w:rPr>
          <w:rFonts w:ascii="Times New Roman" w:eastAsia="Times New Roman" w:hAnsi="Times New Roman" w:cs="Times New Roman"/>
        </w:rPr>
        <w:lastRenderedPageBreak/>
        <w:t>Spelke, E. S., Breinlinger, K., Macomber, J., &amp; Jacobson, K. (1992). Origins of knowledge. </w:t>
      </w:r>
      <w:r w:rsidRPr="007B3347">
        <w:rPr>
          <w:rFonts w:ascii="Times New Roman" w:eastAsia="Times New Roman" w:hAnsi="Times New Roman" w:cs="Times New Roman"/>
          <w:i/>
          <w:iCs/>
        </w:rPr>
        <w:t>Psychological Review, 99</w:t>
      </w:r>
      <w:r w:rsidRPr="007B3347">
        <w:rPr>
          <w:rFonts w:ascii="Times New Roman" w:eastAsia="Times New Roman" w:hAnsi="Times New Roman" w:cs="Times New Roman"/>
        </w:rPr>
        <w:t>(4), 605–632. </w:t>
      </w:r>
      <w:hyperlink r:id="rId76" w:tgtFrame="_blank" w:history="1">
        <w:r w:rsidRPr="007B3347">
          <w:rPr>
            <w:rStyle w:val="Hyperlink"/>
            <w:rFonts w:ascii="Times New Roman" w:eastAsia="Times New Roman" w:hAnsi="Times New Roman" w:cs="Times New Roman"/>
          </w:rPr>
          <w:t>https://doi.org/10.1037/0033-295X.99.4.605</w:t>
        </w:r>
      </w:hyperlink>
    </w:p>
    <w:p w14:paraId="56A68623" w14:textId="77777777" w:rsidR="000819BC" w:rsidRDefault="007B3347" w:rsidP="000819BC">
      <w:pPr>
        <w:spacing w:line="480" w:lineRule="auto"/>
        <w:ind w:left="720" w:hanging="720"/>
        <w:contextualSpacing/>
      </w:pPr>
      <w:r w:rsidRPr="007B3347">
        <w:rPr>
          <w:rFonts w:ascii="Times New Roman" w:eastAsia="Times New Roman" w:hAnsi="Times New Roman" w:cs="Times New Roman"/>
        </w:rPr>
        <w:t>Stahl, A. E., &amp; Kibbe, M. M. (2022). Great expectations: The construct validity of the violation‐of‐expectation method for studying infant cognition. </w:t>
      </w:r>
      <w:r w:rsidRPr="007B3347">
        <w:rPr>
          <w:rFonts w:ascii="Times New Roman" w:eastAsia="Times New Roman" w:hAnsi="Times New Roman" w:cs="Times New Roman"/>
          <w:i/>
          <w:iCs/>
        </w:rPr>
        <w:t>Infant and Child Development</w:t>
      </w:r>
      <w:r w:rsidRPr="007B3347">
        <w:rPr>
          <w:rFonts w:ascii="Times New Roman" w:eastAsia="Times New Roman" w:hAnsi="Times New Roman" w:cs="Times New Roman"/>
        </w:rPr>
        <w:t>, </w:t>
      </w:r>
      <w:r w:rsidRPr="007B3347">
        <w:rPr>
          <w:rFonts w:ascii="Times New Roman" w:eastAsia="Times New Roman" w:hAnsi="Times New Roman" w:cs="Times New Roman"/>
          <w:i/>
          <w:iCs/>
        </w:rPr>
        <w:t>31</w:t>
      </w:r>
      <w:r w:rsidRPr="007B3347">
        <w:rPr>
          <w:rFonts w:ascii="Times New Roman" w:eastAsia="Times New Roman" w:hAnsi="Times New Roman" w:cs="Times New Roman"/>
        </w:rPr>
        <w:t>(6), e2359.</w:t>
      </w:r>
      <w:r>
        <w:rPr>
          <w:rFonts w:ascii="Times New Roman" w:eastAsia="Times New Roman" w:hAnsi="Times New Roman" w:cs="Times New Roman"/>
        </w:rPr>
        <w:t xml:space="preserve"> </w:t>
      </w:r>
      <w:hyperlink r:id="rId77" w:history="1">
        <w:r w:rsidRPr="00722D9A">
          <w:rPr>
            <w:rStyle w:val="Hyperlink"/>
            <w:rFonts w:ascii="Times New Roman" w:eastAsia="Times New Roman" w:hAnsi="Times New Roman" w:cs="Times New Roman"/>
          </w:rPr>
          <w:t>https://doi.org/10.1002/icd.2359</w:t>
        </w:r>
      </w:hyperlink>
    </w:p>
    <w:p w14:paraId="1B53A42E" w14:textId="3D277547" w:rsidR="00FB08B2" w:rsidRDefault="00FB08B2" w:rsidP="000819BC">
      <w:pPr>
        <w:spacing w:line="480" w:lineRule="auto"/>
        <w:ind w:left="720" w:hanging="720"/>
        <w:contextualSpacing/>
        <w:rPr>
          <w:rFonts w:ascii="Times New Roman" w:eastAsia="Times New Roman" w:hAnsi="Times New Roman" w:cs="Times New Roman"/>
        </w:rPr>
      </w:pPr>
      <w:r w:rsidRPr="00FB08B2">
        <w:rPr>
          <w:rFonts w:ascii="Times New Roman" w:eastAsia="Times New Roman" w:hAnsi="Times New Roman" w:cs="Times New Roman"/>
        </w:rPr>
        <w:t>Vallortigara, G., Regolin, L., &amp; Marconato, F. (2005). Visually inexperienced chicks exhibit spontaneous preference for biological motion patterns. PLoS biology, 3(7), e208.</w:t>
      </w:r>
      <w:r>
        <w:rPr>
          <w:rFonts w:ascii="Times New Roman" w:eastAsia="Times New Roman" w:hAnsi="Times New Roman" w:cs="Times New Roman"/>
        </w:rPr>
        <w:t xml:space="preserve"> </w:t>
      </w:r>
      <w:hyperlink r:id="rId78" w:history="1">
        <w:r w:rsidRPr="00FB08B2">
          <w:rPr>
            <w:rStyle w:val="Hyperlink"/>
            <w:rFonts w:ascii="Times New Roman" w:eastAsia="Times New Roman" w:hAnsi="Times New Roman" w:cs="Times New Roman"/>
          </w:rPr>
          <w:t>https://doi.org/10.1371/journal.pbio.0030208</w:t>
        </w:r>
      </w:hyperlink>
    </w:p>
    <w:p w14:paraId="1E003E1D" w14:textId="60C12A47" w:rsidR="00FD7B0A" w:rsidRDefault="00FD7B0A" w:rsidP="000819BC">
      <w:pPr>
        <w:spacing w:line="480" w:lineRule="auto"/>
        <w:ind w:left="720" w:hanging="720"/>
        <w:contextualSpacing/>
        <w:rPr>
          <w:rFonts w:ascii="Times New Roman" w:eastAsia="Times New Roman" w:hAnsi="Times New Roman" w:cs="Times New Roman"/>
        </w:rPr>
      </w:pPr>
      <w:r w:rsidRPr="00EE631C">
        <w:rPr>
          <w:rFonts w:ascii="Times New Roman" w:eastAsia="Times New Roman" w:hAnsi="Times New Roman" w:cs="Times New Roman"/>
        </w:rPr>
        <w:t xml:space="preserve">Van Overwalle, F. (2010). Infants' teleological and belief inference: A recurrent connectionist approach to their minimal representational and computational requirements. NeuroImage, 52(3), 1095-1108. </w:t>
      </w:r>
      <w:hyperlink r:id="rId79" w:history="1">
        <w:r w:rsidR="000819BC" w:rsidRPr="00722D9A">
          <w:rPr>
            <w:rStyle w:val="Hyperlink"/>
            <w:rFonts w:ascii="Times New Roman" w:eastAsia="Times New Roman" w:hAnsi="Times New Roman" w:cs="Times New Roman"/>
          </w:rPr>
          <w:t>https://doi.org/10.1016/j.neuroimage.2010.05.028</w:t>
        </w:r>
      </w:hyperlink>
    </w:p>
    <w:p w14:paraId="6D7FD2E3" w14:textId="702BC9E3" w:rsidR="000819BC" w:rsidRDefault="000819BC" w:rsidP="000819BC">
      <w:pPr>
        <w:spacing w:line="480" w:lineRule="auto"/>
        <w:ind w:left="720" w:hanging="720"/>
        <w:contextualSpacing/>
        <w:rPr>
          <w:rFonts w:ascii="Times New Roman" w:eastAsia="Times New Roman" w:hAnsi="Times New Roman" w:cs="Times New Roman"/>
        </w:rPr>
      </w:pPr>
      <w:r w:rsidRPr="007B3347">
        <w:rPr>
          <w:rFonts w:ascii="Times New Roman" w:eastAsia="Times New Roman" w:hAnsi="Times New Roman" w:cs="Times New Roman"/>
        </w:rPr>
        <w:t>Westermann, G., &amp; Mareschal, D. (2012). Mechanisms of developmental change in infant categorization. </w:t>
      </w:r>
      <w:r w:rsidRPr="007B3347">
        <w:rPr>
          <w:rFonts w:ascii="Times New Roman" w:eastAsia="Times New Roman" w:hAnsi="Times New Roman" w:cs="Times New Roman"/>
          <w:i/>
          <w:iCs/>
        </w:rPr>
        <w:t>Cognitive Development</w:t>
      </w:r>
      <w:r w:rsidRPr="007B3347">
        <w:rPr>
          <w:rFonts w:ascii="Times New Roman" w:eastAsia="Times New Roman" w:hAnsi="Times New Roman" w:cs="Times New Roman"/>
        </w:rPr>
        <w:t>, </w:t>
      </w:r>
      <w:r w:rsidRPr="007B3347">
        <w:rPr>
          <w:rFonts w:ascii="Times New Roman" w:eastAsia="Times New Roman" w:hAnsi="Times New Roman" w:cs="Times New Roman"/>
          <w:i/>
          <w:iCs/>
        </w:rPr>
        <w:t>27</w:t>
      </w:r>
      <w:r w:rsidRPr="007B3347">
        <w:rPr>
          <w:rFonts w:ascii="Times New Roman" w:eastAsia="Times New Roman" w:hAnsi="Times New Roman" w:cs="Times New Roman"/>
        </w:rPr>
        <w:t>(4), 367-382.</w:t>
      </w:r>
      <w:r>
        <w:rPr>
          <w:rFonts w:ascii="Times New Roman" w:eastAsia="Times New Roman" w:hAnsi="Times New Roman" w:cs="Times New Roman"/>
        </w:rPr>
        <w:t xml:space="preserve"> </w:t>
      </w:r>
      <w:hyperlink r:id="rId80" w:history="1">
        <w:r w:rsidRPr="00722D9A">
          <w:rPr>
            <w:rStyle w:val="Hyperlink"/>
            <w:rFonts w:ascii="Times New Roman" w:eastAsia="Times New Roman" w:hAnsi="Times New Roman" w:cs="Times New Roman"/>
          </w:rPr>
          <w:t>https://doi.org/10.1016/j.cogdev.2012.08.004</w:t>
        </w:r>
      </w:hyperlink>
    </w:p>
    <w:p w14:paraId="217290E2" w14:textId="552AA806"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t>Woo, B. M., Steckler, C. M., Le, D. T., &amp; Hamlin, J. K. (2017). Social evaluation of intentional, truly accidental, and negligently accidental helpers and harmers by 10-month-old infants. </w:t>
      </w:r>
      <w:r w:rsidRPr="000819BC">
        <w:rPr>
          <w:rFonts w:ascii="Times New Roman" w:eastAsia="Times New Roman" w:hAnsi="Times New Roman" w:cs="Times New Roman"/>
          <w:i/>
          <w:iCs/>
        </w:rPr>
        <w:t>Cognition</w:t>
      </w:r>
      <w:r w:rsidRPr="000819BC">
        <w:rPr>
          <w:rFonts w:ascii="Times New Roman" w:eastAsia="Times New Roman" w:hAnsi="Times New Roman" w:cs="Times New Roman"/>
        </w:rPr>
        <w:t>, </w:t>
      </w:r>
      <w:r w:rsidRPr="000819BC">
        <w:rPr>
          <w:rFonts w:ascii="Times New Roman" w:eastAsia="Times New Roman" w:hAnsi="Times New Roman" w:cs="Times New Roman"/>
          <w:i/>
          <w:iCs/>
        </w:rPr>
        <w:t>168</w:t>
      </w:r>
      <w:r w:rsidRPr="000819BC">
        <w:rPr>
          <w:rFonts w:ascii="Times New Roman" w:eastAsia="Times New Roman" w:hAnsi="Times New Roman" w:cs="Times New Roman"/>
        </w:rPr>
        <w:t>, 154-163.</w:t>
      </w:r>
      <w:r>
        <w:rPr>
          <w:rFonts w:ascii="Times New Roman" w:eastAsia="Times New Roman" w:hAnsi="Times New Roman" w:cs="Times New Roman"/>
        </w:rPr>
        <w:t xml:space="preserve"> </w:t>
      </w:r>
      <w:hyperlink r:id="rId81" w:history="1">
        <w:r w:rsidRPr="00722D9A">
          <w:rPr>
            <w:rStyle w:val="Hyperlink"/>
            <w:rFonts w:ascii="Times New Roman" w:eastAsia="Times New Roman" w:hAnsi="Times New Roman" w:cs="Times New Roman"/>
          </w:rPr>
          <w:t>https://doi.org/10.1016/j.cognition.2017.06.029</w:t>
        </w:r>
      </w:hyperlink>
    </w:p>
    <w:p w14:paraId="525CE994" w14:textId="1CF5FD94"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t>Woodward, A. L., &amp; Sommerville, J. A. (2000). Twelve-month-old infants interpret action in context. </w:t>
      </w:r>
      <w:r w:rsidRPr="000819BC">
        <w:rPr>
          <w:rFonts w:ascii="Times New Roman" w:eastAsia="Times New Roman" w:hAnsi="Times New Roman" w:cs="Times New Roman"/>
          <w:i/>
          <w:iCs/>
        </w:rPr>
        <w:t>Psychological Science</w:t>
      </w:r>
      <w:r w:rsidRPr="000819BC">
        <w:rPr>
          <w:rFonts w:ascii="Times New Roman" w:eastAsia="Times New Roman" w:hAnsi="Times New Roman" w:cs="Times New Roman"/>
        </w:rPr>
        <w:t>, </w:t>
      </w:r>
      <w:r w:rsidRPr="000819BC">
        <w:rPr>
          <w:rFonts w:ascii="Times New Roman" w:eastAsia="Times New Roman" w:hAnsi="Times New Roman" w:cs="Times New Roman"/>
          <w:i/>
          <w:iCs/>
        </w:rPr>
        <w:t>11</w:t>
      </w:r>
      <w:r w:rsidRPr="000819BC">
        <w:rPr>
          <w:rFonts w:ascii="Times New Roman" w:eastAsia="Times New Roman" w:hAnsi="Times New Roman" w:cs="Times New Roman"/>
        </w:rPr>
        <w:t>(1), 73-77.</w:t>
      </w:r>
      <w:r>
        <w:rPr>
          <w:rFonts w:ascii="Times New Roman" w:eastAsia="Times New Roman" w:hAnsi="Times New Roman" w:cs="Times New Roman"/>
        </w:rPr>
        <w:t xml:space="preserve"> </w:t>
      </w:r>
      <w:hyperlink r:id="rId82" w:history="1">
        <w:r w:rsidRPr="00722D9A">
          <w:rPr>
            <w:rStyle w:val="Hyperlink"/>
            <w:rFonts w:ascii="Times New Roman" w:eastAsia="Times New Roman" w:hAnsi="Times New Roman" w:cs="Times New Roman"/>
          </w:rPr>
          <w:t>https://doi.org/10.1111/1467-9280.00218</w:t>
        </w:r>
      </w:hyperlink>
    </w:p>
    <w:p w14:paraId="3D38CAFD" w14:textId="31A015B9"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t>Wynn, K. (1992). Addition and subtraction by human infants. </w:t>
      </w:r>
      <w:r w:rsidRPr="000819BC">
        <w:rPr>
          <w:rFonts w:ascii="Times New Roman" w:eastAsia="Times New Roman" w:hAnsi="Times New Roman" w:cs="Times New Roman"/>
          <w:i/>
          <w:iCs/>
        </w:rPr>
        <w:t>Nature</w:t>
      </w:r>
      <w:r w:rsidRPr="000819BC">
        <w:rPr>
          <w:rFonts w:ascii="Times New Roman" w:eastAsia="Times New Roman" w:hAnsi="Times New Roman" w:cs="Times New Roman"/>
        </w:rPr>
        <w:t>, </w:t>
      </w:r>
      <w:r w:rsidRPr="000819BC">
        <w:rPr>
          <w:rFonts w:ascii="Times New Roman" w:eastAsia="Times New Roman" w:hAnsi="Times New Roman" w:cs="Times New Roman"/>
          <w:i/>
          <w:iCs/>
        </w:rPr>
        <w:t>358</w:t>
      </w:r>
      <w:r w:rsidRPr="000819BC">
        <w:rPr>
          <w:rFonts w:ascii="Times New Roman" w:eastAsia="Times New Roman" w:hAnsi="Times New Roman" w:cs="Times New Roman"/>
        </w:rPr>
        <w:t>(6389), 749-750.</w:t>
      </w:r>
      <w:r>
        <w:rPr>
          <w:rFonts w:ascii="Times New Roman" w:eastAsia="Times New Roman" w:hAnsi="Times New Roman" w:cs="Times New Roman"/>
        </w:rPr>
        <w:t xml:space="preserve"> </w:t>
      </w:r>
      <w:hyperlink r:id="rId83" w:history="1">
        <w:r w:rsidRPr="00722D9A">
          <w:rPr>
            <w:rStyle w:val="Hyperlink"/>
            <w:rFonts w:ascii="Times New Roman" w:eastAsia="Times New Roman" w:hAnsi="Times New Roman" w:cs="Times New Roman"/>
          </w:rPr>
          <w:t>https://doi.org/10.1038/358749a0</w:t>
        </w:r>
      </w:hyperlink>
    </w:p>
    <w:p w14:paraId="7CE08672" w14:textId="556CAF53"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lastRenderedPageBreak/>
        <w:t>Wynn, K. (1995). Infants possess a system of numerical knowledge. </w:t>
      </w:r>
      <w:r w:rsidRPr="000819BC">
        <w:rPr>
          <w:rFonts w:ascii="Times New Roman" w:eastAsia="Times New Roman" w:hAnsi="Times New Roman" w:cs="Times New Roman"/>
          <w:i/>
          <w:iCs/>
        </w:rPr>
        <w:t>Current directions in psychological science</w:t>
      </w:r>
      <w:r w:rsidRPr="000819BC">
        <w:rPr>
          <w:rFonts w:ascii="Times New Roman" w:eastAsia="Times New Roman" w:hAnsi="Times New Roman" w:cs="Times New Roman"/>
        </w:rPr>
        <w:t>, </w:t>
      </w:r>
      <w:r w:rsidRPr="000819BC">
        <w:rPr>
          <w:rFonts w:ascii="Times New Roman" w:eastAsia="Times New Roman" w:hAnsi="Times New Roman" w:cs="Times New Roman"/>
          <w:i/>
          <w:iCs/>
        </w:rPr>
        <w:t>4</w:t>
      </w:r>
      <w:r w:rsidRPr="000819BC">
        <w:rPr>
          <w:rFonts w:ascii="Times New Roman" w:eastAsia="Times New Roman" w:hAnsi="Times New Roman" w:cs="Times New Roman"/>
        </w:rPr>
        <w:t>(6), 172-177.</w:t>
      </w:r>
      <w:r>
        <w:rPr>
          <w:rFonts w:ascii="Times New Roman" w:eastAsia="Times New Roman" w:hAnsi="Times New Roman" w:cs="Times New Roman"/>
        </w:rPr>
        <w:t xml:space="preserve"> </w:t>
      </w:r>
      <w:hyperlink r:id="rId84" w:history="1">
        <w:r w:rsidR="000371F1" w:rsidRPr="00722D9A">
          <w:rPr>
            <w:rStyle w:val="Hyperlink"/>
            <w:rFonts w:ascii="Times New Roman" w:eastAsia="Times New Roman" w:hAnsi="Times New Roman" w:cs="Times New Roman"/>
          </w:rPr>
          <w:t>https://doi.org/10.1111/1467-8721.ep10772615</w:t>
        </w:r>
      </w:hyperlink>
    </w:p>
    <w:p w14:paraId="12BB953A" w14:textId="5663930B" w:rsidR="000819BC" w:rsidRPr="00871FE7" w:rsidRDefault="000371F1" w:rsidP="000371F1">
      <w:pPr>
        <w:spacing w:line="480" w:lineRule="auto"/>
        <w:ind w:left="720" w:hanging="720"/>
        <w:contextualSpacing/>
        <w:rPr>
          <w:rFonts w:ascii="Times New Roman" w:eastAsia="Times New Roman" w:hAnsi="Times New Roman" w:cs="Times New Roman"/>
        </w:rPr>
      </w:pPr>
      <w:r w:rsidRPr="000371F1">
        <w:rPr>
          <w:rFonts w:ascii="Times New Roman" w:eastAsia="Times New Roman" w:hAnsi="Times New Roman" w:cs="Times New Roman"/>
        </w:rPr>
        <w:t>Yermolayeva, Y., &amp; Rakison, D. H. (2014). Connectionist modeling of developmental changes in infancy: Approaches, challenges, and contributions. </w:t>
      </w:r>
      <w:r w:rsidRPr="000371F1">
        <w:rPr>
          <w:rFonts w:ascii="Times New Roman" w:eastAsia="Times New Roman" w:hAnsi="Times New Roman" w:cs="Times New Roman"/>
          <w:i/>
          <w:iCs/>
        </w:rPr>
        <w:t>Psychological Bulletin, 140</w:t>
      </w:r>
      <w:r w:rsidRPr="000371F1">
        <w:rPr>
          <w:rFonts w:ascii="Times New Roman" w:eastAsia="Times New Roman" w:hAnsi="Times New Roman" w:cs="Times New Roman"/>
        </w:rPr>
        <w:t>(1), 224–255. </w:t>
      </w:r>
      <w:hyperlink r:id="rId85" w:tgtFrame="_blank" w:history="1">
        <w:r w:rsidRPr="000371F1">
          <w:rPr>
            <w:rStyle w:val="Hyperlink"/>
            <w:rFonts w:ascii="Times New Roman" w:eastAsia="Times New Roman" w:hAnsi="Times New Roman" w:cs="Times New Roman"/>
          </w:rPr>
          <w:t>https://doi.org/10.1037/a0032150</w:t>
        </w:r>
      </w:hyperlink>
    </w:p>
    <w:bookmarkEnd w:id="0"/>
    <w:p w14:paraId="6E31ECAD" w14:textId="77777777" w:rsidR="00210BB0" w:rsidRPr="00816632" w:rsidRDefault="00210BB0" w:rsidP="00210BB0"/>
    <w:p w14:paraId="68996CB2" w14:textId="77777777" w:rsidR="000E0A20" w:rsidRPr="003E3AE1" w:rsidRDefault="000E0A20" w:rsidP="000E0A20">
      <w:pPr>
        <w:spacing w:line="480" w:lineRule="auto"/>
        <w:ind w:firstLine="720"/>
        <w:contextualSpacing/>
        <w:rPr>
          <w:rFonts w:ascii="Times New Roman" w:eastAsia="Times New Roman" w:hAnsi="Times New Roman" w:cs="Times New Roman"/>
        </w:rPr>
      </w:pPr>
    </w:p>
    <w:p w14:paraId="39086434" w14:textId="77777777" w:rsidR="002E7906" w:rsidRPr="003E3AE1" w:rsidRDefault="002E7906" w:rsidP="00A131A1">
      <w:pPr>
        <w:spacing w:line="480" w:lineRule="auto"/>
        <w:ind w:firstLine="720"/>
        <w:contextualSpacing/>
        <w:rPr>
          <w:rFonts w:ascii="Times New Roman" w:eastAsia="Times New Roman" w:hAnsi="Times New Roman" w:cs="Times New Roman"/>
        </w:rPr>
      </w:pPr>
    </w:p>
    <w:sectPr w:rsidR="002E7906" w:rsidRPr="003E3AE1" w:rsidSect="00391C7E">
      <w:headerReference w:type="default" r:id="rId86"/>
      <w:headerReference w:type="first" r:id="rId87"/>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9E3C38" w14:textId="77777777" w:rsidR="003B343A" w:rsidRDefault="003B343A" w:rsidP="00391C7E">
      <w:pPr>
        <w:spacing w:after="0" w:line="240" w:lineRule="auto"/>
      </w:pPr>
      <w:r>
        <w:separator/>
      </w:r>
    </w:p>
  </w:endnote>
  <w:endnote w:type="continuationSeparator" w:id="0">
    <w:p w14:paraId="6D85735D" w14:textId="77777777" w:rsidR="003B343A" w:rsidRDefault="003B343A" w:rsidP="00391C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E5CCEE" w14:textId="77777777" w:rsidR="003B343A" w:rsidRDefault="003B343A" w:rsidP="00391C7E">
      <w:pPr>
        <w:spacing w:after="0" w:line="240" w:lineRule="auto"/>
      </w:pPr>
      <w:r>
        <w:separator/>
      </w:r>
    </w:p>
  </w:footnote>
  <w:footnote w:type="continuationSeparator" w:id="0">
    <w:p w14:paraId="44A12CE7" w14:textId="77777777" w:rsidR="003B343A" w:rsidRDefault="003B343A" w:rsidP="00391C7E">
      <w:pPr>
        <w:spacing w:after="0" w:line="240" w:lineRule="auto"/>
      </w:pPr>
      <w:r>
        <w:continuationSeparator/>
      </w:r>
    </w:p>
  </w:footnote>
  <w:footnote w:id="1">
    <w:p w14:paraId="435FA0FC" w14:textId="77777777" w:rsidR="005C21A3" w:rsidRPr="005C21A3" w:rsidRDefault="005C21A3" w:rsidP="005C21A3">
      <w:pPr>
        <w:pStyle w:val="FootnoteText"/>
        <w:rPr>
          <w:rFonts w:ascii="Times New Roman" w:hAnsi="Times New Roman" w:cs="Times New Roman"/>
          <w:sz w:val="24"/>
          <w:szCs w:val="24"/>
        </w:rPr>
      </w:pPr>
      <w:r w:rsidRPr="005C21A3">
        <w:rPr>
          <w:rStyle w:val="FootnoteReference"/>
          <w:rFonts w:ascii="Times New Roman" w:hAnsi="Times New Roman" w:cs="Times New Roman"/>
          <w:sz w:val="24"/>
          <w:szCs w:val="24"/>
        </w:rPr>
        <w:footnoteRef/>
      </w:r>
      <w:r w:rsidRPr="005C21A3">
        <w:rPr>
          <w:rFonts w:ascii="Times New Roman" w:hAnsi="Times New Roman" w:cs="Times New Roman"/>
          <w:sz w:val="24"/>
          <w:szCs w:val="24"/>
        </w:rPr>
        <w:t xml:space="preserve"> </w:t>
      </w:r>
      <w:r w:rsidRPr="005C21A3">
        <w:rPr>
          <w:rFonts w:ascii="Times New Roman" w:eastAsia="Times New Roman" w:hAnsi="Times New Roman" w:cs="Times New Roman"/>
          <w:sz w:val="24"/>
          <w:szCs w:val="24"/>
        </w:rPr>
        <w:t xml:space="preserve">Inferential statistics were not used in any of the simulations for two reasons. First, because infant looking times and model error are measured on fundamentally different scales and exhibit different distributions, direct statistical comparisons between them were not appropriate. Second, the goal of the current simulations was not to show that the magnitude of the model’s effects matched those observed in empirical studies. Instead, the aim was to demonstrate that the qualitative pattern of results—such as greater error to unexpected or inefficient events in some conditions but not others—aligned with the patterns observed in infant behavior. This emphasis on qualitative pattern matching over statistical inference is consistent with prior modeling work in </w:t>
      </w:r>
      <w:ins w:id="2498" w:author="Benton, Deon" w:date="2026-03-03T09:45:00Z" w16du:dateUtc="2026-03-03T15:45:00Z">
        <w:r w:rsidRPr="005C21A3">
          <w:rPr>
            <w:rFonts w:ascii="Times New Roman" w:eastAsia="Times New Roman" w:hAnsi="Times New Roman" w:cs="Times New Roman"/>
            <w:sz w:val="24"/>
            <w:szCs w:val="24"/>
          </w:rPr>
          <w:t xml:space="preserve">the </w:t>
        </w:r>
      </w:ins>
      <w:r w:rsidRPr="005C21A3">
        <w:rPr>
          <w:rFonts w:ascii="Times New Roman" w:eastAsia="Times New Roman" w:hAnsi="Times New Roman" w:cs="Times New Roman"/>
          <w:sz w:val="24"/>
          <w:szCs w:val="24"/>
        </w:rPr>
        <w:t xml:space="preserve">developmental </w:t>
      </w:r>
      <w:ins w:id="2499" w:author="Benton, Deon" w:date="2026-03-03T09:45:00Z" w16du:dateUtc="2026-03-03T15:45:00Z">
        <w:r w:rsidRPr="005C21A3">
          <w:rPr>
            <w:rFonts w:ascii="Times New Roman" w:eastAsia="Times New Roman" w:hAnsi="Times New Roman" w:cs="Times New Roman"/>
            <w:sz w:val="24"/>
            <w:szCs w:val="24"/>
          </w:rPr>
          <w:t xml:space="preserve">cognitive </w:t>
        </w:r>
      </w:ins>
      <w:r w:rsidRPr="005C21A3">
        <w:rPr>
          <w:rFonts w:ascii="Times New Roman" w:eastAsia="Times New Roman" w:hAnsi="Times New Roman" w:cs="Times New Roman"/>
          <w:sz w:val="24"/>
          <w:szCs w:val="24"/>
        </w:rPr>
        <w:t>science</w:t>
      </w:r>
      <w:ins w:id="2500" w:author="Benton, Deon" w:date="2026-03-03T09:45:00Z" w16du:dateUtc="2026-03-03T15:45:00Z">
        <w:r w:rsidRPr="005C21A3">
          <w:rPr>
            <w:rFonts w:ascii="Times New Roman" w:eastAsia="Times New Roman" w:hAnsi="Times New Roman" w:cs="Times New Roman"/>
            <w:sz w:val="24"/>
            <w:szCs w:val="24"/>
          </w:rPr>
          <w:t>s</w:t>
        </w:r>
      </w:ins>
      <w:r w:rsidRPr="005C21A3">
        <w:rPr>
          <w:rFonts w:ascii="Times New Roman" w:eastAsia="Times New Roman" w:hAnsi="Times New Roman" w:cs="Times New Roman"/>
          <w:sz w:val="24"/>
          <w:szCs w:val="24"/>
        </w:rPr>
        <w:t xml:space="preserve"> (e.g., Benton, 2024; Mareschal et al., 2000; Mareschal &amp; Schultz, 1999; McClelland &amp; Thompson, 2007; Plaut &amp; Vande Velde, 2017).</w:t>
      </w:r>
    </w:p>
    <w:p w14:paraId="2572063A" w14:textId="46AFBBAA" w:rsidR="005C21A3" w:rsidRDefault="005C21A3">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DD26B" w14:textId="4413323B" w:rsidR="00391C7E" w:rsidRPr="002456DD" w:rsidRDefault="002456DD">
    <w:pPr>
      <w:pStyle w:val="Header"/>
      <w:rPr>
        <w:rFonts w:ascii="Times New Roman" w:hAnsi="Times New Roman" w:cs="Times New Roman"/>
      </w:rPr>
    </w:pPr>
    <w:r w:rsidRPr="002456DD">
      <w:rPr>
        <w:rFonts w:ascii="Times New Roman" w:hAnsi="Times New Roman" w:cs="Times New Roman"/>
      </w:rPr>
      <w:t>Action understanding via associative learning</w:t>
    </w:r>
    <w:r w:rsidRPr="002456DD">
      <w:rPr>
        <w:rFonts w:ascii="Times New Roman" w:hAnsi="Times New Roman" w:cs="Times New Roman"/>
      </w:rPr>
      <w:tab/>
    </w:r>
    <w:r w:rsidRPr="002456DD">
      <w:rPr>
        <w:rFonts w:ascii="Times New Roman" w:hAnsi="Times New Roman" w:cs="Times New Roman"/>
      </w:rPr>
      <w:tab/>
    </w:r>
    <w:sdt>
      <w:sdtPr>
        <w:rPr>
          <w:rFonts w:ascii="Times New Roman" w:hAnsi="Times New Roman" w:cs="Times New Roman"/>
        </w:rPr>
        <w:id w:val="1903641313"/>
        <w:docPartObj>
          <w:docPartGallery w:val="Page Numbers (Top of Page)"/>
          <w:docPartUnique/>
        </w:docPartObj>
      </w:sdtPr>
      <w:sdtEndPr>
        <w:rPr>
          <w:noProof/>
        </w:rPr>
      </w:sdtEndPr>
      <w:sdtContent>
        <w:r w:rsidR="00391C7E" w:rsidRPr="002456DD">
          <w:rPr>
            <w:rFonts w:ascii="Times New Roman" w:hAnsi="Times New Roman" w:cs="Times New Roman"/>
          </w:rPr>
          <w:fldChar w:fldCharType="begin"/>
        </w:r>
        <w:r w:rsidR="00391C7E" w:rsidRPr="002456DD">
          <w:rPr>
            <w:rFonts w:ascii="Times New Roman" w:hAnsi="Times New Roman" w:cs="Times New Roman"/>
          </w:rPr>
          <w:instrText xml:space="preserve"> PAGE   \* MERGEFORMAT </w:instrText>
        </w:r>
        <w:r w:rsidR="00391C7E" w:rsidRPr="002456DD">
          <w:rPr>
            <w:rFonts w:ascii="Times New Roman" w:hAnsi="Times New Roman" w:cs="Times New Roman"/>
          </w:rPr>
          <w:fldChar w:fldCharType="separate"/>
        </w:r>
        <w:r w:rsidR="00391C7E" w:rsidRPr="002456DD">
          <w:rPr>
            <w:rFonts w:ascii="Times New Roman" w:hAnsi="Times New Roman" w:cs="Times New Roman"/>
            <w:noProof/>
          </w:rPr>
          <w:t>2</w:t>
        </w:r>
        <w:r w:rsidR="00391C7E" w:rsidRPr="002456DD">
          <w:rPr>
            <w:rFonts w:ascii="Times New Roman" w:hAnsi="Times New Roman" w:cs="Times New Roman"/>
            <w:noProof/>
          </w:rPr>
          <w:fldChar w:fldCharType="end"/>
        </w:r>
      </w:sdtContent>
    </w:sdt>
  </w:p>
  <w:p w14:paraId="0E884F9A" w14:textId="77777777" w:rsidR="00391C7E" w:rsidRPr="002456DD" w:rsidRDefault="00391C7E">
    <w:pPr>
      <w:pStyle w:val="Header"/>
      <w:rPr>
        <w:rFonts w:ascii="Times New Roman" w:hAnsi="Times New Roman" w:cs="Times New Roma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E3CF3" w14:textId="52149993" w:rsidR="00391C7E" w:rsidRPr="00391C7E" w:rsidRDefault="00391C7E">
    <w:pPr>
      <w:pStyle w:val="Header"/>
      <w:rPr>
        <w:rFonts w:ascii="Times New Roman" w:hAnsi="Times New Roman" w:cs="Times New Roman"/>
      </w:rPr>
    </w:pPr>
    <w:r w:rsidRPr="00391C7E">
      <w:rPr>
        <w:rFonts w:ascii="Times New Roman" w:hAnsi="Times New Roman" w:cs="Times New Roman"/>
      </w:rPr>
      <w:t>Running head: Action understanding via associative learning</w:t>
    </w:r>
    <w:r w:rsidRPr="00391C7E">
      <w:rPr>
        <w:rFonts w:ascii="Times New Roman" w:hAnsi="Times New Roman" w:cs="Times New Roman"/>
      </w:rPr>
      <w:tab/>
    </w:r>
    <w:sdt>
      <w:sdtPr>
        <w:rPr>
          <w:rFonts w:ascii="Times New Roman" w:hAnsi="Times New Roman" w:cs="Times New Roman"/>
        </w:rPr>
        <w:id w:val="1735886695"/>
        <w:docPartObj>
          <w:docPartGallery w:val="Page Numbers (Top of Page)"/>
          <w:docPartUnique/>
        </w:docPartObj>
      </w:sdtPr>
      <w:sdtEndPr>
        <w:rPr>
          <w:noProof/>
        </w:rPr>
      </w:sdtEndPr>
      <w:sdtContent>
        <w:r w:rsidRPr="00391C7E">
          <w:rPr>
            <w:rFonts w:ascii="Times New Roman" w:hAnsi="Times New Roman" w:cs="Times New Roman"/>
          </w:rPr>
          <w:fldChar w:fldCharType="begin"/>
        </w:r>
        <w:r w:rsidRPr="00391C7E">
          <w:rPr>
            <w:rFonts w:ascii="Times New Roman" w:hAnsi="Times New Roman" w:cs="Times New Roman"/>
          </w:rPr>
          <w:instrText xml:space="preserve"> PAGE   \* MERGEFORMAT </w:instrText>
        </w:r>
        <w:r w:rsidRPr="00391C7E">
          <w:rPr>
            <w:rFonts w:ascii="Times New Roman" w:hAnsi="Times New Roman" w:cs="Times New Roman"/>
          </w:rPr>
          <w:fldChar w:fldCharType="separate"/>
        </w:r>
        <w:r w:rsidRPr="00391C7E">
          <w:rPr>
            <w:rFonts w:ascii="Times New Roman" w:hAnsi="Times New Roman" w:cs="Times New Roman"/>
            <w:noProof/>
          </w:rPr>
          <w:t>2</w:t>
        </w:r>
        <w:r w:rsidRPr="00391C7E">
          <w:rPr>
            <w:rFonts w:ascii="Times New Roman" w:hAnsi="Times New Roman" w:cs="Times New Roman"/>
            <w:noProof/>
          </w:rPr>
          <w:fldChar w:fldCharType="end"/>
        </w:r>
      </w:sdtContent>
    </w:sdt>
  </w:p>
  <w:p w14:paraId="0346C037" w14:textId="3A3C329B" w:rsidR="00391C7E" w:rsidRPr="00391C7E" w:rsidRDefault="00391C7E">
    <w:pPr>
      <w:pStyle w:val="Header"/>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9003EF"/>
    <w:multiLevelType w:val="hybridMultilevel"/>
    <w:tmpl w:val="02D624DC"/>
    <w:lvl w:ilvl="0" w:tplc="E7E6F8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37782084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enton, Deon">
    <w15:presenceInfo w15:providerId="AD" w15:userId="S::deon.benton@vanderbilt.edu::94009c28-2924-43ca-a7d6-8c37208c5d9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234"/>
    <w:rsid w:val="000009D3"/>
    <w:rsid w:val="00000FDA"/>
    <w:rsid w:val="0000108B"/>
    <w:rsid w:val="000014B3"/>
    <w:rsid w:val="00001A99"/>
    <w:rsid w:val="00001ABA"/>
    <w:rsid w:val="00001BFB"/>
    <w:rsid w:val="00001FD5"/>
    <w:rsid w:val="000021C8"/>
    <w:rsid w:val="00002CA0"/>
    <w:rsid w:val="000030F0"/>
    <w:rsid w:val="00003878"/>
    <w:rsid w:val="00003BC2"/>
    <w:rsid w:val="00004788"/>
    <w:rsid w:val="0000482E"/>
    <w:rsid w:val="0000495B"/>
    <w:rsid w:val="00005701"/>
    <w:rsid w:val="00005907"/>
    <w:rsid w:val="0000707B"/>
    <w:rsid w:val="00007559"/>
    <w:rsid w:val="000079D0"/>
    <w:rsid w:val="00007D2D"/>
    <w:rsid w:val="00007F8F"/>
    <w:rsid w:val="00010A55"/>
    <w:rsid w:val="00011353"/>
    <w:rsid w:val="0001141F"/>
    <w:rsid w:val="00011DAB"/>
    <w:rsid w:val="0001298D"/>
    <w:rsid w:val="00012AA5"/>
    <w:rsid w:val="00012E70"/>
    <w:rsid w:val="00013134"/>
    <w:rsid w:val="0001385A"/>
    <w:rsid w:val="00014150"/>
    <w:rsid w:val="00015DDE"/>
    <w:rsid w:val="000163C0"/>
    <w:rsid w:val="00016768"/>
    <w:rsid w:val="00016D6C"/>
    <w:rsid w:val="00017757"/>
    <w:rsid w:val="00017D72"/>
    <w:rsid w:val="00017DBA"/>
    <w:rsid w:val="00020260"/>
    <w:rsid w:val="00020BD2"/>
    <w:rsid w:val="00020CAF"/>
    <w:rsid w:val="0002114F"/>
    <w:rsid w:val="000213EE"/>
    <w:rsid w:val="00021531"/>
    <w:rsid w:val="00022327"/>
    <w:rsid w:val="00022546"/>
    <w:rsid w:val="00022801"/>
    <w:rsid w:val="00022C46"/>
    <w:rsid w:val="00023046"/>
    <w:rsid w:val="00023256"/>
    <w:rsid w:val="0002365D"/>
    <w:rsid w:val="00023A54"/>
    <w:rsid w:val="00023B5C"/>
    <w:rsid w:val="00023DB7"/>
    <w:rsid w:val="00023E47"/>
    <w:rsid w:val="000241BE"/>
    <w:rsid w:val="0002439A"/>
    <w:rsid w:val="000245B8"/>
    <w:rsid w:val="0002497E"/>
    <w:rsid w:val="00024F3E"/>
    <w:rsid w:val="00025D02"/>
    <w:rsid w:val="00025ED5"/>
    <w:rsid w:val="00026194"/>
    <w:rsid w:val="000263C1"/>
    <w:rsid w:val="00026822"/>
    <w:rsid w:val="00026A2F"/>
    <w:rsid w:val="00026A36"/>
    <w:rsid w:val="00026BFA"/>
    <w:rsid w:val="000271FF"/>
    <w:rsid w:val="0003069E"/>
    <w:rsid w:val="00030981"/>
    <w:rsid w:val="00030BE5"/>
    <w:rsid w:val="00030D29"/>
    <w:rsid w:val="00030E89"/>
    <w:rsid w:val="0003197D"/>
    <w:rsid w:val="00031AF9"/>
    <w:rsid w:val="00031B2C"/>
    <w:rsid w:val="00031D3F"/>
    <w:rsid w:val="00031DA5"/>
    <w:rsid w:val="000323A9"/>
    <w:rsid w:val="000323C8"/>
    <w:rsid w:val="000326AF"/>
    <w:rsid w:val="000329CC"/>
    <w:rsid w:val="00032A25"/>
    <w:rsid w:val="00032E80"/>
    <w:rsid w:val="0003320B"/>
    <w:rsid w:val="000334A7"/>
    <w:rsid w:val="00033634"/>
    <w:rsid w:val="0003467C"/>
    <w:rsid w:val="00034A30"/>
    <w:rsid w:val="00034AA1"/>
    <w:rsid w:val="00035C38"/>
    <w:rsid w:val="000362C5"/>
    <w:rsid w:val="000363E9"/>
    <w:rsid w:val="00036806"/>
    <w:rsid w:val="000371F1"/>
    <w:rsid w:val="000375C0"/>
    <w:rsid w:val="00037ADB"/>
    <w:rsid w:val="00037D11"/>
    <w:rsid w:val="00037EA9"/>
    <w:rsid w:val="00037ED7"/>
    <w:rsid w:val="00040656"/>
    <w:rsid w:val="0004069B"/>
    <w:rsid w:val="000412D9"/>
    <w:rsid w:val="0004140C"/>
    <w:rsid w:val="000420E6"/>
    <w:rsid w:val="000420ED"/>
    <w:rsid w:val="000428C9"/>
    <w:rsid w:val="0004301F"/>
    <w:rsid w:val="00044011"/>
    <w:rsid w:val="0004411F"/>
    <w:rsid w:val="00044152"/>
    <w:rsid w:val="00044173"/>
    <w:rsid w:val="00045DDA"/>
    <w:rsid w:val="0004604C"/>
    <w:rsid w:val="000467F5"/>
    <w:rsid w:val="00046880"/>
    <w:rsid w:val="0004750E"/>
    <w:rsid w:val="000475E7"/>
    <w:rsid w:val="000476A1"/>
    <w:rsid w:val="00047E5C"/>
    <w:rsid w:val="00047ECC"/>
    <w:rsid w:val="0005005B"/>
    <w:rsid w:val="00050686"/>
    <w:rsid w:val="00050739"/>
    <w:rsid w:val="0005092E"/>
    <w:rsid w:val="00050DB2"/>
    <w:rsid w:val="000512B7"/>
    <w:rsid w:val="00051561"/>
    <w:rsid w:val="0005238F"/>
    <w:rsid w:val="00052891"/>
    <w:rsid w:val="00052988"/>
    <w:rsid w:val="00052C35"/>
    <w:rsid w:val="00052DF8"/>
    <w:rsid w:val="00052E0C"/>
    <w:rsid w:val="0005322D"/>
    <w:rsid w:val="00053773"/>
    <w:rsid w:val="000537A9"/>
    <w:rsid w:val="00053B11"/>
    <w:rsid w:val="00054354"/>
    <w:rsid w:val="000543D8"/>
    <w:rsid w:val="000548CD"/>
    <w:rsid w:val="00054A21"/>
    <w:rsid w:val="00054E01"/>
    <w:rsid w:val="000550B3"/>
    <w:rsid w:val="00055355"/>
    <w:rsid w:val="000553C8"/>
    <w:rsid w:val="00055CAF"/>
    <w:rsid w:val="0005658D"/>
    <w:rsid w:val="00060551"/>
    <w:rsid w:val="0006086D"/>
    <w:rsid w:val="000615F6"/>
    <w:rsid w:val="00061CE4"/>
    <w:rsid w:val="00061FA1"/>
    <w:rsid w:val="00062194"/>
    <w:rsid w:val="00062B4C"/>
    <w:rsid w:val="0006396F"/>
    <w:rsid w:val="00063A7C"/>
    <w:rsid w:val="00063FD5"/>
    <w:rsid w:val="00064912"/>
    <w:rsid w:val="0006493F"/>
    <w:rsid w:val="000649A1"/>
    <w:rsid w:val="000651A7"/>
    <w:rsid w:val="0006578D"/>
    <w:rsid w:val="000678F1"/>
    <w:rsid w:val="0007013C"/>
    <w:rsid w:val="000702EB"/>
    <w:rsid w:val="000705E6"/>
    <w:rsid w:val="00070F13"/>
    <w:rsid w:val="00070F6C"/>
    <w:rsid w:val="00071370"/>
    <w:rsid w:val="00071A55"/>
    <w:rsid w:val="00071F26"/>
    <w:rsid w:val="0007371A"/>
    <w:rsid w:val="000742D7"/>
    <w:rsid w:val="00075C51"/>
    <w:rsid w:val="000767FC"/>
    <w:rsid w:val="00076BA6"/>
    <w:rsid w:val="000771B9"/>
    <w:rsid w:val="00077880"/>
    <w:rsid w:val="00080691"/>
    <w:rsid w:val="00080943"/>
    <w:rsid w:val="00081085"/>
    <w:rsid w:val="000810FA"/>
    <w:rsid w:val="000819BC"/>
    <w:rsid w:val="0008231A"/>
    <w:rsid w:val="00082561"/>
    <w:rsid w:val="000829B9"/>
    <w:rsid w:val="000832B4"/>
    <w:rsid w:val="000835DD"/>
    <w:rsid w:val="00083D9B"/>
    <w:rsid w:val="00083DC8"/>
    <w:rsid w:val="00084962"/>
    <w:rsid w:val="000849D1"/>
    <w:rsid w:val="000850EE"/>
    <w:rsid w:val="000858E1"/>
    <w:rsid w:val="0008747D"/>
    <w:rsid w:val="000875D2"/>
    <w:rsid w:val="00087B68"/>
    <w:rsid w:val="00087C36"/>
    <w:rsid w:val="00090053"/>
    <w:rsid w:val="00091784"/>
    <w:rsid w:val="00091A8C"/>
    <w:rsid w:val="0009200D"/>
    <w:rsid w:val="00092D1A"/>
    <w:rsid w:val="000938AC"/>
    <w:rsid w:val="00093BEA"/>
    <w:rsid w:val="00093E13"/>
    <w:rsid w:val="0009471E"/>
    <w:rsid w:val="00094806"/>
    <w:rsid w:val="0009483E"/>
    <w:rsid w:val="00095066"/>
    <w:rsid w:val="00095B88"/>
    <w:rsid w:val="00095FBB"/>
    <w:rsid w:val="00095FF6"/>
    <w:rsid w:val="00096D37"/>
    <w:rsid w:val="00097097"/>
    <w:rsid w:val="0009709A"/>
    <w:rsid w:val="0009722A"/>
    <w:rsid w:val="000A0BB0"/>
    <w:rsid w:val="000A0BE5"/>
    <w:rsid w:val="000A0E69"/>
    <w:rsid w:val="000A1184"/>
    <w:rsid w:val="000A11D4"/>
    <w:rsid w:val="000A170D"/>
    <w:rsid w:val="000A1B95"/>
    <w:rsid w:val="000A276E"/>
    <w:rsid w:val="000A29F2"/>
    <w:rsid w:val="000A3648"/>
    <w:rsid w:val="000A37B5"/>
    <w:rsid w:val="000A3A74"/>
    <w:rsid w:val="000A4963"/>
    <w:rsid w:val="000A51FC"/>
    <w:rsid w:val="000A555F"/>
    <w:rsid w:val="000A58E8"/>
    <w:rsid w:val="000A599D"/>
    <w:rsid w:val="000A6762"/>
    <w:rsid w:val="000A7004"/>
    <w:rsid w:val="000A7017"/>
    <w:rsid w:val="000A715B"/>
    <w:rsid w:val="000A78E6"/>
    <w:rsid w:val="000A7DBF"/>
    <w:rsid w:val="000B0656"/>
    <w:rsid w:val="000B074D"/>
    <w:rsid w:val="000B08D2"/>
    <w:rsid w:val="000B09DB"/>
    <w:rsid w:val="000B0B74"/>
    <w:rsid w:val="000B1763"/>
    <w:rsid w:val="000B1C1A"/>
    <w:rsid w:val="000B1F17"/>
    <w:rsid w:val="000B2757"/>
    <w:rsid w:val="000B279A"/>
    <w:rsid w:val="000B286C"/>
    <w:rsid w:val="000B35C1"/>
    <w:rsid w:val="000B3C24"/>
    <w:rsid w:val="000B3D55"/>
    <w:rsid w:val="000B3F0A"/>
    <w:rsid w:val="000B4399"/>
    <w:rsid w:val="000B4DD6"/>
    <w:rsid w:val="000B4ECF"/>
    <w:rsid w:val="000B60E2"/>
    <w:rsid w:val="000B6458"/>
    <w:rsid w:val="000B7017"/>
    <w:rsid w:val="000B75DA"/>
    <w:rsid w:val="000B7DDA"/>
    <w:rsid w:val="000B7E28"/>
    <w:rsid w:val="000C0869"/>
    <w:rsid w:val="000C1789"/>
    <w:rsid w:val="000C18C9"/>
    <w:rsid w:val="000C307E"/>
    <w:rsid w:val="000C31FB"/>
    <w:rsid w:val="000C3BCB"/>
    <w:rsid w:val="000C5A1C"/>
    <w:rsid w:val="000C649B"/>
    <w:rsid w:val="000C66BC"/>
    <w:rsid w:val="000C6870"/>
    <w:rsid w:val="000C6B58"/>
    <w:rsid w:val="000D00F9"/>
    <w:rsid w:val="000D1213"/>
    <w:rsid w:val="000D148B"/>
    <w:rsid w:val="000D1EAC"/>
    <w:rsid w:val="000D22BE"/>
    <w:rsid w:val="000D323A"/>
    <w:rsid w:val="000D3BCD"/>
    <w:rsid w:val="000D41A4"/>
    <w:rsid w:val="000D45E6"/>
    <w:rsid w:val="000D4C01"/>
    <w:rsid w:val="000D4DB9"/>
    <w:rsid w:val="000D4FF3"/>
    <w:rsid w:val="000D5358"/>
    <w:rsid w:val="000D5598"/>
    <w:rsid w:val="000D5B81"/>
    <w:rsid w:val="000D5F92"/>
    <w:rsid w:val="000D6324"/>
    <w:rsid w:val="000D6788"/>
    <w:rsid w:val="000D6C8E"/>
    <w:rsid w:val="000D6F38"/>
    <w:rsid w:val="000D78BD"/>
    <w:rsid w:val="000E08AF"/>
    <w:rsid w:val="000E0A20"/>
    <w:rsid w:val="000E0E36"/>
    <w:rsid w:val="000E337A"/>
    <w:rsid w:val="000E3F68"/>
    <w:rsid w:val="000E4248"/>
    <w:rsid w:val="000E43E7"/>
    <w:rsid w:val="000E440C"/>
    <w:rsid w:val="000E4F2E"/>
    <w:rsid w:val="000E4FA5"/>
    <w:rsid w:val="000E6636"/>
    <w:rsid w:val="000E700A"/>
    <w:rsid w:val="000E7279"/>
    <w:rsid w:val="000E775A"/>
    <w:rsid w:val="000E7BCF"/>
    <w:rsid w:val="000E7F18"/>
    <w:rsid w:val="000F0989"/>
    <w:rsid w:val="000F158C"/>
    <w:rsid w:val="000F1A90"/>
    <w:rsid w:val="000F1DD4"/>
    <w:rsid w:val="000F2337"/>
    <w:rsid w:val="000F3686"/>
    <w:rsid w:val="000F390C"/>
    <w:rsid w:val="000F3AF0"/>
    <w:rsid w:val="000F3DC9"/>
    <w:rsid w:val="000F3DEE"/>
    <w:rsid w:val="000F3F9C"/>
    <w:rsid w:val="000F43CD"/>
    <w:rsid w:val="000F4505"/>
    <w:rsid w:val="000F4507"/>
    <w:rsid w:val="000F4814"/>
    <w:rsid w:val="000F4A8C"/>
    <w:rsid w:val="000F566F"/>
    <w:rsid w:val="000F5BC5"/>
    <w:rsid w:val="000F65EB"/>
    <w:rsid w:val="000F68C8"/>
    <w:rsid w:val="000F6EAD"/>
    <w:rsid w:val="000F726E"/>
    <w:rsid w:val="000F7626"/>
    <w:rsid w:val="000F7CAC"/>
    <w:rsid w:val="001002AB"/>
    <w:rsid w:val="0010035E"/>
    <w:rsid w:val="00100DFB"/>
    <w:rsid w:val="00100FC9"/>
    <w:rsid w:val="00101D73"/>
    <w:rsid w:val="00101D77"/>
    <w:rsid w:val="00102C53"/>
    <w:rsid w:val="00102DDA"/>
    <w:rsid w:val="00103DE0"/>
    <w:rsid w:val="00104354"/>
    <w:rsid w:val="00104484"/>
    <w:rsid w:val="00104696"/>
    <w:rsid w:val="00105BB1"/>
    <w:rsid w:val="00105D7B"/>
    <w:rsid w:val="00106046"/>
    <w:rsid w:val="00106100"/>
    <w:rsid w:val="00106257"/>
    <w:rsid w:val="00106471"/>
    <w:rsid w:val="00106C81"/>
    <w:rsid w:val="00106D77"/>
    <w:rsid w:val="0010728E"/>
    <w:rsid w:val="0010787E"/>
    <w:rsid w:val="0011041C"/>
    <w:rsid w:val="00110DF9"/>
    <w:rsid w:val="00111B8C"/>
    <w:rsid w:val="0011240F"/>
    <w:rsid w:val="00112880"/>
    <w:rsid w:val="00112ABC"/>
    <w:rsid w:val="00114F18"/>
    <w:rsid w:val="00115051"/>
    <w:rsid w:val="00115675"/>
    <w:rsid w:val="001157F1"/>
    <w:rsid w:val="00115972"/>
    <w:rsid w:val="00115B8A"/>
    <w:rsid w:val="00116CFE"/>
    <w:rsid w:val="00117198"/>
    <w:rsid w:val="001178B1"/>
    <w:rsid w:val="00117A1A"/>
    <w:rsid w:val="00117AE9"/>
    <w:rsid w:val="001202EE"/>
    <w:rsid w:val="0012060D"/>
    <w:rsid w:val="00120625"/>
    <w:rsid w:val="00120B8F"/>
    <w:rsid w:val="00120F6F"/>
    <w:rsid w:val="0012108C"/>
    <w:rsid w:val="00121E0F"/>
    <w:rsid w:val="00122750"/>
    <w:rsid w:val="00123CA6"/>
    <w:rsid w:val="001240EE"/>
    <w:rsid w:val="00124633"/>
    <w:rsid w:val="00124DFC"/>
    <w:rsid w:val="0012541B"/>
    <w:rsid w:val="00125BFD"/>
    <w:rsid w:val="00125E54"/>
    <w:rsid w:val="0012624E"/>
    <w:rsid w:val="00126879"/>
    <w:rsid w:val="001269C7"/>
    <w:rsid w:val="00126A22"/>
    <w:rsid w:val="00126B81"/>
    <w:rsid w:val="00126BA4"/>
    <w:rsid w:val="00126FCB"/>
    <w:rsid w:val="001276E5"/>
    <w:rsid w:val="00127B08"/>
    <w:rsid w:val="00127C68"/>
    <w:rsid w:val="00130626"/>
    <w:rsid w:val="0013112B"/>
    <w:rsid w:val="00131EFD"/>
    <w:rsid w:val="001335A3"/>
    <w:rsid w:val="0013438E"/>
    <w:rsid w:val="0013468D"/>
    <w:rsid w:val="001349B0"/>
    <w:rsid w:val="00134B55"/>
    <w:rsid w:val="00134CB3"/>
    <w:rsid w:val="00136065"/>
    <w:rsid w:val="001366F3"/>
    <w:rsid w:val="00136774"/>
    <w:rsid w:val="00137227"/>
    <w:rsid w:val="00137CA9"/>
    <w:rsid w:val="0014090D"/>
    <w:rsid w:val="00140E0D"/>
    <w:rsid w:val="001414E8"/>
    <w:rsid w:val="0014179B"/>
    <w:rsid w:val="00142214"/>
    <w:rsid w:val="001426AF"/>
    <w:rsid w:val="00142ED1"/>
    <w:rsid w:val="00143F51"/>
    <w:rsid w:val="001440E5"/>
    <w:rsid w:val="00144357"/>
    <w:rsid w:val="001443CC"/>
    <w:rsid w:val="001445E1"/>
    <w:rsid w:val="00144CDB"/>
    <w:rsid w:val="001450B7"/>
    <w:rsid w:val="00145AD8"/>
    <w:rsid w:val="00146207"/>
    <w:rsid w:val="00146CE2"/>
    <w:rsid w:val="00146CEE"/>
    <w:rsid w:val="001473F6"/>
    <w:rsid w:val="00147C99"/>
    <w:rsid w:val="00150907"/>
    <w:rsid w:val="0015277B"/>
    <w:rsid w:val="00152F19"/>
    <w:rsid w:val="0015353E"/>
    <w:rsid w:val="0015363E"/>
    <w:rsid w:val="001537B7"/>
    <w:rsid w:val="00153BF3"/>
    <w:rsid w:val="001547A5"/>
    <w:rsid w:val="0015486A"/>
    <w:rsid w:val="00155437"/>
    <w:rsid w:val="00155706"/>
    <w:rsid w:val="001558F7"/>
    <w:rsid w:val="00155A19"/>
    <w:rsid w:val="00156205"/>
    <w:rsid w:val="001563E6"/>
    <w:rsid w:val="00156A94"/>
    <w:rsid w:val="001572EE"/>
    <w:rsid w:val="00157975"/>
    <w:rsid w:val="00160829"/>
    <w:rsid w:val="00160EBD"/>
    <w:rsid w:val="001614AB"/>
    <w:rsid w:val="00161B73"/>
    <w:rsid w:val="00161BCA"/>
    <w:rsid w:val="00162040"/>
    <w:rsid w:val="0016283A"/>
    <w:rsid w:val="0016301B"/>
    <w:rsid w:val="00163799"/>
    <w:rsid w:val="00163E2B"/>
    <w:rsid w:val="001645F2"/>
    <w:rsid w:val="0016470F"/>
    <w:rsid w:val="001647C9"/>
    <w:rsid w:val="00164941"/>
    <w:rsid w:val="00165398"/>
    <w:rsid w:val="00165454"/>
    <w:rsid w:val="001654E4"/>
    <w:rsid w:val="00166A93"/>
    <w:rsid w:val="00166E78"/>
    <w:rsid w:val="001673BB"/>
    <w:rsid w:val="0016771A"/>
    <w:rsid w:val="0016781E"/>
    <w:rsid w:val="00167C72"/>
    <w:rsid w:val="0017005B"/>
    <w:rsid w:val="00170603"/>
    <w:rsid w:val="001716AD"/>
    <w:rsid w:val="001719A1"/>
    <w:rsid w:val="00172718"/>
    <w:rsid w:val="00172FAE"/>
    <w:rsid w:val="00173688"/>
    <w:rsid w:val="001736EE"/>
    <w:rsid w:val="00173D94"/>
    <w:rsid w:val="0017525B"/>
    <w:rsid w:val="001753BC"/>
    <w:rsid w:val="00175501"/>
    <w:rsid w:val="00175A63"/>
    <w:rsid w:val="0017668E"/>
    <w:rsid w:val="00176FA7"/>
    <w:rsid w:val="00177C21"/>
    <w:rsid w:val="001807FC"/>
    <w:rsid w:val="00181761"/>
    <w:rsid w:val="0018182D"/>
    <w:rsid w:val="00181ADB"/>
    <w:rsid w:val="001823A3"/>
    <w:rsid w:val="00182A6D"/>
    <w:rsid w:val="00183524"/>
    <w:rsid w:val="00183560"/>
    <w:rsid w:val="00183E63"/>
    <w:rsid w:val="00183E98"/>
    <w:rsid w:val="00185AE3"/>
    <w:rsid w:val="00186357"/>
    <w:rsid w:val="001863D5"/>
    <w:rsid w:val="00186442"/>
    <w:rsid w:val="001864B7"/>
    <w:rsid w:val="00186981"/>
    <w:rsid w:val="00186BE8"/>
    <w:rsid w:val="0018749A"/>
    <w:rsid w:val="00190AA0"/>
    <w:rsid w:val="00190D1A"/>
    <w:rsid w:val="00191AB7"/>
    <w:rsid w:val="00192340"/>
    <w:rsid w:val="00192937"/>
    <w:rsid w:val="001938E6"/>
    <w:rsid w:val="0019465C"/>
    <w:rsid w:val="001950BB"/>
    <w:rsid w:val="0019511C"/>
    <w:rsid w:val="00195B5F"/>
    <w:rsid w:val="00196664"/>
    <w:rsid w:val="001966E3"/>
    <w:rsid w:val="00196750"/>
    <w:rsid w:val="001968A7"/>
    <w:rsid w:val="00197111"/>
    <w:rsid w:val="001971A6"/>
    <w:rsid w:val="001976DC"/>
    <w:rsid w:val="00197D22"/>
    <w:rsid w:val="001A00F6"/>
    <w:rsid w:val="001A0B2E"/>
    <w:rsid w:val="001A0FC2"/>
    <w:rsid w:val="001A16E9"/>
    <w:rsid w:val="001A2641"/>
    <w:rsid w:val="001A288F"/>
    <w:rsid w:val="001A2A1E"/>
    <w:rsid w:val="001A2E10"/>
    <w:rsid w:val="001A319B"/>
    <w:rsid w:val="001A365D"/>
    <w:rsid w:val="001A36CD"/>
    <w:rsid w:val="001A4239"/>
    <w:rsid w:val="001A49A7"/>
    <w:rsid w:val="001A4EF4"/>
    <w:rsid w:val="001A55CE"/>
    <w:rsid w:val="001A5F56"/>
    <w:rsid w:val="001A6079"/>
    <w:rsid w:val="001A61AD"/>
    <w:rsid w:val="001A7264"/>
    <w:rsid w:val="001A7B4F"/>
    <w:rsid w:val="001A7F1C"/>
    <w:rsid w:val="001B02D5"/>
    <w:rsid w:val="001B034E"/>
    <w:rsid w:val="001B06BB"/>
    <w:rsid w:val="001B0A01"/>
    <w:rsid w:val="001B0D77"/>
    <w:rsid w:val="001B1023"/>
    <w:rsid w:val="001B1084"/>
    <w:rsid w:val="001B1E4E"/>
    <w:rsid w:val="001B1FAF"/>
    <w:rsid w:val="001B205C"/>
    <w:rsid w:val="001B26F5"/>
    <w:rsid w:val="001B271C"/>
    <w:rsid w:val="001B3C78"/>
    <w:rsid w:val="001B3CF6"/>
    <w:rsid w:val="001B597B"/>
    <w:rsid w:val="001B5A5F"/>
    <w:rsid w:val="001B5BC6"/>
    <w:rsid w:val="001B653D"/>
    <w:rsid w:val="001B6D86"/>
    <w:rsid w:val="001B741F"/>
    <w:rsid w:val="001B7D9D"/>
    <w:rsid w:val="001C01D1"/>
    <w:rsid w:val="001C0D7C"/>
    <w:rsid w:val="001C1F09"/>
    <w:rsid w:val="001C23ED"/>
    <w:rsid w:val="001C249A"/>
    <w:rsid w:val="001C27AA"/>
    <w:rsid w:val="001C32DA"/>
    <w:rsid w:val="001C3B16"/>
    <w:rsid w:val="001C3E68"/>
    <w:rsid w:val="001C3FAA"/>
    <w:rsid w:val="001C40F2"/>
    <w:rsid w:val="001C584A"/>
    <w:rsid w:val="001C58CB"/>
    <w:rsid w:val="001C6311"/>
    <w:rsid w:val="001C642A"/>
    <w:rsid w:val="001C64B7"/>
    <w:rsid w:val="001C69DD"/>
    <w:rsid w:val="001C7484"/>
    <w:rsid w:val="001C7D07"/>
    <w:rsid w:val="001D02BD"/>
    <w:rsid w:val="001D034B"/>
    <w:rsid w:val="001D05DF"/>
    <w:rsid w:val="001D087E"/>
    <w:rsid w:val="001D0C1B"/>
    <w:rsid w:val="001D1299"/>
    <w:rsid w:val="001D25EC"/>
    <w:rsid w:val="001D2623"/>
    <w:rsid w:val="001D2A53"/>
    <w:rsid w:val="001D2A6B"/>
    <w:rsid w:val="001D3B6A"/>
    <w:rsid w:val="001D4735"/>
    <w:rsid w:val="001D4A75"/>
    <w:rsid w:val="001D5018"/>
    <w:rsid w:val="001D5054"/>
    <w:rsid w:val="001D5278"/>
    <w:rsid w:val="001D55A7"/>
    <w:rsid w:val="001D5B55"/>
    <w:rsid w:val="001D636F"/>
    <w:rsid w:val="001D66CF"/>
    <w:rsid w:val="001D6AD0"/>
    <w:rsid w:val="001D6D65"/>
    <w:rsid w:val="001D6FD0"/>
    <w:rsid w:val="001D7AB5"/>
    <w:rsid w:val="001D7DAF"/>
    <w:rsid w:val="001E02B6"/>
    <w:rsid w:val="001E0B88"/>
    <w:rsid w:val="001E0BE4"/>
    <w:rsid w:val="001E0D59"/>
    <w:rsid w:val="001E15BC"/>
    <w:rsid w:val="001E1626"/>
    <w:rsid w:val="001E2FFC"/>
    <w:rsid w:val="001E340B"/>
    <w:rsid w:val="001E3924"/>
    <w:rsid w:val="001E3EFD"/>
    <w:rsid w:val="001E487B"/>
    <w:rsid w:val="001E4FD6"/>
    <w:rsid w:val="001E5197"/>
    <w:rsid w:val="001E5726"/>
    <w:rsid w:val="001E5742"/>
    <w:rsid w:val="001E5A5F"/>
    <w:rsid w:val="001E68C5"/>
    <w:rsid w:val="001E700D"/>
    <w:rsid w:val="001E71FB"/>
    <w:rsid w:val="001E7B88"/>
    <w:rsid w:val="001F04C3"/>
    <w:rsid w:val="001F0E24"/>
    <w:rsid w:val="001F0FC2"/>
    <w:rsid w:val="001F12BD"/>
    <w:rsid w:val="001F1755"/>
    <w:rsid w:val="001F1CA8"/>
    <w:rsid w:val="001F1D9B"/>
    <w:rsid w:val="001F2099"/>
    <w:rsid w:val="001F213A"/>
    <w:rsid w:val="001F25E8"/>
    <w:rsid w:val="001F286B"/>
    <w:rsid w:val="001F36CB"/>
    <w:rsid w:val="001F385D"/>
    <w:rsid w:val="001F434E"/>
    <w:rsid w:val="001F4C8B"/>
    <w:rsid w:val="001F4D04"/>
    <w:rsid w:val="001F4EC9"/>
    <w:rsid w:val="001F5299"/>
    <w:rsid w:val="001F5B9A"/>
    <w:rsid w:val="001F5CD5"/>
    <w:rsid w:val="001F5E44"/>
    <w:rsid w:val="001F61B4"/>
    <w:rsid w:val="001F6794"/>
    <w:rsid w:val="001F6D33"/>
    <w:rsid w:val="001F704D"/>
    <w:rsid w:val="001F7398"/>
    <w:rsid w:val="001F754E"/>
    <w:rsid w:val="001F76E9"/>
    <w:rsid w:val="0020030E"/>
    <w:rsid w:val="00200CDA"/>
    <w:rsid w:val="00200D50"/>
    <w:rsid w:val="0020131C"/>
    <w:rsid w:val="00201990"/>
    <w:rsid w:val="00201A31"/>
    <w:rsid w:val="002027D9"/>
    <w:rsid w:val="00202880"/>
    <w:rsid w:val="0020291A"/>
    <w:rsid w:val="00202D35"/>
    <w:rsid w:val="0020340C"/>
    <w:rsid w:val="002035BC"/>
    <w:rsid w:val="00204F2C"/>
    <w:rsid w:val="002050FA"/>
    <w:rsid w:val="002052C3"/>
    <w:rsid w:val="002055D5"/>
    <w:rsid w:val="002056D1"/>
    <w:rsid w:val="00207271"/>
    <w:rsid w:val="00207289"/>
    <w:rsid w:val="002074F3"/>
    <w:rsid w:val="00207D09"/>
    <w:rsid w:val="00207FF5"/>
    <w:rsid w:val="002103B3"/>
    <w:rsid w:val="00210604"/>
    <w:rsid w:val="00210BB0"/>
    <w:rsid w:val="002118CF"/>
    <w:rsid w:val="00211ACD"/>
    <w:rsid w:val="00211AF2"/>
    <w:rsid w:val="00211EAC"/>
    <w:rsid w:val="0021225C"/>
    <w:rsid w:val="00212270"/>
    <w:rsid w:val="0021280E"/>
    <w:rsid w:val="00212940"/>
    <w:rsid w:val="002136CF"/>
    <w:rsid w:val="00214332"/>
    <w:rsid w:val="00214AD6"/>
    <w:rsid w:val="00214FCB"/>
    <w:rsid w:val="00214FE8"/>
    <w:rsid w:val="0021523A"/>
    <w:rsid w:val="00215900"/>
    <w:rsid w:val="00216020"/>
    <w:rsid w:val="00216CFD"/>
    <w:rsid w:val="00217500"/>
    <w:rsid w:val="00217A83"/>
    <w:rsid w:val="002200F1"/>
    <w:rsid w:val="002204AE"/>
    <w:rsid w:val="002205EA"/>
    <w:rsid w:val="0022061A"/>
    <w:rsid w:val="00220755"/>
    <w:rsid w:val="00221A05"/>
    <w:rsid w:val="00221A84"/>
    <w:rsid w:val="0022220E"/>
    <w:rsid w:val="00222DF4"/>
    <w:rsid w:val="0022328E"/>
    <w:rsid w:val="002235F4"/>
    <w:rsid w:val="00223D51"/>
    <w:rsid w:val="00224073"/>
    <w:rsid w:val="002240E0"/>
    <w:rsid w:val="0022410E"/>
    <w:rsid w:val="002241DE"/>
    <w:rsid w:val="002246F3"/>
    <w:rsid w:val="00225EAA"/>
    <w:rsid w:val="002265B0"/>
    <w:rsid w:val="00226665"/>
    <w:rsid w:val="002267AD"/>
    <w:rsid w:val="002268D7"/>
    <w:rsid w:val="00226AC2"/>
    <w:rsid w:val="00226F49"/>
    <w:rsid w:val="002278AD"/>
    <w:rsid w:val="002279A3"/>
    <w:rsid w:val="002306AB"/>
    <w:rsid w:val="002306DE"/>
    <w:rsid w:val="00230700"/>
    <w:rsid w:val="00230718"/>
    <w:rsid w:val="00230A9A"/>
    <w:rsid w:val="00230D82"/>
    <w:rsid w:val="002319D4"/>
    <w:rsid w:val="002322A5"/>
    <w:rsid w:val="002327B3"/>
    <w:rsid w:val="00232BD9"/>
    <w:rsid w:val="00233897"/>
    <w:rsid w:val="00233AAE"/>
    <w:rsid w:val="00233BDD"/>
    <w:rsid w:val="00233DE0"/>
    <w:rsid w:val="0023417E"/>
    <w:rsid w:val="002341FE"/>
    <w:rsid w:val="00234A10"/>
    <w:rsid w:val="00235E21"/>
    <w:rsid w:val="00235E44"/>
    <w:rsid w:val="0023612F"/>
    <w:rsid w:val="002361BE"/>
    <w:rsid w:val="00236819"/>
    <w:rsid w:val="00237147"/>
    <w:rsid w:val="002373D8"/>
    <w:rsid w:val="002375BF"/>
    <w:rsid w:val="00237719"/>
    <w:rsid w:val="0023774E"/>
    <w:rsid w:val="0023784B"/>
    <w:rsid w:val="00237A1E"/>
    <w:rsid w:val="00241352"/>
    <w:rsid w:val="00241462"/>
    <w:rsid w:val="00241852"/>
    <w:rsid w:val="00241CF4"/>
    <w:rsid w:val="00241F9B"/>
    <w:rsid w:val="0024216C"/>
    <w:rsid w:val="0024232B"/>
    <w:rsid w:val="00242464"/>
    <w:rsid w:val="0024260C"/>
    <w:rsid w:val="002428A9"/>
    <w:rsid w:val="002428C0"/>
    <w:rsid w:val="00242C4E"/>
    <w:rsid w:val="0024322C"/>
    <w:rsid w:val="00243D19"/>
    <w:rsid w:val="00243D6F"/>
    <w:rsid w:val="00243E42"/>
    <w:rsid w:val="00243F2E"/>
    <w:rsid w:val="00243F44"/>
    <w:rsid w:val="00243F95"/>
    <w:rsid w:val="00244267"/>
    <w:rsid w:val="00244733"/>
    <w:rsid w:val="002447BC"/>
    <w:rsid w:val="002450CA"/>
    <w:rsid w:val="00245509"/>
    <w:rsid w:val="00245521"/>
    <w:rsid w:val="002455CC"/>
    <w:rsid w:val="002455E6"/>
    <w:rsid w:val="002456DD"/>
    <w:rsid w:val="0024591C"/>
    <w:rsid w:val="00245994"/>
    <w:rsid w:val="00245D6C"/>
    <w:rsid w:val="00246178"/>
    <w:rsid w:val="00246567"/>
    <w:rsid w:val="00246765"/>
    <w:rsid w:val="00246BFD"/>
    <w:rsid w:val="00247D78"/>
    <w:rsid w:val="002518A6"/>
    <w:rsid w:val="00251B62"/>
    <w:rsid w:val="00251F38"/>
    <w:rsid w:val="0025217C"/>
    <w:rsid w:val="002531AE"/>
    <w:rsid w:val="002536DD"/>
    <w:rsid w:val="00254EDB"/>
    <w:rsid w:val="00255261"/>
    <w:rsid w:val="0025617C"/>
    <w:rsid w:val="002575FD"/>
    <w:rsid w:val="002576EE"/>
    <w:rsid w:val="002609AA"/>
    <w:rsid w:val="002614CF"/>
    <w:rsid w:val="00261659"/>
    <w:rsid w:val="00261D7B"/>
    <w:rsid w:val="00261DEA"/>
    <w:rsid w:val="0026223F"/>
    <w:rsid w:val="00262BC9"/>
    <w:rsid w:val="002630C8"/>
    <w:rsid w:val="00263271"/>
    <w:rsid w:val="0026456F"/>
    <w:rsid w:val="00265334"/>
    <w:rsid w:val="00265A92"/>
    <w:rsid w:val="00266050"/>
    <w:rsid w:val="0026634B"/>
    <w:rsid w:val="0026695F"/>
    <w:rsid w:val="00266FBB"/>
    <w:rsid w:val="0026781C"/>
    <w:rsid w:val="00271083"/>
    <w:rsid w:val="0027190A"/>
    <w:rsid w:val="0027198F"/>
    <w:rsid w:val="00271F24"/>
    <w:rsid w:val="0027220C"/>
    <w:rsid w:val="002731B1"/>
    <w:rsid w:val="00273B30"/>
    <w:rsid w:val="00273E89"/>
    <w:rsid w:val="00273FB5"/>
    <w:rsid w:val="00275131"/>
    <w:rsid w:val="00275FC4"/>
    <w:rsid w:val="0027661B"/>
    <w:rsid w:val="0028026B"/>
    <w:rsid w:val="00280367"/>
    <w:rsid w:val="002807A7"/>
    <w:rsid w:val="00281DD5"/>
    <w:rsid w:val="00282505"/>
    <w:rsid w:val="00282527"/>
    <w:rsid w:val="00282727"/>
    <w:rsid w:val="002827E0"/>
    <w:rsid w:val="00282C4E"/>
    <w:rsid w:val="00282D77"/>
    <w:rsid w:val="00285325"/>
    <w:rsid w:val="00285F58"/>
    <w:rsid w:val="0028632B"/>
    <w:rsid w:val="00286C99"/>
    <w:rsid w:val="00286DB1"/>
    <w:rsid w:val="00286E20"/>
    <w:rsid w:val="00286F3B"/>
    <w:rsid w:val="002875F4"/>
    <w:rsid w:val="0029016F"/>
    <w:rsid w:val="002907E3"/>
    <w:rsid w:val="00290A11"/>
    <w:rsid w:val="00290B5C"/>
    <w:rsid w:val="002911E8"/>
    <w:rsid w:val="002916CF"/>
    <w:rsid w:val="00291A4B"/>
    <w:rsid w:val="002921E1"/>
    <w:rsid w:val="0029249D"/>
    <w:rsid w:val="0029288D"/>
    <w:rsid w:val="002936C1"/>
    <w:rsid w:val="00294E89"/>
    <w:rsid w:val="00295316"/>
    <w:rsid w:val="00295C36"/>
    <w:rsid w:val="00296023"/>
    <w:rsid w:val="00296148"/>
    <w:rsid w:val="00296228"/>
    <w:rsid w:val="00296443"/>
    <w:rsid w:val="00296919"/>
    <w:rsid w:val="002969FD"/>
    <w:rsid w:val="002974C4"/>
    <w:rsid w:val="00297BF6"/>
    <w:rsid w:val="00297E73"/>
    <w:rsid w:val="002A0037"/>
    <w:rsid w:val="002A0405"/>
    <w:rsid w:val="002A117A"/>
    <w:rsid w:val="002A122C"/>
    <w:rsid w:val="002A1EE1"/>
    <w:rsid w:val="002A20CD"/>
    <w:rsid w:val="002A217C"/>
    <w:rsid w:val="002A2538"/>
    <w:rsid w:val="002A277E"/>
    <w:rsid w:val="002A2896"/>
    <w:rsid w:val="002A3067"/>
    <w:rsid w:val="002A3397"/>
    <w:rsid w:val="002A3442"/>
    <w:rsid w:val="002A3587"/>
    <w:rsid w:val="002A37DF"/>
    <w:rsid w:val="002A3A1B"/>
    <w:rsid w:val="002A3C80"/>
    <w:rsid w:val="002A3D05"/>
    <w:rsid w:val="002A3D14"/>
    <w:rsid w:val="002A46F8"/>
    <w:rsid w:val="002A49D0"/>
    <w:rsid w:val="002A4D8C"/>
    <w:rsid w:val="002A4DD0"/>
    <w:rsid w:val="002A557A"/>
    <w:rsid w:val="002A5A9C"/>
    <w:rsid w:val="002A693A"/>
    <w:rsid w:val="002A6E3D"/>
    <w:rsid w:val="002A6F3D"/>
    <w:rsid w:val="002A72AC"/>
    <w:rsid w:val="002A758B"/>
    <w:rsid w:val="002A7C4E"/>
    <w:rsid w:val="002A7E6A"/>
    <w:rsid w:val="002B039E"/>
    <w:rsid w:val="002B0AE2"/>
    <w:rsid w:val="002B0BEB"/>
    <w:rsid w:val="002B0EE1"/>
    <w:rsid w:val="002B12B5"/>
    <w:rsid w:val="002B12CB"/>
    <w:rsid w:val="002B13EE"/>
    <w:rsid w:val="002B1745"/>
    <w:rsid w:val="002B338A"/>
    <w:rsid w:val="002B3A31"/>
    <w:rsid w:val="002B3C35"/>
    <w:rsid w:val="002B3E4E"/>
    <w:rsid w:val="002B4582"/>
    <w:rsid w:val="002B47A7"/>
    <w:rsid w:val="002B4D83"/>
    <w:rsid w:val="002B52DA"/>
    <w:rsid w:val="002B58E1"/>
    <w:rsid w:val="002B6B8D"/>
    <w:rsid w:val="002B6D19"/>
    <w:rsid w:val="002B7209"/>
    <w:rsid w:val="002B739D"/>
    <w:rsid w:val="002B752F"/>
    <w:rsid w:val="002B7929"/>
    <w:rsid w:val="002B7E6E"/>
    <w:rsid w:val="002B7F6C"/>
    <w:rsid w:val="002C001C"/>
    <w:rsid w:val="002C05D5"/>
    <w:rsid w:val="002C068B"/>
    <w:rsid w:val="002C108B"/>
    <w:rsid w:val="002C109E"/>
    <w:rsid w:val="002C1978"/>
    <w:rsid w:val="002C2FA4"/>
    <w:rsid w:val="002C2FEA"/>
    <w:rsid w:val="002C3076"/>
    <w:rsid w:val="002C3779"/>
    <w:rsid w:val="002C38E4"/>
    <w:rsid w:val="002C3A0E"/>
    <w:rsid w:val="002C3D04"/>
    <w:rsid w:val="002C3D2A"/>
    <w:rsid w:val="002C3FF9"/>
    <w:rsid w:val="002C4837"/>
    <w:rsid w:val="002C4C55"/>
    <w:rsid w:val="002C4F63"/>
    <w:rsid w:val="002C50CE"/>
    <w:rsid w:val="002C5F74"/>
    <w:rsid w:val="002C6957"/>
    <w:rsid w:val="002C6A24"/>
    <w:rsid w:val="002C6EBF"/>
    <w:rsid w:val="002C7217"/>
    <w:rsid w:val="002C7276"/>
    <w:rsid w:val="002C73D9"/>
    <w:rsid w:val="002C7405"/>
    <w:rsid w:val="002C7767"/>
    <w:rsid w:val="002D00A1"/>
    <w:rsid w:val="002D082E"/>
    <w:rsid w:val="002D0BEE"/>
    <w:rsid w:val="002D0F50"/>
    <w:rsid w:val="002D1978"/>
    <w:rsid w:val="002D1BE0"/>
    <w:rsid w:val="002D1DEC"/>
    <w:rsid w:val="002D1E7F"/>
    <w:rsid w:val="002D1FB6"/>
    <w:rsid w:val="002D2BA1"/>
    <w:rsid w:val="002D3A1B"/>
    <w:rsid w:val="002D3EB7"/>
    <w:rsid w:val="002D3F04"/>
    <w:rsid w:val="002D4413"/>
    <w:rsid w:val="002D4786"/>
    <w:rsid w:val="002D5326"/>
    <w:rsid w:val="002D55C6"/>
    <w:rsid w:val="002D6288"/>
    <w:rsid w:val="002D6839"/>
    <w:rsid w:val="002D687C"/>
    <w:rsid w:val="002D745F"/>
    <w:rsid w:val="002D7684"/>
    <w:rsid w:val="002D7708"/>
    <w:rsid w:val="002E0363"/>
    <w:rsid w:val="002E0FE1"/>
    <w:rsid w:val="002E13C5"/>
    <w:rsid w:val="002E142A"/>
    <w:rsid w:val="002E183C"/>
    <w:rsid w:val="002E1B46"/>
    <w:rsid w:val="002E1DAB"/>
    <w:rsid w:val="002E23C4"/>
    <w:rsid w:val="002E379E"/>
    <w:rsid w:val="002E3A21"/>
    <w:rsid w:val="002E3F09"/>
    <w:rsid w:val="002E478B"/>
    <w:rsid w:val="002E509E"/>
    <w:rsid w:val="002E6504"/>
    <w:rsid w:val="002E6730"/>
    <w:rsid w:val="002E6DC4"/>
    <w:rsid w:val="002E776B"/>
    <w:rsid w:val="002E7906"/>
    <w:rsid w:val="002E7B21"/>
    <w:rsid w:val="002E7DA6"/>
    <w:rsid w:val="002F0131"/>
    <w:rsid w:val="002F0216"/>
    <w:rsid w:val="002F0729"/>
    <w:rsid w:val="002F0A86"/>
    <w:rsid w:val="002F0C25"/>
    <w:rsid w:val="002F12FF"/>
    <w:rsid w:val="002F136A"/>
    <w:rsid w:val="002F295A"/>
    <w:rsid w:val="002F3DF8"/>
    <w:rsid w:val="002F3FF3"/>
    <w:rsid w:val="002F4940"/>
    <w:rsid w:val="002F6238"/>
    <w:rsid w:val="002F6423"/>
    <w:rsid w:val="002F6552"/>
    <w:rsid w:val="002F7452"/>
    <w:rsid w:val="003000D0"/>
    <w:rsid w:val="00300FD4"/>
    <w:rsid w:val="003012FF"/>
    <w:rsid w:val="0030159F"/>
    <w:rsid w:val="003020DD"/>
    <w:rsid w:val="003027F0"/>
    <w:rsid w:val="003037C2"/>
    <w:rsid w:val="003058A8"/>
    <w:rsid w:val="00305A74"/>
    <w:rsid w:val="00305B4B"/>
    <w:rsid w:val="0030629D"/>
    <w:rsid w:val="003065B8"/>
    <w:rsid w:val="003065D0"/>
    <w:rsid w:val="00306C1A"/>
    <w:rsid w:val="00307939"/>
    <w:rsid w:val="00307F45"/>
    <w:rsid w:val="0031008B"/>
    <w:rsid w:val="00310140"/>
    <w:rsid w:val="00310B37"/>
    <w:rsid w:val="00311337"/>
    <w:rsid w:val="00311D0F"/>
    <w:rsid w:val="003128F0"/>
    <w:rsid w:val="00313295"/>
    <w:rsid w:val="0031334A"/>
    <w:rsid w:val="0031496D"/>
    <w:rsid w:val="003153B3"/>
    <w:rsid w:val="003154EC"/>
    <w:rsid w:val="00315AA6"/>
    <w:rsid w:val="00315BAF"/>
    <w:rsid w:val="00316871"/>
    <w:rsid w:val="003168A7"/>
    <w:rsid w:val="00316A4A"/>
    <w:rsid w:val="00316FCF"/>
    <w:rsid w:val="0031793A"/>
    <w:rsid w:val="00320796"/>
    <w:rsid w:val="00320BF1"/>
    <w:rsid w:val="00320E67"/>
    <w:rsid w:val="003218F1"/>
    <w:rsid w:val="00321D85"/>
    <w:rsid w:val="0032241B"/>
    <w:rsid w:val="00322AB3"/>
    <w:rsid w:val="00322DE6"/>
    <w:rsid w:val="00322E22"/>
    <w:rsid w:val="0032327D"/>
    <w:rsid w:val="0032420B"/>
    <w:rsid w:val="003248FE"/>
    <w:rsid w:val="00324C6A"/>
    <w:rsid w:val="00325351"/>
    <w:rsid w:val="0032624C"/>
    <w:rsid w:val="00326DF7"/>
    <w:rsid w:val="00326ED5"/>
    <w:rsid w:val="00327070"/>
    <w:rsid w:val="00327258"/>
    <w:rsid w:val="00327476"/>
    <w:rsid w:val="003314EC"/>
    <w:rsid w:val="0033184B"/>
    <w:rsid w:val="00331AF7"/>
    <w:rsid w:val="00331E63"/>
    <w:rsid w:val="00332406"/>
    <w:rsid w:val="00332621"/>
    <w:rsid w:val="00333ACF"/>
    <w:rsid w:val="00333DF3"/>
    <w:rsid w:val="00334952"/>
    <w:rsid w:val="00334A80"/>
    <w:rsid w:val="00334B9E"/>
    <w:rsid w:val="00334F3E"/>
    <w:rsid w:val="0033579E"/>
    <w:rsid w:val="00335A86"/>
    <w:rsid w:val="00335D3C"/>
    <w:rsid w:val="00335DE1"/>
    <w:rsid w:val="00335F59"/>
    <w:rsid w:val="00337846"/>
    <w:rsid w:val="003400D2"/>
    <w:rsid w:val="00340295"/>
    <w:rsid w:val="00340595"/>
    <w:rsid w:val="00341C38"/>
    <w:rsid w:val="00341D26"/>
    <w:rsid w:val="00342333"/>
    <w:rsid w:val="00342B65"/>
    <w:rsid w:val="00342C1C"/>
    <w:rsid w:val="0034456C"/>
    <w:rsid w:val="0034465C"/>
    <w:rsid w:val="0034473E"/>
    <w:rsid w:val="00344886"/>
    <w:rsid w:val="00345274"/>
    <w:rsid w:val="003455EB"/>
    <w:rsid w:val="00345A2E"/>
    <w:rsid w:val="00345E3E"/>
    <w:rsid w:val="00346A02"/>
    <w:rsid w:val="00346D92"/>
    <w:rsid w:val="003471D4"/>
    <w:rsid w:val="00347B0E"/>
    <w:rsid w:val="00350670"/>
    <w:rsid w:val="00350C5C"/>
    <w:rsid w:val="00350FFB"/>
    <w:rsid w:val="0035106A"/>
    <w:rsid w:val="0035138D"/>
    <w:rsid w:val="00351EF3"/>
    <w:rsid w:val="003528D6"/>
    <w:rsid w:val="00352C0F"/>
    <w:rsid w:val="003535ED"/>
    <w:rsid w:val="00353A69"/>
    <w:rsid w:val="00354104"/>
    <w:rsid w:val="0035462D"/>
    <w:rsid w:val="00354B64"/>
    <w:rsid w:val="003554CF"/>
    <w:rsid w:val="003554E4"/>
    <w:rsid w:val="00355614"/>
    <w:rsid w:val="00355D43"/>
    <w:rsid w:val="003579F0"/>
    <w:rsid w:val="00357EBC"/>
    <w:rsid w:val="00360DC5"/>
    <w:rsid w:val="00361251"/>
    <w:rsid w:val="00362066"/>
    <w:rsid w:val="00362392"/>
    <w:rsid w:val="003633B5"/>
    <w:rsid w:val="00363803"/>
    <w:rsid w:val="00364034"/>
    <w:rsid w:val="00364714"/>
    <w:rsid w:val="00364857"/>
    <w:rsid w:val="00364A1A"/>
    <w:rsid w:val="00364CAF"/>
    <w:rsid w:val="00364F6F"/>
    <w:rsid w:val="003654F0"/>
    <w:rsid w:val="00365724"/>
    <w:rsid w:val="0036596B"/>
    <w:rsid w:val="00365D77"/>
    <w:rsid w:val="0036601C"/>
    <w:rsid w:val="00366532"/>
    <w:rsid w:val="00366CD3"/>
    <w:rsid w:val="003673D6"/>
    <w:rsid w:val="00367775"/>
    <w:rsid w:val="00367E30"/>
    <w:rsid w:val="00367F9C"/>
    <w:rsid w:val="00370A4B"/>
    <w:rsid w:val="00371051"/>
    <w:rsid w:val="0037167D"/>
    <w:rsid w:val="00371F66"/>
    <w:rsid w:val="00372084"/>
    <w:rsid w:val="0037276C"/>
    <w:rsid w:val="003730F6"/>
    <w:rsid w:val="0037334F"/>
    <w:rsid w:val="00374AE7"/>
    <w:rsid w:val="00374C03"/>
    <w:rsid w:val="0037528A"/>
    <w:rsid w:val="003753A7"/>
    <w:rsid w:val="003754B0"/>
    <w:rsid w:val="00375BEE"/>
    <w:rsid w:val="00375FBD"/>
    <w:rsid w:val="00376019"/>
    <w:rsid w:val="003764BE"/>
    <w:rsid w:val="00376A43"/>
    <w:rsid w:val="003770CF"/>
    <w:rsid w:val="003770EC"/>
    <w:rsid w:val="0037753D"/>
    <w:rsid w:val="00377F56"/>
    <w:rsid w:val="00380551"/>
    <w:rsid w:val="003805C0"/>
    <w:rsid w:val="00380A25"/>
    <w:rsid w:val="00380F5B"/>
    <w:rsid w:val="003810AD"/>
    <w:rsid w:val="00381806"/>
    <w:rsid w:val="003818B5"/>
    <w:rsid w:val="003819AD"/>
    <w:rsid w:val="00381B79"/>
    <w:rsid w:val="003826AA"/>
    <w:rsid w:val="00382CD4"/>
    <w:rsid w:val="00382E21"/>
    <w:rsid w:val="003833DC"/>
    <w:rsid w:val="0038350E"/>
    <w:rsid w:val="003836A8"/>
    <w:rsid w:val="00383A1C"/>
    <w:rsid w:val="00383A4D"/>
    <w:rsid w:val="00383E4B"/>
    <w:rsid w:val="00385014"/>
    <w:rsid w:val="0038514B"/>
    <w:rsid w:val="00385A62"/>
    <w:rsid w:val="003860C6"/>
    <w:rsid w:val="00386361"/>
    <w:rsid w:val="003868F5"/>
    <w:rsid w:val="00387B83"/>
    <w:rsid w:val="00387DEB"/>
    <w:rsid w:val="0039023B"/>
    <w:rsid w:val="0039042D"/>
    <w:rsid w:val="003904CB"/>
    <w:rsid w:val="00390D27"/>
    <w:rsid w:val="00390F91"/>
    <w:rsid w:val="003916EF"/>
    <w:rsid w:val="0039195C"/>
    <w:rsid w:val="00391C7E"/>
    <w:rsid w:val="00391CD2"/>
    <w:rsid w:val="003943BB"/>
    <w:rsid w:val="00395866"/>
    <w:rsid w:val="00396028"/>
    <w:rsid w:val="003960B5"/>
    <w:rsid w:val="003962FC"/>
    <w:rsid w:val="00396E78"/>
    <w:rsid w:val="003977BC"/>
    <w:rsid w:val="00397D00"/>
    <w:rsid w:val="00397D27"/>
    <w:rsid w:val="003A0BCB"/>
    <w:rsid w:val="003A1FC6"/>
    <w:rsid w:val="003A2340"/>
    <w:rsid w:val="003A2701"/>
    <w:rsid w:val="003A291F"/>
    <w:rsid w:val="003A3080"/>
    <w:rsid w:val="003A320F"/>
    <w:rsid w:val="003A3A76"/>
    <w:rsid w:val="003A3BF0"/>
    <w:rsid w:val="003A4D94"/>
    <w:rsid w:val="003A5184"/>
    <w:rsid w:val="003A5B59"/>
    <w:rsid w:val="003A5E67"/>
    <w:rsid w:val="003A613D"/>
    <w:rsid w:val="003A731B"/>
    <w:rsid w:val="003A78A1"/>
    <w:rsid w:val="003A7CC6"/>
    <w:rsid w:val="003B154E"/>
    <w:rsid w:val="003B27D8"/>
    <w:rsid w:val="003B2898"/>
    <w:rsid w:val="003B343A"/>
    <w:rsid w:val="003B35C4"/>
    <w:rsid w:val="003B3EDF"/>
    <w:rsid w:val="003B480B"/>
    <w:rsid w:val="003B5301"/>
    <w:rsid w:val="003B5A45"/>
    <w:rsid w:val="003B6400"/>
    <w:rsid w:val="003B6663"/>
    <w:rsid w:val="003B6799"/>
    <w:rsid w:val="003B6AAD"/>
    <w:rsid w:val="003B6FA9"/>
    <w:rsid w:val="003B70A7"/>
    <w:rsid w:val="003B7BD9"/>
    <w:rsid w:val="003B7ED1"/>
    <w:rsid w:val="003C038A"/>
    <w:rsid w:val="003C042C"/>
    <w:rsid w:val="003C0494"/>
    <w:rsid w:val="003C0D57"/>
    <w:rsid w:val="003C1C65"/>
    <w:rsid w:val="003C1CC1"/>
    <w:rsid w:val="003C215A"/>
    <w:rsid w:val="003C24AA"/>
    <w:rsid w:val="003C2930"/>
    <w:rsid w:val="003C36B5"/>
    <w:rsid w:val="003C3F81"/>
    <w:rsid w:val="003C4483"/>
    <w:rsid w:val="003C45D4"/>
    <w:rsid w:val="003C5492"/>
    <w:rsid w:val="003C63D0"/>
    <w:rsid w:val="003C67CE"/>
    <w:rsid w:val="003C6979"/>
    <w:rsid w:val="003C6AC9"/>
    <w:rsid w:val="003C6B4E"/>
    <w:rsid w:val="003C6BCE"/>
    <w:rsid w:val="003C6F0B"/>
    <w:rsid w:val="003D011B"/>
    <w:rsid w:val="003D02D8"/>
    <w:rsid w:val="003D0775"/>
    <w:rsid w:val="003D0F3D"/>
    <w:rsid w:val="003D2474"/>
    <w:rsid w:val="003D2746"/>
    <w:rsid w:val="003D350A"/>
    <w:rsid w:val="003D4119"/>
    <w:rsid w:val="003D465B"/>
    <w:rsid w:val="003D48D0"/>
    <w:rsid w:val="003D4B80"/>
    <w:rsid w:val="003D4F3B"/>
    <w:rsid w:val="003D5226"/>
    <w:rsid w:val="003D5994"/>
    <w:rsid w:val="003D5E26"/>
    <w:rsid w:val="003D5F2A"/>
    <w:rsid w:val="003D61E6"/>
    <w:rsid w:val="003D66EC"/>
    <w:rsid w:val="003D740D"/>
    <w:rsid w:val="003D7E19"/>
    <w:rsid w:val="003E001A"/>
    <w:rsid w:val="003E0191"/>
    <w:rsid w:val="003E0868"/>
    <w:rsid w:val="003E09D2"/>
    <w:rsid w:val="003E09E4"/>
    <w:rsid w:val="003E2FC2"/>
    <w:rsid w:val="003E345B"/>
    <w:rsid w:val="003E3AE1"/>
    <w:rsid w:val="003E46D0"/>
    <w:rsid w:val="003E47F5"/>
    <w:rsid w:val="003E497A"/>
    <w:rsid w:val="003E4BC8"/>
    <w:rsid w:val="003E63CE"/>
    <w:rsid w:val="003E6487"/>
    <w:rsid w:val="003E68E0"/>
    <w:rsid w:val="003E6A28"/>
    <w:rsid w:val="003E6E9E"/>
    <w:rsid w:val="003E700A"/>
    <w:rsid w:val="003E7264"/>
    <w:rsid w:val="003E737D"/>
    <w:rsid w:val="003E7461"/>
    <w:rsid w:val="003E76B1"/>
    <w:rsid w:val="003E7940"/>
    <w:rsid w:val="003E7DFA"/>
    <w:rsid w:val="003F08C4"/>
    <w:rsid w:val="003F0FFD"/>
    <w:rsid w:val="003F199F"/>
    <w:rsid w:val="003F1B19"/>
    <w:rsid w:val="003F1D39"/>
    <w:rsid w:val="003F258E"/>
    <w:rsid w:val="003F3318"/>
    <w:rsid w:val="003F4AAC"/>
    <w:rsid w:val="003F4BFA"/>
    <w:rsid w:val="003F6D4C"/>
    <w:rsid w:val="003F712B"/>
    <w:rsid w:val="003F7FD9"/>
    <w:rsid w:val="004008F3"/>
    <w:rsid w:val="00400A8A"/>
    <w:rsid w:val="0040165B"/>
    <w:rsid w:val="00401890"/>
    <w:rsid w:val="00402F99"/>
    <w:rsid w:val="00403BB8"/>
    <w:rsid w:val="00404147"/>
    <w:rsid w:val="00404AC4"/>
    <w:rsid w:val="00404B49"/>
    <w:rsid w:val="004054B0"/>
    <w:rsid w:val="00405547"/>
    <w:rsid w:val="00405854"/>
    <w:rsid w:val="00405C88"/>
    <w:rsid w:val="00406364"/>
    <w:rsid w:val="004069A0"/>
    <w:rsid w:val="00406F1E"/>
    <w:rsid w:val="0040758C"/>
    <w:rsid w:val="0040779B"/>
    <w:rsid w:val="00410053"/>
    <w:rsid w:val="00410230"/>
    <w:rsid w:val="004107DA"/>
    <w:rsid w:val="00410F4D"/>
    <w:rsid w:val="004119A0"/>
    <w:rsid w:val="00411C2E"/>
    <w:rsid w:val="00411D5D"/>
    <w:rsid w:val="004126A0"/>
    <w:rsid w:val="004129D6"/>
    <w:rsid w:val="00413032"/>
    <w:rsid w:val="004130B2"/>
    <w:rsid w:val="00413766"/>
    <w:rsid w:val="00413C32"/>
    <w:rsid w:val="0041495A"/>
    <w:rsid w:val="004149D1"/>
    <w:rsid w:val="00414A73"/>
    <w:rsid w:val="00414B5B"/>
    <w:rsid w:val="00414B9A"/>
    <w:rsid w:val="00415AB9"/>
    <w:rsid w:val="00416199"/>
    <w:rsid w:val="004166FC"/>
    <w:rsid w:val="00416748"/>
    <w:rsid w:val="00416815"/>
    <w:rsid w:val="0041717B"/>
    <w:rsid w:val="0041758A"/>
    <w:rsid w:val="00417B76"/>
    <w:rsid w:val="00420AB2"/>
    <w:rsid w:val="00420E5D"/>
    <w:rsid w:val="0042242E"/>
    <w:rsid w:val="004227CF"/>
    <w:rsid w:val="004229A7"/>
    <w:rsid w:val="00422A3C"/>
    <w:rsid w:val="004230CA"/>
    <w:rsid w:val="004230F5"/>
    <w:rsid w:val="00423577"/>
    <w:rsid w:val="004235AE"/>
    <w:rsid w:val="004235B8"/>
    <w:rsid w:val="00424FED"/>
    <w:rsid w:val="00425AC5"/>
    <w:rsid w:val="00426521"/>
    <w:rsid w:val="0042659C"/>
    <w:rsid w:val="00426CE7"/>
    <w:rsid w:val="004270B1"/>
    <w:rsid w:val="004271E8"/>
    <w:rsid w:val="00427608"/>
    <w:rsid w:val="004277B0"/>
    <w:rsid w:val="00427ADE"/>
    <w:rsid w:val="00427E98"/>
    <w:rsid w:val="00430703"/>
    <w:rsid w:val="00431948"/>
    <w:rsid w:val="00431A61"/>
    <w:rsid w:val="00432298"/>
    <w:rsid w:val="004323AB"/>
    <w:rsid w:val="00432733"/>
    <w:rsid w:val="00432BEB"/>
    <w:rsid w:val="00432D34"/>
    <w:rsid w:val="00433EEF"/>
    <w:rsid w:val="00433FAF"/>
    <w:rsid w:val="00434A02"/>
    <w:rsid w:val="0043548D"/>
    <w:rsid w:val="00435AFB"/>
    <w:rsid w:val="00435E2A"/>
    <w:rsid w:val="004369C7"/>
    <w:rsid w:val="004373BA"/>
    <w:rsid w:val="004376DC"/>
    <w:rsid w:val="004378E5"/>
    <w:rsid w:val="00437BF2"/>
    <w:rsid w:val="00437E08"/>
    <w:rsid w:val="0044000D"/>
    <w:rsid w:val="004401C7"/>
    <w:rsid w:val="00440D59"/>
    <w:rsid w:val="00440E1A"/>
    <w:rsid w:val="00441141"/>
    <w:rsid w:val="00441421"/>
    <w:rsid w:val="004416FA"/>
    <w:rsid w:val="004419FC"/>
    <w:rsid w:val="00441A7D"/>
    <w:rsid w:val="00442495"/>
    <w:rsid w:val="00442667"/>
    <w:rsid w:val="00442816"/>
    <w:rsid w:val="00442EA0"/>
    <w:rsid w:val="004433D4"/>
    <w:rsid w:val="004447FF"/>
    <w:rsid w:val="00444DAC"/>
    <w:rsid w:val="00444FD4"/>
    <w:rsid w:val="00445048"/>
    <w:rsid w:val="00445430"/>
    <w:rsid w:val="00445460"/>
    <w:rsid w:val="004454B4"/>
    <w:rsid w:val="00445BF3"/>
    <w:rsid w:val="00446614"/>
    <w:rsid w:val="00446A20"/>
    <w:rsid w:val="004507C2"/>
    <w:rsid w:val="00450CC0"/>
    <w:rsid w:val="00451AFF"/>
    <w:rsid w:val="00451C83"/>
    <w:rsid w:val="00452025"/>
    <w:rsid w:val="0045203F"/>
    <w:rsid w:val="00452801"/>
    <w:rsid w:val="00452848"/>
    <w:rsid w:val="00452B7E"/>
    <w:rsid w:val="004537FC"/>
    <w:rsid w:val="00455692"/>
    <w:rsid w:val="00455A5B"/>
    <w:rsid w:val="00455D04"/>
    <w:rsid w:val="0045639D"/>
    <w:rsid w:val="004565E7"/>
    <w:rsid w:val="00456B28"/>
    <w:rsid w:val="00456E1C"/>
    <w:rsid w:val="00457BC7"/>
    <w:rsid w:val="00457D05"/>
    <w:rsid w:val="00457D74"/>
    <w:rsid w:val="0046026A"/>
    <w:rsid w:val="0046083C"/>
    <w:rsid w:val="00461154"/>
    <w:rsid w:val="00461A8D"/>
    <w:rsid w:val="0046222C"/>
    <w:rsid w:val="00462807"/>
    <w:rsid w:val="00462878"/>
    <w:rsid w:val="004628A0"/>
    <w:rsid w:val="0046374F"/>
    <w:rsid w:val="00464028"/>
    <w:rsid w:val="0046412A"/>
    <w:rsid w:val="0046453A"/>
    <w:rsid w:val="004645FE"/>
    <w:rsid w:val="0046476F"/>
    <w:rsid w:val="00464C90"/>
    <w:rsid w:val="004650A1"/>
    <w:rsid w:val="00465943"/>
    <w:rsid w:val="0046648B"/>
    <w:rsid w:val="00466BE0"/>
    <w:rsid w:val="00466E24"/>
    <w:rsid w:val="00467159"/>
    <w:rsid w:val="00467261"/>
    <w:rsid w:val="00467B27"/>
    <w:rsid w:val="00470240"/>
    <w:rsid w:val="0047043E"/>
    <w:rsid w:val="00470612"/>
    <w:rsid w:val="00470D5C"/>
    <w:rsid w:val="0047178C"/>
    <w:rsid w:val="004717DE"/>
    <w:rsid w:val="004720BB"/>
    <w:rsid w:val="004726B4"/>
    <w:rsid w:val="00472702"/>
    <w:rsid w:val="00473039"/>
    <w:rsid w:val="004731A0"/>
    <w:rsid w:val="00473BD2"/>
    <w:rsid w:val="00473E0E"/>
    <w:rsid w:val="004741FA"/>
    <w:rsid w:val="004743FE"/>
    <w:rsid w:val="00474D88"/>
    <w:rsid w:val="00474E38"/>
    <w:rsid w:val="00475524"/>
    <w:rsid w:val="00475880"/>
    <w:rsid w:val="00475907"/>
    <w:rsid w:val="00475A8D"/>
    <w:rsid w:val="00476CD9"/>
    <w:rsid w:val="004800B5"/>
    <w:rsid w:val="00480130"/>
    <w:rsid w:val="00480783"/>
    <w:rsid w:val="004809DA"/>
    <w:rsid w:val="00480E70"/>
    <w:rsid w:val="004815FC"/>
    <w:rsid w:val="00481F13"/>
    <w:rsid w:val="0048221D"/>
    <w:rsid w:val="004822A8"/>
    <w:rsid w:val="00482AA0"/>
    <w:rsid w:val="00482BE5"/>
    <w:rsid w:val="00482F22"/>
    <w:rsid w:val="00483082"/>
    <w:rsid w:val="004834A9"/>
    <w:rsid w:val="00483DF0"/>
    <w:rsid w:val="00483E82"/>
    <w:rsid w:val="0048430D"/>
    <w:rsid w:val="004846D9"/>
    <w:rsid w:val="00484994"/>
    <w:rsid w:val="004849A1"/>
    <w:rsid w:val="00485058"/>
    <w:rsid w:val="004856B9"/>
    <w:rsid w:val="0048659B"/>
    <w:rsid w:val="00486861"/>
    <w:rsid w:val="00486EC4"/>
    <w:rsid w:val="0048749D"/>
    <w:rsid w:val="00487841"/>
    <w:rsid w:val="004878F3"/>
    <w:rsid w:val="004903C3"/>
    <w:rsid w:val="004906F2"/>
    <w:rsid w:val="0049073F"/>
    <w:rsid w:val="004910CA"/>
    <w:rsid w:val="004916FE"/>
    <w:rsid w:val="00491A58"/>
    <w:rsid w:val="00491E6D"/>
    <w:rsid w:val="00491F3E"/>
    <w:rsid w:val="00492711"/>
    <w:rsid w:val="00492CB7"/>
    <w:rsid w:val="0049319B"/>
    <w:rsid w:val="0049328D"/>
    <w:rsid w:val="00493A31"/>
    <w:rsid w:val="00493D23"/>
    <w:rsid w:val="00494550"/>
    <w:rsid w:val="00494CB3"/>
    <w:rsid w:val="00494DAB"/>
    <w:rsid w:val="004951EC"/>
    <w:rsid w:val="004958D3"/>
    <w:rsid w:val="00495A2C"/>
    <w:rsid w:val="00495A8A"/>
    <w:rsid w:val="00496A43"/>
    <w:rsid w:val="00496FAE"/>
    <w:rsid w:val="00497398"/>
    <w:rsid w:val="004979E4"/>
    <w:rsid w:val="00497C46"/>
    <w:rsid w:val="00497F11"/>
    <w:rsid w:val="004A045E"/>
    <w:rsid w:val="004A07A5"/>
    <w:rsid w:val="004A0BA0"/>
    <w:rsid w:val="004A11A4"/>
    <w:rsid w:val="004A1C93"/>
    <w:rsid w:val="004A274B"/>
    <w:rsid w:val="004A302F"/>
    <w:rsid w:val="004A34CE"/>
    <w:rsid w:val="004A3C37"/>
    <w:rsid w:val="004A4790"/>
    <w:rsid w:val="004A55FC"/>
    <w:rsid w:val="004A587D"/>
    <w:rsid w:val="004A5D51"/>
    <w:rsid w:val="004A5E3E"/>
    <w:rsid w:val="004A5EA5"/>
    <w:rsid w:val="004A6E29"/>
    <w:rsid w:val="004A6F4E"/>
    <w:rsid w:val="004A7C3D"/>
    <w:rsid w:val="004A7EA9"/>
    <w:rsid w:val="004B03EF"/>
    <w:rsid w:val="004B0766"/>
    <w:rsid w:val="004B1270"/>
    <w:rsid w:val="004B16EB"/>
    <w:rsid w:val="004B22DC"/>
    <w:rsid w:val="004B2781"/>
    <w:rsid w:val="004B3357"/>
    <w:rsid w:val="004B3A73"/>
    <w:rsid w:val="004B3DFC"/>
    <w:rsid w:val="004B3F0C"/>
    <w:rsid w:val="004B3FD6"/>
    <w:rsid w:val="004B4034"/>
    <w:rsid w:val="004B4BDD"/>
    <w:rsid w:val="004B4CD0"/>
    <w:rsid w:val="004B4FDB"/>
    <w:rsid w:val="004B5117"/>
    <w:rsid w:val="004B5BE3"/>
    <w:rsid w:val="004B5C9D"/>
    <w:rsid w:val="004B62BF"/>
    <w:rsid w:val="004B631E"/>
    <w:rsid w:val="004B658E"/>
    <w:rsid w:val="004B69BE"/>
    <w:rsid w:val="004B71F8"/>
    <w:rsid w:val="004B7234"/>
    <w:rsid w:val="004B7711"/>
    <w:rsid w:val="004B7866"/>
    <w:rsid w:val="004B7974"/>
    <w:rsid w:val="004C0098"/>
    <w:rsid w:val="004C00B1"/>
    <w:rsid w:val="004C042A"/>
    <w:rsid w:val="004C0529"/>
    <w:rsid w:val="004C152B"/>
    <w:rsid w:val="004C15C0"/>
    <w:rsid w:val="004C165D"/>
    <w:rsid w:val="004C1755"/>
    <w:rsid w:val="004C1969"/>
    <w:rsid w:val="004C2AD2"/>
    <w:rsid w:val="004C2B8E"/>
    <w:rsid w:val="004C3088"/>
    <w:rsid w:val="004C38F1"/>
    <w:rsid w:val="004C473B"/>
    <w:rsid w:val="004C47A9"/>
    <w:rsid w:val="004C48D9"/>
    <w:rsid w:val="004C4B00"/>
    <w:rsid w:val="004C4B98"/>
    <w:rsid w:val="004C4EE4"/>
    <w:rsid w:val="004C5792"/>
    <w:rsid w:val="004C5CBD"/>
    <w:rsid w:val="004C6440"/>
    <w:rsid w:val="004C689B"/>
    <w:rsid w:val="004C6B43"/>
    <w:rsid w:val="004C7140"/>
    <w:rsid w:val="004C795D"/>
    <w:rsid w:val="004C7C59"/>
    <w:rsid w:val="004C7F46"/>
    <w:rsid w:val="004D009C"/>
    <w:rsid w:val="004D151D"/>
    <w:rsid w:val="004D271B"/>
    <w:rsid w:val="004D27DA"/>
    <w:rsid w:val="004D2C27"/>
    <w:rsid w:val="004D32F5"/>
    <w:rsid w:val="004D4762"/>
    <w:rsid w:val="004D4AA5"/>
    <w:rsid w:val="004D527A"/>
    <w:rsid w:val="004D53BE"/>
    <w:rsid w:val="004D54DA"/>
    <w:rsid w:val="004D5AD0"/>
    <w:rsid w:val="004D5D03"/>
    <w:rsid w:val="004D5F24"/>
    <w:rsid w:val="004D5FF4"/>
    <w:rsid w:val="004D6B7F"/>
    <w:rsid w:val="004D6DCF"/>
    <w:rsid w:val="004D6F40"/>
    <w:rsid w:val="004D739E"/>
    <w:rsid w:val="004D7CEA"/>
    <w:rsid w:val="004E0094"/>
    <w:rsid w:val="004E0FC1"/>
    <w:rsid w:val="004E1192"/>
    <w:rsid w:val="004E170A"/>
    <w:rsid w:val="004E20B8"/>
    <w:rsid w:val="004E28B0"/>
    <w:rsid w:val="004E2C0A"/>
    <w:rsid w:val="004E3677"/>
    <w:rsid w:val="004E3CE1"/>
    <w:rsid w:val="004E413A"/>
    <w:rsid w:val="004E438D"/>
    <w:rsid w:val="004E5234"/>
    <w:rsid w:val="004E5383"/>
    <w:rsid w:val="004E5457"/>
    <w:rsid w:val="004E5558"/>
    <w:rsid w:val="004E5A80"/>
    <w:rsid w:val="004E5DB2"/>
    <w:rsid w:val="004E60B7"/>
    <w:rsid w:val="004E6BFF"/>
    <w:rsid w:val="004E6DB2"/>
    <w:rsid w:val="004E785B"/>
    <w:rsid w:val="004F044E"/>
    <w:rsid w:val="004F15D3"/>
    <w:rsid w:val="004F2B4A"/>
    <w:rsid w:val="004F3228"/>
    <w:rsid w:val="004F32E8"/>
    <w:rsid w:val="004F4FC0"/>
    <w:rsid w:val="004F5A03"/>
    <w:rsid w:val="004F629A"/>
    <w:rsid w:val="004F6440"/>
    <w:rsid w:val="004F6BF0"/>
    <w:rsid w:val="004F7ADE"/>
    <w:rsid w:val="00500409"/>
    <w:rsid w:val="00501680"/>
    <w:rsid w:val="005033CE"/>
    <w:rsid w:val="00503726"/>
    <w:rsid w:val="0050384B"/>
    <w:rsid w:val="00503A87"/>
    <w:rsid w:val="0050410C"/>
    <w:rsid w:val="00504560"/>
    <w:rsid w:val="00504680"/>
    <w:rsid w:val="005046E7"/>
    <w:rsid w:val="005048EE"/>
    <w:rsid w:val="00505535"/>
    <w:rsid w:val="0050569B"/>
    <w:rsid w:val="0050622B"/>
    <w:rsid w:val="00506300"/>
    <w:rsid w:val="00506630"/>
    <w:rsid w:val="00506D12"/>
    <w:rsid w:val="005070EF"/>
    <w:rsid w:val="005072F7"/>
    <w:rsid w:val="005076A1"/>
    <w:rsid w:val="00510561"/>
    <w:rsid w:val="00510876"/>
    <w:rsid w:val="00511B5E"/>
    <w:rsid w:val="00511EFF"/>
    <w:rsid w:val="0051293E"/>
    <w:rsid w:val="00512C62"/>
    <w:rsid w:val="00512CFD"/>
    <w:rsid w:val="00513C73"/>
    <w:rsid w:val="00514921"/>
    <w:rsid w:val="00514A46"/>
    <w:rsid w:val="00514CDE"/>
    <w:rsid w:val="005158B9"/>
    <w:rsid w:val="00516E10"/>
    <w:rsid w:val="00517F1A"/>
    <w:rsid w:val="00517F8E"/>
    <w:rsid w:val="00521380"/>
    <w:rsid w:val="005216B0"/>
    <w:rsid w:val="005217F5"/>
    <w:rsid w:val="00521D26"/>
    <w:rsid w:val="00522843"/>
    <w:rsid w:val="00522BE1"/>
    <w:rsid w:val="00522C66"/>
    <w:rsid w:val="00523168"/>
    <w:rsid w:val="00523624"/>
    <w:rsid w:val="00523A5A"/>
    <w:rsid w:val="00523C7B"/>
    <w:rsid w:val="0052427B"/>
    <w:rsid w:val="00524642"/>
    <w:rsid w:val="0052470C"/>
    <w:rsid w:val="00524DCD"/>
    <w:rsid w:val="0052528F"/>
    <w:rsid w:val="00525589"/>
    <w:rsid w:val="00527B4D"/>
    <w:rsid w:val="005302CB"/>
    <w:rsid w:val="00530632"/>
    <w:rsid w:val="00530B88"/>
    <w:rsid w:val="00530DF1"/>
    <w:rsid w:val="00530FCA"/>
    <w:rsid w:val="00531204"/>
    <w:rsid w:val="005319EB"/>
    <w:rsid w:val="00532374"/>
    <w:rsid w:val="00532A6B"/>
    <w:rsid w:val="00532B91"/>
    <w:rsid w:val="00532C80"/>
    <w:rsid w:val="00532E61"/>
    <w:rsid w:val="00532F73"/>
    <w:rsid w:val="005330CC"/>
    <w:rsid w:val="005335FD"/>
    <w:rsid w:val="0053378E"/>
    <w:rsid w:val="00533863"/>
    <w:rsid w:val="00533F44"/>
    <w:rsid w:val="0053471E"/>
    <w:rsid w:val="00534AB2"/>
    <w:rsid w:val="00534CCA"/>
    <w:rsid w:val="0053507D"/>
    <w:rsid w:val="0053644D"/>
    <w:rsid w:val="0053689B"/>
    <w:rsid w:val="00537EE9"/>
    <w:rsid w:val="0054146D"/>
    <w:rsid w:val="005416F9"/>
    <w:rsid w:val="00541704"/>
    <w:rsid w:val="005418F5"/>
    <w:rsid w:val="00541FCA"/>
    <w:rsid w:val="005421AE"/>
    <w:rsid w:val="00543220"/>
    <w:rsid w:val="0054379B"/>
    <w:rsid w:val="0054398E"/>
    <w:rsid w:val="005439CC"/>
    <w:rsid w:val="00543A42"/>
    <w:rsid w:val="0054474F"/>
    <w:rsid w:val="00544B2D"/>
    <w:rsid w:val="00544F7F"/>
    <w:rsid w:val="0054510C"/>
    <w:rsid w:val="00545875"/>
    <w:rsid w:val="00545E1D"/>
    <w:rsid w:val="0054686B"/>
    <w:rsid w:val="00546966"/>
    <w:rsid w:val="00546C3B"/>
    <w:rsid w:val="00547101"/>
    <w:rsid w:val="00547B25"/>
    <w:rsid w:val="00547B6D"/>
    <w:rsid w:val="0055007A"/>
    <w:rsid w:val="005509E0"/>
    <w:rsid w:val="00550F57"/>
    <w:rsid w:val="005510C2"/>
    <w:rsid w:val="00552237"/>
    <w:rsid w:val="00552D36"/>
    <w:rsid w:val="00553AD7"/>
    <w:rsid w:val="005541AB"/>
    <w:rsid w:val="00555C07"/>
    <w:rsid w:val="00556548"/>
    <w:rsid w:val="005565CD"/>
    <w:rsid w:val="00556BD0"/>
    <w:rsid w:val="00557181"/>
    <w:rsid w:val="0055722D"/>
    <w:rsid w:val="00560C8D"/>
    <w:rsid w:val="00560C9F"/>
    <w:rsid w:val="00560F91"/>
    <w:rsid w:val="0056133C"/>
    <w:rsid w:val="005617FB"/>
    <w:rsid w:val="00561F64"/>
    <w:rsid w:val="00562ACD"/>
    <w:rsid w:val="00562E90"/>
    <w:rsid w:val="00562F6A"/>
    <w:rsid w:val="0056303B"/>
    <w:rsid w:val="00563A21"/>
    <w:rsid w:val="00564104"/>
    <w:rsid w:val="0056425E"/>
    <w:rsid w:val="0056464D"/>
    <w:rsid w:val="00564DC2"/>
    <w:rsid w:val="00564DEC"/>
    <w:rsid w:val="0056544E"/>
    <w:rsid w:val="00565F54"/>
    <w:rsid w:val="0056623D"/>
    <w:rsid w:val="00566307"/>
    <w:rsid w:val="00566653"/>
    <w:rsid w:val="00566B69"/>
    <w:rsid w:val="00566EE9"/>
    <w:rsid w:val="00567071"/>
    <w:rsid w:val="005679C7"/>
    <w:rsid w:val="00570032"/>
    <w:rsid w:val="00570519"/>
    <w:rsid w:val="00570714"/>
    <w:rsid w:val="00570BB5"/>
    <w:rsid w:val="00571081"/>
    <w:rsid w:val="00571546"/>
    <w:rsid w:val="005715BA"/>
    <w:rsid w:val="0057194A"/>
    <w:rsid w:val="0057217D"/>
    <w:rsid w:val="00572B16"/>
    <w:rsid w:val="00572C6C"/>
    <w:rsid w:val="00572D50"/>
    <w:rsid w:val="00572DFC"/>
    <w:rsid w:val="00573571"/>
    <w:rsid w:val="00573FA5"/>
    <w:rsid w:val="00574297"/>
    <w:rsid w:val="00575813"/>
    <w:rsid w:val="00575943"/>
    <w:rsid w:val="00575EF0"/>
    <w:rsid w:val="00576594"/>
    <w:rsid w:val="00576E17"/>
    <w:rsid w:val="00577459"/>
    <w:rsid w:val="00577556"/>
    <w:rsid w:val="00580981"/>
    <w:rsid w:val="00580F17"/>
    <w:rsid w:val="00582C9C"/>
    <w:rsid w:val="0058342C"/>
    <w:rsid w:val="005843E9"/>
    <w:rsid w:val="005843FA"/>
    <w:rsid w:val="00584DD2"/>
    <w:rsid w:val="005853DF"/>
    <w:rsid w:val="00585C9B"/>
    <w:rsid w:val="00585F21"/>
    <w:rsid w:val="00586047"/>
    <w:rsid w:val="00586774"/>
    <w:rsid w:val="00586957"/>
    <w:rsid w:val="0058743A"/>
    <w:rsid w:val="005879DA"/>
    <w:rsid w:val="00587D2D"/>
    <w:rsid w:val="0059069B"/>
    <w:rsid w:val="00590B37"/>
    <w:rsid w:val="00591021"/>
    <w:rsid w:val="005916D7"/>
    <w:rsid w:val="005917AA"/>
    <w:rsid w:val="005917B9"/>
    <w:rsid w:val="00593CC0"/>
    <w:rsid w:val="00594362"/>
    <w:rsid w:val="00594485"/>
    <w:rsid w:val="005948EA"/>
    <w:rsid w:val="0059594F"/>
    <w:rsid w:val="0059619C"/>
    <w:rsid w:val="005963CC"/>
    <w:rsid w:val="0059677B"/>
    <w:rsid w:val="00596951"/>
    <w:rsid w:val="00597830"/>
    <w:rsid w:val="00597AD3"/>
    <w:rsid w:val="005A0500"/>
    <w:rsid w:val="005A05D9"/>
    <w:rsid w:val="005A0644"/>
    <w:rsid w:val="005A0A14"/>
    <w:rsid w:val="005A1669"/>
    <w:rsid w:val="005A1E37"/>
    <w:rsid w:val="005A1E71"/>
    <w:rsid w:val="005A22DD"/>
    <w:rsid w:val="005A26E5"/>
    <w:rsid w:val="005A2B3D"/>
    <w:rsid w:val="005A2FE6"/>
    <w:rsid w:val="005A421A"/>
    <w:rsid w:val="005A426B"/>
    <w:rsid w:val="005A446F"/>
    <w:rsid w:val="005A4668"/>
    <w:rsid w:val="005A4760"/>
    <w:rsid w:val="005A660C"/>
    <w:rsid w:val="005A703B"/>
    <w:rsid w:val="005A72CB"/>
    <w:rsid w:val="005A7984"/>
    <w:rsid w:val="005A7C4E"/>
    <w:rsid w:val="005A7F7F"/>
    <w:rsid w:val="005B26B8"/>
    <w:rsid w:val="005B2900"/>
    <w:rsid w:val="005B2DE0"/>
    <w:rsid w:val="005B3ABC"/>
    <w:rsid w:val="005B4EEF"/>
    <w:rsid w:val="005B4FE9"/>
    <w:rsid w:val="005B571A"/>
    <w:rsid w:val="005B614B"/>
    <w:rsid w:val="005B624E"/>
    <w:rsid w:val="005B670E"/>
    <w:rsid w:val="005B6758"/>
    <w:rsid w:val="005B79AB"/>
    <w:rsid w:val="005C0644"/>
    <w:rsid w:val="005C0C57"/>
    <w:rsid w:val="005C1411"/>
    <w:rsid w:val="005C14CF"/>
    <w:rsid w:val="005C1ABE"/>
    <w:rsid w:val="005C1DE1"/>
    <w:rsid w:val="005C21A3"/>
    <w:rsid w:val="005C3341"/>
    <w:rsid w:val="005C5186"/>
    <w:rsid w:val="005C5320"/>
    <w:rsid w:val="005C5375"/>
    <w:rsid w:val="005C6500"/>
    <w:rsid w:val="005C7C83"/>
    <w:rsid w:val="005C7F84"/>
    <w:rsid w:val="005D0203"/>
    <w:rsid w:val="005D0320"/>
    <w:rsid w:val="005D05D0"/>
    <w:rsid w:val="005D07DE"/>
    <w:rsid w:val="005D109D"/>
    <w:rsid w:val="005D13AE"/>
    <w:rsid w:val="005D15F1"/>
    <w:rsid w:val="005D1CB3"/>
    <w:rsid w:val="005D2269"/>
    <w:rsid w:val="005D22D7"/>
    <w:rsid w:val="005D2600"/>
    <w:rsid w:val="005D29D3"/>
    <w:rsid w:val="005D2B4E"/>
    <w:rsid w:val="005D3679"/>
    <w:rsid w:val="005D3A58"/>
    <w:rsid w:val="005D3A5F"/>
    <w:rsid w:val="005D4226"/>
    <w:rsid w:val="005D444D"/>
    <w:rsid w:val="005D478E"/>
    <w:rsid w:val="005D481F"/>
    <w:rsid w:val="005D4897"/>
    <w:rsid w:val="005D4BE7"/>
    <w:rsid w:val="005D4CC8"/>
    <w:rsid w:val="005D5170"/>
    <w:rsid w:val="005D5244"/>
    <w:rsid w:val="005D52E1"/>
    <w:rsid w:val="005D567A"/>
    <w:rsid w:val="005D5E1D"/>
    <w:rsid w:val="005D616C"/>
    <w:rsid w:val="005D6240"/>
    <w:rsid w:val="005D674D"/>
    <w:rsid w:val="005D6AE0"/>
    <w:rsid w:val="005D6F99"/>
    <w:rsid w:val="005D7161"/>
    <w:rsid w:val="005D74CB"/>
    <w:rsid w:val="005D770B"/>
    <w:rsid w:val="005D7B83"/>
    <w:rsid w:val="005E03D9"/>
    <w:rsid w:val="005E0B56"/>
    <w:rsid w:val="005E1A3E"/>
    <w:rsid w:val="005E1B9A"/>
    <w:rsid w:val="005E1E69"/>
    <w:rsid w:val="005E28F2"/>
    <w:rsid w:val="005E2925"/>
    <w:rsid w:val="005E2B09"/>
    <w:rsid w:val="005E350A"/>
    <w:rsid w:val="005E4A7C"/>
    <w:rsid w:val="005E4F02"/>
    <w:rsid w:val="005E59C7"/>
    <w:rsid w:val="005E6ED1"/>
    <w:rsid w:val="005E73B5"/>
    <w:rsid w:val="005E73C1"/>
    <w:rsid w:val="005F04C2"/>
    <w:rsid w:val="005F1961"/>
    <w:rsid w:val="005F1C3C"/>
    <w:rsid w:val="005F223F"/>
    <w:rsid w:val="005F2703"/>
    <w:rsid w:val="005F2CF5"/>
    <w:rsid w:val="005F2D51"/>
    <w:rsid w:val="005F3F02"/>
    <w:rsid w:val="005F408A"/>
    <w:rsid w:val="005F424B"/>
    <w:rsid w:val="005F4438"/>
    <w:rsid w:val="005F48B2"/>
    <w:rsid w:val="005F51C0"/>
    <w:rsid w:val="005F561E"/>
    <w:rsid w:val="005F6235"/>
    <w:rsid w:val="005F6689"/>
    <w:rsid w:val="005F673E"/>
    <w:rsid w:val="005F741F"/>
    <w:rsid w:val="005F76C3"/>
    <w:rsid w:val="005F79DF"/>
    <w:rsid w:val="006008A7"/>
    <w:rsid w:val="00600BB7"/>
    <w:rsid w:val="00600E8D"/>
    <w:rsid w:val="006019F3"/>
    <w:rsid w:val="00601A7D"/>
    <w:rsid w:val="00601EDE"/>
    <w:rsid w:val="006022BB"/>
    <w:rsid w:val="00602BA1"/>
    <w:rsid w:val="00602CDD"/>
    <w:rsid w:val="0060305E"/>
    <w:rsid w:val="00603949"/>
    <w:rsid w:val="00603B06"/>
    <w:rsid w:val="0060428E"/>
    <w:rsid w:val="0060473C"/>
    <w:rsid w:val="00604875"/>
    <w:rsid w:val="00604960"/>
    <w:rsid w:val="00604DD2"/>
    <w:rsid w:val="00605525"/>
    <w:rsid w:val="00605D33"/>
    <w:rsid w:val="00606406"/>
    <w:rsid w:val="00607E4D"/>
    <w:rsid w:val="00607FF6"/>
    <w:rsid w:val="006109DF"/>
    <w:rsid w:val="00610A20"/>
    <w:rsid w:val="00610A6A"/>
    <w:rsid w:val="00611CCC"/>
    <w:rsid w:val="00612353"/>
    <w:rsid w:val="0061265A"/>
    <w:rsid w:val="00613257"/>
    <w:rsid w:val="0061426F"/>
    <w:rsid w:val="00614B6D"/>
    <w:rsid w:val="006150A4"/>
    <w:rsid w:val="006151A4"/>
    <w:rsid w:val="00615345"/>
    <w:rsid w:val="006159FC"/>
    <w:rsid w:val="006160C1"/>
    <w:rsid w:val="00616350"/>
    <w:rsid w:val="006166F1"/>
    <w:rsid w:val="00616A6A"/>
    <w:rsid w:val="00616B52"/>
    <w:rsid w:val="006173BD"/>
    <w:rsid w:val="00617409"/>
    <w:rsid w:val="006179C7"/>
    <w:rsid w:val="00620593"/>
    <w:rsid w:val="00620A87"/>
    <w:rsid w:val="00620AAD"/>
    <w:rsid w:val="00621102"/>
    <w:rsid w:val="00621F7C"/>
    <w:rsid w:val="00622034"/>
    <w:rsid w:val="006223B9"/>
    <w:rsid w:val="0062328E"/>
    <w:rsid w:val="00624B0D"/>
    <w:rsid w:val="006261D9"/>
    <w:rsid w:val="006278D9"/>
    <w:rsid w:val="00627D86"/>
    <w:rsid w:val="006304C3"/>
    <w:rsid w:val="0063061E"/>
    <w:rsid w:val="00630D64"/>
    <w:rsid w:val="006315A5"/>
    <w:rsid w:val="00631863"/>
    <w:rsid w:val="00631B2C"/>
    <w:rsid w:val="0063270F"/>
    <w:rsid w:val="00633138"/>
    <w:rsid w:val="0063362D"/>
    <w:rsid w:val="006340A7"/>
    <w:rsid w:val="00634225"/>
    <w:rsid w:val="0063430A"/>
    <w:rsid w:val="00634697"/>
    <w:rsid w:val="006346A4"/>
    <w:rsid w:val="006358B3"/>
    <w:rsid w:val="00635C87"/>
    <w:rsid w:val="00635DAB"/>
    <w:rsid w:val="00636098"/>
    <w:rsid w:val="00636DAC"/>
    <w:rsid w:val="006373DC"/>
    <w:rsid w:val="00637678"/>
    <w:rsid w:val="006377CD"/>
    <w:rsid w:val="00637979"/>
    <w:rsid w:val="00637C01"/>
    <w:rsid w:val="006401BE"/>
    <w:rsid w:val="006401FB"/>
    <w:rsid w:val="00640CAC"/>
    <w:rsid w:val="0064223D"/>
    <w:rsid w:val="00642345"/>
    <w:rsid w:val="00642A68"/>
    <w:rsid w:val="00642D50"/>
    <w:rsid w:val="006432DB"/>
    <w:rsid w:val="00643439"/>
    <w:rsid w:val="006438E6"/>
    <w:rsid w:val="00643A05"/>
    <w:rsid w:val="00643C67"/>
    <w:rsid w:val="00643DE0"/>
    <w:rsid w:val="0064441E"/>
    <w:rsid w:val="00644795"/>
    <w:rsid w:val="00645281"/>
    <w:rsid w:val="0064675D"/>
    <w:rsid w:val="00646CBB"/>
    <w:rsid w:val="00647003"/>
    <w:rsid w:val="00647041"/>
    <w:rsid w:val="00647216"/>
    <w:rsid w:val="00647888"/>
    <w:rsid w:val="00650786"/>
    <w:rsid w:val="00650F06"/>
    <w:rsid w:val="006510CD"/>
    <w:rsid w:val="00651513"/>
    <w:rsid w:val="00651648"/>
    <w:rsid w:val="00651F98"/>
    <w:rsid w:val="00652135"/>
    <w:rsid w:val="0065220D"/>
    <w:rsid w:val="00652419"/>
    <w:rsid w:val="006524E0"/>
    <w:rsid w:val="00652672"/>
    <w:rsid w:val="00652AD4"/>
    <w:rsid w:val="00652E3F"/>
    <w:rsid w:val="00652EF0"/>
    <w:rsid w:val="00653789"/>
    <w:rsid w:val="006537E7"/>
    <w:rsid w:val="00653917"/>
    <w:rsid w:val="006542C9"/>
    <w:rsid w:val="00654585"/>
    <w:rsid w:val="00654A0D"/>
    <w:rsid w:val="00654B76"/>
    <w:rsid w:val="0065508E"/>
    <w:rsid w:val="00655804"/>
    <w:rsid w:val="0065588C"/>
    <w:rsid w:val="00655B06"/>
    <w:rsid w:val="00655DFA"/>
    <w:rsid w:val="00655F46"/>
    <w:rsid w:val="0065679D"/>
    <w:rsid w:val="006571BC"/>
    <w:rsid w:val="006578DB"/>
    <w:rsid w:val="00657E09"/>
    <w:rsid w:val="00660231"/>
    <w:rsid w:val="00660433"/>
    <w:rsid w:val="00660DD3"/>
    <w:rsid w:val="00661234"/>
    <w:rsid w:val="006624D1"/>
    <w:rsid w:val="00662A1E"/>
    <w:rsid w:val="0066373B"/>
    <w:rsid w:val="00663890"/>
    <w:rsid w:val="00663F95"/>
    <w:rsid w:val="00664EBA"/>
    <w:rsid w:val="00664F8B"/>
    <w:rsid w:val="00665834"/>
    <w:rsid w:val="00665BA2"/>
    <w:rsid w:val="006663DD"/>
    <w:rsid w:val="00666874"/>
    <w:rsid w:val="00666E29"/>
    <w:rsid w:val="006670BE"/>
    <w:rsid w:val="00667311"/>
    <w:rsid w:val="0066745C"/>
    <w:rsid w:val="00670905"/>
    <w:rsid w:val="00671070"/>
    <w:rsid w:val="006710F2"/>
    <w:rsid w:val="00671B15"/>
    <w:rsid w:val="00672000"/>
    <w:rsid w:val="0067216A"/>
    <w:rsid w:val="0067230E"/>
    <w:rsid w:val="006729CD"/>
    <w:rsid w:val="00672C8A"/>
    <w:rsid w:val="00672F7D"/>
    <w:rsid w:val="00673D12"/>
    <w:rsid w:val="0067470E"/>
    <w:rsid w:val="0067525E"/>
    <w:rsid w:val="00675616"/>
    <w:rsid w:val="006760AF"/>
    <w:rsid w:val="00676474"/>
    <w:rsid w:val="00677114"/>
    <w:rsid w:val="006778AC"/>
    <w:rsid w:val="00677910"/>
    <w:rsid w:val="00677A99"/>
    <w:rsid w:val="00677AA8"/>
    <w:rsid w:val="006805C3"/>
    <w:rsid w:val="00680E02"/>
    <w:rsid w:val="00680EB7"/>
    <w:rsid w:val="0068133A"/>
    <w:rsid w:val="00681944"/>
    <w:rsid w:val="006823B0"/>
    <w:rsid w:val="00682824"/>
    <w:rsid w:val="0068299E"/>
    <w:rsid w:val="0068337B"/>
    <w:rsid w:val="0068428D"/>
    <w:rsid w:val="006842DF"/>
    <w:rsid w:val="00684751"/>
    <w:rsid w:val="006849FB"/>
    <w:rsid w:val="00684B6C"/>
    <w:rsid w:val="0068586F"/>
    <w:rsid w:val="006866B6"/>
    <w:rsid w:val="006866F8"/>
    <w:rsid w:val="00686A3F"/>
    <w:rsid w:val="00687073"/>
    <w:rsid w:val="006873F6"/>
    <w:rsid w:val="006874DB"/>
    <w:rsid w:val="00687FF6"/>
    <w:rsid w:val="00690B39"/>
    <w:rsid w:val="0069126B"/>
    <w:rsid w:val="006912FB"/>
    <w:rsid w:val="00691467"/>
    <w:rsid w:val="00691D93"/>
    <w:rsid w:val="006920E0"/>
    <w:rsid w:val="00692E63"/>
    <w:rsid w:val="00693870"/>
    <w:rsid w:val="0069554C"/>
    <w:rsid w:val="006959B0"/>
    <w:rsid w:val="00695B7B"/>
    <w:rsid w:val="006969EB"/>
    <w:rsid w:val="00696C04"/>
    <w:rsid w:val="00696C17"/>
    <w:rsid w:val="00696E83"/>
    <w:rsid w:val="006A0061"/>
    <w:rsid w:val="006A02DB"/>
    <w:rsid w:val="006A108C"/>
    <w:rsid w:val="006A10F7"/>
    <w:rsid w:val="006A14C5"/>
    <w:rsid w:val="006A15E1"/>
    <w:rsid w:val="006A1861"/>
    <w:rsid w:val="006A1D61"/>
    <w:rsid w:val="006A1D8C"/>
    <w:rsid w:val="006A2238"/>
    <w:rsid w:val="006A3BB6"/>
    <w:rsid w:val="006A3D7F"/>
    <w:rsid w:val="006A419C"/>
    <w:rsid w:val="006A456E"/>
    <w:rsid w:val="006A49F3"/>
    <w:rsid w:val="006A4E8A"/>
    <w:rsid w:val="006A5B68"/>
    <w:rsid w:val="006A6F1E"/>
    <w:rsid w:val="006A72E8"/>
    <w:rsid w:val="006A789A"/>
    <w:rsid w:val="006A7B62"/>
    <w:rsid w:val="006A7BD0"/>
    <w:rsid w:val="006A7FEB"/>
    <w:rsid w:val="006B0561"/>
    <w:rsid w:val="006B0C8E"/>
    <w:rsid w:val="006B0C96"/>
    <w:rsid w:val="006B18F7"/>
    <w:rsid w:val="006B225F"/>
    <w:rsid w:val="006B2AE1"/>
    <w:rsid w:val="006B2F6E"/>
    <w:rsid w:val="006B3776"/>
    <w:rsid w:val="006B4F0B"/>
    <w:rsid w:val="006B5248"/>
    <w:rsid w:val="006B585C"/>
    <w:rsid w:val="006B599B"/>
    <w:rsid w:val="006B5ACD"/>
    <w:rsid w:val="006B6209"/>
    <w:rsid w:val="006B65F3"/>
    <w:rsid w:val="006B666F"/>
    <w:rsid w:val="006B6709"/>
    <w:rsid w:val="006B7002"/>
    <w:rsid w:val="006B78F3"/>
    <w:rsid w:val="006C012B"/>
    <w:rsid w:val="006C0589"/>
    <w:rsid w:val="006C05D7"/>
    <w:rsid w:val="006C0A30"/>
    <w:rsid w:val="006C0AA7"/>
    <w:rsid w:val="006C277B"/>
    <w:rsid w:val="006C2C60"/>
    <w:rsid w:val="006C2D16"/>
    <w:rsid w:val="006C2F7B"/>
    <w:rsid w:val="006C3037"/>
    <w:rsid w:val="006C33A3"/>
    <w:rsid w:val="006C3DF4"/>
    <w:rsid w:val="006C3F33"/>
    <w:rsid w:val="006C4159"/>
    <w:rsid w:val="006C4A07"/>
    <w:rsid w:val="006C4E68"/>
    <w:rsid w:val="006C4F53"/>
    <w:rsid w:val="006C5494"/>
    <w:rsid w:val="006C6ADB"/>
    <w:rsid w:val="006C7667"/>
    <w:rsid w:val="006C7DCD"/>
    <w:rsid w:val="006D000D"/>
    <w:rsid w:val="006D007E"/>
    <w:rsid w:val="006D0E50"/>
    <w:rsid w:val="006D17D2"/>
    <w:rsid w:val="006D2AED"/>
    <w:rsid w:val="006D339D"/>
    <w:rsid w:val="006D356F"/>
    <w:rsid w:val="006D3768"/>
    <w:rsid w:val="006D4C64"/>
    <w:rsid w:val="006D50F8"/>
    <w:rsid w:val="006D51A8"/>
    <w:rsid w:val="006D54BC"/>
    <w:rsid w:val="006D5A6E"/>
    <w:rsid w:val="006D6448"/>
    <w:rsid w:val="006D7406"/>
    <w:rsid w:val="006D7DD0"/>
    <w:rsid w:val="006E0957"/>
    <w:rsid w:val="006E0B30"/>
    <w:rsid w:val="006E1736"/>
    <w:rsid w:val="006E1791"/>
    <w:rsid w:val="006E1BBA"/>
    <w:rsid w:val="006E1BC4"/>
    <w:rsid w:val="006E21DF"/>
    <w:rsid w:val="006E2470"/>
    <w:rsid w:val="006E2794"/>
    <w:rsid w:val="006E3582"/>
    <w:rsid w:val="006E393C"/>
    <w:rsid w:val="006E3ED1"/>
    <w:rsid w:val="006E4352"/>
    <w:rsid w:val="006E4A39"/>
    <w:rsid w:val="006E4D46"/>
    <w:rsid w:val="006E4FDA"/>
    <w:rsid w:val="006E55B5"/>
    <w:rsid w:val="006E59CB"/>
    <w:rsid w:val="006E59D3"/>
    <w:rsid w:val="006E5A5E"/>
    <w:rsid w:val="006E6C79"/>
    <w:rsid w:val="006F01BF"/>
    <w:rsid w:val="006F0798"/>
    <w:rsid w:val="006F0CAC"/>
    <w:rsid w:val="006F0EFB"/>
    <w:rsid w:val="006F1777"/>
    <w:rsid w:val="006F1D6A"/>
    <w:rsid w:val="006F1EAF"/>
    <w:rsid w:val="006F25E6"/>
    <w:rsid w:val="006F2773"/>
    <w:rsid w:val="006F2853"/>
    <w:rsid w:val="006F2FB7"/>
    <w:rsid w:val="006F30B6"/>
    <w:rsid w:val="006F31B8"/>
    <w:rsid w:val="006F3300"/>
    <w:rsid w:val="006F345C"/>
    <w:rsid w:val="006F4E6E"/>
    <w:rsid w:val="006F5084"/>
    <w:rsid w:val="006F58C2"/>
    <w:rsid w:val="006F5BF5"/>
    <w:rsid w:val="006F5DD4"/>
    <w:rsid w:val="006F60CB"/>
    <w:rsid w:val="006F67D4"/>
    <w:rsid w:val="006F710B"/>
    <w:rsid w:val="006F77E7"/>
    <w:rsid w:val="006F7A51"/>
    <w:rsid w:val="00700E15"/>
    <w:rsid w:val="007010FA"/>
    <w:rsid w:val="00701F66"/>
    <w:rsid w:val="00702669"/>
    <w:rsid w:val="00703391"/>
    <w:rsid w:val="00704050"/>
    <w:rsid w:val="0070428C"/>
    <w:rsid w:val="00704837"/>
    <w:rsid w:val="00705050"/>
    <w:rsid w:val="007058DE"/>
    <w:rsid w:val="007059C9"/>
    <w:rsid w:val="007064D7"/>
    <w:rsid w:val="00707240"/>
    <w:rsid w:val="00707469"/>
    <w:rsid w:val="0070789A"/>
    <w:rsid w:val="007079FE"/>
    <w:rsid w:val="00707D57"/>
    <w:rsid w:val="00710203"/>
    <w:rsid w:val="007109FF"/>
    <w:rsid w:val="00710E81"/>
    <w:rsid w:val="00711837"/>
    <w:rsid w:val="00713513"/>
    <w:rsid w:val="00714074"/>
    <w:rsid w:val="00714257"/>
    <w:rsid w:val="007142FC"/>
    <w:rsid w:val="00714977"/>
    <w:rsid w:val="00715713"/>
    <w:rsid w:val="00715AB2"/>
    <w:rsid w:val="00716327"/>
    <w:rsid w:val="0071635A"/>
    <w:rsid w:val="007166EB"/>
    <w:rsid w:val="00716C50"/>
    <w:rsid w:val="00717CF4"/>
    <w:rsid w:val="00720720"/>
    <w:rsid w:val="00720784"/>
    <w:rsid w:val="007208DB"/>
    <w:rsid w:val="00720A1B"/>
    <w:rsid w:val="00721075"/>
    <w:rsid w:val="00721F5F"/>
    <w:rsid w:val="00722439"/>
    <w:rsid w:val="0072275E"/>
    <w:rsid w:val="00722EFF"/>
    <w:rsid w:val="0072329E"/>
    <w:rsid w:val="00723920"/>
    <w:rsid w:val="00723A8E"/>
    <w:rsid w:val="00725B8D"/>
    <w:rsid w:val="0072658E"/>
    <w:rsid w:val="00726B6A"/>
    <w:rsid w:val="00726D02"/>
    <w:rsid w:val="00727508"/>
    <w:rsid w:val="00727CB1"/>
    <w:rsid w:val="007314F1"/>
    <w:rsid w:val="0073183C"/>
    <w:rsid w:val="00731ADA"/>
    <w:rsid w:val="00732101"/>
    <w:rsid w:val="00733452"/>
    <w:rsid w:val="0073348D"/>
    <w:rsid w:val="007334BE"/>
    <w:rsid w:val="0073360D"/>
    <w:rsid w:val="0073366E"/>
    <w:rsid w:val="007336E4"/>
    <w:rsid w:val="00733C83"/>
    <w:rsid w:val="00734053"/>
    <w:rsid w:val="007346F5"/>
    <w:rsid w:val="00734F45"/>
    <w:rsid w:val="007350B5"/>
    <w:rsid w:val="00736A8C"/>
    <w:rsid w:val="00736B53"/>
    <w:rsid w:val="00736F05"/>
    <w:rsid w:val="00737142"/>
    <w:rsid w:val="00740587"/>
    <w:rsid w:val="007409C9"/>
    <w:rsid w:val="007409EB"/>
    <w:rsid w:val="00740A52"/>
    <w:rsid w:val="00740B6F"/>
    <w:rsid w:val="00740DF4"/>
    <w:rsid w:val="00740E1E"/>
    <w:rsid w:val="00741612"/>
    <w:rsid w:val="007418DF"/>
    <w:rsid w:val="00741F27"/>
    <w:rsid w:val="007424A2"/>
    <w:rsid w:val="007425C4"/>
    <w:rsid w:val="00742E43"/>
    <w:rsid w:val="00742FC0"/>
    <w:rsid w:val="0074311C"/>
    <w:rsid w:val="00743467"/>
    <w:rsid w:val="007434DB"/>
    <w:rsid w:val="00743637"/>
    <w:rsid w:val="007437EE"/>
    <w:rsid w:val="007439EB"/>
    <w:rsid w:val="007441A8"/>
    <w:rsid w:val="0074445A"/>
    <w:rsid w:val="0074478E"/>
    <w:rsid w:val="007448A5"/>
    <w:rsid w:val="00744F21"/>
    <w:rsid w:val="00744FEF"/>
    <w:rsid w:val="0074588B"/>
    <w:rsid w:val="00745C47"/>
    <w:rsid w:val="0074612B"/>
    <w:rsid w:val="007467A7"/>
    <w:rsid w:val="00746A55"/>
    <w:rsid w:val="00746F30"/>
    <w:rsid w:val="00746FB7"/>
    <w:rsid w:val="00746FC8"/>
    <w:rsid w:val="0074758C"/>
    <w:rsid w:val="0074774D"/>
    <w:rsid w:val="00747C36"/>
    <w:rsid w:val="00747F36"/>
    <w:rsid w:val="00751298"/>
    <w:rsid w:val="00751B32"/>
    <w:rsid w:val="00751CE3"/>
    <w:rsid w:val="00751DFD"/>
    <w:rsid w:val="007525AB"/>
    <w:rsid w:val="00752CFE"/>
    <w:rsid w:val="0075366D"/>
    <w:rsid w:val="00753AB2"/>
    <w:rsid w:val="00754205"/>
    <w:rsid w:val="00754213"/>
    <w:rsid w:val="00754FDB"/>
    <w:rsid w:val="00755587"/>
    <w:rsid w:val="007567EE"/>
    <w:rsid w:val="00756B1E"/>
    <w:rsid w:val="007574C9"/>
    <w:rsid w:val="00757781"/>
    <w:rsid w:val="0075794E"/>
    <w:rsid w:val="00757AF6"/>
    <w:rsid w:val="00757D6A"/>
    <w:rsid w:val="00760389"/>
    <w:rsid w:val="0076092B"/>
    <w:rsid w:val="00762AB4"/>
    <w:rsid w:val="00762F90"/>
    <w:rsid w:val="007636E8"/>
    <w:rsid w:val="007649FC"/>
    <w:rsid w:val="00764DEC"/>
    <w:rsid w:val="0076508A"/>
    <w:rsid w:val="00765A23"/>
    <w:rsid w:val="00765EE3"/>
    <w:rsid w:val="0076716D"/>
    <w:rsid w:val="00767BD5"/>
    <w:rsid w:val="00767C35"/>
    <w:rsid w:val="007702D7"/>
    <w:rsid w:val="00770678"/>
    <w:rsid w:val="00770984"/>
    <w:rsid w:val="00770DE0"/>
    <w:rsid w:val="0077113B"/>
    <w:rsid w:val="007712E0"/>
    <w:rsid w:val="0077169C"/>
    <w:rsid w:val="007718CB"/>
    <w:rsid w:val="00771E48"/>
    <w:rsid w:val="0077236B"/>
    <w:rsid w:val="00772B3F"/>
    <w:rsid w:val="00772C1D"/>
    <w:rsid w:val="00772DBF"/>
    <w:rsid w:val="0077319C"/>
    <w:rsid w:val="007738D4"/>
    <w:rsid w:val="00773A8C"/>
    <w:rsid w:val="00773E77"/>
    <w:rsid w:val="00773EE1"/>
    <w:rsid w:val="00773F36"/>
    <w:rsid w:val="00774252"/>
    <w:rsid w:val="007742EA"/>
    <w:rsid w:val="007749D6"/>
    <w:rsid w:val="00774EFB"/>
    <w:rsid w:val="007750A3"/>
    <w:rsid w:val="00775603"/>
    <w:rsid w:val="0077624C"/>
    <w:rsid w:val="00776861"/>
    <w:rsid w:val="00777E51"/>
    <w:rsid w:val="00780197"/>
    <w:rsid w:val="007806FD"/>
    <w:rsid w:val="0078079B"/>
    <w:rsid w:val="00780892"/>
    <w:rsid w:val="00780B0E"/>
    <w:rsid w:val="00780B62"/>
    <w:rsid w:val="007811D2"/>
    <w:rsid w:val="00781413"/>
    <w:rsid w:val="00781EF5"/>
    <w:rsid w:val="00783F1E"/>
    <w:rsid w:val="00784196"/>
    <w:rsid w:val="0078424D"/>
    <w:rsid w:val="007847D6"/>
    <w:rsid w:val="00784BEC"/>
    <w:rsid w:val="00784ED7"/>
    <w:rsid w:val="0078570D"/>
    <w:rsid w:val="00785EE2"/>
    <w:rsid w:val="00790E1C"/>
    <w:rsid w:val="007916EF"/>
    <w:rsid w:val="00791C06"/>
    <w:rsid w:val="00791DBB"/>
    <w:rsid w:val="0079351C"/>
    <w:rsid w:val="00793864"/>
    <w:rsid w:val="00793930"/>
    <w:rsid w:val="00793BEE"/>
    <w:rsid w:val="00793E6A"/>
    <w:rsid w:val="00793FC0"/>
    <w:rsid w:val="00793FEB"/>
    <w:rsid w:val="00794632"/>
    <w:rsid w:val="0079501A"/>
    <w:rsid w:val="00795359"/>
    <w:rsid w:val="00795BA1"/>
    <w:rsid w:val="007978A2"/>
    <w:rsid w:val="00797E75"/>
    <w:rsid w:val="007A0022"/>
    <w:rsid w:val="007A07DB"/>
    <w:rsid w:val="007A106B"/>
    <w:rsid w:val="007A11F9"/>
    <w:rsid w:val="007A157E"/>
    <w:rsid w:val="007A23AB"/>
    <w:rsid w:val="007A28C6"/>
    <w:rsid w:val="007A4606"/>
    <w:rsid w:val="007A46E1"/>
    <w:rsid w:val="007A4942"/>
    <w:rsid w:val="007A4C33"/>
    <w:rsid w:val="007A5374"/>
    <w:rsid w:val="007A5ABB"/>
    <w:rsid w:val="007A5C67"/>
    <w:rsid w:val="007A629C"/>
    <w:rsid w:val="007A636E"/>
    <w:rsid w:val="007A65EA"/>
    <w:rsid w:val="007A7037"/>
    <w:rsid w:val="007A723F"/>
    <w:rsid w:val="007A7B41"/>
    <w:rsid w:val="007A7E19"/>
    <w:rsid w:val="007B0ECD"/>
    <w:rsid w:val="007B1477"/>
    <w:rsid w:val="007B18A4"/>
    <w:rsid w:val="007B2167"/>
    <w:rsid w:val="007B256C"/>
    <w:rsid w:val="007B3347"/>
    <w:rsid w:val="007B43AC"/>
    <w:rsid w:val="007B44B6"/>
    <w:rsid w:val="007B5240"/>
    <w:rsid w:val="007B5FC1"/>
    <w:rsid w:val="007B697A"/>
    <w:rsid w:val="007B6A4E"/>
    <w:rsid w:val="007B6AA5"/>
    <w:rsid w:val="007B71CE"/>
    <w:rsid w:val="007B777A"/>
    <w:rsid w:val="007B795A"/>
    <w:rsid w:val="007B79E3"/>
    <w:rsid w:val="007C01C2"/>
    <w:rsid w:val="007C05B2"/>
    <w:rsid w:val="007C077F"/>
    <w:rsid w:val="007C07E0"/>
    <w:rsid w:val="007C0C38"/>
    <w:rsid w:val="007C0C5A"/>
    <w:rsid w:val="007C115F"/>
    <w:rsid w:val="007C1598"/>
    <w:rsid w:val="007C1AA1"/>
    <w:rsid w:val="007C2988"/>
    <w:rsid w:val="007C313A"/>
    <w:rsid w:val="007C344B"/>
    <w:rsid w:val="007C3635"/>
    <w:rsid w:val="007C36AD"/>
    <w:rsid w:val="007C37A3"/>
    <w:rsid w:val="007C37CB"/>
    <w:rsid w:val="007C394B"/>
    <w:rsid w:val="007C3AEF"/>
    <w:rsid w:val="007C42A4"/>
    <w:rsid w:val="007C43AC"/>
    <w:rsid w:val="007C4465"/>
    <w:rsid w:val="007C483F"/>
    <w:rsid w:val="007C5E07"/>
    <w:rsid w:val="007C5EFB"/>
    <w:rsid w:val="007C689F"/>
    <w:rsid w:val="007C71AF"/>
    <w:rsid w:val="007C7310"/>
    <w:rsid w:val="007C744E"/>
    <w:rsid w:val="007C7EAC"/>
    <w:rsid w:val="007D03E5"/>
    <w:rsid w:val="007D0542"/>
    <w:rsid w:val="007D1241"/>
    <w:rsid w:val="007D16EA"/>
    <w:rsid w:val="007D1E9D"/>
    <w:rsid w:val="007D285B"/>
    <w:rsid w:val="007D3D94"/>
    <w:rsid w:val="007D403D"/>
    <w:rsid w:val="007D4B1A"/>
    <w:rsid w:val="007D4C49"/>
    <w:rsid w:val="007D5256"/>
    <w:rsid w:val="007D5323"/>
    <w:rsid w:val="007D5829"/>
    <w:rsid w:val="007D5B8A"/>
    <w:rsid w:val="007D682B"/>
    <w:rsid w:val="007D6A74"/>
    <w:rsid w:val="007D6BA2"/>
    <w:rsid w:val="007D6C53"/>
    <w:rsid w:val="007D7314"/>
    <w:rsid w:val="007D7544"/>
    <w:rsid w:val="007D7753"/>
    <w:rsid w:val="007D787B"/>
    <w:rsid w:val="007D7F06"/>
    <w:rsid w:val="007D7F14"/>
    <w:rsid w:val="007E006B"/>
    <w:rsid w:val="007E06B9"/>
    <w:rsid w:val="007E0846"/>
    <w:rsid w:val="007E0E64"/>
    <w:rsid w:val="007E1283"/>
    <w:rsid w:val="007E1A4C"/>
    <w:rsid w:val="007E3120"/>
    <w:rsid w:val="007E3290"/>
    <w:rsid w:val="007E43F8"/>
    <w:rsid w:val="007E4D4C"/>
    <w:rsid w:val="007E503C"/>
    <w:rsid w:val="007E599D"/>
    <w:rsid w:val="007E5E6D"/>
    <w:rsid w:val="007E6784"/>
    <w:rsid w:val="007E68F5"/>
    <w:rsid w:val="007E6B7B"/>
    <w:rsid w:val="007E6C2C"/>
    <w:rsid w:val="007E6F85"/>
    <w:rsid w:val="007E7BF4"/>
    <w:rsid w:val="007F0053"/>
    <w:rsid w:val="007F05E0"/>
    <w:rsid w:val="007F07B1"/>
    <w:rsid w:val="007F0A46"/>
    <w:rsid w:val="007F20F3"/>
    <w:rsid w:val="007F27FF"/>
    <w:rsid w:val="007F2D36"/>
    <w:rsid w:val="007F309C"/>
    <w:rsid w:val="007F35EA"/>
    <w:rsid w:val="007F4585"/>
    <w:rsid w:val="007F66CE"/>
    <w:rsid w:val="007F6D04"/>
    <w:rsid w:val="007F7477"/>
    <w:rsid w:val="007F7612"/>
    <w:rsid w:val="007F7CDF"/>
    <w:rsid w:val="007F7EE0"/>
    <w:rsid w:val="0080004F"/>
    <w:rsid w:val="00800ABE"/>
    <w:rsid w:val="00801363"/>
    <w:rsid w:val="00801E2F"/>
    <w:rsid w:val="008021BD"/>
    <w:rsid w:val="00803276"/>
    <w:rsid w:val="00803555"/>
    <w:rsid w:val="00803AC9"/>
    <w:rsid w:val="008045EF"/>
    <w:rsid w:val="00804C29"/>
    <w:rsid w:val="008055AC"/>
    <w:rsid w:val="0080566C"/>
    <w:rsid w:val="00806261"/>
    <w:rsid w:val="00806D79"/>
    <w:rsid w:val="00807108"/>
    <w:rsid w:val="0080748F"/>
    <w:rsid w:val="00807A6B"/>
    <w:rsid w:val="00807B0F"/>
    <w:rsid w:val="00807D1E"/>
    <w:rsid w:val="00810B00"/>
    <w:rsid w:val="00811174"/>
    <w:rsid w:val="00811279"/>
    <w:rsid w:val="008113AA"/>
    <w:rsid w:val="00811479"/>
    <w:rsid w:val="008116FC"/>
    <w:rsid w:val="00811804"/>
    <w:rsid w:val="00811BF5"/>
    <w:rsid w:val="00811FFC"/>
    <w:rsid w:val="00812234"/>
    <w:rsid w:val="008123BA"/>
    <w:rsid w:val="0081258F"/>
    <w:rsid w:val="00813661"/>
    <w:rsid w:val="00813B8A"/>
    <w:rsid w:val="00814524"/>
    <w:rsid w:val="008145F7"/>
    <w:rsid w:val="0081476D"/>
    <w:rsid w:val="008149A6"/>
    <w:rsid w:val="008157D0"/>
    <w:rsid w:val="00815808"/>
    <w:rsid w:val="00815A00"/>
    <w:rsid w:val="00815E16"/>
    <w:rsid w:val="0081607E"/>
    <w:rsid w:val="00816370"/>
    <w:rsid w:val="008167CE"/>
    <w:rsid w:val="0081681E"/>
    <w:rsid w:val="00816A7D"/>
    <w:rsid w:val="00816AE3"/>
    <w:rsid w:val="00816BE0"/>
    <w:rsid w:val="00816E14"/>
    <w:rsid w:val="00816F16"/>
    <w:rsid w:val="0081725A"/>
    <w:rsid w:val="00817291"/>
    <w:rsid w:val="00817347"/>
    <w:rsid w:val="00817C59"/>
    <w:rsid w:val="00820218"/>
    <w:rsid w:val="00820F57"/>
    <w:rsid w:val="008211D3"/>
    <w:rsid w:val="008212A4"/>
    <w:rsid w:val="00821320"/>
    <w:rsid w:val="008223E1"/>
    <w:rsid w:val="008227CF"/>
    <w:rsid w:val="00823362"/>
    <w:rsid w:val="008233F0"/>
    <w:rsid w:val="00824236"/>
    <w:rsid w:val="00824650"/>
    <w:rsid w:val="00824A70"/>
    <w:rsid w:val="0082609A"/>
    <w:rsid w:val="00826106"/>
    <w:rsid w:val="00826D1B"/>
    <w:rsid w:val="00827993"/>
    <w:rsid w:val="0083058F"/>
    <w:rsid w:val="008308C9"/>
    <w:rsid w:val="008317A2"/>
    <w:rsid w:val="008324D1"/>
    <w:rsid w:val="008327D6"/>
    <w:rsid w:val="00832F06"/>
    <w:rsid w:val="008331D8"/>
    <w:rsid w:val="00833705"/>
    <w:rsid w:val="0083379E"/>
    <w:rsid w:val="008343F0"/>
    <w:rsid w:val="00834486"/>
    <w:rsid w:val="0083496E"/>
    <w:rsid w:val="008351BD"/>
    <w:rsid w:val="008353F2"/>
    <w:rsid w:val="0083543A"/>
    <w:rsid w:val="0083613E"/>
    <w:rsid w:val="00836622"/>
    <w:rsid w:val="0083671A"/>
    <w:rsid w:val="008368B0"/>
    <w:rsid w:val="00836EA6"/>
    <w:rsid w:val="00837114"/>
    <w:rsid w:val="00837327"/>
    <w:rsid w:val="00837A23"/>
    <w:rsid w:val="00837F81"/>
    <w:rsid w:val="0084011A"/>
    <w:rsid w:val="008403E8"/>
    <w:rsid w:val="0084040E"/>
    <w:rsid w:val="00840921"/>
    <w:rsid w:val="00840FE5"/>
    <w:rsid w:val="00841430"/>
    <w:rsid w:val="008414EA"/>
    <w:rsid w:val="00841801"/>
    <w:rsid w:val="008418FE"/>
    <w:rsid w:val="00841A7E"/>
    <w:rsid w:val="00842450"/>
    <w:rsid w:val="00842627"/>
    <w:rsid w:val="008431FB"/>
    <w:rsid w:val="00843D21"/>
    <w:rsid w:val="008446E8"/>
    <w:rsid w:val="00844C1B"/>
    <w:rsid w:val="0084584F"/>
    <w:rsid w:val="00845B0E"/>
    <w:rsid w:val="00845DA8"/>
    <w:rsid w:val="00846A79"/>
    <w:rsid w:val="00846E02"/>
    <w:rsid w:val="00846F99"/>
    <w:rsid w:val="008471E0"/>
    <w:rsid w:val="008472E4"/>
    <w:rsid w:val="00847C7B"/>
    <w:rsid w:val="0085025A"/>
    <w:rsid w:val="008505CC"/>
    <w:rsid w:val="008512A3"/>
    <w:rsid w:val="00851B40"/>
    <w:rsid w:val="00851BB4"/>
    <w:rsid w:val="00851D10"/>
    <w:rsid w:val="008523EA"/>
    <w:rsid w:val="008529C3"/>
    <w:rsid w:val="00852A56"/>
    <w:rsid w:val="00853343"/>
    <w:rsid w:val="0085367D"/>
    <w:rsid w:val="00854B95"/>
    <w:rsid w:val="008557E5"/>
    <w:rsid w:val="00855D4E"/>
    <w:rsid w:val="00856DF2"/>
    <w:rsid w:val="00856EC5"/>
    <w:rsid w:val="00857369"/>
    <w:rsid w:val="00857F40"/>
    <w:rsid w:val="008605C8"/>
    <w:rsid w:val="00860AB8"/>
    <w:rsid w:val="00860B92"/>
    <w:rsid w:val="008614DA"/>
    <w:rsid w:val="00861588"/>
    <w:rsid w:val="008615A9"/>
    <w:rsid w:val="00861708"/>
    <w:rsid w:val="0086194C"/>
    <w:rsid w:val="00861E76"/>
    <w:rsid w:val="00861F33"/>
    <w:rsid w:val="00862286"/>
    <w:rsid w:val="0086256F"/>
    <w:rsid w:val="0086295B"/>
    <w:rsid w:val="008629CE"/>
    <w:rsid w:val="00862BAC"/>
    <w:rsid w:val="00863400"/>
    <w:rsid w:val="0086354B"/>
    <w:rsid w:val="00863608"/>
    <w:rsid w:val="00863918"/>
    <w:rsid w:val="00863C6D"/>
    <w:rsid w:val="00864247"/>
    <w:rsid w:val="008646CA"/>
    <w:rsid w:val="00864BDF"/>
    <w:rsid w:val="00865776"/>
    <w:rsid w:val="00866C5E"/>
    <w:rsid w:val="0086760B"/>
    <w:rsid w:val="00867CF7"/>
    <w:rsid w:val="00870188"/>
    <w:rsid w:val="008708A3"/>
    <w:rsid w:val="00870B40"/>
    <w:rsid w:val="00870D84"/>
    <w:rsid w:val="00871FE7"/>
    <w:rsid w:val="00872238"/>
    <w:rsid w:val="00872693"/>
    <w:rsid w:val="0087325A"/>
    <w:rsid w:val="0087497E"/>
    <w:rsid w:val="0087499F"/>
    <w:rsid w:val="008749E2"/>
    <w:rsid w:val="00874A5C"/>
    <w:rsid w:val="00874FA2"/>
    <w:rsid w:val="00875523"/>
    <w:rsid w:val="0087567A"/>
    <w:rsid w:val="0087577B"/>
    <w:rsid w:val="00875EE0"/>
    <w:rsid w:val="00876044"/>
    <w:rsid w:val="008764BA"/>
    <w:rsid w:val="00877394"/>
    <w:rsid w:val="00877A67"/>
    <w:rsid w:val="00877AEA"/>
    <w:rsid w:val="00880903"/>
    <w:rsid w:val="00880AC5"/>
    <w:rsid w:val="0088152C"/>
    <w:rsid w:val="008816BC"/>
    <w:rsid w:val="00882489"/>
    <w:rsid w:val="008827A7"/>
    <w:rsid w:val="00882A0A"/>
    <w:rsid w:val="00883325"/>
    <w:rsid w:val="0088394A"/>
    <w:rsid w:val="00883F04"/>
    <w:rsid w:val="00884672"/>
    <w:rsid w:val="0088536E"/>
    <w:rsid w:val="00885BA2"/>
    <w:rsid w:val="00885D4C"/>
    <w:rsid w:val="008860DE"/>
    <w:rsid w:val="00886985"/>
    <w:rsid w:val="008869E1"/>
    <w:rsid w:val="00887045"/>
    <w:rsid w:val="00890CFD"/>
    <w:rsid w:val="00890D2E"/>
    <w:rsid w:val="008913F2"/>
    <w:rsid w:val="0089176F"/>
    <w:rsid w:val="0089177D"/>
    <w:rsid w:val="0089178E"/>
    <w:rsid w:val="00892559"/>
    <w:rsid w:val="00892940"/>
    <w:rsid w:val="008929AE"/>
    <w:rsid w:val="00892DA6"/>
    <w:rsid w:val="00893DFA"/>
    <w:rsid w:val="00894104"/>
    <w:rsid w:val="00894149"/>
    <w:rsid w:val="0089435D"/>
    <w:rsid w:val="008948F0"/>
    <w:rsid w:val="00895308"/>
    <w:rsid w:val="008958E9"/>
    <w:rsid w:val="00896326"/>
    <w:rsid w:val="00896D74"/>
    <w:rsid w:val="00896FCF"/>
    <w:rsid w:val="008979EA"/>
    <w:rsid w:val="008A014D"/>
    <w:rsid w:val="008A0F0D"/>
    <w:rsid w:val="008A1C8D"/>
    <w:rsid w:val="008A1EC2"/>
    <w:rsid w:val="008A22C6"/>
    <w:rsid w:val="008A2609"/>
    <w:rsid w:val="008A27B0"/>
    <w:rsid w:val="008A28D4"/>
    <w:rsid w:val="008A2FA7"/>
    <w:rsid w:val="008A348B"/>
    <w:rsid w:val="008A35FC"/>
    <w:rsid w:val="008A3C32"/>
    <w:rsid w:val="008A3E9D"/>
    <w:rsid w:val="008A446F"/>
    <w:rsid w:val="008A493D"/>
    <w:rsid w:val="008A4AA4"/>
    <w:rsid w:val="008A4E7A"/>
    <w:rsid w:val="008A5458"/>
    <w:rsid w:val="008A5486"/>
    <w:rsid w:val="008A5F06"/>
    <w:rsid w:val="008A641D"/>
    <w:rsid w:val="008A690B"/>
    <w:rsid w:val="008A734F"/>
    <w:rsid w:val="008B095A"/>
    <w:rsid w:val="008B0DC3"/>
    <w:rsid w:val="008B158C"/>
    <w:rsid w:val="008B1779"/>
    <w:rsid w:val="008B17C6"/>
    <w:rsid w:val="008B1C5C"/>
    <w:rsid w:val="008B24E1"/>
    <w:rsid w:val="008B2BDD"/>
    <w:rsid w:val="008B33D2"/>
    <w:rsid w:val="008B3CB2"/>
    <w:rsid w:val="008B3EE5"/>
    <w:rsid w:val="008B46E7"/>
    <w:rsid w:val="008B49B8"/>
    <w:rsid w:val="008B4CFF"/>
    <w:rsid w:val="008B5493"/>
    <w:rsid w:val="008B5C7C"/>
    <w:rsid w:val="008B6581"/>
    <w:rsid w:val="008C02C7"/>
    <w:rsid w:val="008C06C1"/>
    <w:rsid w:val="008C15D0"/>
    <w:rsid w:val="008C27AE"/>
    <w:rsid w:val="008C2D7B"/>
    <w:rsid w:val="008C3083"/>
    <w:rsid w:val="008C38EB"/>
    <w:rsid w:val="008C4764"/>
    <w:rsid w:val="008C4E3A"/>
    <w:rsid w:val="008C55D6"/>
    <w:rsid w:val="008C5D38"/>
    <w:rsid w:val="008C5DB0"/>
    <w:rsid w:val="008C67D6"/>
    <w:rsid w:val="008C75A3"/>
    <w:rsid w:val="008C7D82"/>
    <w:rsid w:val="008D008B"/>
    <w:rsid w:val="008D0170"/>
    <w:rsid w:val="008D01DF"/>
    <w:rsid w:val="008D040E"/>
    <w:rsid w:val="008D0B80"/>
    <w:rsid w:val="008D14E2"/>
    <w:rsid w:val="008D17DA"/>
    <w:rsid w:val="008D22A1"/>
    <w:rsid w:val="008D2955"/>
    <w:rsid w:val="008D351D"/>
    <w:rsid w:val="008D3D0D"/>
    <w:rsid w:val="008D46EC"/>
    <w:rsid w:val="008D61A0"/>
    <w:rsid w:val="008D6A75"/>
    <w:rsid w:val="008D714C"/>
    <w:rsid w:val="008D72C9"/>
    <w:rsid w:val="008E0039"/>
    <w:rsid w:val="008E037F"/>
    <w:rsid w:val="008E0634"/>
    <w:rsid w:val="008E0BC2"/>
    <w:rsid w:val="008E0F75"/>
    <w:rsid w:val="008E11CA"/>
    <w:rsid w:val="008E170A"/>
    <w:rsid w:val="008E2E20"/>
    <w:rsid w:val="008E3560"/>
    <w:rsid w:val="008E36C2"/>
    <w:rsid w:val="008E3722"/>
    <w:rsid w:val="008E3767"/>
    <w:rsid w:val="008E3D5D"/>
    <w:rsid w:val="008E4B6F"/>
    <w:rsid w:val="008E4B8C"/>
    <w:rsid w:val="008E51A4"/>
    <w:rsid w:val="008E542C"/>
    <w:rsid w:val="008E5DB6"/>
    <w:rsid w:val="008E602C"/>
    <w:rsid w:val="008E6334"/>
    <w:rsid w:val="008E6FE0"/>
    <w:rsid w:val="008E75C1"/>
    <w:rsid w:val="008E7614"/>
    <w:rsid w:val="008E78C5"/>
    <w:rsid w:val="008F011B"/>
    <w:rsid w:val="008F0625"/>
    <w:rsid w:val="008F0951"/>
    <w:rsid w:val="008F1789"/>
    <w:rsid w:val="008F19CE"/>
    <w:rsid w:val="008F2162"/>
    <w:rsid w:val="008F2452"/>
    <w:rsid w:val="008F3092"/>
    <w:rsid w:val="008F3601"/>
    <w:rsid w:val="008F453A"/>
    <w:rsid w:val="008F4E2B"/>
    <w:rsid w:val="008F5B2B"/>
    <w:rsid w:val="008F6102"/>
    <w:rsid w:val="008F6595"/>
    <w:rsid w:val="008F6768"/>
    <w:rsid w:val="008F7668"/>
    <w:rsid w:val="0090007C"/>
    <w:rsid w:val="00900B1A"/>
    <w:rsid w:val="00900B7F"/>
    <w:rsid w:val="00900D1B"/>
    <w:rsid w:val="00901013"/>
    <w:rsid w:val="00901508"/>
    <w:rsid w:val="009017C2"/>
    <w:rsid w:val="00901BD0"/>
    <w:rsid w:val="00901C0F"/>
    <w:rsid w:val="009021A8"/>
    <w:rsid w:val="0090230A"/>
    <w:rsid w:val="0090245D"/>
    <w:rsid w:val="00902E7F"/>
    <w:rsid w:val="00903601"/>
    <w:rsid w:val="0090421C"/>
    <w:rsid w:val="00904DB1"/>
    <w:rsid w:val="00905051"/>
    <w:rsid w:val="00905087"/>
    <w:rsid w:val="00905528"/>
    <w:rsid w:val="009055E6"/>
    <w:rsid w:val="00905E6E"/>
    <w:rsid w:val="00906CD4"/>
    <w:rsid w:val="00906D82"/>
    <w:rsid w:val="00907142"/>
    <w:rsid w:val="00907CFC"/>
    <w:rsid w:val="00907FC4"/>
    <w:rsid w:val="009100A7"/>
    <w:rsid w:val="009102AD"/>
    <w:rsid w:val="00910803"/>
    <w:rsid w:val="0091174F"/>
    <w:rsid w:val="0091196C"/>
    <w:rsid w:val="009125B3"/>
    <w:rsid w:val="009127FD"/>
    <w:rsid w:val="009130D6"/>
    <w:rsid w:val="00913512"/>
    <w:rsid w:val="009135CF"/>
    <w:rsid w:val="009136A9"/>
    <w:rsid w:val="009139C0"/>
    <w:rsid w:val="00913D5E"/>
    <w:rsid w:val="00914763"/>
    <w:rsid w:val="00914A32"/>
    <w:rsid w:val="00914A3A"/>
    <w:rsid w:val="00914D5A"/>
    <w:rsid w:val="0091568C"/>
    <w:rsid w:val="00915F3D"/>
    <w:rsid w:val="009163C4"/>
    <w:rsid w:val="009165B4"/>
    <w:rsid w:val="0091671E"/>
    <w:rsid w:val="009170D2"/>
    <w:rsid w:val="009172E6"/>
    <w:rsid w:val="009202A3"/>
    <w:rsid w:val="009208EF"/>
    <w:rsid w:val="00920922"/>
    <w:rsid w:val="00920D2C"/>
    <w:rsid w:val="0092101F"/>
    <w:rsid w:val="009242D3"/>
    <w:rsid w:val="009248A1"/>
    <w:rsid w:val="00925285"/>
    <w:rsid w:val="00926560"/>
    <w:rsid w:val="0092661E"/>
    <w:rsid w:val="00926A43"/>
    <w:rsid w:val="00926B08"/>
    <w:rsid w:val="00926D5F"/>
    <w:rsid w:val="009309A1"/>
    <w:rsid w:val="00930D6E"/>
    <w:rsid w:val="0093112D"/>
    <w:rsid w:val="00931151"/>
    <w:rsid w:val="009313B8"/>
    <w:rsid w:val="00931489"/>
    <w:rsid w:val="00931876"/>
    <w:rsid w:val="00931D53"/>
    <w:rsid w:val="00932620"/>
    <w:rsid w:val="00932664"/>
    <w:rsid w:val="009338D6"/>
    <w:rsid w:val="00934A10"/>
    <w:rsid w:val="009351F3"/>
    <w:rsid w:val="009352CD"/>
    <w:rsid w:val="0093541E"/>
    <w:rsid w:val="00935537"/>
    <w:rsid w:val="009355E0"/>
    <w:rsid w:val="00935891"/>
    <w:rsid w:val="009359CC"/>
    <w:rsid w:val="00935D3A"/>
    <w:rsid w:val="00935DE9"/>
    <w:rsid w:val="009360BC"/>
    <w:rsid w:val="00936A30"/>
    <w:rsid w:val="00936B29"/>
    <w:rsid w:val="009372D8"/>
    <w:rsid w:val="00937374"/>
    <w:rsid w:val="0093767D"/>
    <w:rsid w:val="00937BD1"/>
    <w:rsid w:val="00937E80"/>
    <w:rsid w:val="00940028"/>
    <w:rsid w:val="00940055"/>
    <w:rsid w:val="009406C0"/>
    <w:rsid w:val="00940F31"/>
    <w:rsid w:val="00940FBC"/>
    <w:rsid w:val="0094211D"/>
    <w:rsid w:val="00942861"/>
    <w:rsid w:val="00942CF0"/>
    <w:rsid w:val="00943249"/>
    <w:rsid w:val="00944070"/>
    <w:rsid w:val="00944188"/>
    <w:rsid w:val="00944226"/>
    <w:rsid w:val="009442FC"/>
    <w:rsid w:val="00944389"/>
    <w:rsid w:val="0094482C"/>
    <w:rsid w:val="00944950"/>
    <w:rsid w:val="00945423"/>
    <w:rsid w:val="009455FE"/>
    <w:rsid w:val="00945CE8"/>
    <w:rsid w:val="0094618E"/>
    <w:rsid w:val="00946DF5"/>
    <w:rsid w:val="00946FC1"/>
    <w:rsid w:val="00947FC3"/>
    <w:rsid w:val="009500BF"/>
    <w:rsid w:val="009507E8"/>
    <w:rsid w:val="00950D30"/>
    <w:rsid w:val="00950F4C"/>
    <w:rsid w:val="0095104D"/>
    <w:rsid w:val="009513D6"/>
    <w:rsid w:val="00951796"/>
    <w:rsid w:val="00951952"/>
    <w:rsid w:val="00951BCB"/>
    <w:rsid w:val="00951C55"/>
    <w:rsid w:val="0095228B"/>
    <w:rsid w:val="009525E6"/>
    <w:rsid w:val="009526B1"/>
    <w:rsid w:val="009526C3"/>
    <w:rsid w:val="009532A1"/>
    <w:rsid w:val="009539FA"/>
    <w:rsid w:val="00953A8D"/>
    <w:rsid w:val="00953B34"/>
    <w:rsid w:val="00953FA9"/>
    <w:rsid w:val="00954129"/>
    <w:rsid w:val="0095540A"/>
    <w:rsid w:val="009557D6"/>
    <w:rsid w:val="00955AA2"/>
    <w:rsid w:val="00955F89"/>
    <w:rsid w:val="00956913"/>
    <w:rsid w:val="00956C2E"/>
    <w:rsid w:val="00957DFC"/>
    <w:rsid w:val="0096055E"/>
    <w:rsid w:val="009606A5"/>
    <w:rsid w:val="009608CD"/>
    <w:rsid w:val="00960944"/>
    <w:rsid w:val="0096134E"/>
    <w:rsid w:val="009613B3"/>
    <w:rsid w:val="00961B2B"/>
    <w:rsid w:val="00962119"/>
    <w:rsid w:val="00962626"/>
    <w:rsid w:val="00963623"/>
    <w:rsid w:val="00963ACE"/>
    <w:rsid w:val="00963AF0"/>
    <w:rsid w:val="00963F99"/>
    <w:rsid w:val="00964347"/>
    <w:rsid w:val="009649D0"/>
    <w:rsid w:val="00964B0C"/>
    <w:rsid w:val="00964B4C"/>
    <w:rsid w:val="00964D23"/>
    <w:rsid w:val="009650C0"/>
    <w:rsid w:val="00965615"/>
    <w:rsid w:val="00965B05"/>
    <w:rsid w:val="00965D87"/>
    <w:rsid w:val="00966715"/>
    <w:rsid w:val="00967403"/>
    <w:rsid w:val="0096761D"/>
    <w:rsid w:val="00967683"/>
    <w:rsid w:val="009700FD"/>
    <w:rsid w:val="00970257"/>
    <w:rsid w:val="00970973"/>
    <w:rsid w:val="00970A55"/>
    <w:rsid w:val="0097127C"/>
    <w:rsid w:val="0097153C"/>
    <w:rsid w:val="00971A00"/>
    <w:rsid w:val="00971B09"/>
    <w:rsid w:val="00971C57"/>
    <w:rsid w:val="00971E16"/>
    <w:rsid w:val="0097290B"/>
    <w:rsid w:val="00972D7B"/>
    <w:rsid w:val="00973154"/>
    <w:rsid w:val="00973274"/>
    <w:rsid w:val="00974615"/>
    <w:rsid w:val="0097588A"/>
    <w:rsid w:val="009761A8"/>
    <w:rsid w:val="00976811"/>
    <w:rsid w:val="00976AEB"/>
    <w:rsid w:val="00976E80"/>
    <w:rsid w:val="00977120"/>
    <w:rsid w:val="00977197"/>
    <w:rsid w:val="00977D06"/>
    <w:rsid w:val="00977EAF"/>
    <w:rsid w:val="00977EC4"/>
    <w:rsid w:val="00982472"/>
    <w:rsid w:val="00982B50"/>
    <w:rsid w:val="00983580"/>
    <w:rsid w:val="00983A23"/>
    <w:rsid w:val="009841DE"/>
    <w:rsid w:val="00984BDE"/>
    <w:rsid w:val="00985654"/>
    <w:rsid w:val="009856BE"/>
    <w:rsid w:val="00985758"/>
    <w:rsid w:val="00985A75"/>
    <w:rsid w:val="00986B93"/>
    <w:rsid w:val="009870E3"/>
    <w:rsid w:val="00987489"/>
    <w:rsid w:val="00987A3A"/>
    <w:rsid w:val="00987D54"/>
    <w:rsid w:val="00990294"/>
    <w:rsid w:val="00990452"/>
    <w:rsid w:val="0099050D"/>
    <w:rsid w:val="009907B4"/>
    <w:rsid w:val="00990CEF"/>
    <w:rsid w:val="00990DDD"/>
    <w:rsid w:val="009915E8"/>
    <w:rsid w:val="00992848"/>
    <w:rsid w:val="00993375"/>
    <w:rsid w:val="009934C6"/>
    <w:rsid w:val="00993CE7"/>
    <w:rsid w:val="009943CD"/>
    <w:rsid w:val="009952B7"/>
    <w:rsid w:val="00995683"/>
    <w:rsid w:val="00996380"/>
    <w:rsid w:val="009967C3"/>
    <w:rsid w:val="009975B0"/>
    <w:rsid w:val="00997C20"/>
    <w:rsid w:val="009A00F6"/>
    <w:rsid w:val="009A0315"/>
    <w:rsid w:val="009A0566"/>
    <w:rsid w:val="009A08C7"/>
    <w:rsid w:val="009A0926"/>
    <w:rsid w:val="009A12E4"/>
    <w:rsid w:val="009A1510"/>
    <w:rsid w:val="009A1C9A"/>
    <w:rsid w:val="009A1FFA"/>
    <w:rsid w:val="009A209A"/>
    <w:rsid w:val="009A232F"/>
    <w:rsid w:val="009A2E64"/>
    <w:rsid w:val="009A3008"/>
    <w:rsid w:val="009A322E"/>
    <w:rsid w:val="009A3311"/>
    <w:rsid w:val="009A343E"/>
    <w:rsid w:val="009A3502"/>
    <w:rsid w:val="009A355D"/>
    <w:rsid w:val="009A474B"/>
    <w:rsid w:val="009A4EC3"/>
    <w:rsid w:val="009A5197"/>
    <w:rsid w:val="009A539F"/>
    <w:rsid w:val="009A56F5"/>
    <w:rsid w:val="009A5D9D"/>
    <w:rsid w:val="009A609C"/>
    <w:rsid w:val="009A6177"/>
    <w:rsid w:val="009A630B"/>
    <w:rsid w:val="009A6851"/>
    <w:rsid w:val="009A6D8E"/>
    <w:rsid w:val="009A70D1"/>
    <w:rsid w:val="009A76EF"/>
    <w:rsid w:val="009A7B28"/>
    <w:rsid w:val="009A7C76"/>
    <w:rsid w:val="009B02A0"/>
    <w:rsid w:val="009B0551"/>
    <w:rsid w:val="009B1F81"/>
    <w:rsid w:val="009B2395"/>
    <w:rsid w:val="009B27AA"/>
    <w:rsid w:val="009B2C55"/>
    <w:rsid w:val="009B3D3F"/>
    <w:rsid w:val="009B49B7"/>
    <w:rsid w:val="009B505A"/>
    <w:rsid w:val="009B50DC"/>
    <w:rsid w:val="009B6780"/>
    <w:rsid w:val="009B68DB"/>
    <w:rsid w:val="009B6BE9"/>
    <w:rsid w:val="009B718F"/>
    <w:rsid w:val="009B74EB"/>
    <w:rsid w:val="009B76EC"/>
    <w:rsid w:val="009B7C29"/>
    <w:rsid w:val="009B7CD2"/>
    <w:rsid w:val="009C18CF"/>
    <w:rsid w:val="009C1A93"/>
    <w:rsid w:val="009C1D07"/>
    <w:rsid w:val="009C23FD"/>
    <w:rsid w:val="009C2F46"/>
    <w:rsid w:val="009C3EF9"/>
    <w:rsid w:val="009C431B"/>
    <w:rsid w:val="009C4A63"/>
    <w:rsid w:val="009C4B66"/>
    <w:rsid w:val="009C5538"/>
    <w:rsid w:val="009C56EC"/>
    <w:rsid w:val="009C59B7"/>
    <w:rsid w:val="009C6E3C"/>
    <w:rsid w:val="009C73A9"/>
    <w:rsid w:val="009C7755"/>
    <w:rsid w:val="009D0459"/>
    <w:rsid w:val="009D0868"/>
    <w:rsid w:val="009D14FD"/>
    <w:rsid w:val="009D1C06"/>
    <w:rsid w:val="009D1D2E"/>
    <w:rsid w:val="009D1FA7"/>
    <w:rsid w:val="009D205F"/>
    <w:rsid w:val="009D21A1"/>
    <w:rsid w:val="009D31C5"/>
    <w:rsid w:val="009D31F3"/>
    <w:rsid w:val="009D339E"/>
    <w:rsid w:val="009D3E05"/>
    <w:rsid w:val="009D3ED5"/>
    <w:rsid w:val="009D49F1"/>
    <w:rsid w:val="009D4EC0"/>
    <w:rsid w:val="009D70F9"/>
    <w:rsid w:val="009D7E96"/>
    <w:rsid w:val="009E099A"/>
    <w:rsid w:val="009E09CA"/>
    <w:rsid w:val="009E0AE8"/>
    <w:rsid w:val="009E0D45"/>
    <w:rsid w:val="009E1837"/>
    <w:rsid w:val="009E193F"/>
    <w:rsid w:val="009E2952"/>
    <w:rsid w:val="009E30A3"/>
    <w:rsid w:val="009E3705"/>
    <w:rsid w:val="009E3864"/>
    <w:rsid w:val="009E3BB5"/>
    <w:rsid w:val="009E3E0A"/>
    <w:rsid w:val="009E3F46"/>
    <w:rsid w:val="009E471B"/>
    <w:rsid w:val="009E4B8A"/>
    <w:rsid w:val="009E5538"/>
    <w:rsid w:val="009E5DAF"/>
    <w:rsid w:val="009E613A"/>
    <w:rsid w:val="009E666D"/>
    <w:rsid w:val="009E6AC6"/>
    <w:rsid w:val="009E6BA2"/>
    <w:rsid w:val="009E7101"/>
    <w:rsid w:val="009E72B6"/>
    <w:rsid w:val="009E72E9"/>
    <w:rsid w:val="009E7700"/>
    <w:rsid w:val="009E7710"/>
    <w:rsid w:val="009E7771"/>
    <w:rsid w:val="009F0354"/>
    <w:rsid w:val="009F066E"/>
    <w:rsid w:val="009F0A97"/>
    <w:rsid w:val="009F0C35"/>
    <w:rsid w:val="009F102B"/>
    <w:rsid w:val="009F10D4"/>
    <w:rsid w:val="009F1297"/>
    <w:rsid w:val="009F17EA"/>
    <w:rsid w:val="009F1B36"/>
    <w:rsid w:val="009F1E54"/>
    <w:rsid w:val="009F1E9A"/>
    <w:rsid w:val="009F2530"/>
    <w:rsid w:val="009F2657"/>
    <w:rsid w:val="009F2733"/>
    <w:rsid w:val="009F27E9"/>
    <w:rsid w:val="009F2F7F"/>
    <w:rsid w:val="009F3444"/>
    <w:rsid w:val="009F3527"/>
    <w:rsid w:val="009F3BBA"/>
    <w:rsid w:val="009F3D8E"/>
    <w:rsid w:val="009F3DCF"/>
    <w:rsid w:val="009F41EB"/>
    <w:rsid w:val="009F4ECB"/>
    <w:rsid w:val="009F59B7"/>
    <w:rsid w:val="009F5F7A"/>
    <w:rsid w:val="009F7697"/>
    <w:rsid w:val="009F774E"/>
    <w:rsid w:val="009F7A89"/>
    <w:rsid w:val="009F7F31"/>
    <w:rsid w:val="00A00226"/>
    <w:rsid w:val="00A00271"/>
    <w:rsid w:val="00A00325"/>
    <w:rsid w:val="00A00BDA"/>
    <w:rsid w:val="00A0169D"/>
    <w:rsid w:val="00A02315"/>
    <w:rsid w:val="00A02377"/>
    <w:rsid w:val="00A03432"/>
    <w:rsid w:val="00A037F0"/>
    <w:rsid w:val="00A03801"/>
    <w:rsid w:val="00A03867"/>
    <w:rsid w:val="00A04A7D"/>
    <w:rsid w:val="00A06DD6"/>
    <w:rsid w:val="00A073F1"/>
    <w:rsid w:val="00A076A4"/>
    <w:rsid w:val="00A07C5F"/>
    <w:rsid w:val="00A07E4E"/>
    <w:rsid w:val="00A07FB7"/>
    <w:rsid w:val="00A108E3"/>
    <w:rsid w:val="00A1134F"/>
    <w:rsid w:val="00A113DB"/>
    <w:rsid w:val="00A119B5"/>
    <w:rsid w:val="00A11D7E"/>
    <w:rsid w:val="00A13194"/>
    <w:rsid w:val="00A131A1"/>
    <w:rsid w:val="00A131E8"/>
    <w:rsid w:val="00A13E84"/>
    <w:rsid w:val="00A145E9"/>
    <w:rsid w:val="00A145F9"/>
    <w:rsid w:val="00A154A1"/>
    <w:rsid w:val="00A15CEA"/>
    <w:rsid w:val="00A168A9"/>
    <w:rsid w:val="00A178AE"/>
    <w:rsid w:val="00A20504"/>
    <w:rsid w:val="00A20AA8"/>
    <w:rsid w:val="00A20DC8"/>
    <w:rsid w:val="00A22499"/>
    <w:rsid w:val="00A22998"/>
    <w:rsid w:val="00A2336B"/>
    <w:rsid w:val="00A23A9C"/>
    <w:rsid w:val="00A23D9B"/>
    <w:rsid w:val="00A23E8A"/>
    <w:rsid w:val="00A244C1"/>
    <w:rsid w:val="00A24716"/>
    <w:rsid w:val="00A24724"/>
    <w:rsid w:val="00A24C05"/>
    <w:rsid w:val="00A251F2"/>
    <w:rsid w:val="00A25948"/>
    <w:rsid w:val="00A26747"/>
    <w:rsid w:val="00A271FD"/>
    <w:rsid w:val="00A273F5"/>
    <w:rsid w:val="00A27B5E"/>
    <w:rsid w:val="00A30563"/>
    <w:rsid w:val="00A30FB2"/>
    <w:rsid w:val="00A31190"/>
    <w:rsid w:val="00A318A3"/>
    <w:rsid w:val="00A31C2C"/>
    <w:rsid w:val="00A34693"/>
    <w:rsid w:val="00A3511B"/>
    <w:rsid w:val="00A35226"/>
    <w:rsid w:val="00A3639E"/>
    <w:rsid w:val="00A3716A"/>
    <w:rsid w:val="00A376CF"/>
    <w:rsid w:val="00A379CA"/>
    <w:rsid w:val="00A4013A"/>
    <w:rsid w:val="00A404F2"/>
    <w:rsid w:val="00A40620"/>
    <w:rsid w:val="00A40F65"/>
    <w:rsid w:val="00A4169B"/>
    <w:rsid w:val="00A420B2"/>
    <w:rsid w:val="00A42E15"/>
    <w:rsid w:val="00A43A0B"/>
    <w:rsid w:val="00A43CF8"/>
    <w:rsid w:val="00A44142"/>
    <w:rsid w:val="00A4433E"/>
    <w:rsid w:val="00A44FE1"/>
    <w:rsid w:val="00A46D12"/>
    <w:rsid w:val="00A4710E"/>
    <w:rsid w:val="00A474B0"/>
    <w:rsid w:val="00A47BB0"/>
    <w:rsid w:val="00A500C3"/>
    <w:rsid w:val="00A50C75"/>
    <w:rsid w:val="00A50D7D"/>
    <w:rsid w:val="00A5158F"/>
    <w:rsid w:val="00A5163D"/>
    <w:rsid w:val="00A51B3E"/>
    <w:rsid w:val="00A521F1"/>
    <w:rsid w:val="00A529D2"/>
    <w:rsid w:val="00A53913"/>
    <w:rsid w:val="00A5450C"/>
    <w:rsid w:val="00A54F8B"/>
    <w:rsid w:val="00A552F9"/>
    <w:rsid w:val="00A556CC"/>
    <w:rsid w:val="00A55725"/>
    <w:rsid w:val="00A56514"/>
    <w:rsid w:val="00A5680C"/>
    <w:rsid w:val="00A568AB"/>
    <w:rsid w:val="00A56EAD"/>
    <w:rsid w:val="00A56EBB"/>
    <w:rsid w:val="00A56F86"/>
    <w:rsid w:val="00A56FD4"/>
    <w:rsid w:val="00A5708B"/>
    <w:rsid w:val="00A579AD"/>
    <w:rsid w:val="00A57EC9"/>
    <w:rsid w:val="00A57F50"/>
    <w:rsid w:val="00A57F84"/>
    <w:rsid w:val="00A60039"/>
    <w:rsid w:val="00A6063D"/>
    <w:rsid w:val="00A60719"/>
    <w:rsid w:val="00A610B2"/>
    <w:rsid w:val="00A62B1E"/>
    <w:rsid w:val="00A62FC9"/>
    <w:rsid w:val="00A63352"/>
    <w:rsid w:val="00A649C6"/>
    <w:rsid w:val="00A65073"/>
    <w:rsid w:val="00A66922"/>
    <w:rsid w:val="00A66C83"/>
    <w:rsid w:val="00A66DA7"/>
    <w:rsid w:val="00A66E38"/>
    <w:rsid w:val="00A66FFF"/>
    <w:rsid w:val="00A670EC"/>
    <w:rsid w:val="00A6761E"/>
    <w:rsid w:val="00A67926"/>
    <w:rsid w:val="00A67D28"/>
    <w:rsid w:val="00A67E7E"/>
    <w:rsid w:val="00A703F3"/>
    <w:rsid w:val="00A709D1"/>
    <w:rsid w:val="00A70A72"/>
    <w:rsid w:val="00A70D5E"/>
    <w:rsid w:val="00A70F21"/>
    <w:rsid w:val="00A71523"/>
    <w:rsid w:val="00A71A33"/>
    <w:rsid w:val="00A71CE7"/>
    <w:rsid w:val="00A71DFF"/>
    <w:rsid w:val="00A7232E"/>
    <w:rsid w:val="00A72621"/>
    <w:rsid w:val="00A72F19"/>
    <w:rsid w:val="00A73232"/>
    <w:rsid w:val="00A735E9"/>
    <w:rsid w:val="00A73A94"/>
    <w:rsid w:val="00A74BC2"/>
    <w:rsid w:val="00A753E6"/>
    <w:rsid w:val="00A753F4"/>
    <w:rsid w:val="00A75B41"/>
    <w:rsid w:val="00A765E8"/>
    <w:rsid w:val="00A7703B"/>
    <w:rsid w:val="00A776DA"/>
    <w:rsid w:val="00A77F7B"/>
    <w:rsid w:val="00A80248"/>
    <w:rsid w:val="00A80C79"/>
    <w:rsid w:val="00A80E39"/>
    <w:rsid w:val="00A80E6B"/>
    <w:rsid w:val="00A81342"/>
    <w:rsid w:val="00A81A34"/>
    <w:rsid w:val="00A81B31"/>
    <w:rsid w:val="00A81FE5"/>
    <w:rsid w:val="00A8238A"/>
    <w:rsid w:val="00A82422"/>
    <w:rsid w:val="00A833F0"/>
    <w:rsid w:val="00A8343B"/>
    <w:rsid w:val="00A858D9"/>
    <w:rsid w:val="00A85BF1"/>
    <w:rsid w:val="00A861E6"/>
    <w:rsid w:val="00A86784"/>
    <w:rsid w:val="00A86B1C"/>
    <w:rsid w:val="00A87063"/>
    <w:rsid w:val="00A87BB6"/>
    <w:rsid w:val="00A87E09"/>
    <w:rsid w:val="00A90082"/>
    <w:rsid w:val="00A9049C"/>
    <w:rsid w:val="00A9104D"/>
    <w:rsid w:val="00A9112B"/>
    <w:rsid w:val="00A9137D"/>
    <w:rsid w:val="00A9183C"/>
    <w:rsid w:val="00A91FBA"/>
    <w:rsid w:val="00A921C7"/>
    <w:rsid w:val="00A92C29"/>
    <w:rsid w:val="00A94823"/>
    <w:rsid w:val="00A94B96"/>
    <w:rsid w:val="00A94D82"/>
    <w:rsid w:val="00A94DF8"/>
    <w:rsid w:val="00A9514B"/>
    <w:rsid w:val="00A955F5"/>
    <w:rsid w:val="00A971DD"/>
    <w:rsid w:val="00A97403"/>
    <w:rsid w:val="00A974A5"/>
    <w:rsid w:val="00A977FC"/>
    <w:rsid w:val="00A97902"/>
    <w:rsid w:val="00A97B4A"/>
    <w:rsid w:val="00AA020C"/>
    <w:rsid w:val="00AA047F"/>
    <w:rsid w:val="00AA04E9"/>
    <w:rsid w:val="00AA09FD"/>
    <w:rsid w:val="00AA0C2B"/>
    <w:rsid w:val="00AA112F"/>
    <w:rsid w:val="00AA19F7"/>
    <w:rsid w:val="00AA2391"/>
    <w:rsid w:val="00AA239A"/>
    <w:rsid w:val="00AA4760"/>
    <w:rsid w:val="00AA4767"/>
    <w:rsid w:val="00AA4801"/>
    <w:rsid w:val="00AA4A19"/>
    <w:rsid w:val="00AA4E3E"/>
    <w:rsid w:val="00AA5009"/>
    <w:rsid w:val="00AA6282"/>
    <w:rsid w:val="00AA7078"/>
    <w:rsid w:val="00AA7184"/>
    <w:rsid w:val="00AB00F5"/>
    <w:rsid w:val="00AB0386"/>
    <w:rsid w:val="00AB0709"/>
    <w:rsid w:val="00AB0818"/>
    <w:rsid w:val="00AB2AC1"/>
    <w:rsid w:val="00AB3878"/>
    <w:rsid w:val="00AB3BD9"/>
    <w:rsid w:val="00AB3FE4"/>
    <w:rsid w:val="00AB4808"/>
    <w:rsid w:val="00AB528D"/>
    <w:rsid w:val="00AB5296"/>
    <w:rsid w:val="00AB6869"/>
    <w:rsid w:val="00AB7607"/>
    <w:rsid w:val="00AB78AE"/>
    <w:rsid w:val="00AC07BC"/>
    <w:rsid w:val="00AC07E5"/>
    <w:rsid w:val="00AC095B"/>
    <w:rsid w:val="00AC0A7F"/>
    <w:rsid w:val="00AC0C13"/>
    <w:rsid w:val="00AC1279"/>
    <w:rsid w:val="00AC1613"/>
    <w:rsid w:val="00AC2BE6"/>
    <w:rsid w:val="00AC2DF9"/>
    <w:rsid w:val="00AC2F10"/>
    <w:rsid w:val="00AC3525"/>
    <w:rsid w:val="00AC361E"/>
    <w:rsid w:val="00AC3D23"/>
    <w:rsid w:val="00AC5804"/>
    <w:rsid w:val="00AC5933"/>
    <w:rsid w:val="00AC5D58"/>
    <w:rsid w:val="00AC61D8"/>
    <w:rsid w:val="00AC6665"/>
    <w:rsid w:val="00AC6BAC"/>
    <w:rsid w:val="00AC6E00"/>
    <w:rsid w:val="00AC6F16"/>
    <w:rsid w:val="00AC6F71"/>
    <w:rsid w:val="00AC7C96"/>
    <w:rsid w:val="00AC7DF7"/>
    <w:rsid w:val="00AC7F40"/>
    <w:rsid w:val="00AD00AF"/>
    <w:rsid w:val="00AD0D36"/>
    <w:rsid w:val="00AD1099"/>
    <w:rsid w:val="00AD1A5E"/>
    <w:rsid w:val="00AD202B"/>
    <w:rsid w:val="00AD23C4"/>
    <w:rsid w:val="00AD265E"/>
    <w:rsid w:val="00AD2DE0"/>
    <w:rsid w:val="00AD2FB8"/>
    <w:rsid w:val="00AD393F"/>
    <w:rsid w:val="00AD3D4F"/>
    <w:rsid w:val="00AD48DF"/>
    <w:rsid w:val="00AD4C5C"/>
    <w:rsid w:val="00AD4C74"/>
    <w:rsid w:val="00AD5570"/>
    <w:rsid w:val="00AD56A0"/>
    <w:rsid w:val="00AD6584"/>
    <w:rsid w:val="00AD6765"/>
    <w:rsid w:val="00AD68D7"/>
    <w:rsid w:val="00AD6A30"/>
    <w:rsid w:val="00AD6BA9"/>
    <w:rsid w:val="00AD7425"/>
    <w:rsid w:val="00AD7AE3"/>
    <w:rsid w:val="00AD7E2A"/>
    <w:rsid w:val="00AE029E"/>
    <w:rsid w:val="00AE090A"/>
    <w:rsid w:val="00AE15EC"/>
    <w:rsid w:val="00AE177B"/>
    <w:rsid w:val="00AE18BB"/>
    <w:rsid w:val="00AE207C"/>
    <w:rsid w:val="00AE350A"/>
    <w:rsid w:val="00AE3882"/>
    <w:rsid w:val="00AE3FD6"/>
    <w:rsid w:val="00AE4CB8"/>
    <w:rsid w:val="00AE5308"/>
    <w:rsid w:val="00AE5ADC"/>
    <w:rsid w:val="00AE5C14"/>
    <w:rsid w:val="00AE5C3C"/>
    <w:rsid w:val="00AE5E1F"/>
    <w:rsid w:val="00AE5E69"/>
    <w:rsid w:val="00AE61FE"/>
    <w:rsid w:val="00AE6298"/>
    <w:rsid w:val="00AE6485"/>
    <w:rsid w:val="00AE6D1E"/>
    <w:rsid w:val="00AE7AB9"/>
    <w:rsid w:val="00AF0534"/>
    <w:rsid w:val="00AF0571"/>
    <w:rsid w:val="00AF1530"/>
    <w:rsid w:val="00AF15E4"/>
    <w:rsid w:val="00AF1B3D"/>
    <w:rsid w:val="00AF2379"/>
    <w:rsid w:val="00AF3245"/>
    <w:rsid w:val="00AF3633"/>
    <w:rsid w:val="00AF3A63"/>
    <w:rsid w:val="00AF3BF6"/>
    <w:rsid w:val="00AF3CD1"/>
    <w:rsid w:val="00AF4AD0"/>
    <w:rsid w:val="00AF4B3A"/>
    <w:rsid w:val="00AF4D09"/>
    <w:rsid w:val="00AF554A"/>
    <w:rsid w:val="00AF57C4"/>
    <w:rsid w:val="00AF6150"/>
    <w:rsid w:val="00AF7951"/>
    <w:rsid w:val="00AF7DDD"/>
    <w:rsid w:val="00B00200"/>
    <w:rsid w:val="00B00645"/>
    <w:rsid w:val="00B00D3E"/>
    <w:rsid w:val="00B00FC9"/>
    <w:rsid w:val="00B019C9"/>
    <w:rsid w:val="00B0260D"/>
    <w:rsid w:val="00B02678"/>
    <w:rsid w:val="00B02D04"/>
    <w:rsid w:val="00B030D5"/>
    <w:rsid w:val="00B03140"/>
    <w:rsid w:val="00B0365B"/>
    <w:rsid w:val="00B0365F"/>
    <w:rsid w:val="00B03AB8"/>
    <w:rsid w:val="00B03DF4"/>
    <w:rsid w:val="00B03EA0"/>
    <w:rsid w:val="00B04EF2"/>
    <w:rsid w:val="00B05A5B"/>
    <w:rsid w:val="00B05B2B"/>
    <w:rsid w:val="00B06DF2"/>
    <w:rsid w:val="00B07690"/>
    <w:rsid w:val="00B07A0C"/>
    <w:rsid w:val="00B105E4"/>
    <w:rsid w:val="00B10715"/>
    <w:rsid w:val="00B110C8"/>
    <w:rsid w:val="00B112D0"/>
    <w:rsid w:val="00B12272"/>
    <w:rsid w:val="00B12893"/>
    <w:rsid w:val="00B12CDF"/>
    <w:rsid w:val="00B12D4A"/>
    <w:rsid w:val="00B12D83"/>
    <w:rsid w:val="00B12EBA"/>
    <w:rsid w:val="00B13025"/>
    <w:rsid w:val="00B13A99"/>
    <w:rsid w:val="00B13C77"/>
    <w:rsid w:val="00B14211"/>
    <w:rsid w:val="00B142D5"/>
    <w:rsid w:val="00B143A6"/>
    <w:rsid w:val="00B14A7F"/>
    <w:rsid w:val="00B158A5"/>
    <w:rsid w:val="00B164E9"/>
    <w:rsid w:val="00B1685F"/>
    <w:rsid w:val="00B168E7"/>
    <w:rsid w:val="00B1724C"/>
    <w:rsid w:val="00B17BB5"/>
    <w:rsid w:val="00B17C73"/>
    <w:rsid w:val="00B17C95"/>
    <w:rsid w:val="00B17F20"/>
    <w:rsid w:val="00B203EF"/>
    <w:rsid w:val="00B208F8"/>
    <w:rsid w:val="00B20D90"/>
    <w:rsid w:val="00B2137D"/>
    <w:rsid w:val="00B2144E"/>
    <w:rsid w:val="00B2202E"/>
    <w:rsid w:val="00B229F8"/>
    <w:rsid w:val="00B2338A"/>
    <w:rsid w:val="00B23EFA"/>
    <w:rsid w:val="00B2442C"/>
    <w:rsid w:val="00B24437"/>
    <w:rsid w:val="00B245D1"/>
    <w:rsid w:val="00B250A5"/>
    <w:rsid w:val="00B255EE"/>
    <w:rsid w:val="00B25E66"/>
    <w:rsid w:val="00B263B6"/>
    <w:rsid w:val="00B264F3"/>
    <w:rsid w:val="00B26DED"/>
    <w:rsid w:val="00B27F73"/>
    <w:rsid w:val="00B304D6"/>
    <w:rsid w:val="00B30AA1"/>
    <w:rsid w:val="00B30C25"/>
    <w:rsid w:val="00B30C52"/>
    <w:rsid w:val="00B316C0"/>
    <w:rsid w:val="00B31B44"/>
    <w:rsid w:val="00B31C98"/>
    <w:rsid w:val="00B32AC3"/>
    <w:rsid w:val="00B3469F"/>
    <w:rsid w:val="00B3601A"/>
    <w:rsid w:val="00B3622E"/>
    <w:rsid w:val="00B36546"/>
    <w:rsid w:val="00B36840"/>
    <w:rsid w:val="00B37BBF"/>
    <w:rsid w:val="00B37EAA"/>
    <w:rsid w:val="00B37F93"/>
    <w:rsid w:val="00B37F94"/>
    <w:rsid w:val="00B40634"/>
    <w:rsid w:val="00B40710"/>
    <w:rsid w:val="00B40E70"/>
    <w:rsid w:val="00B4104B"/>
    <w:rsid w:val="00B41E23"/>
    <w:rsid w:val="00B42423"/>
    <w:rsid w:val="00B42B37"/>
    <w:rsid w:val="00B4339F"/>
    <w:rsid w:val="00B43BF1"/>
    <w:rsid w:val="00B46EF7"/>
    <w:rsid w:val="00B474F5"/>
    <w:rsid w:val="00B47965"/>
    <w:rsid w:val="00B506DB"/>
    <w:rsid w:val="00B5101D"/>
    <w:rsid w:val="00B51764"/>
    <w:rsid w:val="00B51A35"/>
    <w:rsid w:val="00B51F12"/>
    <w:rsid w:val="00B52E48"/>
    <w:rsid w:val="00B531EF"/>
    <w:rsid w:val="00B534B0"/>
    <w:rsid w:val="00B535D1"/>
    <w:rsid w:val="00B535E1"/>
    <w:rsid w:val="00B53B3F"/>
    <w:rsid w:val="00B53B42"/>
    <w:rsid w:val="00B54340"/>
    <w:rsid w:val="00B54850"/>
    <w:rsid w:val="00B54EFC"/>
    <w:rsid w:val="00B5666A"/>
    <w:rsid w:val="00B5681A"/>
    <w:rsid w:val="00B56A1A"/>
    <w:rsid w:val="00B57207"/>
    <w:rsid w:val="00B572F3"/>
    <w:rsid w:val="00B604E0"/>
    <w:rsid w:val="00B611BA"/>
    <w:rsid w:val="00B61B53"/>
    <w:rsid w:val="00B627C2"/>
    <w:rsid w:val="00B6282E"/>
    <w:rsid w:val="00B62DA8"/>
    <w:rsid w:val="00B62F20"/>
    <w:rsid w:val="00B63A5C"/>
    <w:rsid w:val="00B64108"/>
    <w:rsid w:val="00B64262"/>
    <w:rsid w:val="00B6525C"/>
    <w:rsid w:val="00B6552F"/>
    <w:rsid w:val="00B659E3"/>
    <w:rsid w:val="00B66DC6"/>
    <w:rsid w:val="00B66F2A"/>
    <w:rsid w:val="00B66F44"/>
    <w:rsid w:val="00B67082"/>
    <w:rsid w:val="00B67083"/>
    <w:rsid w:val="00B6764A"/>
    <w:rsid w:val="00B7144B"/>
    <w:rsid w:val="00B716BE"/>
    <w:rsid w:val="00B72E2D"/>
    <w:rsid w:val="00B73E84"/>
    <w:rsid w:val="00B73E8F"/>
    <w:rsid w:val="00B74FB8"/>
    <w:rsid w:val="00B758D5"/>
    <w:rsid w:val="00B75B27"/>
    <w:rsid w:val="00B760E3"/>
    <w:rsid w:val="00B768A2"/>
    <w:rsid w:val="00B76E9F"/>
    <w:rsid w:val="00B77102"/>
    <w:rsid w:val="00B775B0"/>
    <w:rsid w:val="00B778CC"/>
    <w:rsid w:val="00B77B44"/>
    <w:rsid w:val="00B80004"/>
    <w:rsid w:val="00B8047D"/>
    <w:rsid w:val="00B80B47"/>
    <w:rsid w:val="00B80D24"/>
    <w:rsid w:val="00B80D3D"/>
    <w:rsid w:val="00B81018"/>
    <w:rsid w:val="00B81767"/>
    <w:rsid w:val="00B81769"/>
    <w:rsid w:val="00B832CB"/>
    <w:rsid w:val="00B83467"/>
    <w:rsid w:val="00B837C9"/>
    <w:rsid w:val="00B83C7E"/>
    <w:rsid w:val="00B8453C"/>
    <w:rsid w:val="00B845C6"/>
    <w:rsid w:val="00B84810"/>
    <w:rsid w:val="00B84842"/>
    <w:rsid w:val="00B84C3F"/>
    <w:rsid w:val="00B84C9E"/>
    <w:rsid w:val="00B85B22"/>
    <w:rsid w:val="00B86741"/>
    <w:rsid w:val="00B867E0"/>
    <w:rsid w:val="00B86AE9"/>
    <w:rsid w:val="00B87F57"/>
    <w:rsid w:val="00B9047B"/>
    <w:rsid w:val="00B90810"/>
    <w:rsid w:val="00B9118A"/>
    <w:rsid w:val="00B91F1D"/>
    <w:rsid w:val="00B9424D"/>
    <w:rsid w:val="00B94A3A"/>
    <w:rsid w:val="00B94FBB"/>
    <w:rsid w:val="00B954B2"/>
    <w:rsid w:val="00B95538"/>
    <w:rsid w:val="00B95923"/>
    <w:rsid w:val="00B964FC"/>
    <w:rsid w:val="00B9768C"/>
    <w:rsid w:val="00B976AB"/>
    <w:rsid w:val="00BA006E"/>
    <w:rsid w:val="00BA00C2"/>
    <w:rsid w:val="00BA027D"/>
    <w:rsid w:val="00BA0306"/>
    <w:rsid w:val="00BA0E3A"/>
    <w:rsid w:val="00BA0E9D"/>
    <w:rsid w:val="00BA0F18"/>
    <w:rsid w:val="00BA22CE"/>
    <w:rsid w:val="00BA2326"/>
    <w:rsid w:val="00BA27F0"/>
    <w:rsid w:val="00BA2929"/>
    <w:rsid w:val="00BA29AD"/>
    <w:rsid w:val="00BA2B35"/>
    <w:rsid w:val="00BA3203"/>
    <w:rsid w:val="00BA342A"/>
    <w:rsid w:val="00BA3735"/>
    <w:rsid w:val="00BA3C5A"/>
    <w:rsid w:val="00BA3DA4"/>
    <w:rsid w:val="00BA43B0"/>
    <w:rsid w:val="00BA4507"/>
    <w:rsid w:val="00BA4A8F"/>
    <w:rsid w:val="00BA4C0B"/>
    <w:rsid w:val="00BA502B"/>
    <w:rsid w:val="00BA5989"/>
    <w:rsid w:val="00BA6275"/>
    <w:rsid w:val="00BA6736"/>
    <w:rsid w:val="00BA7139"/>
    <w:rsid w:val="00BA759D"/>
    <w:rsid w:val="00BB07E6"/>
    <w:rsid w:val="00BB0BAF"/>
    <w:rsid w:val="00BB0FD1"/>
    <w:rsid w:val="00BB13DF"/>
    <w:rsid w:val="00BB21C8"/>
    <w:rsid w:val="00BB2A5D"/>
    <w:rsid w:val="00BB2FBE"/>
    <w:rsid w:val="00BB324C"/>
    <w:rsid w:val="00BB3E3C"/>
    <w:rsid w:val="00BB407A"/>
    <w:rsid w:val="00BB41F9"/>
    <w:rsid w:val="00BB4BAA"/>
    <w:rsid w:val="00BB5957"/>
    <w:rsid w:val="00BB5B21"/>
    <w:rsid w:val="00BB607E"/>
    <w:rsid w:val="00BB684F"/>
    <w:rsid w:val="00BB7735"/>
    <w:rsid w:val="00BB7CF2"/>
    <w:rsid w:val="00BB7DBB"/>
    <w:rsid w:val="00BC14D4"/>
    <w:rsid w:val="00BC1646"/>
    <w:rsid w:val="00BC196F"/>
    <w:rsid w:val="00BC1E32"/>
    <w:rsid w:val="00BC21FE"/>
    <w:rsid w:val="00BC285A"/>
    <w:rsid w:val="00BC3402"/>
    <w:rsid w:val="00BC3C3D"/>
    <w:rsid w:val="00BC4BB8"/>
    <w:rsid w:val="00BC5A2D"/>
    <w:rsid w:val="00BC654B"/>
    <w:rsid w:val="00BC65BD"/>
    <w:rsid w:val="00BC6629"/>
    <w:rsid w:val="00BC6780"/>
    <w:rsid w:val="00BC6C12"/>
    <w:rsid w:val="00BC7B45"/>
    <w:rsid w:val="00BD030F"/>
    <w:rsid w:val="00BD0EFA"/>
    <w:rsid w:val="00BD1815"/>
    <w:rsid w:val="00BD25CB"/>
    <w:rsid w:val="00BD2798"/>
    <w:rsid w:val="00BD28B3"/>
    <w:rsid w:val="00BD2E2A"/>
    <w:rsid w:val="00BD3308"/>
    <w:rsid w:val="00BD39EE"/>
    <w:rsid w:val="00BD3C6F"/>
    <w:rsid w:val="00BD3C97"/>
    <w:rsid w:val="00BD48F4"/>
    <w:rsid w:val="00BD4D7E"/>
    <w:rsid w:val="00BD5834"/>
    <w:rsid w:val="00BD6120"/>
    <w:rsid w:val="00BD6656"/>
    <w:rsid w:val="00BD6A9D"/>
    <w:rsid w:val="00BD6CB2"/>
    <w:rsid w:val="00BD7846"/>
    <w:rsid w:val="00BD7B8E"/>
    <w:rsid w:val="00BE0536"/>
    <w:rsid w:val="00BE0C77"/>
    <w:rsid w:val="00BE1F57"/>
    <w:rsid w:val="00BE2144"/>
    <w:rsid w:val="00BE33F8"/>
    <w:rsid w:val="00BE350A"/>
    <w:rsid w:val="00BE3531"/>
    <w:rsid w:val="00BE3EF1"/>
    <w:rsid w:val="00BE41AF"/>
    <w:rsid w:val="00BE48FB"/>
    <w:rsid w:val="00BE4B00"/>
    <w:rsid w:val="00BE536B"/>
    <w:rsid w:val="00BE5D91"/>
    <w:rsid w:val="00BE5DC9"/>
    <w:rsid w:val="00BE60B0"/>
    <w:rsid w:val="00BE628D"/>
    <w:rsid w:val="00BE652A"/>
    <w:rsid w:val="00BE654E"/>
    <w:rsid w:val="00BE707A"/>
    <w:rsid w:val="00BE744F"/>
    <w:rsid w:val="00BF0538"/>
    <w:rsid w:val="00BF09D2"/>
    <w:rsid w:val="00BF0B6A"/>
    <w:rsid w:val="00BF0D23"/>
    <w:rsid w:val="00BF11CF"/>
    <w:rsid w:val="00BF17B0"/>
    <w:rsid w:val="00BF231D"/>
    <w:rsid w:val="00BF23E2"/>
    <w:rsid w:val="00BF2454"/>
    <w:rsid w:val="00BF289A"/>
    <w:rsid w:val="00BF5620"/>
    <w:rsid w:val="00BF6767"/>
    <w:rsid w:val="00BF73AD"/>
    <w:rsid w:val="00BF7E16"/>
    <w:rsid w:val="00BF7ECE"/>
    <w:rsid w:val="00C00ECD"/>
    <w:rsid w:val="00C01009"/>
    <w:rsid w:val="00C018DB"/>
    <w:rsid w:val="00C02195"/>
    <w:rsid w:val="00C02720"/>
    <w:rsid w:val="00C035F6"/>
    <w:rsid w:val="00C03637"/>
    <w:rsid w:val="00C03AA4"/>
    <w:rsid w:val="00C03B2C"/>
    <w:rsid w:val="00C04915"/>
    <w:rsid w:val="00C0494B"/>
    <w:rsid w:val="00C04B8E"/>
    <w:rsid w:val="00C04DFD"/>
    <w:rsid w:val="00C050FD"/>
    <w:rsid w:val="00C05135"/>
    <w:rsid w:val="00C05334"/>
    <w:rsid w:val="00C05467"/>
    <w:rsid w:val="00C0571E"/>
    <w:rsid w:val="00C06055"/>
    <w:rsid w:val="00C069A2"/>
    <w:rsid w:val="00C06E59"/>
    <w:rsid w:val="00C073D6"/>
    <w:rsid w:val="00C07A50"/>
    <w:rsid w:val="00C10B39"/>
    <w:rsid w:val="00C10F72"/>
    <w:rsid w:val="00C1152B"/>
    <w:rsid w:val="00C11584"/>
    <w:rsid w:val="00C11B44"/>
    <w:rsid w:val="00C11F4C"/>
    <w:rsid w:val="00C12084"/>
    <w:rsid w:val="00C12B8E"/>
    <w:rsid w:val="00C12E2C"/>
    <w:rsid w:val="00C13A31"/>
    <w:rsid w:val="00C13DD4"/>
    <w:rsid w:val="00C14D65"/>
    <w:rsid w:val="00C1546E"/>
    <w:rsid w:val="00C1548D"/>
    <w:rsid w:val="00C15A86"/>
    <w:rsid w:val="00C1774E"/>
    <w:rsid w:val="00C200EC"/>
    <w:rsid w:val="00C20523"/>
    <w:rsid w:val="00C20E72"/>
    <w:rsid w:val="00C21033"/>
    <w:rsid w:val="00C218FE"/>
    <w:rsid w:val="00C21A74"/>
    <w:rsid w:val="00C21D3F"/>
    <w:rsid w:val="00C2212E"/>
    <w:rsid w:val="00C22466"/>
    <w:rsid w:val="00C23172"/>
    <w:rsid w:val="00C2376E"/>
    <w:rsid w:val="00C238C5"/>
    <w:rsid w:val="00C23DD3"/>
    <w:rsid w:val="00C245E4"/>
    <w:rsid w:val="00C24ECF"/>
    <w:rsid w:val="00C2551E"/>
    <w:rsid w:val="00C2566D"/>
    <w:rsid w:val="00C26EA0"/>
    <w:rsid w:val="00C2785F"/>
    <w:rsid w:val="00C27F62"/>
    <w:rsid w:val="00C307E8"/>
    <w:rsid w:val="00C30B04"/>
    <w:rsid w:val="00C30D64"/>
    <w:rsid w:val="00C31D52"/>
    <w:rsid w:val="00C31FD3"/>
    <w:rsid w:val="00C32CC5"/>
    <w:rsid w:val="00C32D6D"/>
    <w:rsid w:val="00C3314B"/>
    <w:rsid w:val="00C337E7"/>
    <w:rsid w:val="00C3386F"/>
    <w:rsid w:val="00C339B9"/>
    <w:rsid w:val="00C33B89"/>
    <w:rsid w:val="00C33C0A"/>
    <w:rsid w:val="00C33EA5"/>
    <w:rsid w:val="00C340B6"/>
    <w:rsid w:val="00C34543"/>
    <w:rsid w:val="00C34E71"/>
    <w:rsid w:val="00C35BBA"/>
    <w:rsid w:val="00C365BB"/>
    <w:rsid w:val="00C37281"/>
    <w:rsid w:val="00C37792"/>
    <w:rsid w:val="00C4025F"/>
    <w:rsid w:val="00C40504"/>
    <w:rsid w:val="00C41654"/>
    <w:rsid w:val="00C41A5A"/>
    <w:rsid w:val="00C41F7A"/>
    <w:rsid w:val="00C42363"/>
    <w:rsid w:val="00C4274D"/>
    <w:rsid w:val="00C43758"/>
    <w:rsid w:val="00C43F56"/>
    <w:rsid w:val="00C442F3"/>
    <w:rsid w:val="00C4444B"/>
    <w:rsid w:val="00C44C5D"/>
    <w:rsid w:val="00C450BA"/>
    <w:rsid w:val="00C4526A"/>
    <w:rsid w:val="00C457E2"/>
    <w:rsid w:val="00C4616F"/>
    <w:rsid w:val="00C4667A"/>
    <w:rsid w:val="00C46A81"/>
    <w:rsid w:val="00C46B1C"/>
    <w:rsid w:val="00C46CF6"/>
    <w:rsid w:val="00C472CB"/>
    <w:rsid w:val="00C47526"/>
    <w:rsid w:val="00C47923"/>
    <w:rsid w:val="00C50184"/>
    <w:rsid w:val="00C502AB"/>
    <w:rsid w:val="00C50832"/>
    <w:rsid w:val="00C51255"/>
    <w:rsid w:val="00C518AD"/>
    <w:rsid w:val="00C51CAF"/>
    <w:rsid w:val="00C51F90"/>
    <w:rsid w:val="00C521F0"/>
    <w:rsid w:val="00C52DD9"/>
    <w:rsid w:val="00C530DC"/>
    <w:rsid w:val="00C5342D"/>
    <w:rsid w:val="00C5385B"/>
    <w:rsid w:val="00C5443B"/>
    <w:rsid w:val="00C545A0"/>
    <w:rsid w:val="00C5465D"/>
    <w:rsid w:val="00C546B9"/>
    <w:rsid w:val="00C54E36"/>
    <w:rsid w:val="00C54E7C"/>
    <w:rsid w:val="00C566C7"/>
    <w:rsid w:val="00C56B2F"/>
    <w:rsid w:val="00C56DCB"/>
    <w:rsid w:val="00C56F1B"/>
    <w:rsid w:val="00C56F38"/>
    <w:rsid w:val="00C57CAD"/>
    <w:rsid w:val="00C60228"/>
    <w:rsid w:val="00C61018"/>
    <w:rsid w:val="00C616A2"/>
    <w:rsid w:val="00C62822"/>
    <w:rsid w:val="00C63083"/>
    <w:rsid w:val="00C63A84"/>
    <w:rsid w:val="00C64721"/>
    <w:rsid w:val="00C64BA7"/>
    <w:rsid w:val="00C64FB6"/>
    <w:rsid w:val="00C65284"/>
    <w:rsid w:val="00C65941"/>
    <w:rsid w:val="00C65B37"/>
    <w:rsid w:val="00C66C18"/>
    <w:rsid w:val="00C66CAA"/>
    <w:rsid w:val="00C66E1A"/>
    <w:rsid w:val="00C66E74"/>
    <w:rsid w:val="00C678D5"/>
    <w:rsid w:val="00C67AB0"/>
    <w:rsid w:val="00C67B37"/>
    <w:rsid w:val="00C67CF5"/>
    <w:rsid w:val="00C70432"/>
    <w:rsid w:val="00C70736"/>
    <w:rsid w:val="00C72207"/>
    <w:rsid w:val="00C72415"/>
    <w:rsid w:val="00C72C3C"/>
    <w:rsid w:val="00C72C6C"/>
    <w:rsid w:val="00C734A3"/>
    <w:rsid w:val="00C7381B"/>
    <w:rsid w:val="00C73E82"/>
    <w:rsid w:val="00C7438A"/>
    <w:rsid w:val="00C749FF"/>
    <w:rsid w:val="00C75B7F"/>
    <w:rsid w:val="00C76199"/>
    <w:rsid w:val="00C772A6"/>
    <w:rsid w:val="00C7789A"/>
    <w:rsid w:val="00C77DB5"/>
    <w:rsid w:val="00C809C4"/>
    <w:rsid w:val="00C80AC6"/>
    <w:rsid w:val="00C81348"/>
    <w:rsid w:val="00C81587"/>
    <w:rsid w:val="00C81684"/>
    <w:rsid w:val="00C8172F"/>
    <w:rsid w:val="00C82BE6"/>
    <w:rsid w:val="00C82F77"/>
    <w:rsid w:val="00C839AB"/>
    <w:rsid w:val="00C84DB7"/>
    <w:rsid w:val="00C84E5C"/>
    <w:rsid w:val="00C84FA5"/>
    <w:rsid w:val="00C870C2"/>
    <w:rsid w:val="00C873C2"/>
    <w:rsid w:val="00C875E3"/>
    <w:rsid w:val="00C87A6B"/>
    <w:rsid w:val="00C90067"/>
    <w:rsid w:val="00C90914"/>
    <w:rsid w:val="00C91E55"/>
    <w:rsid w:val="00C91F29"/>
    <w:rsid w:val="00C92879"/>
    <w:rsid w:val="00C929D0"/>
    <w:rsid w:val="00C92A33"/>
    <w:rsid w:val="00C92AA9"/>
    <w:rsid w:val="00C92ABD"/>
    <w:rsid w:val="00C9336C"/>
    <w:rsid w:val="00C93749"/>
    <w:rsid w:val="00C94277"/>
    <w:rsid w:val="00C95114"/>
    <w:rsid w:val="00C95E66"/>
    <w:rsid w:val="00C9636F"/>
    <w:rsid w:val="00C963EC"/>
    <w:rsid w:val="00C96CA7"/>
    <w:rsid w:val="00C96EB0"/>
    <w:rsid w:val="00C97A19"/>
    <w:rsid w:val="00C97B54"/>
    <w:rsid w:val="00C97E4A"/>
    <w:rsid w:val="00CA05A7"/>
    <w:rsid w:val="00CA1341"/>
    <w:rsid w:val="00CA13AD"/>
    <w:rsid w:val="00CA146B"/>
    <w:rsid w:val="00CA18AE"/>
    <w:rsid w:val="00CA1909"/>
    <w:rsid w:val="00CA1A99"/>
    <w:rsid w:val="00CA1BFC"/>
    <w:rsid w:val="00CA1D02"/>
    <w:rsid w:val="00CA2FFA"/>
    <w:rsid w:val="00CA3F31"/>
    <w:rsid w:val="00CA43AF"/>
    <w:rsid w:val="00CA5297"/>
    <w:rsid w:val="00CA5B4A"/>
    <w:rsid w:val="00CA5BBF"/>
    <w:rsid w:val="00CA684E"/>
    <w:rsid w:val="00CA6A68"/>
    <w:rsid w:val="00CA711C"/>
    <w:rsid w:val="00CA737A"/>
    <w:rsid w:val="00CA7522"/>
    <w:rsid w:val="00CA7750"/>
    <w:rsid w:val="00CA7B39"/>
    <w:rsid w:val="00CB049D"/>
    <w:rsid w:val="00CB14FD"/>
    <w:rsid w:val="00CB18B4"/>
    <w:rsid w:val="00CB1A2D"/>
    <w:rsid w:val="00CB1F41"/>
    <w:rsid w:val="00CB22E3"/>
    <w:rsid w:val="00CB2377"/>
    <w:rsid w:val="00CB29AC"/>
    <w:rsid w:val="00CB4189"/>
    <w:rsid w:val="00CB4683"/>
    <w:rsid w:val="00CB4940"/>
    <w:rsid w:val="00CB4B79"/>
    <w:rsid w:val="00CB4E79"/>
    <w:rsid w:val="00CB51A3"/>
    <w:rsid w:val="00CB5688"/>
    <w:rsid w:val="00CB5E7A"/>
    <w:rsid w:val="00CB6142"/>
    <w:rsid w:val="00CB7504"/>
    <w:rsid w:val="00CB7F61"/>
    <w:rsid w:val="00CC0006"/>
    <w:rsid w:val="00CC1146"/>
    <w:rsid w:val="00CC17E5"/>
    <w:rsid w:val="00CC1A56"/>
    <w:rsid w:val="00CC231A"/>
    <w:rsid w:val="00CC2F41"/>
    <w:rsid w:val="00CC3420"/>
    <w:rsid w:val="00CC3593"/>
    <w:rsid w:val="00CC3F4F"/>
    <w:rsid w:val="00CC3F59"/>
    <w:rsid w:val="00CC51FA"/>
    <w:rsid w:val="00CC53AD"/>
    <w:rsid w:val="00CC57B8"/>
    <w:rsid w:val="00CC5E9D"/>
    <w:rsid w:val="00CC62A2"/>
    <w:rsid w:val="00CC7164"/>
    <w:rsid w:val="00CC7469"/>
    <w:rsid w:val="00CD0161"/>
    <w:rsid w:val="00CD062E"/>
    <w:rsid w:val="00CD1446"/>
    <w:rsid w:val="00CD2FA0"/>
    <w:rsid w:val="00CD3063"/>
    <w:rsid w:val="00CD32BB"/>
    <w:rsid w:val="00CD3619"/>
    <w:rsid w:val="00CD40A3"/>
    <w:rsid w:val="00CD46DD"/>
    <w:rsid w:val="00CD4829"/>
    <w:rsid w:val="00CD51FC"/>
    <w:rsid w:val="00CD5B9D"/>
    <w:rsid w:val="00CD66A2"/>
    <w:rsid w:val="00CD7918"/>
    <w:rsid w:val="00CD7BD3"/>
    <w:rsid w:val="00CE09FB"/>
    <w:rsid w:val="00CE14CD"/>
    <w:rsid w:val="00CE1571"/>
    <w:rsid w:val="00CE165F"/>
    <w:rsid w:val="00CE1FE3"/>
    <w:rsid w:val="00CE33E0"/>
    <w:rsid w:val="00CE3D02"/>
    <w:rsid w:val="00CE47FC"/>
    <w:rsid w:val="00CE5085"/>
    <w:rsid w:val="00CE59AD"/>
    <w:rsid w:val="00CE5A7B"/>
    <w:rsid w:val="00CE5D3E"/>
    <w:rsid w:val="00CE5DD4"/>
    <w:rsid w:val="00CE7486"/>
    <w:rsid w:val="00CE74CA"/>
    <w:rsid w:val="00CE74E8"/>
    <w:rsid w:val="00CE7773"/>
    <w:rsid w:val="00CE7981"/>
    <w:rsid w:val="00CE7E5C"/>
    <w:rsid w:val="00CF0533"/>
    <w:rsid w:val="00CF07AA"/>
    <w:rsid w:val="00CF07BC"/>
    <w:rsid w:val="00CF0FB0"/>
    <w:rsid w:val="00CF150C"/>
    <w:rsid w:val="00CF1DBF"/>
    <w:rsid w:val="00CF1F7C"/>
    <w:rsid w:val="00CF2128"/>
    <w:rsid w:val="00CF3B36"/>
    <w:rsid w:val="00CF3F59"/>
    <w:rsid w:val="00CF453E"/>
    <w:rsid w:val="00CF4781"/>
    <w:rsid w:val="00CF4E22"/>
    <w:rsid w:val="00CF4F01"/>
    <w:rsid w:val="00CF59D4"/>
    <w:rsid w:val="00CF6D13"/>
    <w:rsid w:val="00CF6F6A"/>
    <w:rsid w:val="00CF7353"/>
    <w:rsid w:val="00CF7576"/>
    <w:rsid w:val="00CF769D"/>
    <w:rsid w:val="00CF7892"/>
    <w:rsid w:val="00D0124B"/>
    <w:rsid w:val="00D0227A"/>
    <w:rsid w:val="00D027B5"/>
    <w:rsid w:val="00D02CB7"/>
    <w:rsid w:val="00D02F1A"/>
    <w:rsid w:val="00D031BC"/>
    <w:rsid w:val="00D03381"/>
    <w:rsid w:val="00D0574D"/>
    <w:rsid w:val="00D05B9F"/>
    <w:rsid w:val="00D05D3F"/>
    <w:rsid w:val="00D05D7B"/>
    <w:rsid w:val="00D0709C"/>
    <w:rsid w:val="00D07834"/>
    <w:rsid w:val="00D108B4"/>
    <w:rsid w:val="00D11646"/>
    <w:rsid w:val="00D123BB"/>
    <w:rsid w:val="00D1264D"/>
    <w:rsid w:val="00D12D42"/>
    <w:rsid w:val="00D135D3"/>
    <w:rsid w:val="00D13D5A"/>
    <w:rsid w:val="00D1447B"/>
    <w:rsid w:val="00D1467C"/>
    <w:rsid w:val="00D14B96"/>
    <w:rsid w:val="00D15380"/>
    <w:rsid w:val="00D1592D"/>
    <w:rsid w:val="00D1615E"/>
    <w:rsid w:val="00D16229"/>
    <w:rsid w:val="00D168E6"/>
    <w:rsid w:val="00D16A84"/>
    <w:rsid w:val="00D16BF5"/>
    <w:rsid w:val="00D17A95"/>
    <w:rsid w:val="00D17B7D"/>
    <w:rsid w:val="00D17F2C"/>
    <w:rsid w:val="00D204CB"/>
    <w:rsid w:val="00D205A4"/>
    <w:rsid w:val="00D20604"/>
    <w:rsid w:val="00D20AEB"/>
    <w:rsid w:val="00D213F8"/>
    <w:rsid w:val="00D225EE"/>
    <w:rsid w:val="00D226EB"/>
    <w:rsid w:val="00D2337C"/>
    <w:rsid w:val="00D23766"/>
    <w:rsid w:val="00D23F8D"/>
    <w:rsid w:val="00D24830"/>
    <w:rsid w:val="00D25482"/>
    <w:rsid w:val="00D25B4C"/>
    <w:rsid w:val="00D25C7E"/>
    <w:rsid w:val="00D25DBF"/>
    <w:rsid w:val="00D26206"/>
    <w:rsid w:val="00D26B7E"/>
    <w:rsid w:val="00D26E56"/>
    <w:rsid w:val="00D271B7"/>
    <w:rsid w:val="00D27560"/>
    <w:rsid w:val="00D27BF8"/>
    <w:rsid w:val="00D306E8"/>
    <w:rsid w:val="00D30D47"/>
    <w:rsid w:val="00D30F4B"/>
    <w:rsid w:val="00D315F6"/>
    <w:rsid w:val="00D31768"/>
    <w:rsid w:val="00D327B5"/>
    <w:rsid w:val="00D339D0"/>
    <w:rsid w:val="00D34A44"/>
    <w:rsid w:val="00D35C7A"/>
    <w:rsid w:val="00D35C83"/>
    <w:rsid w:val="00D37BBE"/>
    <w:rsid w:val="00D37BE2"/>
    <w:rsid w:val="00D37E49"/>
    <w:rsid w:val="00D37FC8"/>
    <w:rsid w:val="00D401E8"/>
    <w:rsid w:val="00D4032F"/>
    <w:rsid w:val="00D4098D"/>
    <w:rsid w:val="00D409AB"/>
    <w:rsid w:val="00D4193A"/>
    <w:rsid w:val="00D41B3E"/>
    <w:rsid w:val="00D41EF2"/>
    <w:rsid w:val="00D42F21"/>
    <w:rsid w:val="00D441B3"/>
    <w:rsid w:val="00D447B4"/>
    <w:rsid w:val="00D45295"/>
    <w:rsid w:val="00D45C7C"/>
    <w:rsid w:val="00D45F4C"/>
    <w:rsid w:val="00D470F2"/>
    <w:rsid w:val="00D4764C"/>
    <w:rsid w:val="00D47E63"/>
    <w:rsid w:val="00D506E5"/>
    <w:rsid w:val="00D50803"/>
    <w:rsid w:val="00D51CDA"/>
    <w:rsid w:val="00D529F4"/>
    <w:rsid w:val="00D532E5"/>
    <w:rsid w:val="00D5365A"/>
    <w:rsid w:val="00D53934"/>
    <w:rsid w:val="00D539D9"/>
    <w:rsid w:val="00D541C6"/>
    <w:rsid w:val="00D5421A"/>
    <w:rsid w:val="00D55339"/>
    <w:rsid w:val="00D55FBF"/>
    <w:rsid w:val="00D56C35"/>
    <w:rsid w:val="00D56FB0"/>
    <w:rsid w:val="00D5751A"/>
    <w:rsid w:val="00D57E7B"/>
    <w:rsid w:val="00D57F90"/>
    <w:rsid w:val="00D60589"/>
    <w:rsid w:val="00D606CC"/>
    <w:rsid w:val="00D608E0"/>
    <w:rsid w:val="00D6098E"/>
    <w:rsid w:val="00D60C75"/>
    <w:rsid w:val="00D61E19"/>
    <w:rsid w:val="00D61EC3"/>
    <w:rsid w:val="00D61F14"/>
    <w:rsid w:val="00D6243B"/>
    <w:rsid w:val="00D6273A"/>
    <w:rsid w:val="00D636C9"/>
    <w:rsid w:val="00D6374B"/>
    <w:rsid w:val="00D637D4"/>
    <w:rsid w:val="00D63D58"/>
    <w:rsid w:val="00D64235"/>
    <w:rsid w:val="00D65145"/>
    <w:rsid w:val="00D6535A"/>
    <w:rsid w:val="00D664FA"/>
    <w:rsid w:val="00D66F22"/>
    <w:rsid w:val="00D67101"/>
    <w:rsid w:val="00D6723B"/>
    <w:rsid w:val="00D701F5"/>
    <w:rsid w:val="00D70438"/>
    <w:rsid w:val="00D707A6"/>
    <w:rsid w:val="00D711F2"/>
    <w:rsid w:val="00D7233A"/>
    <w:rsid w:val="00D72584"/>
    <w:rsid w:val="00D72664"/>
    <w:rsid w:val="00D72751"/>
    <w:rsid w:val="00D7275F"/>
    <w:rsid w:val="00D72B1C"/>
    <w:rsid w:val="00D73348"/>
    <w:rsid w:val="00D73477"/>
    <w:rsid w:val="00D74336"/>
    <w:rsid w:val="00D749A9"/>
    <w:rsid w:val="00D749BD"/>
    <w:rsid w:val="00D74BE6"/>
    <w:rsid w:val="00D7656F"/>
    <w:rsid w:val="00D76C7B"/>
    <w:rsid w:val="00D77000"/>
    <w:rsid w:val="00D772CF"/>
    <w:rsid w:val="00D80739"/>
    <w:rsid w:val="00D80943"/>
    <w:rsid w:val="00D80BEC"/>
    <w:rsid w:val="00D81444"/>
    <w:rsid w:val="00D838CA"/>
    <w:rsid w:val="00D83D5A"/>
    <w:rsid w:val="00D84475"/>
    <w:rsid w:val="00D84499"/>
    <w:rsid w:val="00D85002"/>
    <w:rsid w:val="00D85633"/>
    <w:rsid w:val="00D866F7"/>
    <w:rsid w:val="00D8709E"/>
    <w:rsid w:val="00D87370"/>
    <w:rsid w:val="00D876C9"/>
    <w:rsid w:val="00D87A4B"/>
    <w:rsid w:val="00D87EE9"/>
    <w:rsid w:val="00D902A5"/>
    <w:rsid w:val="00D90A05"/>
    <w:rsid w:val="00D90E96"/>
    <w:rsid w:val="00D910E2"/>
    <w:rsid w:val="00D91346"/>
    <w:rsid w:val="00D914C7"/>
    <w:rsid w:val="00D92B12"/>
    <w:rsid w:val="00D93369"/>
    <w:rsid w:val="00D93905"/>
    <w:rsid w:val="00D93E13"/>
    <w:rsid w:val="00D940E8"/>
    <w:rsid w:val="00D94C08"/>
    <w:rsid w:val="00D9594F"/>
    <w:rsid w:val="00D95BD1"/>
    <w:rsid w:val="00D95C3E"/>
    <w:rsid w:val="00D969E0"/>
    <w:rsid w:val="00D96F7B"/>
    <w:rsid w:val="00D97373"/>
    <w:rsid w:val="00D973CA"/>
    <w:rsid w:val="00D9740E"/>
    <w:rsid w:val="00D97578"/>
    <w:rsid w:val="00DA06E5"/>
    <w:rsid w:val="00DA0ABD"/>
    <w:rsid w:val="00DA0B7C"/>
    <w:rsid w:val="00DA1506"/>
    <w:rsid w:val="00DA1F8A"/>
    <w:rsid w:val="00DA2268"/>
    <w:rsid w:val="00DA232F"/>
    <w:rsid w:val="00DA286F"/>
    <w:rsid w:val="00DA3695"/>
    <w:rsid w:val="00DA4520"/>
    <w:rsid w:val="00DA47D1"/>
    <w:rsid w:val="00DA5522"/>
    <w:rsid w:val="00DA5568"/>
    <w:rsid w:val="00DA57F6"/>
    <w:rsid w:val="00DA5E62"/>
    <w:rsid w:val="00DA5E88"/>
    <w:rsid w:val="00DA6161"/>
    <w:rsid w:val="00DA7257"/>
    <w:rsid w:val="00DA7336"/>
    <w:rsid w:val="00DA73F5"/>
    <w:rsid w:val="00DA7FA8"/>
    <w:rsid w:val="00DB020F"/>
    <w:rsid w:val="00DB0878"/>
    <w:rsid w:val="00DB0B34"/>
    <w:rsid w:val="00DB0CFE"/>
    <w:rsid w:val="00DB0E07"/>
    <w:rsid w:val="00DB0EB2"/>
    <w:rsid w:val="00DB1DE0"/>
    <w:rsid w:val="00DB1E68"/>
    <w:rsid w:val="00DB2407"/>
    <w:rsid w:val="00DB355C"/>
    <w:rsid w:val="00DB3A30"/>
    <w:rsid w:val="00DB3EC1"/>
    <w:rsid w:val="00DB4A47"/>
    <w:rsid w:val="00DB4F10"/>
    <w:rsid w:val="00DB578D"/>
    <w:rsid w:val="00DB5FFD"/>
    <w:rsid w:val="00DB6759"/>
    <w:rsid w:val="00DB6811"/>
    <w:rsid w:val="00DB72B1"/>
    <w:rsid w:val="00DB7A24"/>
    <w:rsid w:val="00DC0A12"/>
    <w:rsid w:val="00DC0ABB"/>
    <w:rsid w:val="00DC0FE1"/>
    <w:rsid w:val="00DC2394"/>
    <w:rsid w:val="00DC2CEA"/>
    <w:rsid w:val="00DC365C"/>
    <w:rsid w:val="00DC3C33"/>
    <w:rsid w:val="00DC44EA"/>
    <w:rsid w:val="00DC5011"/>
    <w:rsid w:val="00DC50DC"/>
    <w:rsid w:val="00DC58E4"/>
    <w:rsid w:val="00DC5A18"/>
    <w:rsid w:val="00DC604A"/>
    <w:rsid w:val="00DC7210"/>
    <w:rsid w:val="00DC7422"/>
    <w:rsid w:val="00DC74C8"/>
    <w:rsid w:val="00DC7515"/>
    <w:rsid w:val="00DD0491"/>
    <w:rsid w:val="00DD04E1"/>
    <w:rsid w:val="00DD0C8C"/>
    <w:rsid w:val="00DD1664"/>
    <w:rsid w:val="00DD1BAF"/>
    <w:rsid w:val="00DD213A"/>
    <w:rsid w:val="00DD265A"/>
    <w:rsid w:val="00DD290B"/>
    <w:rsid w:val="00DD3688"/>
    <w:rsid w:val="00DD3FDE"/>
    <w:rsid w:val="00DD4A33"/>
    <w:rsid w:val="00DD510D"/>
    <w:rsid w:val="00DD5CA9"/>
    <w:rsid w:val="00DD6731"/>
    <w:rsid w:val="00DD75E0"/>
    <w:rsid w:val="00DD7685"/>
    <w:rsid w:val="00DE04F1"/>
    <w:rsid w:val="00DE0CC6"/>
    <w:rsid w:val="00DE1779"/>
    <w:rsid w:val="00DE18F0"/>
    <w:rsid w:val="00DE1A35"/>
    <w:rsid w:val="00DE202A"/>
    <w:rsid w:val="00DE2096"/>
    <w:rsid w:val="00DE21B3"/>
    <w:rsid w:val="00DE2443"/>
    <w:rsid w:val="00DE2FF0"/>
    <w:rsid w:val="00DE359F"/>
    <w:rsid w:val="00DE35F3"/>
    <w:rsid w:val="00DE38E7"/>
    <w:rsid w:val="00DE4309"/>
    <w:rsid w:val="00DE481C"/>
    <w:rsid w:val="00DE4ED0"/>
    <w:rsid w:val="00DE5238"/>
    <w:rsid w:val="00DE5412"/>
    <w:rsid w:val="00DE5587"/>
    <w:rsid w:val="00DE5B14"/>
    <w:rsid w:val="00DE5FE7"/>
    <w:rsid w:val="00DE6A2C"/>
    <w:rsid w:val="00DF0672"/>
    <w:rsid w:val="00DF095F"/>
    <w:rsid w:val="00DF0EC3"/>
    <w:rsid w:val="00DF0EE5"/>
    <w:rsid w:val="00DF18B8"/>
    <w:rsid w:val="00DF2286"/>
    <w:rsid w:val="00DF2580"/>
    <w:rsid w:val="00DF3239"/>
    <w:rsid w:val="00DF3D6A"/>
    <w:rsid w:val="00DF3E6A"/>
    <w:rsid w:val="00DF4952"/>
    <w:rsid w:val="00DF4BEE"/>
    <w:rsid w:val="00DF4ED3"/>
    <w:rsid w:val="00DF52FA"/>
    <w:rsid w:val="00DF5335"/>
    <w:rsid w:val="00DF5681"/>
    <w:rsid w:val="00DF58F0"/>
    <w:rsid w:val="00DF590B"/>
    <w:rsid w:val="00DF6D9E"/>
    <w:rsid w:val="00E00C7A"/>
    <w:rsid w:val="00E00D62"/>
    <w:rsid w:val="00E016FD"/>
    <w:rsid w:val="00E024EB"/>
    <w:rsid w:val="00E030EC"/>
    <w:rsid w:val="00E03CC8"/>
    <w:rsid w:val="00E03DD5"/>
    <w:rsid w:val="00E0430E"/>
    <w:rsid w:val="00E04DFE"/>
    <w:rsid w:val="00E06D25"/>
    <w:rsid w:val="00E073A5"/>
    <w:rsid w:val="00E073F9"/>
    <w:rsid w:val="00E078AC"/>
    <w:rsid w:val="00E10101"/>
    <w:rsid w:val="00E10136"/>
    <w:rsid w:val="00E1109A"/>
    <w:rsid w:val="00E11144"/>
    <w:rsid w:val="00E129B7"/>
    <w:rsid w:val="00E1396C"/>
    <w:rsid w:val="00E13DD2"/>
    <w:rsid w:val="00E148E1"/>
    <w:rsid w:val="00E14B3B"/>
    <w:rsid w:val="00E14D7A"/>
    <w:rsid w:val="00E14E86"/>
    <w:rsid w:val="00E160A7"/>
    <w:rsid w:val="00E164AF"/>
    <w:rsid w:val="00E1679A"/>
    <w:rsid w:val="00E1685A"/>
    <w:rsid w:val="00E16F0B"/>
    <w:rsid w:val="00E17375"/>
    <w:rsid w:val="00E17426"/>
    <w:rsid w:val="00E17676"/>
    <w:rsid w:val="00E17857"/>
    <w:rsid w:val="00E20BAF"/>
    <w:rsid w:val="00E20D06"/>
    <w:rsid w:val="00E214C8"/>
    <w:rsid w:val="00E21AE5"/>
    <w:rsid w:val="00E21E77"/>
    <w:rsid w:val="00E21FFA"/>
    <w:rsid w:val="00E22C4C"/>
    <w:rsid w:val="00E22F89"/>
    <w:rsid w:val="00E23089"/>
    <w:rsid w:val="00E240D0"/>
    <w:rsid w:val="00E25014"/>
    <w:rsid w:val="00E26167"/>
    <w:rsid w:val="00E26300"/>
    <w:rsid w:val="00E26CCC"/>
    <w:rsid w:val="00E27715"/>
    <w:rsid w:val="00E2792D"/>
    <w:rsid w:val="00E27F47"/>
    <w:rsid w:val="00E27F9E"/>
    <w:rsid w:val="00E30261"/>
    <w:rsid w:val="00E306B6"/>
    <w:rsid w:val="00E3097B"/>
    <w:rsid w:val="00E316C0"/>
    <w:rsid w:val="00E31864"/>
    <w:rsid w:val="00E32409"/>
    <w:rsid w:val="00E326A7"/>
    <w:rsid w:val="00E32921"/>
    <w:rsid w:val="00E32B52"/>
    <w:rsid w:val="00E339D7"/>
    <w:rsid w:val="00E343BF"/>
    <w:rsid w:val="00E34656"/>
    <w:rsid w:val="00E34EED"/>
    <w:rsid w:val="00E350B1"/>
    <w:rsid w:val="00E35E64"/>
    <w:rsid w:val="00E36030"/>
    <w:rsid w:val="00E376E6"/>
    <w:rsid w:val="00E37790"/>
    <w:rsid w:val="00E37F87"/>
    <w:rsid w:val="00E40300"/>
    <w:rsid w:val="00E409AC"/>
    <w:rsid w:val="00E41327"/>
    <w:rsid w:val="00E41FF4"/>
    <w:rsid w:val="00E424AA"/>
    <w:rsid w:val="00E43D65"/>
    <w:rsid w:val="00E43F96"/>
    <w:rsid w:val="00E4402B"/>
    <w:rsid w:val="00E4463E"/>
    <w:rsid w:val="00E44B06"/>
    <w:rsid w:val="00E44E85"/>
    <w:rsid w:val="00E45204"/>
    <w:rsid w:val="00E45C60"/>
    <w:rsid w:val="00E45DBA"/>
    <w:rsid w:val="00E467DF"/>
    <w:rsid w:val="00E47072"/>
    <w:rsid w:val="00E47ED1"/>
    <w:rsid w:val="00E50066"/>
    <w:rsid w:val="00E50B4C"/>
    <w:rsid w:val="00E51229"/>
    <w:rsid w:val="00E52B24"/>
    <w:rsid w:val="00E52B9F"/>
    <w:rsid w:val="00E537A4"/>
    <w:rsid w:val="00E53D02"/>
    <w:rsid w:val="00E543BC"/>
    <w:rsid w:val="00E54B91"/>
    <w:rsid w:val="00E54CCA"/>
    <w:rsid w:val="00E554DB"/>
    <w:rsid w:val="00E57181"/>
    <w:rsid w:val="00E5730A"/>
    <w:rsid w:val="00E576CA"/>
    <w:rsid w:val="00E57CD1"/>
    <w:rsid w:val="00E60464"/>
    <w:rsid w:val="00E606FC"/>
    <w:rsid w:val="00E61003"/>
    <w:rsid w:val="00E61B8B"/>
    <w:rsid w:val="00E63115"/>
    <w:rsid w:val="00E632B3"/>
    <w:rsid w:val="00E63793"/>
    <w:rsid w:val="00E63BF1"/>
    <w:rsid w:val="00E63F31"/>
    <w:rsid w:val="00E63FA9"/>
    <w:rsid w:val="00E6500A"/>
    <w:rsid w:val="00E657C1"/>
    <w:rsid w:val="00E66F57"/>
    <w:rsid w:val="00E67560"/>
    <w:rsid w:val="00E678BA"/>
    <w:rsid w:val="00E67BCC"/>
    <w:rsid w:val="00E67C60"/>
    <w:rsid w:val="00E67D87"/>
    <w:rsid w:val="00E67ED9"/>
    <w:rsid w:val="00E70A52"/>
    <w:rsid w:val="00E70DB2"/>
    <w:rsid w:val="00E718C8"/>
    <w:rsid w:val="00E71E95"/>
    <w:rsid w:val="00E721C5"/>
    <w:rsid w:val="00E72417"/>
    <w:rsid w:val="00E72866"/>
    <w:rsid w:val="00E72ACE"/>
    <w:rsid w:val="00E732BC"/>
    <w:rsid w:val="00E73884"/>
    <w:rsid w:val="00E73E92"/>
    <w:rsid w:val="00E740ED"/>
    <w:rsid w:val="00E744E6"/>
    <w:rsid w:val="00E7463E"/>
    <w:rsid w:val="00E74726"/>
    <w:rsid w:val="00E74F16"/>
    <w:rsid w:val="00E74F7F"/>
    <w:rsid w:val="00E754EE"/>
    <w:rsid w:val="00E75A21"/>
    <w:rsid w:val="00E7705F"/>
    <w:rsid w:val="00E7730E"/>
    <w:rsid w:val="00E77899"/>
    <w:rsid w:val="00E77F4F"/>
    <w:rsid w:val="00E8219A"/>
    <w:rsid w:val="00E8248B"/>
    <w:rsid w:val="00E824EF"/>
    <w:rsid w:val="00E82734"/>
    <w:rsid w:val="00E82DD2"/>
    <w:rsid w:val="00E8323B"/>
    <w:rsid w:val="00E833DD"/>
    <w:rsid w:val="00E836E9"/>
    <w:rsid w:val="00E83F16"/>
    <w:rsid w:val="00E8413C"/>
    <w:rsid w:val="00E84C42"/>
    <w:rsid w:val="00E84D6E"/>
    <w:rsid w:val="00E863FA"/>
    <w:rsid w:val="00E86C0A"/>
    <w:rsid w:val="00E908AA"/>
    <w:rsid w:val="00E90F00"/>
    <w:rsid w:val="00E9139F"/>
    <w:rsid w:val="00E91CF8"/>
    <w:rsid w:val="00E920F1"/>
    <w:rsid w:val="00E92E75"/>
    <w:rsid w:val="00E93A9B"/>
    <w:rsid w:val="00E93CDA"/>
    <w:rsid w:val="00E9412F"/>
    <w:rsid w:val="00E948A6"/>
    <w:rsid w:val="00E9583B"/>
    <w:rsid w:val="00E95CFB"/>
    <w:rsid w:val="00E9694D"/>
    <w:rsid w:val="00E96994"/>
    <w:rsid w:val="00E975C0"/>
    <w:rsid w:val="00E97A5B"/>
    <w:rsid w:val="00E97BFE"/>
    <w:rsid w:val="00E97F98"/>
    <w:rsid w:val="00EA0325"/>
    <w:rsid w:val="00EA0BC6"/>
    <w:rsid w:val="00EA2657"/>
    <w:rsid w:val="00EA37A6"/>
    <w:rsid w:val="00EA3DAB"/>
    <w:rsid w:val="00EA4335"/>
    <w:rsid w:val="00EA4C6F"/>
    <w:rsid w:val="00EA5AB9"/>
    <w:rsid w:val="00EA5D79"/>
    <w:rsid w:val="00EA7838"/>
    <w:rsid w:val="00EA7F5F"/>
    <w:rsid w:val="00EA7FF2"/>
    <w:rsid w:val="00EB031A"/>
    <w:rsid w:val="00EB061F"/>
    <w:rsid w:val="00EB0AC1"/>
    <w:rsid w:val="00EB108F"/>
    <w:rsid w:val="00EB239C"/>
    <w:rsid w:val="00EB2670"/>
    <w:rsid w:val="00EB2791"/>
    <w:rsid w:val="00EB2A66"/>
    <w:rsid w:val="00EB3215"/>
    <w:rsid w:val="00EB38EC"/>
    <w:rsid w:val="00EB4313"/>
    <w:rsid w:val="00EB45DF"/>
    <w:rsid w:val="00EB4CA4"/>
    <w:rsid w:val="00EB591F"/>
    <w:rsid w:val="00EB59DF"/>
    <w:rsid w:val="00EB5AED"/>
    <w:rsid w:val="00EB5BF7"/>
    <w:rsid w:val="00EB6B88"/>
    <w:rsid w:val="00EB7174"/>
    <w:rsid w:val="00EB7C61"/>
    <w:rsid w:val="00EC0E90"/>
    <w:rsid w:val="00EC0FEC"/>
    <w:rsid w:val="00EC20D0"/>
    <w:rsid w:val="00EC2DE1"/>
    <w:rsid w:val="00EC2EE5"/>
    <w:rsid w:val="00EC33BD"/>
    <w:rsid w:val="00EC34A9"/>
    <w:rsid w:val="00EC36C8"/>
    <w:rsid w:val="00EC3A67"/>
    <w:rsid w:val="00EC44E7"/>
    <w:rsid w:val="00EC46FB"/>
    <w:rsid w:val="00EC4799"/>
    <w:rsid w:val="00EC4AC0"/>
    <w:rsid w:val="00EC4BE5"/>
    <w:rsid w:val="00EC59B4"/>
    <w:rsid w:val="00EC6297"/>
    <w:rsid w:val="00EC6A4A"/>
    <w:rsid w:val="00EC6A71"/>
    <w:rsid w:val="00EC6AB6"/>
    <w:rsid w:val="00EC6B36"/>
    <w:rsid w:val="00EC6F53"/>
    <w:rsid w:val="00EC725F"/>
    <w:rsid w:val="00EC75F1"/>
    <w:rsid w:val="00EC7604"/>
    <w:rsid w:val="00EC7BB8"/>
    <w:rsid w:val="00ED015A"/>
    <w:rsid w:val="00ED04C6"/>
    <w:rsid w:val="00ED0548"/>
    <w:rsid w:val="00ED183C"/>
    <w:rsid w:val="00ED1C88"/>
    <w:rsid w:val="00ED2432"/>
    <w:rsid w:val="00ED2947"/>
    <w:rsid w:val="00ED2E5A"/>
    <w:rsid w:val="00ED3290"/>
    <w:rsid w:val="00ED3E36"/>
    <w:rsid w:val="00ED4AB7"/>
    <w:rsid w:val="00ED5EFE"/>
    <w:rsid w:val="00ED6246"/>
    <w:rsid w:val="00ED65B9"/>
    <w:rsid w:val="00ED6C4D"/>
    <w:rsid w:val="00ED70CB"/>
    <w:rsid w:val="00ED78AD"/>
    <w:rsid w:val="00EE004C"/>
    <w:rsid w:val="00EE0F9F"/>
    <w:rsid w:val="00EE145C"/>
    <w:rsid w:val="00EE1B56"/>
    <w:rsid w:val="00EE2414"/>
    <w:rsid w:val="00EE29D6"/>
    <w:rsid w:val="00EE2BEA"/>
    <w:rsid w:val="00EE2C2A"/>
    <w:rsid w:val="00EE2F59"/>
    <w:rsid w:val="00EE32F4"/>
    <w:rsid w:val="00EE368D"/>
    <w:rsid w:val="00EE38BF"/>
    <w:rsid w:val="00EE46D0"/>
    <w:rsid w:val="00EE4C86"/>
    <w:rsid w:val="00EE51FC"/>
    <w:rsid w:val="00EE5434"/>
    <w:rsid w:val="00EE5680"/>
    <w:rsid w:val="00EE5EBC"/>
    <w:rsid w:val="00EE6228"/>
    <w:rsid w:val="00EE631C"/>
    <w:rsid w:val="00EE6483"/>
    <w:rsid w:val="00EE6FBF"/>
    <w:rsid w:val="00EE7480"/>
    <w:rsid w:val="00EE74A8"/>
    <w:rsid w:val="00EF0A10"/>
    <w:rsid w:val="00EF0A9F"/>
    <w:rsid w:val="00EF0DB5"/>
    <w:rsid w:val="00EF10E4"/>
    <w:rsid w:val="00EF188C"/>
    <w:rsid w:val="00EF1920"/>
    <w:rsid w:val="00EF1DF9"/>
    <w:rsid w:val="00EF2209"/>
    <w:rsid w:val="00EF252C"/>
    <w:rsid w:val="00EF2B5E"/>
    <w:rsid w:val="00EF41A5"/>
    <w:rsid w:val="00EF4342"/>
    <w:rsid w:val="00EF4B25"/>
    <w:rsid w:val="00EF5636"/>
    <w:rsid w:val="00EF571D"/>
    <w:rsid w:val="00EF6113"/>
    <w:rsid w:val="00EF6131"/>
    <w:rsid w:val="00EF65DE"/>
    <w:rsid w:val="00EF78CB"/>
    <w:rsid w:val="00F00019"/>
    <w:rsid w:val="00F0039B"/>
    <w:rsid w:val="00F00DBF"/>
    <w:rsid w:val="00F00F20"/>
    <w:rsid w:val="00F014E5"/>
    <w:rsid w:val="00F01DCF"/>
    <w:rsid w:val="00F020B6"/>
    <w:rsid w:val="00F02B1D"/>
    <w:rsid w:val="00F03116"/>
    <w:rsid w:val="00F03A2B"/>
    <w:rsid w:val="00F047E0"/>
    <w:rsid w:val="00F05034"/>
    <w:rsid w:val="00F05981"/>
    <w:rsid w:val="00F0619D"/>
    <w:rsid w:val="00F06E39"/>
    <w:rsid w:val="00F06E48"/>
    <w:rsid w:val="00F06FB8"/>
    <w:rsid w:val="00F10356"/>
    <w:rsid w:val="00F10AA5"/>
    <w:rsid w:val="00F10AA6"/>
    <w:rsid w:val="00F10BF9"/>
    <w:rsid w:val="00F121C3"/>
    <w:rsid w:val="00F12553"/>
    <w:rsid w:val="00F13157"/>
    <w:rsid w:val="00F142C5"/>
    <w:rsid w:val="00F14D46"/>
    <w:rsid w:val="00F15087"/>
    <w:rsid w:val="00F155D1"/>
    <w:rsid w:val="00F15A81"/>
    <w:rsid w:val="00F15BC5"/>
    <w:rsid w:val="00F15BF6"/>
    <w:rsid w:val="00F17246"/>
    <w:rsid w:val="00F178F2"/>
    <w:rsid w:val="00F204C6"/>
    <w:rsid w:val="00F20CB1"/>
    <w:rsid w:val="00F20DF3"/>
    <w:rsid w:val="00F21664"/>
    <w:rsid w:val="00F21E22"/>
    <w:rsid w:val="00F2233A"/>
    <w:rsid w:val="00F228E6"/>
    <w:rsid w:val="00F229BE"/>
    <w:rsid w:val="00F2356C"/>
    <w:rsid w:val="00F23EE3"/>
    <w:rsid w:val="00F246A7"/>
    <w:rsid w:val="00F25674"/>
    <w:rsid w:val="00F25B4E"/>
    <w:rsid w:val="00F25C80"/>
    <w:rsid w:val="00F26115"/>
    <w:rsid w:val="00F268BB"/>
    <w:rsid w:val="00F26DCE"/>
    <w:rsid w:val="00F2763C"/>
    <w:rsid w:val="00F2764F"/>
    <w:rsid w:val="00F2783C"/>
    <w:rsid w:val="00F27A77"/>
    <w:rsid w:val="00F27C99"/>
    <w:rsid w:val="00F27E3C"/>
    <w:rsid w:val="00F30D3F"/>
    <w:rsid w:val="00F3141E"/>
    <w:rsid w:val="00F3194E"/>
    <w:rsid w:val="00F31A93"/>
    <w:rsid w:val="00F32D9F"/>
    <w:rsid w:val="00F3370F"/>
    <w:rsid w:val="00F35422"/>
    <w:rsid w:val="00F35BB5"/>
    <w:rsid w:val="00F35D63"/>
    <w:rsid w:val="00F36435"/>
    <w:rsid w:val="00F36B19"/>
    <w:rsid w:val="00F37618"/>
    <w:rsid w:val="00F37ACB"/>
    <w:rsid w:val="00F405B0"/>
    <w:rsid w:val="00F4089A"/>
    <w:rsid w:val="00F40A74"/>
    <w:rsid w:val="00F41036"/>
    <w:rsid w:val="00F416D3"/>
    <w:rsid w:val="00F420C7"/>
    <w:rsid w:val="00F42116"/>
    <w:rsid w:val="00F435C9"/>
    <w:rsid w:val="00F43B2A"/>
    <w:rsid w:val="00F44462"/>
    <w:rsid w:val="00F44557"/>
    <w:rsid w:val="00F445AA"/>
    <w:rsid w:val="00F44A9B"/>
    <w:rsid w:val="00F44AD4"/>
    <w:rsid w:val="00F44E67"/>
    <w:rsid w:val="00F45622"/>
    <w:rsid w:val="00F45785"/>
    <w:rsid w:val="00F45A64"/>
    <w:rsid w:val="00F46D12"/>
    <w:rsid w:val="00F46E2D"/>
    <w:rsid w:val="00F4718D"/>
    <w:rsid w:val="00F478FB"/>
    <w:rsid w:val="00F47A07"/>
    <w:rsid w:val="00F50885"/>
    <w:rsid w:val="00F50D46"/>
    <w:rsid w:val="00F51002"/>
    <w:rsid w:val="00F51750"/>
    <w:rsid w:val="00F52B7C"/>
    <w:rsid w:val="00F52CFE"/>
    <w:rsid w:val="00F53D85"/>
    <w:rsid w:val="00F542C3"/>
    <w:rsid w:val="00F54712"/>
    <w:rsid w:val="00F547AB"/>
    <w:rsid w:val="00F54AB6"/>
    <w:rsid w:val="00F54E74"/>
    <w:rsid w:val="00F550C8"/>
    <w:rsid w:val="00F553A0"/>
    <w:rsid w:val="00F559BC"/>
    <w:rsid w:val="00F55CCA"/>
    <w:rsid w:val="00F55EAD"/>
    <w:rsid w:val="00F55F74"/>
    <w:rsid w:val="00F563F4"/>
    <w:rsid w:val="00F564C8"/>
    <w:rsid w:val="00F56835"/>
    <w:rsid w:val="00F56F81"/>
    <w:rsid w:val="00F57151"/>
    <w:rsid w:val="00F57842"/>
    <w:rsid w:val="00F579DD"/>
    <w:rsid w:val="00F603B4"/>
    <w:rsid w:val="00F6063A"/>
    <w:rsid w:val="00F6074B"/>
    <w:rsid w:val="00F61350"/>
    <w:rsid w:val="00F61813"/>
    <w:rsid w:val="00F61914"/>
    <w:rsid w:val="00F61D6F"/>
    <w:rsid w:val="00F61DB4"/>
    <w:rsid w:val="00F621EA"/>
    <w:rsid w:val="00F62820"/>
    <w:rsid w:val="00F62E1D"/>
    <w:rsid w:val="00F6368F"/>
    <w:rsid w:val="00F63756"/>
    <w:rsid w:val="00F63F0A"/>
    <w:rsid w:val="00F6493B"/>
    <w:rsid w:val="00F649C9"/>
    <w:rsid w:val="00F64C3E"/>
    <w:rsid w:val="00F655E1"/>
    <w:rsid w:val="00F655E7"/>
    <w:rsid w:val="00F65A5F"/>
    <w:rsid w:val="00F65CDA"/>
    <w:rsid w:val="00F665A4"/>
    <w:rsid w:val="00F6662D"/>
    <w:rsid w:val="00F66778"/>
    <w:rsid w:val="00F67055"/>
    <w:rsid w:val="00F67E24"/>
    <w:rsid w:val="00F70315"/>
    <w:rsid w:val="00F7059C"/>
    <w:rsid w:val="00F70864"/>
    <w:rsid w:val="00F70B2D"/>
    <w:rsid w:val="00F70F76"/>
    <w:rsid w:val="00F71396"/>
    <w:rsid w:val="00F71A9E"/>
    <w:rsid w:val="00F72C4A"/>
    <w:rsid w:val="00F73F26"/>
    <w:rsid w:val="00F749B5"/>
    <w:rsid w:val="00F74BB7"/>
    <w:rsid w:val="00F74F8A"/>
    <w:rsid w:val="00F75A2B"/>
    <w:rsid w:val="00F77113"/>
    <w:rsid w:val="00F77428"/>
    <w:rsid w:val="00F77620"/>
    <w:rsid w:val="00F777EF"/>
    <w:rsid w:val="00F80189"/>
    <w:rsid w:val="00F80976"/>
    <w:rsid w:val="00F81813"/>
    <w:rsid w:val="00F81C2F"/>
    <w:rsid w:val="00F8226D"/>
    <w:rsid w:val="00F82852"/>
    <w:rsid w:val="00F82AFD"/>
    <w:rsid w:val="00F82B89"/>
    <w:rsid w:val="00F82F57"/>
    <w:rsid w:val="00F830A4"/>
    <w:rsid w:val="00F8321F"/>
    <w:rsid w:val="00F833D4"/>
    <w:rsid w:val="00F8342C"/>
    <w:rsid w:val="00F83D8A"/>
    <w:rsid w:val="00F83FBE"/>
    <w:rsid w:val="00F84003"/>
    <w:rsid w:val="00F8450D"/>
    <w:rsid w:val="00F85290"/>
    <w:rsid w:val="00F85CD0"/>
    <w:rsid w:val="00F85D14"/>
    <w:rsid w:val="00F85E06"/>
    <w:rsid w:val="00F861A3"/>
    <w:rsid w:val="00F86DE5"/>
    <w:rsid w:val="00F87159"/>
    <w:rsid w:val="00F87705"/>
    <w:rsid w:val="00F90C60"/>
    <w:rsid w:val="00F911F3"/>
    <w:rsid w:val="00F9148C"/>
    <w:rsid w:val="00F92D7F"/>
    <w:rsid w:val="00F936AC"/>
    <w:rsid w:val="00F93971"/>
    <w:rsid w:val="00F95E83"/>
    <w:rsid w:val="00F961C4"/>
    <w:rsid w:val="00F9799A"/>
    <w:rsid w:val="00F97CDD"/>
    <w:rsid w:val="00F97D08"/>
    <w:rsid w:val="00FA08CD"/>
    <w:rsid w:val="00FA0AFC"/>
    <w:rsid w:val="00FA0DA0"/>
    <w:rsid w:val="00FA18D9"/>
    <w:rsid w:val="00FA1A74"/>
    <w:rsid w:val="00FA1E65"/>
    <w:rsid w:val="00FA25D6"/>
    <w:rsid w:val="00FA264D"/>
    <w:rsid w:val="00FA41A8"/>
    <w:rsid w:val="00FA4415"/>
    <w:rsid w:val="00FA4CDC"/>
    <w:rsid w:val="00FA55F6"/>
    <w:rsid w:val="00FA59D7"/>
    <w:rsid w:val="00FA5D6C"/>
    <w:rsid w:val="00FA6246"/>
    <w:rsid w:val="00FA6560"/>
    <w:rsid w:val="00FA782C"/>
    <w:rsid w:val="00FA78E9"/>
    <w:rsid w:val="00FA7D63"/>
    <w:rsid w:val="00FB07D4"/>
    <w:rsid w:val="00FB08B2"/>
    <w:rsid w:val="00FB0BCB"/>
    <w:rsid w:val="00FB11D8"/>
    <w:rsid w:val="00FB1CF6"/>
    <w:rsid w:val="00FB3362"/>
    <w:rsid w:val="00FB3565"/>
    <w:rsid w:val="00FB5018"/>
    <w:rsid w:val="00FC031C"/>
    <w:rsid w:val="00FC1A1E"/>
    <w:rsid w:val="00FC1B2A"/>
    <w:rsid w:val="00FC1B56"/>
    <w:rsid w:val="00FC216C"/>
    <w:rsid w:val="00FC2F2A"/>
    <w:rsid w:val="00FC3B3E"/>
    <w:rsid w:val="00FC438F"/>
    <w:rsid w:val="00FC4725"/>
    <w:rsid w:val="00FC4ACD"/>
    <w:rsid w:val="00FC5BDD"/>
    <w:rsid w:val="00FC5CD7"/>
    <w:rsid w:val="00FC5D4F"/>
    <w:rsid w:val="00FC659B"/>
    <w:rsid w:val="00FC7624"/>
    <w:rsid w:val="00FC7A58"/>
    <w:rsid w:val="00FD0140"/>
    <w:rsid w:val="00FD0559"/>
    <w:rsid w:val="00FD0D90"/>
    <w:rsid w:val="00FD0E0C"/>
    <w:rsid w:val="00FD110A"/>
    <w:rsid w:val="00FD197B"/>
    <w:rsid w:val="00FD1C40"/>
    <w:rsid w:val="00FD20BE"/>
    <w:rsid w:val="00FD37AB"/>
    <w:rsid w:val="00FD3991"/>
    <w:rsid w:val="00FD3AB9"/>
    <w:rsid w:val="00FD3DFD"/>
    <w:rsid w:val="00FD40E6"/>
    <w:rsid w:val="00FD44DE"/>
    <w:rsid w:val="00FD55BE"/>
    <w:rsid w:val="00FD56A1"/>
    <w:rsid w:val="00FD56B9"/>
    <w:rsid w:val="00FD62D8"/>
    <w:rsid w:val="00FD6749"/>
    <w:rsid w:val="00FD6C4C"/>
    <w:rsid w:val="00FD78C4"/>
    <w:rsid w:val="00FD7B0A"/>
    <w:rsid w:val="00FD7C23"/>
    <w:rsid w:val="00FD7E2B"/>
    <w:rsid w:val="00FD7FD0"/>
    <w:rsid w:val="00FE02B4"/>
    <w:rsid w:val="00FE088A"/>
    <w:rsid w:val="00FE0AF8"/>
    <w:rsid w:val="00FE0D17"/>
    <w:rsid w:val="00FE0F26"/>
    <w:rsid w:val="00FE10E3"/>
    <w:rsid w:val="00FE1823"/>
    <w:rsid w:val="00FE1D14"/>
    <w:rsid w:val="00FE26BD"/>
    <w:rsid w:val="00FE2717"/>
    <w:rsid w:val="00FE2B0E"/>
    <w:rsid w:val="00FE2BF9"/>
    <w:rsid w:val="00FE3282"/>
    <w:rsid w:val="00FE354E"/>
    <w:rsid w:val="00FE3987"/>
    <w:rsid w:val="00FE450C"/>
    <w:rsid w:val="00FE4588"/>
    <w:rsid w:val="00FE4932"/>
    <w:rsid w:val="00FE55EE"/>
    <w:rsid w:val="00FE5F90"/>
    <w:rsid w:val="00FE6071"/>
    <w:rsid w:val="00FE6A40"/>
    <w:rsid w:val="00FE6C2C"/>
    <w:rsid w:val="00FE7098"/>
    <w:rsid w:val="00FE70C7"/>
    <w:rsid w:val="00FE7133"/>
    <w:rsid w:val="00FE7308"/>
    <w:rsid w:val="00FE739E"/>
    <w:rsid w:val="00FE787D"/>
    <w:rsid w:val="00FF0405"/>
    <w:rsid w:val="00FF041C"/>
    <w:rsid w:val="00FF0861"/>
    <w:rsid w:val="00FF0A6F"/>
    <w:rsid w:val="00FF0E4F"/>
    <w:rsid w:val="00FF0FF5"/>
    <w:rsid w:val="00FF110D"/>
    <w:rsid w:val="00FF1636"/>
    <w:rsid w:val="00FF2403"/>
    <w:rsid w:val="00FF28B1"/>
    <w:rsid w:val="00FF4FC8"/>
    <w:rsid w:val="00FF543A"/>
    <w:rsid w:val="00FF585D"/>
    <w:rsid w:val="00FF5F71"/>
    <w:rsid w:val="00FF6ED3"/>
    <w:rsid w:val="00FF7075"/>
    <w:rsid w:val="00FF72C0"/>
    <w:rsid w:val="00FF76B8"/>
    <w:rsid w:val="00FF786C"/>
    <w:rsid w:val="00FF7EC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499DA2"/>
  <w15:chartTrackingRefBased/>
  <w15:docId w15:val="{CB182C7C-24A5-4777-8820-07E403534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72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72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72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72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72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72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72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72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72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72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72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72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72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72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72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72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72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7234"/>
    <w:rPr>
      <w:rFonts w:eastAsiaTheme="majorEastAsia" w:cstheme="majorBidi"/>
      <w:color w:val="272727" w:themeColor="text1" w:themeTint="D8"/>
    </w:rPr>
  </w:style>
  <w:style w:type="paragraph" w:styleId="Title">
    <w:name w:val="Title"/>
    <w:basedOn w:val="Normal"/>
    <w:next w:val="Normal"/>
    <w:link w:val="TitleChar"/>
    <w:uiPriority w:val="10"/>
    <w:qFormat/>
    <w:rsid w:val="004B72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72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72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72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7234"/>
    <w:pPr>
      <w:spacing w:before="160"/>
      <w:jc w:val="center"/>
    </w:pPr>
    <w:rPr>
      <w:i/>
      <w:iCs/>
      <w:color w:val="404040" w:themeColor="text1" w:themeTint="BF"/>
    </w:rPr>
  </w:style>
  <w:style w:type="character" w:customStyle="1" w:styleId="QuoteChar">
    <w:name w:val="Quote Char"/>
    <w:basedOn w:val="DefaultParagraphFont"/>
    <w:link w:val="Quote"/>
    <w:uiPriority w:val="29"/>
    <w:rsid w:val="004B7234"/>
    <w:rPr>
      <w:i/>
      <w:iCs/>
      <w:color w:val="404040" w:themeColor="text1" w:themeTint="BF"/>
    </w:rPr>
  </w:style>
  <w:style w:type="paragraph" w:styleId="ListParagraph">
    <w:name w:val="List Paragraph"/>
    <w:basedOn w:val="Normal"/>
    <w:uiPriority w:val="34"/>
    <w:qFormat/>
    <w:rsid w:val="004B7234"/>
    <w:pPr>
      <w:ind w:left="720"/>
      <w:contextualSpacing/>
    </w:pPr>
  </w:style>
  <w:style w:type="character" w:styleId="IntenseEmphasis">
    <w:name w:val="Intense Emphasis"/>
    <w:basedOn w:val="DefaultParagraphFont"/>
    <w:uiPriority w:val="21"/>
    <w:qFormat/>
    <w:rsid w:val="004B7234"/>
    <w:rPr>
      <w:i/>
      <w:iCs/>
      <w:color w:val="0F4761" w:themeColor="accent1" w:themeShade="BF"/>
    </w:rPr>
  </w:style>
  <w:style w:type="paragraph" w:styleId="IntenseQuote">
    <w:name w:val="Intense Quote"/>
    <w:basedOn w:val="Normal"/>
    <w:next w:val="Normal"/>
    <w:link w:val="IntenseQuoteChar"/>
    <w:uiPriority w:val="30"/>
    <w:qFormat/>
    <w:rsid w:val="004B72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7234"/>
    <w:rPr>
      <w:i/>
      <w:iCs/>
      <w:color w:val="0F4761" w:themeColor="accent1" w:themeShade="BF"/>
    </w:rPr>
  </w:style>
  <w:style w:type="character" w:styleId="IntenseReference">
    <w:name w:val="Intense Reference"/>
    <w:basedOn w:val="DefaultParagraphFont"/>
    <w:uiPriority w:val="32"/>
    <w:qFormat/>
    <w:rsid w:val="004B7234"/>
    <w:rPr>
      <w:b/>
      <w:bCs/>
      <w:smallCaps/>
      <w:color w:val="0F4761" w:themeColor="accent1" w:themeShade="BF"/>
      <w:spacing w:val="5"/>
    </w:rPr>
  </w:style>
  <w:style w:type="paragraph" w:styleId="Header">
    <w:name w:val="header"/>
    <w:basedOn w:val="Normal"/>
    <w:link w:val="HeaderChar"/>
    <w:uiPriority w:val="99"/>
    <w:unhideWhenUsed/>
    <w:rsid w:val="00391C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1C7E"/>
  </w:style>
  <w:style w:type="paragraph" w:styleId="Footer">
    <w:name w:val="footer"/>
    <w:basedOn w:val="Normal"/>
    <w:link w:val="FooterChar"/>
    <w:uiPriority w:val="99"/>
    <w:unhideWhenUsed/>
    <w:rsid w:val="00391C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1C7E"/>
  </w:style>
  <w:style w:type="paragraph" w:styleId="Revision">
    <w:name w:val="Revision"/>
    <w:hidden/>
    <w:uiPriority w:val="99"/>
    <w:semiHidden/>
    <w:rsid w:val="008A5F06"/>
    <w:pPr>
      <w:spacing w:after="0" w:line="240" w:lineRule="auto"/>
    </w:pPr>
  </w:style>
  <w:style w:type="paragraph" w:styleId="Caption">
    <w:name w:val="caption"/>
    <w:basedOn w:val="Normal"/>
    <w:next w:val="Normal"/>
    <w:uiPriority w:val="35"/>
    <w:unhideWhenUsed/>
    <w:qFormat/>
    <w:rsid w:val="00DC7210"/>
    <w:pPr>
      <w:spacing w:after="200" w:line="240" w:lineRule="auto"/>
    </w:pPr>
    <w:rPr>
      <w:i/>
      <w:iCs/>
      <w:color w:val="0E2841" w:themeColor="text2"/>
      <w:sz w:val="18"/>
      <w:szCs w:val="18"/>
    </w:rPr>
  </w:style>
  <w:style w:type="table" w:styleId="TableGrid">
    <w:name w:val="Table Grid"/>
    <w:basedOn w:val="TableNormal"/>
    <w:uiPriority w:val="39"/>
    <w:rsid w:val="00843D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CF769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F769D"/>
    <w:rPr>
      <w:sz w:val="20"/>
      <w:szCs w:val="20"/>
    </w:rPr>
  </w:style>
  <w:style w:type="character" w:styleId="FootnoteReference">
    <w:name w:val="footnote reference"/>
    <w:basedOn w:val="DefaultParagraphFont"/>
    <w:uiPriority w:val="99"/>
    <w:semiHidden/>
    <w:unhideWhenUsed/>
    <w:rsid w:val="00CF769D"/>
    <w:rPr>
      <w:vertAlign w:val="superscript"/>
    </w:rPr>
  </w:style>
  <w:style w:type="character" w:styleId="Hyperlink">
    <w:name w:val="Hyperlink"/>
    <w:basedOn w:val="DefaultParagraphFont"/>
    <w:uiPriority w:val="99"/>
    <w:unhideWhenUsed/>
    <w:rsid w:val="00210BB0"/>
    <w:rPr>
      <w:color w:val="467886" w:themeColor="hyperlink"/>
      <w:u w:val="single"/>
    </w:rPr>
  </w:style>
  <w:style w:type="character" w:styleId="UnresolvedMention">
    <w:name w:val="Unresolved Mention"/>
    <w:basedOn w:val="DefaultParagraphFont"/>
    <w:uiPriority w:val="99"/>
    <w:semiHidden/>
    <w:unhideWhenUsed/>
    <w:rsid w:val="008472E4"/>
    <w:rPr>
      <w:color w:val="605E5C"/>
      <w:shd w:val="clear" w:color="auto" w:fill="E1DFDD"/>
    </w:rPr>
  </w:style>
  <w:style w:type="character" w:styleId="CommentReference">
    <w:name w:val="annotation reference"/>
    <w:basedOn w:val="DefaultParagraphFont"/>
    <w:uiPriority w:val="99"/>
    <w:semiHidden/>
    <w:unhideWhenUsed/>
    <w:rsid w:val="008D01DF"/>
    <w:rPr>
      <w:sz w:val="16"/>
      <w:szCs w:val="16"/>
    </w:rPr>
  </w:style>
  <w:style w:type="paragraph" w:styleId="CommentText">
    <w:name w:val="annotation text"/>
    <w:basedOn w:val="Normal"/>
    <w:link w:val="CommentTextChar"/>
    <w:uiPriority w:val="99"/>
    <w:unhideWhenUsed/>
    <w:rsid w:val="008D01DF"/>
    <w:pPr>
      <w:spacing w:line="240" w:lineRule="auto"/>
    </w:pPr>
    <w:rPr>
      <w:sz w:val="20"/>
      <w:szCs w:val="20"/>
    </w:rPr>
  </w:style>
  <w:style w:type="character" w:customStyle="1" w:styleId="CommentTextChar">
    <w:name w:val="Comment Text Char"/>
    <w:basedOn w:val="DefaultParagraphFont"/>
    <w:link w:val="CommentText"/>
    <w:uiPriority w:val="99"/>
    <w:rsid w:val="008D01DF"/>
    <w:rPr>
      <w:sz w:val="20"/>
      <w:szCs w:val="20"/>
    </w:rPr>
  </w:style>
  <w:style w:type="paragraph" w:styleId="CommentSubject">
    <w:name w:val="annotation subject"/>
    <w:basedOn w:val="CommentText"/>
    <w:next w:val="CommentText"/>
    <w:link w:val="CommentSubjectChar"/>
    <w:uiPriority w:val="99"/>
    <w:semiHidden/>
    <w:unhideWhenUsed/>
    <w:rsid w:val="008D01DF"/>
    <w:rPr>
      <w:b/>
      <w:bCs/>
    </w:rPr>
  </w:style>
  <w:style w:type="character" w:customStyle="1" w:styleId="CommentSubjectChar">
    <w:name w:val="Comment Subject Char"/>
    <w:basedOn w:val="CommentTextChar"/>
    <w:link w:val="CommentSubject"/>
    <w:uiPriority w:val="99"/>
    <w:semiHidden/>
    <w:rsid w:val="008D01DF"/>
    <w:rPr>
      <w:b/>
      <w:bCs/>
      <w:sz w:val="20"/>
      <w:szCs w:val="20"/>
    </w:rPr>
  </w:style>
  <w:style w:type="character" w:styleId="PlaceholderText">
    <w:name w:val="Placeholder Text"/>
    <w:basedOn w:val="DefaultParagraphFont"/>
    <w:uiPriority w:val="99"/>
    <w:semiHidden/>
    <w:rsid w:val="0032535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4421203">
      <w:bodyDiv w:val="1"/>
      <w:marLeft w:val="0"/>
      <w:marRight w:val="0"/>
      <w:marTop w:val="0"/>
      <w:marBottom w:val="0"/>
      <w:divBdr>
        <w:top w:val="none" w:sz="0" w:space="0" w:color="auto"/>
        <w:left w:val="none" w:sz="0" w:space="0" w:color="auto"/>
        <w:bottom w:val="none" w:sz="0" w:space="0" w:color="auto"/>
        <w:right w:val="none" w:sz="0" w:space="0" w:color="auto"/>
      </w:divBdr>
      <w:divsChild>
        <w:div w:id="1175267924">
          <w:marLeft w:val="0"/>
          <w:marRight w:val="0"/>
          <w:marTop w:val="0"/>
          <w:marBottom w:val="0"/>
          <w:divBdr>
            <w:top w:val="none" w:sz="0" w:space="0" w:color="auto"/>
            <w:left w:val="none" w:sz="0" w:space="0" w:color="auto"/>
            <w:bottom w:val="none" w:sz="0" w:space="0" w:color="auto"/>
            <w:right w:val="none" w:sz="0" w:space="0" w:color="auto"/>
          </w:divBdr>
        </w:div>
      </w:divsChild>
    </w:div>
    <w:div w:id="1186285987">
      <w:bodyDiv w:val="1"/>
      <w:marLeft w:val="0"/>
      <w:marRight w:val="0"/>
      <w:marTop w:val="0"/>
      <w:marBottom w:val="0"/>
      <w:divBdr>
        <w:top w:val="none" w:sz="0" w:space="0" w:color="auto"/>
        <w:left w:val="none" w:sz="0" w:space="0" w:color="auto"/>
        <w:bottom w:val="none" w:sz="0" w:space="0" w:color="auto"/>
        <w:right w:val="none" w:sz="0" w:space="0" w:color="auto"/>
      </w:divBdr>
      <w:divsChild>
        <w:div w:id="1632662192">
          <w:marLeft w:val="0"/>
          <w:marRight w:val="0"/>
          <w:marTop w:val="0"/>
          <w:marBottom w:val="0"/>
          <w:divBdr>
            <w:top w:val="none" w:sz="0" w:space="0" w:color="auto"/>
            <w:left w:val="none" w:sz="0" w:space="0" w:color="auto"/>
            <w:bottom w:val="none" w:sz="0" w:space="0" w:color="auto"/>
            <w:right w:val="none" w:sz="0" w:space="0" w:color="auto"/>
          </w:divBdr>
        </w:div>
      </w:divsChild>
    </w:div>
    <w:div w:id="1199781176">
      <w:bodyDiv w:val="1"/>
      <w:marLeft w:val="0"/>
      <w:marRight w:val="0"/>
      <w:marTop w:val="0"/>
      <w:marBottom w:val="0"/>
      <w:divBdr>
        <w:top w:val="none" w:sz="0" w:space="0" w:color="auto"/>
        <w:left w:val="none" w:sz="0" w:space="0" w:color="auto"/>
        <w:bottom w:val="none" w:sz="0" w:space="0" w:color="auto"/>
        <w:right w:val="none" w:sz="0" w:space="0" w:color="auto"/>
      </w:divBdr>
      <w:divsChild>
        <w:div w:id="1309087166">
          <w:marLeft w:val="0"/>
          <w:marRight w:val="0"/>
          <w:marTop w:val="0"/>
          <w:marBottom w:val="0"/>
          <w:divBdr>
            <w:top w:val="none" w:sz="0" w:space="0" w:color="auto"/>
            <w:left w:val="none" w:sz="0" w:space="0" w:color="auto"/>
            <w:bottom w:val="none" w:sz="0" w:space="0" w:color="auto"/>
            <w:right w:val="none" w:sz="0" w:space="0" w:color="auto"/>
          </w:divBdr>
        </w:div>
      </w:divsChild>
    </w:div>
    <w:div w:id="1774403158">
      <w:bodyDiv w:val="1"/>
      <w:marLeft w:val="0"/>
      <w:marRight w:val="0"/>
      <w:marTop w:val="0"/>
      <w:marBottom w:val="0"/>
      <w:divBdr>
        <w:top w:val="none" w:sz="0" w:space="0" w:color="auto"/>
        <w:left w:val="none" w:sz="0" w:space="0" w:color="auto"/>
        <w:bottom w:val="none" w:sz="0" w:space="0" w:color="auto"/>
        <w:right w:val="none" w:sz="0" w:space="0" w:color="auto"/>
      </w:divBdr>
      <w:divsChild>
        <w:div w:id="187060291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111/j.1467-8624.1991.tb01602.x" TargetMode="External"/><Relationship Id="rId21" Type="http://schemas.openxmlformats.org/officeDocument/2006/relationships/image" Target="media/image13.jpeg"/><Relationship Id="rId42" Type="http://schemas.openxmlformats.org/officeDocument/2006/relationships/hyperlink" Target="https://doi.org/10.1016/0010-0277(95)00661-H" TargetMode="External"/><Relationship Id="rId47" Type="http://schemas.openxmlformats.org/officeDocument/2006/relationships/hyperlink" Target="https://psycnet.apa.org/doi/10.1037/0012-1649.19.3.338" TargetMode="External"/><Relationship Id="rId63" Type="http://schemas.openxmlformats.org/officeDocument/2006/relationships/hyperlink" Target="https://doi.org/10.1016/j.cognition.2017.09.007" TargetMode="External"/><Relationship Id="rId68" Type="http://schemas.openxmlformats.org/officeDocument/2006/relationships/hyperlink" Target="https://doi.org/10.1080/09540090310001655093" TargetMode="External"/><Relationship Id="rId84" Type="http://schemas.openxmlformats.org/officeDocument/2006/relationships/hyperlink" Target="https://doi.org/10.1111/1467-8721.ep10772615" TargetMode="External"/><Relationship Id="rId89" Type="http://schemas.microsoft.com/office/2011/relationships/people" Target="people.xml"/><Relationship Id="rId16" Type="http://schemas.openxmlformats.org/officeDocument/2006/relationships/image" Target="media/image8.png"/><Relationship Id="rId11" Type="http://schemas.openxmlformats.org/officeDocument/2006/relationships/image" Target="media/image3.png"/><Relationship Id="rId32" Type="http://schemas.openxmlformats.org/officeDocument/2006/relationships/hyperlink" Target="https://doi.org/10.1016/S0885-2014(02)00124-7" TargetMode="External"/><Relationship Id="rId37" Type="http://schemas.openxmlformats.org/officeDocument/2006/relationships/hyperlink" Target="https://doi.org/10.1207/s15516709cog2701_4" TargetMode="External"/><Relationship Id="rId53" Type="http://schemas.openxmlformats.org/officeDocument/2006/relationships/hyperlink" Target="https://doi.org/10.1111/desc.13581" TargetMode="External"/><Relationship Id="rId58" Type="http://schemas.openxmlformats.org/officeDocument/2006/relationships/hyperlink" Target="https://doi.org/10.1016/j.cogpsych.2010.02.001" TargetMode="External"/><Relationship Id="rId74" Type="http://schemas.openxmlformats.org/officeDocument/2006/relationships/hyperlink" Target="https://doi.org/10.1111/j.1551-6709.2010.01129.x" TargetMode="External"/><Relationship Id="rId79" Type="http://schemas.openxmlformats.org/officeDocument/2006/relationships/hyperlink" Target="https://doi.org/10.1016/j.neuroimage.2010.05.028" TargetMode="External"/><Relationship Id="rId5" Type="http://schemas.openxmlformats.org/officeDocument/2006/relationships/webSettings" Target="webSettings.xml"/><Relationship Id="rId90" Type="http://schemas.openxmlformats.org/officeDocument/2006/relationships/theme" Target="theme/theme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s://doi.org/10.1016/0010-0277(85)90008-3" TargetMode="External"/><Relationship Id="rId30" Type="http://schemas.openxmlformats.org/officeDocument/2006/relationships/hyperlink" Target="https://doi.org/10.1207/S15327078IN0104_3" TargetMode="External"/><Relationship Id="rId35" Type="http://schemas.openxmlformats.org/officeDocument/2006/relationships/hyperlink" Target="https://doi.org/10.1111/1467-7687.00039" TargetMode="External"/><Relationship Id="rId43" Type="http://schemas.openxmlformats.org/officeDocument/2006/relationships/hyperlink" Target="https://doi.org/10.1177/0963721412470687" TargetMode="External"/><Relationship Id="rId48" Type="http://schemas.openxmlformats.org/officeDocument/2006/relationships/hyperlink" Target="https://doi.org/10.1016/0885-2014(93)90008-S" TargetMode="External"/><Relationship Id="rId56" Type="http://schemas.openxmlformats.org/officeDocument/2006/relationships/hyperlink" Target="https://doi.org/10.1080/095400999116322" TargetMode="External"/><Relationship Id="rId64" Type="http://schemas.openxmlformats.org/officeDocument/2006/relationships/hyperlink" Target="https://doi.org/10.1037/1089-2680.1.3.271" TargetMode="External"/><Relationship Id="rId69" Type="http://schemas.openxmlformats.org/officeDocument/2006/relationships/hyperlink" Target="https://doi.org/10.1098/rsos.191795" TargetMode="External"/><Relationship Id="rId77" Type="http://schemas.openxmlformats.org/officeDocument/2006/relationships/hyperlink" Target="https://doi.org/10.1002/icd.2359" TargetMode="External"/><Relationship Id="rId8" Type="http://schemas.openxmlformats.org/officeDocument/2006/relationships/image" Target="media/image1.jpg"/><Relationship Id="rId51" Type="http://schemas.openxmlformats.org/officeDocument/2006/relationships/hyperlink" Target="https://doi.org/10.1016/S0010-0277(98)00036-5" TargetMode="External"/><Relationship Id="rId72" Type="http://schemas.openxmlformats.org/officeDocument/2006/relationships/hyperlink" Target="https://doi.org/10.1521/soco.2025.43.3.152" TargetMode="External"/><Relationship Id="rId80" Type="http://schemas.openxmlformats.org/officeDocument/2006/relationships/hyperlink" Target="https://doi.org/10.1016/j.cogdev.2012.08.004" TargetMode="External"/><Relationship Id="rId85" Type="http://schemas.openxmlformats.org/officeDocument/2006/relationships/hyperlink" Target="https://psycnet.apa.org/doi/10.1037/a0032150" TargetMode="Externa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psycnet.apa.org/doi/10.1037/0012-1649.23.5.655" TargetMode="External"/><Relationship Id="rId33" Type="http://schemas.openxmlformats.org/officeDocument/2006/relationships/hyperlink" Target="https://doi.org/10.1111/1467-7687.00220" TargetMode="External"/><Relationship Id="rId38" Type="http://schemas.openxmlformats.org/officeDocument/2006/relationships/hyperlink" Target="https://doi.org/10.1207/s15516709cog1401_5" TargetMode="External"/><Relationship Id="rId46" Type="http://schemas.openxmlformats.org/officeDocument/2006/relationships/hyperlink" Target="https://doi.org/10.1162/neco.1989.1.1.143" TargetMode="External"/><Relationship Id="rId59" Type="http://schemas.openxmlformats.org/officeDocument/2006/relationships/hyperlink" Target="https://doi.org/10.1016/S0010-0277(96)00727-5" TargetMode="External"/><Relationship Id="rId67" Type="http://schemas.openxmlformats.org/officeDocument/2006/relationships/hyperlink" Target="https://doi.org/10.1371/journal.pone.0042698" TargetMode="External"/><Relationship Id="rId20" Type="http://schemas.openxmlformats.org/officeDocument/2006/relationships/image" Target="media/image12.png"/><Relationship Id="rId41" Type="http://schemas.openxmlformats.org/officeDocument/2006/relationships/hyperlink" Target="https://doi.org/10.1016/S1364-6613(03)00128-1" TargetMode="External"/><Relationship Id="rId54" Type="http://schemas.openxmlformats.org/officeDocument/2006/relationships/hyperlink" Target="https://doi.org/10.1016/j.cognition.2016.12.007" TargetMode="External"/><Relationship Id="rId62" Type="http://schemas.openxmlformats.org/officeDocument/2006/relationships/hyperlink" Target="https://doi.org/10.1016/j.cognition.2004.11.005" TargetMode="External"/><Relationship Id="rId70" Type="http://schemas.openxmlformats.org/officeDocument/2006/relationships/hyperlink" Target="https://doi.org/10.1371/journal.pone.0023223" TargetMode="External"/><Relationship Id="rId75" Type="http://schemas.openxmlformats.org/officeDocument/2006/relationships/hyperlink" Target="https://doi.org/10.1146/annurev.ph.25.030163.002553" TargetMode="External"/><Relationship Id="rId83" Type="http://schemas.openxmlformats.org/officeDocument/2006/relationships/hyperlink" Target="https://doi.org/10.1038/358749a0" TargetMode="External"/><Relationship Id="rId88"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yperlink" Target="https://doi.org/10.1037/xge0001656" TargetMode="External"/><Relationship Id="rId36" Type="http://schemas.openxmlformats.org/officeDocument/2006/relationships/hyperlink" Target="https://doi.org/10.1016/S0010-0277(99)00039-6" TargetMode="External"/><Relationship Id="rId49" Type="http://schemas.openxmlformats.org/officeDocument/2006/relationships/hyperlink" Target="https://doi.org/10.1016/j.cogdev.2005.04.004" TargetMode="External"/><Relationship Id="rId57" Type="http://schemas.openxmlformats.org/officeDocument/2006/relationships/hyperlink" Target="https://doi.org/10.1111/j.0956-7976.2004.00755.x" TargetMode="External"/><Relationship Id="rId10" Type="http://schemas.openxmlformats.org/officeDocument/2006/relationships/hyperlink" Target="https://osf.io/9eqpf/?view_only=62f752417a9141c7b0509a998039ad13" TargetMode="External"/><Relationship Id="rId31" Type="http://schemas.openxmlformats.org/officeDocument/2006/relationships/hyperlink" Target="https://psycnet.apa.org/doi/10.1016/S1364-6613(99)01356-X" TargetMode="External"/><Relationship Id="rId44" Type="http://schemas.openxmlformats.org/officeDocument/2006/relationships/hyperlink" Target="https://doi.org/10.1016/j.cogdev.2010.09.001" TargetMode="External"/><Relationship Id="rId52" Type="http://schemas.openxmlformats.org/officeDocument/2006/relationships/hyperlink" Target="https://doi.org/10.1016/S0010-0277(87)80006-9" TargetMode="External"/><Relationship Id="rId60" Type="http://schemas.openxmlformats.org/officeDocument/2006/relationships/hyperlink" Target="https://doi.org/10.1126/science.1107621" TargetMode="External"/><Relationship Id="rId65" Type="http://schemas.openxmlformats.org/officeDocument/2006/relationships/hyperlink" Target="http://www.jstor.org/stable/30162860" TargetMode="External"/><Relationship Id="rId73" Type="http://schemas.openxmlformats.org/officeDocument/2006/relationships/hyperlink" Target="https://doi.org/10.1016/S1364-6613(02)01926-5" TargetMode="External"/><Relationship Id="rId78" Type="http://schemas.openxmlformats.org/officeDocument/2006/relationships/hyperlink" Target="https://doi.org/10.1371/journal.pbio.0030208" TargetMode="External"/><Relationship Id="rId81" Type="http://schemas.openxmlformats.org/officeDocument/2006/relationships/hyperlink" Target="https://doi.org/10.1016/j.cognition.2017.06.029" TargetMode="External"/><Relationship Id="rId86"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hyperlink" Target="https://doi.org/10.1111/j.1467-7687.2011.01048.x" TargetMode="External"/><Relationship Id="rId34" Type="http://schemas.openxmlformats.org/officeDocument/2006/relationships/hyperlink" Target="https://psycnet.apa.org/doi/10.1037/0033-295X.112.2.347" TargetMode="External"/><Relationship Id="rId50" Type="http://schemas.openxmlformats.org/officeDocument/2006/relationships/hyperlink" Target="https://doi.org/10.1016/0010-0285(83)90017-8" TargetMode="External"/><Relationship Id="rId55" Type="http://schemas.openxmlformats.org/officeDocument/2006/relationships/hyperlink" Target="https://doi.org/10.1037/0012-1649.36.5.635" TargetMode="External"/><Relationship Id="rId76" Type="http://schemas.openxmlformats.org/officeDocument/2006/relationships/hyperlink" Target="https://psycnet.apa.org/doi/10.1037/0033-295X.99.4.605" TargetMode="External"/><Relationship Id="rId7" Type="http://schemas.openxmlformats.org/officeDocument/2006/relationships/endnotes" Target="endnotes.xml"/><Relationship Id="rId71" Type="http://schemas.openxmlformats.org/officeDocument/2006/relationships/hyperlink" Target="https://doi.org/10.1207/s15327078in1003_6" TargetMode="External"/><Relationship Id="rId2" Type="http://schemas.openxmlformats.org/officeDocument/2006/relationships/numbering" Target="numbering.xml"/><Relationship Id="rId29" Type="http://schemas.openxmlformats.org/officeDocument/2006/relationships/hyperlink" Target="https://doi.org/10.1016/j.cogdev.2022.101164" TargetMode="External"/><Relationship Id="rId24" Type="http://schemas.openxmlformats.org/officeDocument/2006/relationships/hyperlink" Target="https://doi.org/10.1016/0010-0277(86)90052-1" TargetMode="External"/><Relationship Id="rId40" Type="http://schemas.openxmlformats.org/officeDocument/2006/relationships/hyperlink" Target="https://doi.org/10.1038/s41467-025-61517-3" TargetMode="External"/><Relationship Id="rId45" Type="http://schemas.openxmlformats.org/officeDocument/2006/relationships/hyperlink" Target="https://doi.org/10.1038/nature06288" TargetMode="External"/><Relationship Id="rId66" Type="http://schemas.openxmlformats.org/officeDocument/2006/relationships/hyperlink" Target="https://doi.org/10.1038/323533a0" TargetMode="External"/><Relationship Id="rId87" Type="http://schemas.openxmlformats.org/officeDocument/2006/relationships/header" Target="header2.xml"/><Relationship Id="rId61" Type="http://schemas.openxmlformats.org/officeDocument/2006/relationships/hyperlink" Target="https://doi.org/10.1126/science.1111656" TargetMode="External"/><Relationship Id="rId82" Type="http://schemas.openxmlformats.org/officeDocument/2006/relationships/hyperlink" Target="https://doi.org/10.1111/1467-9280.00218" TargetMode="External"/><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0895C2-ACEF-4BB2-9D67-87F2598D72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149</TotalTime>
  <Pages>93</Pages>
  <Words>25912</Words>
  <Characters>147705</Characters>
  <Application>Microsoft Office Word</Application>
  <DocSecurity>0</DocSecurity>
  <Lines>1230</Lines>
  <Paragraphs>346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Benton, Deon</dc:creator>
  <cp:keywords/>
  <dc:description/>
  <cp:lastModifiedBy>Benton, Deon</cp:lastModifiedBy>
  <cp:revision>34</cp:revision>
  <dcterms:created xsi:type="dcterms:W3CDTF">2026-04-18T18:44:00Z</dcterms:created>
  <dcterms:modified xsi:type="dcterms:W3CDTF">2026-04-18T21:15:00Z</dcterms:modified>
</cp:coreProperties>
</file>