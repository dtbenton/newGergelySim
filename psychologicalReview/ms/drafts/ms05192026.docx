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1CC67FE6"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del w:id="6" w:author="Benton, Deon" w:date="2026-05-16T15:39:00Z" w16du:dateUtc="2026-05-16T20:39:00Z">
        <w:r w:rsidDel="00DB0881">
          <w:rPr>
            <w:rFonts w:ascii="Times New Roman" w:hAnsi="Times New Roman" w:cs="Times New Roman"/>
          </w:rPr>
          <w:delText>action understanding</w:delText>
        </w:r>
      </w:del>
      <w:ins w:id="7"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3AB1923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ins w:id="8" w:author="Benton, Deon" w:date="2026-05-18T11:47:00Z" w16du:dateUtc="2026-05-18T16:47:00Z">
        <w:r w:rsidR="00E47A78">
          <w:rPr>
            <w:rFonts w:ascii="Times New Roman" w:hAnsi="Times New Roman" w:cs="Times New Roman"/>
          </w:rPr>
          <w:t>challenge for young learners is</w:t>
        </w:r>
      </w:ins>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ins w:id="9" w:author="Benton, Deon" w:date="2026-05-18T11:52:00Z" w16du:dateUtc="2026-05-18T16:52:00Z">
        <w:r w:rsidR="00E05A21">
          <w:rPr>
            <w:rFonts w:ascii="Times New Roman" w:hAnsi="Times New Roman" w:cs="Times New Roman"/>
          </w:rPr>
          <w:t xml:space="preserve"> </w:t>
        </w:r>
      </w:ins>
      <w:r w:rsidR="00087C36">
        <w:rPr>
          <w:rFonts w:ascii="Times New Roman" w:hAnsi="Times New Roman" w:cs="Times New Roman"/>
        </w:rPr>
        <w:t xml:space="preserve">concerns when and how </w:t>
      </w:r>
      <w:ins w:id="10"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57DF284E" w14:textId="38C4E971"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del w:id="11" w:author="Benton, Deon" w:date="2026-05-18T16:03:00Z" w16du:dateUtc="2026-05-18T21:03:00Z">
        <w:r w:rsidR="00737142" w:rsidDel="00FE16F1">
          <w:rPr>
            <w:rFonts w:ascii="Times New Roman" w:hAnsi="Times New Roman" w:cs="Times New Roman"/>
          </w:rPr>
          <w:delText>(VoE)</w:delText>
        </w:r>
        <w:r w:rsidR="00642D50" w:rsidDel="00FE16F1">
          <w:rPr>
            <w:rFonts w:ascii="Times New Roman" w:hAnsi="Times New Roman" w:cs="Times New Roman"/>
          </w:rPr>
          <w:delText xml:space="preserve"> </w:delText>
        </w:r>
      </w:del>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proofErr w:type="gramStart"/>
      <w:r w:rsidR="007424A2">
        <w:rPr>
          <w:rFonts w:ascii="Times New Roman" w:hAnsi="Times New Roman" w:cs="Times New Roman"/>
        </w:rPr>
        <w:t>to</w:t>
      </w:r>
      <w:proofErr w:type="gramEnd"/>
      <w:r w:rsidR="007424A2">
        <w:rPr>
          <w:rFonts w:ascii="Times New Roman" w:hAnsi="Times New Roman" w:cs="Times New Roman"/>
        </w:rPr>
        <w:t xml:space="preserve">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infant </w:t>
      </w:r>
      <w:ins w:id="12" w:author="Benton, Deon" w:date="2026-05-16T15:39:00Z" w16du:dateUtc="2026-05-16T20:39:00Z">
        <w:r w:rsidR="00DB0881">
          <w:rPr>
            <w:rFonts w:ascii="Times New Roman" w:hAnsi="Times New Roman" w:cs="Times New Roman"/>
          </w:rPr>
          <w:t>action efficiency understanding</w:t>
        </w:r>
      </w:ins>
      <w:r w:rsidR="007F20F3">
        <w:rPr>
          <w:rFonts w:ascii="Times New Roman" w:hAnsi="Times New Roman" w:cs="Times New Roman"/>
        </w:rPr>
        <w:t xml:space="preserve"> </w:t>
      </w:r>
      <w:ins w:id="13" w:author="Benton, Deon" w:date="2026-05-18T11:55:00Z" w16du:dateUtc="2026-05-18T16:55:00Z">
        <w:r w:rsidR="00FF127E">
          <w:rPr>
            <w:rFonts w:ascii="Times New Roman" w:hAnsi="Times New Roman" w:cs="Times New Roman"/>
          </w:rPr>
          <w:t>was that</w:t>
        </w:r>
      </w:ins>
      <w:r w:rsidR="007F20F3">
        <w:rPr>
          <w:rFonts w:ascii="Times New Roman" w:hAnsi="Times New Roman" w:cs="Times New Roman"/>
        </w:rPr>
        <w:t xml:space="preserve"> by Gergely et al. (1995)</w:t>
      </w:r>
      <w:ins w:id="14" w:author="Benton, Deon" w:date="2026-05-18T11:55:00Z" w16du:dateUtc="2026-05-18T16:55:00Z">
        <w:r w:rsidR="00FF127E">
          <w:rPr>
            <w:rFonts w:ascii="Times New Roman" w:hAnsi="Times New Roman" w:cs="Times New Roman"/>
          </w:rPr>
          <w:t>.</w:t>
        </w:r>
      </w:ins>
      <w:r w:rsidR="00524642">
        <w:rPr>
          <w:rFonts w:ascii="Times New Roman" w:hAnsi="Times New Roman" w:cs="Times New Roman"/>
        </w:rPr>
        <w:t xml:space="preserve"> </w:t>
      </w:r>
      <w:ins w:id="15" w:author="Benton, Deon" w:date="2026-05-18T11:56:00Z" w16du:dateUtc="2026-05-18T16:56:00Z">
        <w:r w:rsidR="00FF127E">
          <w:rPr>
            <w:rFonts w:ascii="Times New Roman" w:hAnsi="Times New Roman" w:cs="Times New Roman"/>
          </w:rPr>
          <w:t xml:space="preserve">Twelve-month-old infants were </w:t>
        </w:r>
        <w:proofErr w:type="gramStart"/>
        <w:r w:rsidR="00FF127E">
          <w:rPr>
            <w:rFonts w:ascii="Times New Roman" w:hAnsi="Times New Roman" w:cs="Times New Roman"/>
          </w:rPr>
          <w:t>habituated</w:t>
        </w:r>
      </w:ins>
      <w:proofErr w:type="gramEnd"/>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 xml:space="preserve">Infants were then shown </w:t>
      </w:r>
      <w:ins w:id="16" w:author="Benton, Deon" w:date="2026-05-18T12:55:00Z" w16du:dateUtc="2026-05-18T17:55:00Z">
        <w:r w:rsidR="00AE5E71">
          <w:rPr>
            <w:rFonts w:ascii="Times New Roman" w:hAnsi="Times New Roman" w:cs="Times New Roman"/>
          </w:rPr>
          <w:t>an</w:t>
        </w:r>
      </w:ins>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ins w:id="17" w:author="Benton, Deon" w:date="2026-05-18T12:55:00Z" w16du:dateUtc="2026-05-18T17:55:00Z">
        <w:r w:rsidR="00AE5E71">
          <w:rPr>
            <w:rFonts w:ascii="Times New Roman" w:hAnsi="Times New Roman" w:cs="Times New Roman"/>
          </w:rPr>
          <w:t>—in which the first</w:t>
        </w:r>
      </w:ins>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ins w:id="18" w:author="Benton, Deon" w:date="2026-05-18T12:56:00Z" w16du:dateUtc="2026-05-18T17:56:00Z">
        <w:r w:rsidR="009742E6">
          <w:rPr>
            <w:rFonts w:ascii="Times New Roman" w:hAnsi="Times New Roman" w:cs="Times New Roman"/>
          </w:rPr>
          <w:t>—and a</w:t>
        </w:r>
      </w:ins>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ins w:id="19" w:author="Benton, Deon" w:date="2026-05-18T12:56:00Z" w16du:dateUtc="2026-05-18T17:56:00Z">
        <w:r w:rsidR="009742E6">
          <w:rPr>
            <w:rFonts w:ascii="Times New Roman" w:hAnsi="Times New Roman" w:cs="Times New Roman"/>
          </w:rPr>
          <w:t xml:space="preserve">—in which </w:t>
        </w:r>
      </w:ins>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w:t>
      </w:r>
      <w:ins w:id="20" w:author="Benton, Deon" w:date="2026-05-18T11:57:00Z" w16du:dateUtc="2026-05-18T16:57:00Z">
        <w:r w:rsidR="009E38CD">
          <w:rPr>
            <w:rFonts w:ascii="Times New Roman" w:hAnsi="Times New Roman" w:cs="Times New Roman"/>
          </w:rPr>
          <w:t>revealed that infants</w:t>
        </w:r>
      </w:ins>
      <w:r w:rsidR="00524642">
        <w:rPr>
          <w:rFonts w:ascii="Times New Roman" w:hAnsi="Times New Roman" w:cs="Times New Roman"/>
        </w:rPr>
        <w:t xml:space="preserve"> looked longer at the old action event than at the new </w:t>
      </w:r>
      <w:ins w:id="21" w:author="Benton, Deon" w:date="2026-05-18T12:57:00Z" w16du:dateUtc="2026-05-18T17:57:00Z">
        <w:r w:rsidR="009742E6">
          <w:rPr>
            <w:rFonts w:ascii="Times New Roman" w:hAnsi="Times New Roman" w:cs="Times New Roman"/>
          </w:rPr>
          <w:t>event</w:t>
        </w:r>
      </w:ins>
      <w:r w:rsidR="00524642">
        <w:rPr>
          <w:rFonts w:ascii="Times New Roman" w:hAnsi="Times New Roman" w:cs="Times New Roman"/>
        </w:rPr>
        <w:t xml:space="preserve">. </w:t>
      </w:r>
      <w:ins w:id="22" w:author="Benton, Deon" w:date="2026-05-18T12:54:00Z" w16du:dateUtc="2026-05-18T17:54:00Z">
        <w:r w:rsidR="00AE5E71">
          <w:rPr>
            <w:rFonts w:ascii="Times New Roman" w:hAnsi="Times New Roman" w:cs="Times New Roman"/>
          </w:rPr>
          <w:t xml:space="preserve">Data from infants in </w:t>
        </w:r>
        <w:proofErr w:type="gramStart"/>
        <w:r w:rsidR="00AE5E71">
          <w:rPr>
            <w:rFonts w:ascii="Times New Roman" w:hAnsi="Times New Roman" w:cs="Times New Roman"/>
          </w:rPr>
          <w:t>a control</w:t>
        </w:r>
        <w:proofErr w:type="gramEnd"/>
        <w:r w:rsidR="00AE5E71">
          <w:rPr>
            <w:rFonts w:ascii="Times New Roman" w:hAnsi="Times New Roman" w:cs="Times New Roman"/>
          </w:rPr>
          <w:t xml:space="preserve"> condition</w:t>
        </w:r>
      </w:ins>
      <w:r w:rsidR="00524642">
        <w:rPr>
          <w:rFonts w:ascii="Times New Roman" w:hAnsi="Times New Roman" w:cs="Times New Roman"/>
        </w:rPr>
        <w:t xml:space="preserve"> </w:t>
      </w:r>
      <w:ins w:id="23" w:author="Benton, Deon" w:date="2026-05-18T12:41:00Z" w16du:dateUtc="2026-05-18T17:41:00Z">
        <w:r w:rsidR="008720DA">
          <w:rPr>
            <w:rFonts w:ascii="Times New Roman" w:hAnsi="Times New Roman" w:cs="Times New Roman"/>
          </w:rPr>
          <w:t xml:space="preserve">showed that </w:t>
        </w:r>
      </w:ins>
      <w:ins w:id="24" w:author="Benton, Deon" w:date="2026-05-18T12:54:00Z" w16du:dateUtc="2026-05-18T17:54:00Z">
        <w:r w:rsidR="00AE5E71">
          <w:rPr>
            <w:rFonts w:ascii="Times New Roman" w:hAnsi="Times New Roman" w:cs="Times New Roman"/>
          </w:rPr>
          <w:t>they</w:t>
        </w:r>
      </w:ins>
      <w:ins w:id="25" w:author="Benton, Deon" w:date="2026-05-18T12:42:00Z" w16du:dateUtc="2026-05-18T17:42:00Z">
        <w:r w:rsidR="008720DA">
          <w:rPr>
            <w:rFonts w:ascii="Times New Roman" w:hAnsi="Times New Roman" w:cs="Times New Roman"/>
          </w:rPr>
          <w:t xml:space="preserve"> looked equally long at both events</w:t>
        </w:r>
      </w:ins>
      <w:r w:rsidR="00524642">
        <w:rPr>
          <w:rFonts w:ascii="Times New Roman" w:hAnsi="Times New Roman" w:cs="Times New Roman"/>
        </w:rPr>
        <w:t xml:space="preserve"> </w:t>
      </w:r>
      <w:r w:rsidR="00371051">
        <w:rPr>
          <w:rFonts w:ascii="Times New Roman" w:hAnsi="Times New Roman" w:cs="Times New Roman"/>
        </w:rPr>
        <w:t>when the circle jumped beside the barrier</w:t>
      </w:r>
      <w:r w:rsidR="00524642">
        <w:rPr>
          <w:rFonts w:ascii="Times New Roman" w:hAnsi="Times New Roman" w:cs="Times New Roman"/>
        </w:rPr>
        <w:t xml:space="preserve">. </w:t>
      </w:r>
    </w:p>
    <w:p w14:paraId="271A1480" w14:textId="116B1C1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finding has since been extended in important ways. For example, </w:t>
      </w:r>
      <w:ins w:id="26" w:author="Benton, Deon" w:date="2026-05-18T12:44:00Z" w16du:dateUtc="2026-05-18T17:44:00Z">
        <w:r w:rsidR="005212F4">
          <w:rPr>
            <w:rFonts w:ascii="Times New Roman" w:hAnsi="Times New Roman" w:cs="Times New Roman"/>
          </w:rPr>
          <w:t>efficiency-based expectations have been shown to apply</w:t>
        </w:r>
      </w:ins>
      <w:r>
        <w:rPr>
          <w:rFonts w:ascii="Times New Roman" w:hAnsi="Times New Roman" w:cs="Times New Roman"/>
        </w:rPr>
        <w:t xml:space="preserve">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w:t>
      </w:r>
      <w:ins w:id="27" w:author="Benton, Deon" w:date="2026-05-18T12:47:00Z" w16du:dateUtc="2026-05-18T17:47:00Z">
        <w:r w:rsidR="002B3DC8">
          <w:rPr>
            <w:rFonts w:ascii="Times New Roman" w:hAnsi="Times New Roman" w:cs="Times New Roman"/>
          </w:rPr>
          <w:t>; cf., Phillips &amp; Wellman, 2005</w:t>
        </w:r>
      </w:ins>
      <w:r>
        <w:rPr>
          <w:rFonts w:ascii="Times New Roman" w:hAnsi="Times New Roman" w:cs="Times New Roman"/>
        </w:rPr>
        <w:t>)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w:t>
      </w:r>
      <w:ins w:id="28" w:author="Benton, Deon" w:date="2026-05-18T12:45:00Z" w16du:dateUtc="2026-05-18T17:45:00Z">
        <w:r w:rsidR="005212F4">
          <w:rPr>
            <w:rFonts w:ascii="Times New Roman" w:hAnsi="Times New Roman" w:cs="Times New Roman"/>
          </w:rPr>
          <w:t xml:space="preserve"> or inert</w:t>
        </w:r>
      </w:ins>
      <w:r>
        <w:rPr>
          <w:rFonts w:ascii="Times New Roman" w:hAnsi="Times New Roman" w:cs="Times New Roman"/>
        </w:rPr>
        <w:t xml:space="preserve"> objects (</w:t>
      </w:r>
      <w:proofErr w:type="spellStart"/>
      <w:ins w:id="29" w:author="Benton, Deon" w:date="2026-05-18T12:45:00Z" w16du:dateUtc="2026-05-18T17:45:00Z">
        <w:r w:rsidR="005212F4">
          <w:rPr>
            <w:rFonts w:ascii="Times New Roman" w:hAnsi="Times New Roman" w:cs="Times New Roman"/>
          </w:rPr>
          <w:t>Csibra</w:t>
        </w:r>
        <w:proofErr w:type="spellEnd"/>
        <w:r w:rsidR="005212F4">
          <w:rPr>
            <w:rFonts w:ascii="Times New Roman" w:hAnsi="Times New Roman" w:cs="Times New Roman"/>
          </w:rPr>
          <w:t xml:space="preserve"> et al., 1999; </w:t>
        </w:r>
      </w:ins>
      <w:proofErr w:type="spellStart"/>
      <w:r>
        <w:rPr>
          <w:rFonts w:ascii="Times New Roman" w:hAnsi="Times New Roman" w:cs="Times New Roman"/>
        </w:rPr>
        <w:t>Kamewari</w:t>
      </w:r>
      <w:proofErr w:type="spellEnd"/>
      <w:r>
        <w:rPr>
          <w:rFonts w:ascii="Times New Roman" w:hAnsi="Times New Roman" w:cs="Times New Roman"/>
        </w:rPr>
        <w:t xml:space="preserve"> et al., 2005). Additionally, </w:t>
      </w:r>
      <w:ins w:id="30" w:author="Benton, Deon" w:date="2026-05-18T12:50:00Z" w16du:dateUtc="2026-05-18T17:50:00Z">
        <w:r w:rsidR="004F1972">
          <w:rPr>
            <w:rFonts w:ascii="Times New Roman" w:hAnsi="Times New Roman" w:cs="Times New Roman"/>
          </w:rPr>
          <w:t>recent evidence suggests that infants</w:t>
        </w:r>
      </w:ins>
      <w:r>
        <w:rPr>
          <w:rFonts w:ascii="Times New Roman" w:hAnsi="Times New Roman" w:cs="Times New Roman"/>
        </w:rPr>
        <w:t xml:space="preserve"> </w:t>
      </w:r>
      <w:ins w:id="31" w:author="Benton, Deon" w:date="2026-05-18T12:49:00Z" w16du:dateUtc="2026-05-18T17:49:00Z">
        <w:r w:rsidR="006B7D30">
          <w:rPr>
            <w:rFonts w:ascii="Times New Roman" w:hAnsi="Times New Roman" w:cs="Times New Roman"/>
          </w:rPr>
          <w:t>represent</w:t>
        </w:r>
      </w:ins>
      <w:ins w:id="32" w:author="Benton, Deon" w:date="2026-05-18T12:50:00Z" w16du:dateUtc="2026-05-18T17:50:00Z">
        <w:r w:rsidR="004F1972">
          <w:rPr>
            <w:rFonts w:ascii="Times New Roman" w:hAnsi="Times New Roman" w:cs="Times New Roman"/>
          </w:rPr>
          <w:t xml:space="preserve"> action</w:t>
        </w:r>
      </w:ins>
      <w:ins w:id="33" w:author="Benton, Deon" w:date="2026-05-18T12:49:00Z" w16du:dateUtc="2026-05-18T17:49:00Z">
        <w:r w:rsidR="006B7D30">
          <w:rPr>
            <w:rFonts w:ascii="Times New Roman" w:hAnsi="Times New Roman" w:cs="Times New Roman"/>
          </w:rPr>
          <w:t xml:space="preserve"> efficiency </w:t>
        </w:r>
      </w:ins>
      <w:ins w:id="34" w:author="Benton, Deon" w:date="2026-05-18T12:50:00Z" w16du:dateUtc="2026-05-18T17:50:00Z">
        <w:r w:rsidR="004F1972">
          <w:rPr>
            <w:rFonts w:ascii="Times New Roman" w:hAnsi="Times New Roman" w:cs="Times New Roman"/>
          </w:rPr>
          <w:t>in a more graded, continuous fashion</w:t>
        </w:r>
      </w:ins>
      <w:ins w:id="35" w:author="Benton, Deon" w:date="2026-05-18T12:49:00Z" w16du:dateUtc="2026-05-18T17:49:00Z">
        <w:r w:rsidR="006B7D30">
          <w:rPr>
            <w:rFonts w:ascii="Times New Roman" w:hAnsi="Times New Roman" w:cs="Times New Roman"/>
          </w:rPr>
          <w:t xml:space="preserve"> rather than in an all-or-none</w:t>
        </w:r>
      </w:ins>
      <w:ins w:id="36" w:author="Benton, Deon" w:date="2026-05-18T12:50:00Z" w16du:dateUtc="2026-05-18T17:50:00Z">
        <w:r w:rsidR="004F1972">
          <w:rPr>
            <w:rFonts w:ascii="Times New Roman" w:hAnsi="Times New Roman" w:cs="Times New Roman"/>
          </w:rPr>
          <w:t xml:space="preserve"> manner</w:t>
        </w:r>
      </w:ins>
      <w:r>
        <w:rPr>
          <w:rFonts w:ascii="Times New Roman" w:hAnsi="Times New Roman" w:cs="Times New Roman"/>
        </w:rPr>
        <w:t xml:space="preserve">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w:t>
      </w:r>
      <w:ins w:id="37" w:author="Benton, Deon" w:date="2026-05-16T15:39:00Z" w16du:dateUtc="2026-05-16T20:39:00Z">
        <w:r w:rsidR="00DB0881">
          <w:rPr>
            <w:rFonts w:ascii="Times New Roman" w:hAnsi="Times New Roman" w:cs="Times New Roman"/>
          </w:rPr>
          <w:t>action efficiency 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w:t>
      </w:r>
      <w:ins w:id="38" w:author="Benton, Deon" w:date="2026-05-18T12:51:00Z" w16du:dateUtc="2026-05-18T17:51:00Z">
        <w:r w:rsidR="004F1972">
          <w:rPr>
            <w:rFonts w:ascii="Times New Roman" w:hAnsi="Times New Roman" w:cs="Times New Roman"/>
          </w:rPr>
          <w:t>are causally efficacious</w:t>
        </w:r>
      </w:ins>
      <w:r w:rsidR="00F478FB">
        <w:rPr>
          <w:rFonts w:ascii="Times New Roman" w:hAnsi="Times New Roman" w:cs="Times New Roman"/>
        </w:rPr>
        <w:t xml:space="preserve"> (e.g., Liu et al., 2019). </w:t>
      </w:r>
      <w:ins w:id="39" w:author="Benton, Deon" w:date="2026-05-18T12:51:00Z" w16du:dateUtc="2026-05-18T17:51:00Z">
        <w:r w:rsidR="004F1972">
          <w:rPr>
            <w:rFonts w:ascii="Times New Roman" w:hAnsi="Times New Roman" w:cs="Times New Roman"/>
          </w:rPr>
          <w:t>Together,</w:t>
        </w:r>
      </w:ins>
      <w:r w:rsidR="00D74336">
        <w:rPr>
          <w:rFonts w:ascii="Times New Roman" w:hAnsi="Times New Roman" w:cs="Times New Roman"/>
        </w:rPr>
        <w:t xml:space="preserve"> this research suggests that </w:t>
      </w:r>
      <w:ins w:id="40"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41" w:author="Benton, Deon" w:date="2026-05-16T15:39:00Z" w16du:dateUtc="2026-05-16T20:39:00Z">
        <w:r w:rsidR="00DB0881">
          <w:rPr>
            <w:rFonts w:ascii="Times New Roman" w:hAnsi="Times New Roman" w:cs="Times New Roman"/>
            <w:b/>
            <w:bCs/>
          </w:rPr>
          <w:t>action efficiency understanding</w:t>
        </w:r>
      </w:ins>
    </w:p>
    <w:p w14:paraId="68C4497A" w14:textId="31A4EBE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42"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ins w:id="43" w:author="Benton, Deon" w:date="2026-05-11T12:45:00Z" w16du:dateUtc="2026-05-11T17:45:00Z">
        <w:r w:rsidR="009F48D5">
          <w:rPr>
            <w:rFonts w:ascii="Times New Roman" w:eastAsia="Times New Roman" w:hAnsi="Times New Roman" w:cs="Times New Roman"/>
          </w:rPr>
          <w:t>An extremely prominent</w:t>
        </w:r>
      </w:ins>
      <w:ins w:id="44" w:author="Benton, Deon" w:date="2026-05-18T12:53:00Z" w16du:dateUtc="2026-05-18T17:53:00Z">
        <w:r w:rsidR="00715F13">
          <w:rPr>
            <w:rFonts w:ascii="Times New Roman" w:eastAsia="Times New Roman" w:hAnsi="Times New Roman" w:cs="Times New Roman"/>
          </w:rPr>
          <w:t xml:space="preserve"> example of </w:t>
        </w:r>
      </w:ins>
      <w:ins w:id="45" w:author="Benton, Deon" w:date="2026-05-18T13:37:00Z" w16du:dateUtc="2026-05-18T18:37:00Z">
        <w:r w:rsidR="00FA188E">
          <w:rPr>
            <w:rFonts w:ascii="Times New Roman" w:eastAsia="Times New Roman" w:hAnsi="Times New Roman" w:cs="Times New Roman"/>
          </w:rPr>
          <w:t>this kind of account</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ins w:id="46" w:author="Benton, Deon" w:date="2026-05-18T16:06:00Z" w16du:dateUtc="2026-05-18T21:06:00Z">
        <w:r w:rsidR="003D3C80">
          <w:rPr>
            <w:rFonts w:ascii="Times New Roman" w:hAnsi="Times New Roman" w:cs="Times New Roman"/>
          </w:rPr>
          <w:t xml:space="preserve"> pursues some end state efficiently given the </w:t>
        </w:r>
      </w:ins>
      <w:ins w:id="47" w:author="Benton, Deon" w:date="2026-05-18T16:07:00Z" w16du:dateUtc="2026-05-18T21:07:00Z">
        <w:r w:rsidR="000D7247">
          <w:rPr>
            <w:rFonts w:ascii="Times New Roman" w:hAnsi="Times New Roman" w:cs="Times New Roman"/>
          </w:rPr>
          <w:t xml:space="preserve">physical </w:t>
        </w:r>
      </w:ins>
      <w:ins w:id="48" w:author="Benton, Deon" w:date="2026-05-18T16:06:00Z" w16du:dateUtc="2026-05-18T21:06:00Z">
        <w:r w:rsidR="003D3C80">
          <w:rPr>
            <w:rFonts w:ascii="Times New Roman" w:hAnsi="Times New Roman" w:cs="Times New Roman"/>
          </w:rPr>
          <w:t>context</w:t>
        </w:r>
      </w:ins>
      <w:ins w:id="49" w:author="Benton, Deon" w:date="2026-05-18T16:05:00Z" w16du:dateUtc="2026-05-18T21:05:00Z">
        <w:r w:rsidR="003D3C80">
          <w:rPr>
            <w:rFonts w:ascii="Times New Roman" w:hAnsi="Times New Roman" w:cs="Times New Roman"/>
          </w:rPr>
          <w:t>—and thereby satisfies the “rationality principle”—</w:t>
        </w:r>
      </w:ins>
      <w:r w:rsidR="002C2FA4" w:rsidRPr="00996380">
        <w:rPr>
          <w:rFonts w:ascii="Times New Roman" w:hAnsi="Times New Roman" w:cs="Times New Roman"/>
        </w:rPr>
        <w:t xml:space="preserve">then </w:t>
      </w:r>
      <w:ins w:id="50" w:author="Benton, Deon" w:date="2026-05-18T16:07:00Z" w16du:dateUtc="2026-05-18T21:07:00Z">
        <w:r w:rsidR="003D3C80">
          <w:rPr>
            <w:rFonts w:ascii="Times New Roman" w:hAnsi="Times New Roman" w:cs="Times New Roman"/>
          </w:rPr>
          <w:t xml:space="preserve">that end state will come to be seen as the agent’s goal, </w:t>
        </w:r>
      </w:ins>
      <w:r w:rsidR="002C2FA4" w:rsidRPr="00996380">
        <w:rPr>
          <w:rFonts w:ascii="Times New Roman" w:hAnsi="Times New Roman" w:cs="Times New Roman"/>
        </w:rPr>
        <w:t xml:space="preserve">the agent's </w:t>
      </w:r>
      <w:r w:rsidR="002C2FA4" w:rsidRPr="00996380">
        <w:rPr>
          <w:rFonts w:ascii="Times New Roman" w:hAnsi="Times New Roman" w:cs="Times New Roman"/>
        </w:rPr>
        <w:lastRenderedPageBreak/>
        <w:t>behavior as a</w:t>
      </w:r>
      <w:ins w:id="51" w:author="Benton, Deon" w:date="2026-05-18T17:08:00Z" w16du:dateUtc="2026-05-18T22:08:00Z">
        <w:r w:rsidR="005B1315">
          <w:rPr>
            <w:rFonts w:ascii="Times New Roman" w:hAnsi="Times New Roman" w:cs="Times New Roman"/>
          </w:rPr>
          <w:t xml:space="preserve"> goal-directed</w:t>
        </w:r>
      </w:ins>
      <w:r w:rsidR="002C2FA4" w:rsidRPr="00996380">
        <w:rPr>
          <w:rFonts w:ascii="Times New Roman" w:hAnsi="Times New Roman" w:cs="Times New Roman"/>
        </w:rPr>
        <w:t xml:space="preserve"> "means" to </w:t>
      </w:r>
      <w:del w:id="52" w:author="Benton, Deon" w:date="2026-05-18T17:08:00Z" w16du:dateUtc="2026-05-18T22:08:00Z">
        <w:r w:rsidR="002C2FA4" w:rsidRPr="00996380" w:rsidDel="005B1315">
          <w:rPr>
            <w:rFonts w:ascii="Times New Roman" w:hAnsi="Times New Roman" w:cs="Times New Roman"/>
          </w:rPr>
          <w:delText xml:space="preserve">the </w:delText>
        </w:r>
      </w:del>
      <w:ins w:id="53" w:author="Benton, Deon" w:date="2026-05-18T17:08:00Z" w16du:dateUtc="2026-05-18T22:08:00Z">
        <w:r w:rsidR="005B1315">
          <w:rPr>
            <w:rFonts w:ascii="Times New Roman" w:hAnsi="Times New Roman" w:cs="Times New Roman"/>
          </w:rPr>
          <w:t>it</w:t>
        </w:r>
      </w:ins>
      <w:del w:id="54" w:author="Benton, Deon" w:date="2026-05-18T17:08:00Z" w16du:dateUtc="2026-05-18T22:08:00Z">
        <w:r w:rsidR="002C2FA4" w:rsidRPr="00996380" w:rsidDel="005B1315">
          <w:rPr>
            <w:rFonts w:ascii="Times New Roman" w:hAnsi="Times New Roman" w:cs="Times New Roman"/>
          </w:rPr>
          <w:delText>goal</w:delText>
        </w:r>
      </w:del>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ins w:id="55" w:author="Benton, Deon" w:date="2026-05-18T16:08:00Z" w16du:dateUtc="2026-05-18T21:08:00Z">
        <w:r w:rsidR="000D7247">
          <w:rPr>
            <w:rFonts w:ascii="Times New Roman" w:hAnsi="Times New Roman" w:cs="Times New Roman"/>
          </w:rPr>
          <w:t>an action is goal</w:t>
        </w:r>
      </w:ins>
      <w:r w:rsidR="002C2FA4">
        <w:rPr>
          <w:rFonts w:ascii="Times New Roman" w:hAnsi="Times New Roman" w:cs="Times New Roman"/>
        </w:rPr>
        <w:t>-directed</w:t>
      </w:r>
      <w:ins w:id="56" w:author="Benton, Deon" w:date="2026-05-18T16:09:00Z" w16du:dateUtc="2026-05-18T21:09:00Z">
        <w:r w:rsidR="000D7247">
          <w:rPr>
            <w:rFonts w:ascii="Times New Roman" w:hAnsi="Times New Roman" w:cs="Times New Roman"/>
          </w:rPr>
          <w:t xml:space="preserve"> to the extent that it is rational and efficient.</w:t>
        </w:r>
      </w:ins>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5917B9">
        <w:rPr>
          <w:rFonts w:ascii="Times New Roman" w:hAnsi="Times New Roman" w:cs="Times New Roman"/>
        </w:rPr>
        <w:t xml:space="preserve">. </w:t>
      </w:r>
    </w:p>
    <w:p w14:paraId="0D27293B" w14:textId="504BBD66"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ins w:id="57" w:author="Benton, Deon" w:date="2026-05-18T17:10:00Z" w16du:dateUtc="2026-05-18T22:10:00Z">
        <w:r w:rsidR="005B1315">
          <w:rPr>
            <w:rFonts w:ascii="Times New Roman" w:hAnsi="Times New Roman" w:cs="Times New Roman"/>
          </w:rPr>
          <w:t xml:space="preserve"> Bayesian inference has been used to describe how, at a comp</w:t>
        </w:r>
      </w:ins>
      <w:ins w:id="58" w:author="Benton, Deon" w:date="2026-05-18T17:11:00Z" w16du:dateUtc="2026-05-18T22:11:00Z">
        <w:r w:rsidR="005B1315">
          <w:rPr>
            <w:rFonts w:ascii="Times New Roman" w:hAnsi="Times New Roman" w:cs="Times New Roman"/>
          </w:rPr>
          <w:t>utational level, learners solve this problem.</w:t>
        </w:r>
      </w:ins>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w:t>
      </w:r>
    </w:p>
    <w:p w14:paraId="753B37F9" w14:textId="4F718092"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59"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w:t>
      </w:r>
      <w:ins w:id="60" w:author="Benton, Deon" w:date="2026-05-18T17:11:00Z" w16du:dateUtc="2026-05-18T22:11:00Z">
        <w:r w:rsidR="005B1315">
          <w:rPr>
            <w:rFonts w:ascii="Times New Roman" w:hAnsi="Times New Roman" w:cs="Times New Roman"/>
          </w:rPr>
          <w:t>on the one hand</w:t>
        </w:r>
        <w:r w:rsidR="005B1315" w:rsidRPr="00A06DD6">
          <w:rPr>
            <w:rFonts w:ascii="Times New Roman" w:hAnsi="Times New Roman" w:cs="Times New Roman"/>
          </w:rPr>
          <w:t xml:space="preserve"> </w:t>
        </w:r>
      </w:ins>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ins w:id="61" w:author="Benton, Deon" w:date="2026-05-18T17:12:00Z" w16du:dateUtc="2026-05-18T22:12:00Z">
        <w:r w:rsidR="005B1315">
          <w:rPr>
            <w:rFonts w:ascii="Times New Roman" w:hAnsi="Times New Roman" w:cs="Times New Roman"/>
          </w:rPr>
          <w:t>on the other</w:t>
        </w:r>
        <w:r w:rsidR="005B1315" w:rsidRPr="00A06DD6">
          <w:rPr>
            <w:rFonts w:ascii="Times New Roman" w:hAnsi="Times New Roman" w:cs="Times New Roman"/>
          </w:rPr>
          <w:t xml:space="preserve"> </w:t>
        </w:r>
      </w:ins>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distinct</w:t>
      </w:r>
      <w:ins w:id="62" w:author="Benton, Deon" w:date="2026-05-18T17:12:00Z" w16du:dateUtc="2026-05-18T22:12:00Z">
        <w:r w:rsidR="005B1315">
          <w:rPr>
            <w:rFonts w:ascii="Times New Roman" w:hAnsi="Times New Roman" w:cs="Times New Roman"/>
          </w:rPr>
          <w:t xml:space="preserve"> yet interactive</w:t>
        </w:r>
      </w:ins>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ins w:id="63" w:author="Benton, Deon" w:date="2026-05-18T17:13:00Z" w16du:dateUtc="2026-05-18T22:13:00Z">
        <w:r w:rsidR="005B1315">
          <w:rPr>
            <w:rFonts w:ascii="Times New Roman" w:hAnsi="Times New Roman" w:cs="Times New Roman"/>
          </w:rPr>
          <w:t xml:space="preserve">A </w:t>
        </w:r>
        <w:r w:rsidR="005B1315">
          <w:rPr>
            <w:rFonts w:ascii="Times New Roman" w:hAnsi="Times New Roman" w:cs="Times New Roman"/>
          </w:rPr>
          <w:lastRenderedPageBreak/>
          <w:t>key assumption of this account</w:t>
        </w:r>
      </w:ins>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ins w:id="64" w:author="Benton, Deon" w:date="2026-05-18T17:13:00Z" w16du:dateUtc="2026-05-18T22:13:00Z">
        <w:r w:rsidR="005B1315">
          <w:rPr>
            <w:rFonts w:ascii="Times New Roman" w:hAnsi="Times New Roman" w:cs="Times New Roman"/>
          </w:rPr>
          <w:t xml:space="preserve"> system</w:t>
        </w:r>
      </w:ins>
      <w:r w:rsidR="00C04915">
        <w:rPr>
          <w:rFonts w:ascii="Times New Roman" w:hAnsi="Times New Roman" w:cs="Times New Roman"/>
        </w:rPr>
        <w:t xml:space="preserve"> </w:t>
      </w:r>
      <w:ins w:id="65" w:author="Benton, Deon" w:date="2026-05-18T17:13:00Z" w16du:dateUtc="2026-05-18T22:13:00Z">
        <w:r w:rsidR="005B1315">
          <w:rPr>
            <w:rFonts w:ascii="Times New Roman" w:hAnsi="Times New Roman" w:cs="Times New Roman"/>
          </w:rPr>
          <w:t>depends on input from the</w:t>
        </w:r>
      </w:ins>
      <w:r w:rsidR="002C108B">
        <w:rPr>
          <w:rFonts w:ascii="Times New Roman" w:hAnsi="Times New Roman" w:cs="Times New Roman"/>
        </w:rPr>
        <w:t xml:space="preserve"> naïve physics system</w:t>
      </w:r>
      <w:del w:id="66" w:author="Benton, Deon" w:date="2026-05-18T17:13:00Z" w16du:dateUtc="2026-05-18T22:13:00Z">
        <w:r w:rsidR="002C108B" w:rsidDel="005B1315">
          <w:rPr>
            <w:rFonts w:ascii="Times New Roman" w:hAnsi="Times New Roman" w:cs="Times New Roman"/>
          </w:rPr>
          <w:delText>s</w:delText>
        </w:r>
      </w:del>
      <w:r w:rsidR="002C108B">
        <w:rPr>
          <w:rFonts w:ascii="Times New Roman" w:hAnsi="Times New Roman" w:cs="Times New Roman"/>
        </w:rPr>
        <w:t>. As Liu et al. (</w:t>
      </w:r>
      <w:del w:id="67" w:author="Benton, Deon" w:date="2026-05-18T17:21:00Z" w16du:dateUtc="2026-05-18T22:21:00Z">
        <w:r w:rsidR="002C108B" w:rsidDel="000C32F7">
          <w:rPr>
            <w:rFonts w:ascii="Times New Roman" w:hAnsi="Times New Roman" w:cs="Times New Roman"/>
          </w:rPr>
          <w:delText>2022</w:delText>
        </w:r>
      </w:del>
      <w:ins w:id="68" w:author="Benton, Deon" w:date="2026-05-18T17:21:00Z" w16du:dateUtc="2026-05-18T22:21:00Z">
        <w:r w:rsidR="000C32F7">
          <w:rPr>
            <w:rFonts w:ascii="Times New Roman" w:hAnsi="Times New Roman" w:cs="Times New Roman"/>
          </w:rPr>
          <w:t>2026</w:t>
        </w:r>
      </w:ins>
      <w:r w:rsidR="002C108B">
        <w:rPr>
          <w:rFonts w:ascii="Times New Roman" w:hAnsi="Times New Roman" w:cs="Times New Roman"/>
        </w:rPr>
        <w:t xml:space="preserve">) state, “computations about the mind require input from naïve physics to return an answer”. </w:t>
      </w:r>
      <w:r w:rsidR="00F03A2B" w:rsidRPr="00F03A2B">
        <w:rPr>
          <w:rFonts w:ascii="Times New Roman" w:hAnsi="Times New Roman" w:cs="Times New Roman"/>
        </w:rPr>
        <w:t>Crucially,</w:t>
      </w:r>
      <w:ins w:id="69" w:author="Benton, Deon" w:date="2026-05-18T17:15:00Z" w16du:dateUtc="2026-05-18T22:15:00Z">
        <w:r w:rsidR="005B1315">
          <w:rPr>
            <w:rFonts w:ascii="Times New Roman" w:hAnsi="Times New Roman" w:cs="Times New Roman"/>
          </w:rPr>
          <w:t xml:space="preserve"> each of these accounts </w:t>
        </w:r>
        <w:proofErr w:type="gramStart"/>
        <w:r w:rsidR="005B1315">
          <w:rPr>
            <w:rFonts w:ascii="Times New Roman" w:hAnsi="Times New Roman" w:cs="Times New Roman"/>
          </w:rPr>
          <w:t>explains</w:t>
        </w:r>
        <w:proofErr w:type="gramEnd"/>
        <w:r w:rsidR="005B1315">
          <w:rPr>
            <w:rFonts w:ascii="Times New Roman" w:hAnsi="Times New Roman" w:cs="Times New Roman"/>
          </w:rPr>
          <w:t xml:space="preserve"> infants’ looking behaviors in action efficiency understanding studies in a similar way.</w:t>
        </w:r>
      </w:ins>
      <w:r w:rsidR="00F03A2B" w:rsidRPr="00F03A2B">
        <w:rPr>
          <w:rFonts w:ascii="Times New Roman" w:hAnsi="Times New Roman" w:cs="Times New Roman"/>
        </w:rPr>
        <w:t xml:space="preserve"> </w:t>
      </w:r>
      <w:ins w:id="70" w:author="Benton, Deon" w:date="2026-05-18T17:15:00Z" w16du:dateUtc="2026-05-18T22:15:00Z">
        <w:r w:rsidR="005B1315">
          <w:rPr>
            <w:rFonts w:ascii="Times New Roman" w:hAnsi="Times New Roman" w:cs="Times New Roman"/>
          </w:rPr>
          <w:t>The basic idea is that</w:t>
        </w:r>
      </w:ins>
      <w:ins w:id="71" w:author="Benton, Deon" w:date="2026-05-18T17:20:00Z" w16du:dateUtc="2026-05-18T22:20:00Z">
        <w:r w:rsidR="000C32F7">
          <w:rPr>
            <w:rFonts w:ascii="Times New Roman" w:hAnsi="Times New Roman" w:cs="Times New Roman"/>
          </w:rPr>
          <w:t xml:space="preserve"> </w:t>
        </w:r>
      </w:ins>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ins w:id="72" w:author="Benton, Deon" w:date="2026-05-18T17:20:00Z" w16du:dateUtc="2026-05-18T22:20:00Z">
        <w:r w:rsidR="000C32F7">
          <w:rPr>
            <w:rFonts w:ascii="Times New Roman" w:hAnsi="Times New Roman" w:cs="Times New Roman"/>
          </w:rPr>
          <w:t xml:space="preserve"> </w:t>
        </w:r>
      </w:ins>
      <w:ins w:id="73" w:author="Benton, Deon" w:date="2026-05-18T17:21:00Z" w16du:dateUtc="2026-05-18T22:21:00Z">
        <w:r w:rsidR="000C32F7">
          <w:rPr>
            <w:rFonts w:ascii="Times New Roman" w:hAnsi="Times New Roman" w:cs="Times New Roman"/>
          </w:rPr>
          <w:t>via Liu et al.’s (2026)</w:t>
        </w:r>
      </w:ins>
      <w:r w:rsidR="009A4EC3">
        <w:rPr>
          <w:rFonts w:ascii="Times New Roman" w:hAnsi="Times New Roman" w:cs="Times New Roman"/>
        </w:rPr>
        <w:t xml:space="preserve"> </w:t>
      </w:r>
      <w:ins w:id="74" w:author="Benton, Deon" w:date="2026-05-18T17:21:00Z" w16du:dateUtc="2026-05-18T22:21:00Z">
        <w:r w:rsidR="000C32F7">
          <w:rPr>
            <w:rFonts w:ascii="Times New Roman" w:hAnsi="Times New Roman" w:cs="Times New Roman"/>
          </w:rPr>
          <w:t xml:space="preserve">naïve physics system </w:t>
        </w:r>
      </w:ins>
      <w:r w:rsidR="009A4EC3">
        <w:rPr>
          <w:rFonts w:ascii="Times New Roman" w:hAnsi="Times New Roman" w:cs="Times New Roman"/>
        </w:rPr>
        <w:t xml:space="preserve">along </w:t>
      </w:r>
      <w:del w:id="75" w:author="Benton, Deon" w:date="2026-05-18T17:22:00Z" w16du:dateUtc="2026-05-18T22:22:00Z">
        <w:r w:rsidR="009A4EC3" w:rsidDel="000C32F7">
          <w:rPr>
            <w:rFonts w:ascii="Times New Roman" w:hAnsi="Times New Roman" w:cs="Times New Roman"/>
          </w:rPr>
          <w:delText xml:space="preserve">with </w:delText>
        </w:r>
        <w:r w:rsidR="00F03A2B" w:rsidDel="000C32F7">
          <w:rPr>
            <w:rFonts w:ascii="Times New Roman" w:hAnsi="Times New Roman" w:cs="Times New Roman"/>
          </w:rPr>
          <w:delText>their</w:delText>
        </w:r>
      </w:del>
      <w:ins w:id="76" w:author="Benton, Deon" w:date="2026-05-18T17:22:00Z" w16du:dateUtc="2026-05-18T22:22:00Z">
        <w:r w:rsidR="000C32F7">
          <w:rPr>
            <w:rFonts w:ascii="Times New Roman" w:hAnsi="Times New Roman" w:cs="Times New Roman"/>
          </w:rPr>
          <w:t>with computing their</w:t>
        </w:r>
      </w:ins>
      <w:r w:rsidR="00F03A2B">
        <w:rPr>
          <w:rFonts w:ascii="Times New Roman" w:hAnsi="Times New Roman" w:cs="Times New Roman"/>
        </w:rPr>
        <w:t xml:space="preserve"> associated costs</w:t>
      </w:r>
      <w:ins w:id="77" w:author="Benton, Deon" w:date="2026-05-18T17:22:00Z" w16du:dateUtc="2026-05-18T22:22:00Z">
        <w:r w:rsidR="000C32F7">
          <w:rPr>
            <w:rFonts w:ascii="Times New Roman" w:hAnsi="Times New Roman" w:cs="Times New Roman"/>
          </w:rPr>
          <w:t xml:space="preserve"> perhaps via the naïve utility calculus</w:t>
        </w:r>
      </w:ins>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w:t>
      </w:r>
      <w:ins w:id="78" w:author="Benton, Deon" w:date="2026-05-18T17:22:00Z" w16du:dateUtc="2026-05-18T22:22:00Z">
        <w:r w:rsidR="000C32F7">
          <w:rPr>
            <w:rFonts w:ascii="Times New Roman" w:hAnsi="Times New Roman" w:cs="Times New Roman"/>
          </w:rPr>
          <w:t>is stipulated by the teleological stance</w:t>
        </w:r>
      </w:ins>
      <w:r w:rsidR="00D327B5">
        <w:rPr>
          <w:rFonts w:ascii="Times New Roman" w:hAnsi="Times New Roman" w:cs="Times New Roman"/>
        </w:rPr>
        <w:t>,</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w:t>
      </w:r>
      <w:ins w:id="79" w:author="Benton, Deon" w:date="2026-05-18T17:22:00Z" w16du:dateUtc="2026-05-18T22:22:00Z">
        <w:r w:rsidR="000C32F7">
          <w:rPr>
            <w:rFonts w:ascii="Times New Roman" w:hAnsi="Times New Roman" w:cs="Times New Roman"/>
          </w:rPr>
          <w:t>rational and efficient actions</w:t>
        </w:r>
      </w:ins>
      <w:r w:rsidR="00D327B5">
        <w:rPr>
          <w:rFonts w:ascii="Times New Roman" w:hAnsi="Times New Roman" w:cs="Times New Roman"/>
        </w:rPr>
        <w:t xml:space="preserve"> </w:t>
      </w:r>
    </w:p>
    <w:p w14:paraId="7C9D2B33" w14:textId="0750B650" w:rsidR="000F3F41" w:rsidRDefault="00C62E91" w:rsidP="00F06FB8">
      <w:pPr>
        <w:spacing w:line="480" w:lineRule="auto"/>
        <w:ind w:firstLine="720"/>
        <w:contextualSpacing/>
        <w:rPr>
          <w:ins w:id="80" w:author="Benton, Deon" w:date="2026-05-11T10:08:00Z" w16du:dateUtc="2026-05-11T15:08:00Z"/>
          <w:rFonts w:ascii="Times New Roman" w:hAnsi="Times New Roman" w:cs="Times New Roman"/>
        </w:rPr>
      </w:pPr>
      <w:ins w:id="81" w:author="Benton, Deon" w:date="2026-05-10T21:12:00Z" w16du:dateUtc="2026-05-11T02:12:00Z">
        <w:r w:rsidRPr="00C62E91">
          <w:rPr>
            <w:rFonts w:ascii="Times New Roman" w:hAnsi="Times New Roman" w:cs="Times New Roman"/>
          </w:rPr>
          <w:t xml:space="preserve">Although </w:t>
        </w:r>
      </w:ins>
      <w:ins w:id="82" w:author="Benton, Deon" w:date="2026-05-18T17:25:00Z" w16du:dateUtc="2026-05-18T22:25:00Z">
        <w:r w:rsidR="00052CF0">
          <w:rPr>
            <w:rFonts w:ascii="Times New Roman" w:hAnsi="Times New Roman" w:cs="Times New Roman"/>
          </w:rPr>
          <w:t>each of these theories differ somewhat in their specifics</w:t>
        </w:r>
      </w:ins>
      <w:ins w:id="83" w:author="Benton, Deon" w:date="2026-05-10T21:12:00Z" w16du:dateUtc="2026-05-11T02:12:00Z">
        <w:r w:rsidRPr="00C62E91">
          <w:rPr>
            <w:rFonts w:ascii="Times New Roman" w:hAnsi="Times New Roman" w:cs="Times New Roman"/>
          </w:rPr>
          <w:t xml:space="preserve">, they share the notion that infants process others' </w:t>
        </w:r>
        <w:proofErr w:type="gramStart"/>
        <w:r w:rsidRPr="00C62E91">
          <w:rPr>
            <w:rFonts w:ascii="Times New Roman" w:hAnsi="Times New Roman" w:cs="Times New Roman"/>
          </w:rPr>
          <w:t>actions</w:t>
        </w:r>
      </w:ins>
      <w:proofErr w:type="gramEnd"/>
      <w:ins w:id="84" w:author="Benton, Deon" w:date="2026-05-11T11:55:00Z" w16du:dateUtc="2026-05-11T16:55:00Z">
        <w:r w:rsidR="00270E73">
          <w:rPr>
            <w:rFonts w:ascii="Times New Roman" w:hAnsi="Times New Roman" w:cs="Times New Roman"/>
          </w:rPr>
          <w:t xml:space="preserve"> terms of</w:t>
        </w:r>
      </w:ins>
      <w:ins w:id="85" w:author="Benton, Deon" w:date="2026-05-10T21:12:00Z" w16du:dateUtc="2026-05-11T02:12:00Z">
        <w:r w:rsidRPr="00C62E91">
          <w:rPr>
            <w:rFonts w:ascii="Times New Roman" w:hAnsi="Times New Roman" w:cs="Times New Roman"/>
          </w:rPr>
          <w:t xml:space="preserve"> </w:t>
        </w:r>
      </w:ins>
      <w:ins w:id="86" w:author="Benton, Deon" w:date="2026-05-10T21:13:00Z" w16du:dateUtc="2026-05-11T02:13:00Z">
        <w:r>
          <w:rPr>
            <w:rFonts w:ascii="Times New Roman" w:hAnsi="Times New Roman" w:cs="Times New Roman"/>
          </w:rPr>
          <w:t>their efficiency</w:t>
        </w:r>
      </w:ins>
      <w:ins w:id="87" w:author="Benton, Deon" w:date="2026-05-11T11:58:00Z" w16du:dateUtc="2026-05-11T16:58:00Z">
        <w:r w:rsidR="00CD2C97">
          <w:rPr>
            <w:rFonts w:ascii="Times New Roman" w:hAnsi="Times New Roman" w:cs="Times New Roman"/>
          </w:rPr>
          <w:t>,</w:t>
        </w:r>
      </w:ins>
      <w:ins w:id="88" w:author="Benton, Deon" w:date="2026-05-10T21:13:00Z" w16du:dateUtc="2026-05-11T02:13:00Z">
        <w:r>
          <w:rPr>
            <w:rFonts w:ascii="Times New Roman" w:hAnsi="Times New Roman" w:cs="Times New Roman"/>
          </w:rPr>
          <w:t xml:space="preserve"> </w:t>
        </w:r>
      </w:ins>
      <w:ins w:id="89" w:author="Benton, Deon" w:date="2026-05-11T11:55:00Z" w16du:dateUtc="2026-05-11T16:55:00Z">
        <w:r w:rsidR="001166DF">
          <w:rPr>
            <w:rFonts w:ascii="Times New Roman" w:hAnsi="Times New Roman" w:cs="Times New Roman"/>
          </w:rPr>
          <w:t xml:space="preserve">rationality, </w:t>
        </w:r>
      </w:ins>
      <w:ins w:id="90" w:author="Benton, Deon" w:date="2026-05-18T17:31:00Z" w16du:dateUtc="2026-05-18T22:31:00Z">
        <w:r w:rsidR="000C5ABC">
          <w:rPr>
            <w:rFonts w:ascii="Times New Roman" w:hAnsi="Times New Roman" w:cs="Times New Roman"/>
          </w:rPr>
          <w:t xml:space="preserve">cost, </w:t>
        </w:r>
        <w:r w:rsidR="007B68D3">
          <w:rPr>
            <w:rFonts w:ascii="Times New Roman" w:hAnsi="Times New Roman" w:cs="Times New Roman"/>
          </w:rPr>
          <w:t>and rewards,</w:t>
        </w:r>
      </w:ins>
      <w:ins w:id="91" w:author="Benton, Deon" w:date="2026-05-11T11:58:00Z" w16du:dateUtc="2026-05-11T16:58:00Z">
        <w:r w:rsidR="00CD2C97">
          <w:rPr>
            <w:rFonts w:ascii="Times New Roman" w:hAnsi="Times New Roman" w:cs="Times New Roman"/>
          </w:rPr>
          <w:t xml:space="preserve"> a</w:t>
        </w:r>
      </w:ins>
      <w:ins w:id="92" w:author="Benton, Deon" w:date="2026-05-11T11:59:00Z" w16du:dateUtc="2026-05-11T16:59:00Z">
        <w:r w:rsidR="00CD2C97">
          <w:rPr>
            <w:rFonts w:ascii="Times New Roman" w:hAnsi="Times New Roman" w:cs="Times New Roman"/>
          </w:rPr>
          <w:t>mong other things</w:t>
        </w:r>
      </w:ins>
      <w:ins w:id="93" w:author="Benton, Deon" w:date="2026-05-10T21:12:00Z" w16du:dateUtc="2026-05-11T02:12:00Z">
        <w:r w:rsidRPr="00C62E91">
          <w:rPr>
            <w:rFonts w:ascii="Times New Roman" w:hAnsi="Times New Roman" w:cs="Times New Roman"/>
          </w:rPr>
          <w:t xml:space="preserve">. </w:t>
        </w:r>
      </w:ins>
      <w:ins w:id="94" w:author="Benton, Deon" w:date="2026-05-18T17:33:00Z" w16du:dateUtc="2026-05-18T22:33:00Z">
        <w:r w:rsidR="00712CF8">
          <w:rPr>
            <w:rFonts w:ascii="Times New Roman" w:hAnsi="Times New Roman" w:cs="Times New Roman"/>
          </w:rPr>
          <w:t xml:space="preserve">The notion that infants possess </w:t>
        </w:r>
      </w:ins>
      <w:ins w:id="95" w:author="Benton, Deon" w:date="2026-05-18T17:34:00Z" w16du:dateUtc="2026-05-18T22:34:00Z">
        <w:r w:rsidR="00712CF8">
          <w:rPr>
            <w:rFonts w:ascii="Times New Roman" w:hAnsi="Times New Roman" w:cs="Times New Roman"/>
          </w:rPr>
          <w:t>these concepts has some intuitive appeal</w:t>
        </w:r>
      </w:ins>
      <w:ins w:id="96" w:author="Benton, Deon" w:date="2026-05-10T21:12:00Z" w16du:dateUtc="2026-05-11T02:12:00Z">
        <w:r w:rsidRPr="00C62E91">
          <w:rPr>
            <w:rFonts w:ascii="Times New Roman" w:hAnsi="Times New Roman" w:cs="Times New Roman"/>
          </w:rPr>
          <w:t xml:space="preserve">, </w:t>
        </w:r>
      </w:ins>
      <w:ins w:id="97" w:author="Benton, Deon" w:date="2026-05-18T17:34:00Z" w16du:dateUtc="2026-05-18T22:34:00Z">
        <w:r w:rsidR="00712CF8">
          <w:rPr>
            <w:rFonts w:ascii="Times New Roman" w:hAnsi="Times New Roman" w:cs="Times New Roman"/>
          </w:rPr>
          <w:t>particularly adults likely use similar</w:t>
        </w:r>
      </w:ins>
      <w:ins w:id="98" w:author="Benton, Deon" w:date="2026-05-10T21:12:00Z" w16du:dateUtc="2026-05-11T02:12:00Z">
        <w:r w:rsidRPr="00C62E91">
          <w:rPr>
            <w:rFonts w:ascii="Times New Roman" w:hAnsi="Times New Roman" w:cs="Times New Roman"/>
          </w:rPr>
          <w:t xml:space="preserve"> principles to process and interpret others' actions. Other a</w:t>
        </w:r>
      </w:ins>
      <w:ins w:id="99" w:author="Benton, Deon" w:date="2026-05-11T11:59:00Z" w16du:dateUtc="2026-05-11T16:59:00Z">
        <w:r w:rsidR="00CC4C6E">
          <w:rPr>
            <w:rFonts w:ascii="Times New Roman" w:hAnsi="Times New Roman" w:cs="Times New Roman"/>
          </w:rPr>
          <w:t>ttractive</w:t>
        </w:r>
      </w:ins>
      <w:ins w:id="100"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101" w:author="Benton, Deon" w:date="2026-05-11T11:13:00Z" w16du:dateUtc="2026-05-11T16:13:00Z">
        <w:r w:rsidR="00AC6FC0">
          <w:rPr>
            <w:rFonts w:ascii="Times New Roman" w:hAnsi="Times New Roman" w:cs="Times New Roman"/>
          </w:rPr>
          <w:t xml:space="preserve"> at the heart of the developmental cognitive sciences</w:t>
        </w:r>
      </w:ins>
      <w:ins w:id="102" w:author="Benton, Deon" w:date="2026-05-11T11:57:00Z" w16du:dateUtc="2026-05-11T16:57:00Z">
        <w:r w:rsidR="00CD2C97">
          <w:rPr>
            <w:rFonts w:ascii="Times New Roman" w:hAnsi="Times New Roman" w:cs="Times New Roman"/>
          </w:rPr>
          <w:t>,</w:t>
        </w:r>
      </w:ins>
      <w:ins w:id="103" w:author="Benton, Deon" w:date="2026-05-10T21:12:00Z" w16du:dateUtc="2026-05-11T02:12:00Z">
        <w:r w:rsidRPr="00C62E91">
          <w:rPr>
            <w:rFonts w:ascii="Times New Roman" w:hAnsi="Times New Roman" w:cs="Times New Roman"/>
          </w:rPr>
          <w:t xml:space="preserve"> have generated a</w:t>
        </w:r>
      </w:ins>
      <w:ins w:id="104" w:author="Benton, Deon" w:date="2026-05-11T11:56:00Z" w16du:dateUtc="2026-05-11T16:56:00Z">
        <w:r w:rsidR="002F05F8">
          <w:rPr>
            <w:rFonts w:ascii="Times New Roman" w:hAnsi="Times New Roman" w:cs="Times New Roman"/>
          </w:rPr>
          <w:t xml:space="preserve"> substantial body of research,</w:t>
        </w:r>
      </w:ins>
      <w:ins w:id="105" w:author="Benton, Deon" w:date="2026-05-10T21:15:00Z" w16du:dateUtc="2026-05-11T02:15:00Z">
        <w:r>
          <w:rPr>
            <w:rFonts w:ascii="Times New Roman" w:hAnsi="Times New Roman" w:cs="Times New Roman"/>
          </w:rPr>
          <w:t xml:space="preserve"> </w:t>
        </w:r>
      </w:ins>
      <w:ins w:id="106" w:author="Benton, Deon" w:date="2026-05-10T21:12:00Z" w16du:dateUtc="2026-05-11T02:12:00Z">
        <w:r w:rsidRPr="00C62E91">
          <w:rPr>
            <w:rFonts w:ascii="Times New Roman" w:hAnsi="Times New Roman" w:cs="Times New Roman"/>
          </w:rPr>
          <w:t>and</w:t>
        </w:r>
      </w:ins>
      <w:ins w:id="107" w:author="Benton, Deon" w:date="2026-05-10T21:16:00Z" w16du:dateUtc="2026-05-11T02:16:00Z">
        <w:r>
          <w:rPr>
            <w:rFonts w:ascii="Times New Roman" w:hAnsi="Times New Roman" w:cs="Times New Roman"/>
          </w:rPr>
          <w:t xml:space="preserve"> </w:t>
        </w:r>
      </w:ins>
      <w:ins w:id="108" w:author="Benton, Deon" w:date="2026-05-11T12:00:00Z" w16du:dateUtc="2026-05-11T17:00:00Z">
        <w:r w:rsidR="006C5AAB">
          <w:rPr>
            <w:rFonts w:ascii="Times New Roman" w:hAnsi="Times New Roman" w:cs="Times New Roman"/>
          </w:rPr>
          <w:t>enjoy some degree of</w:t>
        </w:r>
      </w:ins>
      <w:ins w:id="109" w:author="Benton, Deon" w:date="2026-05-10T21:12:00Z" w16du:dateUtc="2026-05-11T02:12:00Z">
        <w:r w:rsidRPr="00C62E91">
          <w:rPr>
            <w:rFonts w:ascii="Times New Roman" w:hAnsi="Times New Roman" w:cs="Times New Roman"/>
          </w:rPr>
          <w:t xml:space="preserve"> empirical support. </w:t>
        </w:r>
      </w:ins>
      <w:ins w:id="110" w:author="Benton, Deon" w:date="2026-05-11T12:01:00Z" w16du:dateUtc="2026-05-11T17:01:00Z">
        <w:r w:rsidR="008A4FA6">
          <w:rPr>
            <w:rFonts w:ascii="Times New Roman" w:hAnsi="Times New Roman" w:cs="Times New Roman"/>
          </w:rPr>
          <w:t>Yet</w:t>
        </w:r>
      </w:ins>
      <w:ins w:id="111" w:author="Benton, Deon" w:date="2026-05-18T17:34:00Z" w16du:dateUtc="2026-05-18T22:34:00Z">
        <w:r w:rsidR="00214F56">
          <w:rPr>
            <w:rFonts w:ascii="Times New Roman" w:hAnsi="Times New Roman" w:cs="Times New Roman"/>
          </w:rPr>
          <w:t>,</w:t>
        </w:r>
      </w:ins>
      <w:ins w:id="112" w:author="Benton, Deon" w:date="2026-05-11T12:01:00Z" w16du:dateUtc="2026-05-11T17:01:00Z">
        <w:r w:rsidR="008A4FA6">
          <w:rPr>
            <w:rFonts w:ascii="Times New Roman" w:hAnsi="Times New Roman" w:cs="Times New Roman"/>
          </w:rPr>
          <w:t xml:space="preserve"> i</w:t>
        </w:r>
      </w:ins>
      <w:ins w:id="113" w:author="Benton, Deon" w:date="2026-05-11T09:53:00Z" w16du:dateUtc="2026-05-11T14:53:00Z">
        <w:r w:rsidR="00F42F5B">
          <w:rPr>
            <w:rFonts w:ascii="Times New Roman" w:hAnsi="Times New Roman" w:cs="Times New Roman"/>
          </w:rPr>
          <w:t xml:space="preserve">mportant questions </w:t>
        </w:r>
      </w:ins>
      <w:ins w:id="114" w:author="Benton, Deon" w:date="2026-05-10T21:23:00Z" w16du:dateUtc="2026-05-11T02:23:00Z">
        <w:r w:rsidR="00956572">
          <w:rPr>
            <w:rFonts w:ascii="Times New Roman" w:hAnsi="Times New Roman" w:cs="Times New Roman"/>
          </w:rPr>
          <w:t>remain</w:t>
        </w:r>
      </w:ins>
      <w:ins w:id="115" w:author="Benton, Deon" w:date="2026-05-10T21:19:00Z" w16du:dateUtc="2026-05-11T02:19:00Z">
        <w:r>
          <w:rPr>
            <w:rFonts w:ascii="Times New Roman" w:hAnsi="Times New Roman" w:cs="Times New Roman"/>
          </w:rPr>
          <w:t xml:space="preserve"> about key aspects of each proposal.</w:t>
        </w:r>
      </w:ins>
      <w:ins w:id="116" w:author="Benton, Deon" w:date="2026-05-10T21:12:00Z" w16du:dateUtc="2026-05-11T02:12:00Z">
        <w:r w:rsidRPr="00C62E91">
          <w:rPr>
            <w:rFonts w:ascii="Times New Roman" w:hAnsi="Times New Roman" w:cs="Times New Roman"/>
          </w:rPr>
          <w:t xml:space="preserve"> For example,</w:t>
        </w:r>
      </w:ins>
      <w:ins w:id="117" w:author="Benton, Deon" w:date="2026-05-10T21:26:00Z" w16du:dateUtc="2026-05-11T02:26:00Z">
        <w:r w:rsidR="00952AE6">
          <w:rPr>
            <w:rFonts w:ascii="Times New Roman" w:hAnsi="Times New Roman" w:cs="Times New Roman"/>
          </w:rPr>
          <w:t xml:space="preserve"> although</w:t>
        </w:r>
      </w:ins>
      <w:ins w:id="118" w:author="Benton, Deon" w:date="2026-05-10T21:12:00Z" w16du:dateUtc="2026-05-11T02:12:00Z">
        <w:r w:rsidRPr="00C62E91">
          <w:rPr>
            <w:rFonts w:ascii="Times New Roman" w:hAnsi="Times New Roman" w:cs="Times New Roman"/>
          </w:rPr>
          <w:t xml:space="preserve"> </w:t>
        </w:r>
      </w:ins>
      <w:ins w:id="119" w:author="Benton, Deon" w:date="2026-05-10T21:26:00Z" w16du:dateUtc="2026-05-11T02:26:00Z">
        <w:r w:rsidR="00952AE6">
          <w:rPr>
            <w:rFonts w:ascii="Times New Roman" w:hAnsi="Times New Roman" w:cs="Times New Roman"/>
          </w:rPr>
          <w:t>proponents of the</w:t>
        </w:r>
      </w:ins>
      <w:ins w:id="120" w:author="Benton, Deon" w:date="2026-05-10T21:12:00Z" w16du:dateUtc="2026-05-11T02:12:00Z">
        <w:r w:rsidRPr="00C62E91">
          <w:rPr>
            <w:rFonts w:ascii="Times New Roman" w:hAnsi="Times New Roman" w:cs="Times New Roman"/>
          </w:rPr>
          <w:t xml:space="preserve"> teleological stance </w:t>
        </w:r>
      </w:ins>
      <w:ins w:id="121" w:author="Benton, Deon" w:date="2026-05-10T21:26:00Z" w16du:dateUtc="2026-05-11T02:26:00Z">
        <w:r w:rsidR="00952AE6">
          <w:rPr>
            <w:rFonts w:ascii="Times New Roman" w:hAnsi="Times New Roman" w:cs="Times New Roman"/>
          </w:rPr>
          <w:t>maintain that</w:t>
        </w:r>
      </w:ins>
      <w:ins w:id="122" w:author="Benton, Deon" w:date="2026-05-10T21:12:00Z" w16du:dateUtc="2026-05-11T02:12:00Z">
        <w:r w:rsidRPr="00C62E91">
          <w:rPr>
            <w:rFonts w:ascii="Times New Roman" w:hAnsi="Times New Roman" w:cs="Times New Roman"/>
          </w:rPr>
          <w:t xml:space="preserve"> infants interpret actions in terms of</w:t>
        </w:r>
      </w:ins>
      <w:ins w:id="123" w:author="Benton, Deon" w:date="2026-05-10T21:22:00Z" w16du:dateUtc="2026-05-11T02:22:00Z">
        <w:r>
          <w:rPr>
            <w:rFonts w:ascii="Times New Roman" w:hAnsi="Times New Roman" w:cs="Times New Roman"/>
          </w:rPr>
          <w:t xml:space="preserve"> </w:t>
        </w:r>
      </w:ins>
      <w:ins w:id="124" w:author="Benton, Deon" w:date="2026-05-11T09:53:00Z" w16du:dateUtc="2026-05-11T14:53:00Z">
        <w:r w:rsidR="000651E9">
          <w:rPr>
            <w:rFonts w:ascii="Times New Roman" w:hAnsi="Times New Roman" w:cs="Times New Roman"/>
          </w:rPr>
          <w:t>goals, constraints, efficiency, and rationality,</w:t>
        </w:r>
      </w:ins>
      <w:ins w:id="125" w:author="Benton, Deon" w:date="2026-05-10T21:22:00Z" w16du:dateUtc="2026-05-11T02:22:00Z">
        <w:r>
          <w:rPr>
            <w:rFonts w:ascii="Times New Roman" w:hAnsi="Times New Roman" w:cs="Times New Roman"/>
          </w:rPr>
          <w:t xml:space="preserve"> </w:t>
        </w:r>
      </w:ins>
      <w:ins w:id="126" w:author="Benton, Deon" w:date="2026-05-11T09:53:00Z" w16du:dateUtc="2026-05-11T14:53:00Z">
        <w:r w:rsidR="000651E9">
          <w:rPr>
            <w:rFonts w:ascii="Times New Roman" w:hAnsi="Times New Roman" w:cs="Times New Roman"/>
          </w:rPr>
          <w:t>the theor</w:t>
        </w:r>
      </w:ins>
      <w:ins w:id="127" w:author="Benton, Deon" w:date="2026-05-11T09:54:00Z" w16du:dateUtc="2026-05-11T14:54:00Z">
        <w:r w:rsidR="000651E9">
          <w:rPr>
            <w:rFonts w:ascii="Times New Roman" w:hAnsi="Times New Roman" w:cs="Times New Roman"/>
          </w:rPr>
          <w:t>y is notably silent about the</w:t>
        </w:r>
      </w:ins>
      <w:ins w:id="128" w:author="Benton, Deon" w:date="2026-05-10T21:23:00Z" w16du:dateUtc="2026-05-11T02:23:00Z">
        <w:r w:rsidR="00956572">
          <w:rPr>
            <w:rFonts w:ascii="Times New Roman" w:hAnsi="Times New Roman" w:cs="Times New Roman"/>
          </w:rPr>
          <w:t xml:space="preserve"> </w:t>
        </w:r>
      </w:ins>
      <w:ins w:id="129" w:author="Benton, Deon" w:date="2026-05-10T21:12:00Z" w16du:dateUtc="2026-05-11T02:12:00Z">
        <w:r w:rsidRPr="00C62E91">
          <w:rPr>
            <w:rFonts w:ascii="Times New Roman" w:hAnsi="Times New Roman" w:cs="Times New Roman"/>
          </w:rPr>
          <w:t>origins of these notions.</w:t>
        </w:r>
      </w:ins>
      <w:ins w:id="130" w:author="Benton, Deon" w:date="2026-05-10T21:17:00Z" w16du:dateUtc="2026-05-11T02:17:00Z">
        <w:r>
          <w:rPr>
            <w:rFonts w:ascii="Times New Roman" w:hAnsi="Times New Roman" w:cs="Times New Roman"/>
          </w:rPr>
          <w:t xml:space="preserve"> </w:t>
        </w:r>
      </w:ins>
      <w:ins w:id="131" w:author="Benton, Deon" w:date="2026-05-11T09:54:00Z" w16du:dateUtc="2026-05-11T14:54:00Z">
        <w:r w:rsidR="005E54A6">
          <w:rPr>
            <w:rFonts w:ascii="Times New Roman" w:hAnsi="Times New Roman" w:cs="Times New Roman"/>
          </w:rPr>
          <w:t>This is a</w:t>
        </w:r>
      </w:ins>
      <w:ins w:id="132" w:author="Benton, Deon" w:date="2026-05-18T17:35:00Z" w16du:dateUtc="2026-05-18T22:35:00Z">
        <w:r w:rsidR="00D34DDA">
          <w:rPr>
            <w:rFonts w:ascii="Times New Roman" w:hAnsi="Times New Roman" w:cs="Times New Roman"/>
          </w:rPr>
          <w:t>n important</w:t>
        </w:r>
      </w:ins>
      <w:ins w:id="133" w:author="Benton, Deon" w:date="2026-05-11T09:54:00Z" w16du:dateUtc="2026-05-11T14:54:00Z">
        <w:r w:rsidR="005E54A6">
          <w:rPr>
            <w:rFonts w:ascii="Times New Roman" w:hAnsi="Times New Roman" w:cs="Times New Roman"/>
          </w:rPr>
          <w:t xml:space="preserve"> shortcoming given that possessing some idea of what makes an action rational or efficient is a prerequisite </w:t>
        </w:r>
      </w:ins>
      <w:ins w:id="134" w:author="Benton, Deon" w:date="2026-05-11T09:55:00Z" w16du:dateUtc="2026-05-11T14:55:00Z">
        <w:r w:rsidR="005E54A6">
          <w:rPr>
            <w:rFonts w:ascii="Times New Roman" w:hAnsi="Times New Roman" w:cs="Times New Roman"/>
          </w:rPr>
          <w:t>for judging whether an action is or is not efficient or rational.</w:t>
        </w:r>
      </w:ins>
      <w:ins w:id="135" w:author="Benton, Deon" w:date="2026-05-10T21:30:00Z" w16du:dateUtc="2026-05-11T02:30:00Z">
        <w:r w:rsidR="00952AE6">
          <w:rPr>
            <w:rFonts w:ascii="Times New Roman" w:hAnsi="Times New Roman" w:cs="Times New Roman"/>
          </w:rPr>
          <w:t xml:space="preserve"> </w:t>
        </w:r>
      </w:ins>
      <w:ins w:id="136" w:author="Benton, Deon" w:date="2026-05-10T21:32:00Z" w16du:dateUtc="2026-05-11T02:32:00Z">
        <w:r w:rsidR="004277B3">
          <w:rPr>
            <w:rFonts w:ascii="Times New Roman" w:hAnsi="Times New Roman" w:cs="Times New Roman"/>
          </w:rPr>
          <w:t xml:space="preserve">Another </w:t>
        </w:r>
      </w:ins>
      <w:ins w:id="137" w:author="Benton, Deon" w:date="2026-05-11T10:01:00Z" w16du:dateUtc="2026-05-11T15:01:00Z">
        <w:r w:rsidR="005A6517">
          <w:rPr>
            <w:rFonts w:ascii="Times New Roman" w:hAnsi="Times New Roman" w:cs="Times New Roman"/>
          </w:rPr>
          <w:t>critique of this proposal is that it remains to be seen how</w:t>
        </w:r>
      </w:ins>
      <w:ins w:id="138" w:author="Benton, Deon" w:date="2026-05-11T10:02:00Z" w16du:dateUtc="2026-05-11T15:02:00Z">
        <w:r w:rsidR="005A6517">
          <w:rPr>
            <w:rFonts w:ascii="Times New Roman" w:hAnsi="Times New Roman" w:cs="Times New Roman"/>
          </w:rPr>
          <w:t>,</w:t>
        </w:r>
      </w:ins>
      <w:ins w:id="139" w:author="Benton, Deon" w:date="2026-05-11T10:01:00Z" w16du:dateUtc="2026-05-11T15:01:00Z">
        <w:r w:rsidR="005A6517">
          <w:rPr>
            <w:rFonts w:ascii="Times New Roman" w:hAnsi="Times New Roman" w:cs="Times New Roman"/>
          </w:rPr>
          <w:t xml:space="preserve"> </w:t>
        </w:r>
      </w:ins>
      <w:ins w:id="140" w:author="Benton, Deon" w:date="2026-05-11T10:02:00Z" w16du:dateUtc="2026-05-11T15:02:00Z">
        <w:r w:rsidR="005A6517">
          <w:rPr>
            <w:rFonts w:ascii="Times New Roman" w:hAnsi="Times New Roman" w:cs="Times New Roman"/>
          </w:rPr>
          <w:t xml:space="preserve">in precise mechanistic terms, </w:t>
        </w:r>
      </w:ins>
      <w:ins w:id="141" w:author="Benton, Deon" w:date="2026-05-10T21:33:00Z" w16du:dateUtc="2026-05-11T02:33:00Z">
        <w:r w:rsidR="004277B3">
          <w:rPr>
            <w:rFonts w:ascii="Times New Roman" w:hAnsi="Times New Roman" w:cs="Times New Roman"/>
          </w:rPr>
          <w:t>an</w:t>
        </w:r>
      </w:ins>
      <w:ins w:id="142" w:author="Benton, Deon" w:date="2026-05-10T21:12:00Z" w16du:dateUtc="2026-05-11T02:12:00Z">
        <w:r w:rsidRPr="00C62E91">
          <w:rPr>
            <w:rFonts w:ascii="Times New Roman" w:hAnsi="Times New Roman" w:cs="Times New Roman"/>
          </w:rPr>
          <w:t xml:space="preserve"> observed action </w:t>
        </w:r>
      </w:ins>
      <w:ins w:id="143" w:author="Benton, Deon" w:date="2026-05-11T10:02:00Z" w16du:dateUtc="2026-05-11T15:02:00Z">
        <w:r w:rsidR="005A6517">
          <w:rPr>
            <w:rFonts w:ascii="Times New Roman" w:hAnsi="Times New Roman" w:cs="Times New Roman"/>
          </w:rPr>
          <w:t>consisting of</w:t>
        </w:r>
      </w:ins>
      <w:ins w:id="144" w:author="Benton, Deon" w:date="2026-05-10T21:12:00Z" w16du:dateUtc="2026-05-11T02:12:00Z">
        <w:r w:rsidRPr="00C62E91">
          <w:rPr>
            <w:rFonts w:ascii="Times New Roman" w:hAnsi="Times New Roman" w:cs="Times New Roman"/>
          </w:rPr>
          <w:t xml:space="preserve"> </w:t>
        </w:r>
      </w:ins>
      <w:ins w:id="145" w:author="Benton, Deon" w:date="2026-05-11T10:03:00Z" w16du:dateUtc="2026-05-11T15:03:00Z">
        <w:r w:rsidR="005A6517">
          <w:rPr>
            <w:rFonts w:ascii="Times New Roman" w:hAnsi="Times New Roman" w:cs="Times New Roman"/>
          </w:rPr>
          <w:t xml:space="preserve">an end state, a physical </w:t>
        </w:r>
        <w:r w:rsidR="005A6517">
          <w:rPr>
            <w:rFonts w:ascii="Times New Roman" w:hAnsi="Times New Roman" w:cs="Times New Roman"/>
          </w:rPr>
          <w:lastRenderedPageBreak/>
          <w:t>context, and observed behavior</w:t>
        </w:r>
      </w:ins>
      <w:ins w:id="146" w:author="Benton, Deon" w:date="2026-05-10T21:12:00Z" w16du:dateUtc="2026-05-11T02:12:00Z">
        <w:r w:rsidRPr="00C62E91">
          <w:rPr>
            <w:rFonts w:ascii="Times New Roman" w:hAnsi="Times New Roman" w:cs="Times New Roman"/>
          </w:rPr>
          <w:t xml:space="preserve"> is transformed into </w:t>
        </w:r>
      </w:ins>
      <w:ins w:id="147" w:author="Benton, Deon" w:date="2026-05-10T21:33:00Z" w16du:dateUtc="2026-05-11T02:33:00Z">
        <w:r w:rsidR="004277B3">
          <w:rPr>
            <w:rFonts w:ascii="Times New Roman" w:hAnsi="Times New Roman" w:cs="Times New Roman"/>
          </w:rPr>
          <w:t>an</w:t>
        </w:r>
      </w:ins>
      <w:ins w:id="148"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149" w:author="Benton, Deon" w:date="2026-05-11T10:08:00Z" w16du:dateUtc="2026-05-11T15:08:00Z">
        <w:r w:rsidR="000F3F41">
          <w:rPr>
            <w:rFonts w:ascii="Times New Roman" w:hAnsi="Times New Roman" w:cs="Times New Roman"/>
          </w:rPr>
          <w:t xml:space="preserve"> (</w:t>
        </w:r>
      </w:ins>
      <w:proofErr w:type="spellStart"/>
      <w:ins w:id="150" w:author="Benton, Deon" w:date="2026-05-11T12:24:00Z" w16du:dateUtc="2026-05-11T17:24:00Z">
        <w:r w:rsidR="0029581D">
          <w:rPr>
            <w:rFonts w:ascii="Times New Roman" w:hAnsi="Times New Roman" w:cs="Times New Roman"/>
          </w:rPr>
          <w:t>Csibra</w:t>
        </w:r>
        <w:proofErr w:type="spellEnd"/>
        <w:r w:rsidR="0029581D">
          <w:rPr>
            <w:rFonts w:ascii="Times New Roman" w:hAnsi="Times New Roman" w:cs="Times New Roman"/>
          </w:rPr>
          <w:t xml:space="preserve"> et al., 2003; </w:t>
        </w:r>
      </w:ins>
      <w:ins w:id="151" w:author="Benton, Deon" w:date="2026-05-11T10:12:00Z" w16du:dateUtc="2026-05-11T15:12:00Z">
        <w:r w:rsidR="00D749CF">
          <w:rPr>
            <w:rFonts w:ascii="Times New Roman" w:hAnsi="Times New Roman" w:cs="Times New Roman"/>
          </w:rPr>
          <w:t xml:space="preserve">Gergely &amp; </w:t>
        </w:r>
        <w:proofErr w:type="spellStart"/>
        <w:r w:rsidR="00D749CF">
          <w:rPr>
            <w:rFonts w:ascii="Times New Roman" w:hAnsi="Times New Roman" w:cs="Times New Roman"/>
          </w:rPr>
          <w:t>Csibra</w:t>
        </w:r>
        <w:proofErr w:type="spellEnd"/>
        <w:r w:rsidR="00D749CF">
          <w:rPr>
            <w:rFonts w:ascii="Times New Roman" w:hAnsi="Times New Roman" w:cs="Times New Roman"/>
          </w:rPr>
          <w:t>, 1997</w:t>
        </w:r>
      </w:ins>
      <w:ins w:id="152" w:author="Benton, Deon" w:date="2026-05-11T10:09:00Z" w16du:dateUtc="2026-05-11T15:09:00Z">
        <w:r w:rsidR="000F3F41">
          <w:rPr>
            <w:rFonts w:ascii="Times New Roman" w:hAnsi="Times New Roman" w:cs="Times New Roman"/>
          </w:rPr>
          <w:t>)</w:t>
        </w:r>
      </w:ins>
      <w:ins w:id="153" w:author="Benton, Deon" w:date="2026-05-10T21:12:00Z" w16du:dateUtc="2026-05-11T02:12:00Z">
        <w:r w:rsidRPr="00C62E91">
          <w:rPr>
            <w:rFonts w:ascii="Times New Roman" w:hAnsi="Times New Roman" w:cs="Times New Roman"/>
          </w:rPr>
          <w:t xml:space="preserve">. </w:t>
        </w:r>
      </w:ins>
    </w:p>
    <w:p w14:paraId="0D732D48" w14:textId="316CE78B" w:rsidR="00201A31" w:rsidRDefault="00C62E91" w:rsidP="00337B96">
      <w:pPr>
        <w:spacing w:line="480" w:lineRule="auto"/>
        <w:ind w:firstLine="720"/>
        <w:contextualSpacing/>
        <w:rPr>
          <w:ins w:id="154" w:author="Benton, Deon" w:date="2026-05-11T11:20:00Z" w16du:dateUtc="2026-05-11T16:20:00Z"/>
          <w:rFonts w:ascii="Times New Roman" w:hAnsi="Times New Roman" w:cs="Times New Roman"/>
        </w:rPr>
      </w:pPr>
      <w:ins w:id="155" w:author="Benton, Deon" w:date="2026-05-10T21:12:00Z" w16du:dateUtc="2026-05-11T02:12:00Z">
        <w:r w:rsidRPr="00C62E91">
          <w:rPr>
            <w:rFonts w:ascii="Times New Roman" w:hAnsi="Times New Roman" w:cs="Times New Roman"/>
          </w:rPr>
          <w:t>Similar concerns apply to the naive utility calculus account.</w:t>
        </w:r>
      </w:ins>
      <w:ins w:id="156" w:author="Benton, Deon" w:date="2026-05-11T10:39:00Z" w16du:dateUtc="2026-05-11T15:39:00Z">
        <w:r w:rsidR="00B83F51">
          <w:rPr>
            <w:rFonts w:ascii="Times New Roman" w:hAnsi="Times New Roman" w:cs="Times New Roman"/>
          </w:rPr>
          <w:t xml:space="preserve"> </w:t>
        </w:r>
      </w:ins>
      <w:ins w:id="157" w:author="Benton, Deon" w:date="2026-05-11T10:24:00Z" w16du:dateUtc="2026-05-11T15:24:00Z">
        <w:r w:rsidR="00B967F8">
          <w:rPr>
            <w:rFonts w:ascii="Times New Roman" w:hAnsi="Times New Roman" w:cs="Times New Roman"/>
          </w:rPr>
          <w:t>Two concerns are particularly worth noting.</w:t>
        </w:r>
      </w:ins>
      <w:ins w:id="158"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59" w:author="Benton, Deon" w:date="2026-05-11T10:30:00Z" w16du:dateUtc="2026-05-11T15:30:00Z">
        <w:r w:rsidR="005639C4">
          <w:rPr>
            <w:rFonts w:ascii="Times New Roman" w:hAnsi="Times New Roman" w:cs="Times New Roman"/>
          </w:rPr>
          <w:t>lopmental origins of notions such as reward, cost, and subjective utility</w:t>
        </w:r>
      </w:ins>
      <w:ins w:id="160" w:author="Benton, Deon" w:date="2026-05-11T10:41:00Z" w16du:dateUtc="2026-05-11T15:41:00Z">
        <w:r w:rsidR="00AA6E3C">
          <w:rPr>
            <w:rFonts w:ascii="Times New Roman" w:hAnsi="Times New Roman" w:cs="Times New Roman"/>
          </w:rPr>
          <w:t xml:space="preserve">. The second </w:t>
        </w:r>
      </w:ins>
      <w:ins w:id="161"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62" w:author="Benton, Deon" w:date="2026-05-11T12:28:00Z" w16du:dateUtc="2026-05-11T17:28:00Z">
        <w:r w:rsidR="00972FDA">
          <w:rPr>
            <w:rFonts w:ascii="Times New Roman" w:hAnsi="Times New Roman" w:cs="Times New Roman"/>
          </w:rPr>
          <w:t xml:space="preserve">it has yet to be determined </w:t>
        </w:r>
      </w:ins>
      <w:ins w:id="163" w:author="Benton, Deon" w:date="2026-05-11T10:44:00Z" w16du:dateUtc="2026-05-11T15:44:00Z">
        <w:r w:rsidR="00041BC9">
          <w:rPr>
            <w:rFonts w:ascii="Times New Roman" w:hAnsi="Times New Roman" w:cs="Times New Roman"/>
          </w:rPr>
          <w:t>how</w:t>
        </w:r>
      </w:ins>
      <w:ins w:id="164" w:author="Benton, Deon" w:date="2026-05-11T10:46:00Z" w16du:dateUtc="2026-05-11T15:46:00Z">
        <w:r w:rsidR="00041BC9">
          <w:rPr>
            <w:rFonts w:ascii="Times New Roman" w:hAnsi="Times New Roman" w:cs="Times New Roman"/>
          </w:rPr>
          <w:t xml:space="preserve"> </w:t>
        </w:r>
      </w:ins>
      <w:ins w:id="165" w:author="Benton, Deon" w:date="2026-05-11T10:42:00Z" w16du:dateUtc="2026-05-11T15:42:00Z">
        <w:r w:rsidR="00AA6E3C">
          <w:rPr>
            <w:rFonts w:ascii="Times New Roman" w:hAnsi="Times New Roman" w:cs="Times New Roman"/>
          </w:rPr>
          <w:t>the co</w:t>
        </w:r>
      </w:ins>
      <w:ins w:id="166" w:author="Benton, Deon" w:date="2026-05-11T10:43:00Z" w16du:dateUtc="2026-05-11T15:43:00Z">
        <w:r w:rsidR="00AA6E3C">
          <w:rPr>
            <w:rFonts w:ascii="Times New Roman" w:hAnsi="Times New Roman" w:cs="Times New Roman"/>
          </w:rPr>
          <w:t xml:space="preserve">mputations </w:t>
        </w:r>
      </w:ins>
      <w:ins w:id="167" w:author="Benton, Deon" w:date="2026-05-11T10:45:00Z" w16du:dateUtc="2026-05-11T15:45:00Z">
        <w:r w:rsidR="00041BC9">
          <w:rPr>
            <w:rFonts w:ascii="Times New Roman" w:hAnsi="Times New Roman" w:cs="Times New Roman"/>
          </w:rPr>
          <w:t>specified</w:t>
        </w:r>
      </w:ins>
      <w:ins w:id="168" w:author="Benton, Deon" w:date="2026-05-11T10:51:00Z" w16du:dateUtc="2026-05-11T15:51:00Z">
        <w:r w:rsidR="008541BE">
          <w:rPr>
            <w:rFonts w:ascii="Times New Roman" w:hAnsi="Times New Roman" w:cs="Times New Roman"/>
          </w:rPr>
          <w:t xml:space="preserve"> by the</w:t>
        </w:r>
      </w:ins>
      <w:ins w:id="169" w:author="Benton, Deon" w:date="2026-05-11T10:45:00Z" w16du:dateUtc="2026-05-11T15:45:00Z">
        <w:r w:rsidR="00041BC9">
          <w:rPr>
            <w:rFonts w:ascii="Times New Roman" w:hAnsi="Times New Roman" w:cs="Times New Roman"/>
          </w:rPr>
          <w:t xml:space="preserve"> theory are physically realized</w:t>
        </w:r>
      </w:ins>
      <w:ins w:id="170" w:author="Benton, Deon" w:date="2026-05-11T10:46:00Z" w16du:dateUtc="2026-05-11T15:46:00Z">
        <w:r w:rsidR="00BC3476">
          <w:rPr>
            <w:rFonts w:ascii="Times New Roman" w:hAnsi="Times New Roman" w:cs="Times New Roman"/>
          </w:rPr>
          <w:t xml:space="preserve"> in the mind</w:t>
        </w:r>
      </w:ins>
      <w:ins w:id="171" w:author="Benton, Deon" w:date="2026-05-11T10:45:00Z" w16du:dateUtc="2026-05-11T15:45:00Z">
        <w:r w:rsidR="00041BC9">
          <w:rPr>
            <w:rFonts w:ascii="Times New Roman" w:hAnsi="Times New Roman" w:cs="Times New Roman"/>
          </w:rPr>
          <w:t xml:space="preserve"> </w:t>
        </w:r>
      </w:ins>
      <w:ins w:id="172" w:author="Benton, Deon" w:date="2026-05-18T17:36:00Z" w16du:dateUtc="2026-05-18T22:36:00Z">
        <w:r w:rsidR="005515E3">
          <w:rPr>
            <w:rFonts w:ascii="Times New Roman" w:hAnsi="Times New Roman" w:cs="Times New Roman"/>
          </w:rPr>
          <w:t xml:space="preserve">or what </w:t>
        </w:r>
      </w:ins>
      <w:ins w:id="173" w:author="Benton, Deon" w:date="2026-05-11T10:47:00Z" w16du:dateUtc="2026-05-11T15:47:00Z">
        <w:r w:rsidR="00BC3476">
          <w:rPr>
            <w:rFonts w:ascii="Times New Roman" w:hAnsi="Times New Roman" w:cs="Times New Roman"/>
          </w:rPr>
          <w:t>operations</w:t>
        </w:r>
      </w:ins>
      <w:ins w:id="174" w:author="Benton, Deon" w:date="2026-05-11T10:51:00Z" w16du:dateUtc="2026-05-11T15:51:00Z">
        <w:r w:rsidR="008541BE">
          <w:rPr>
            <w:rFonts w:ascii="Times New Roman" w:hAnsi="Times New Roman" w:cs="Times New Roman"/>
          </w:rPr>
          <w:t xml:space="preserve"> give rise to these computations</w:t>
        </w:r>
      </w:ins>
      <w:ins w:id="175" w:author="Benton, Deon" w:date="2026-05-11T10:49:00Z" w16du:dateUtc="2026-05-11T15:49:00Z">
        <w:r w:rsidR="002913D3">
          <w:rPr>
            <w:rFonts w:ascii="Times New Roman" w:hAnsi="Times New Roman" w:cs="Times New Roman"/>
          </w:rPr>
          <w:t>.</w:t>
        </w:r>
      </w:ins>
      <w:ins w:id="176" w:author="Benton, Deon" w:date="2026-05-11T10:53:00Z" w16du:dateUtc="2026-05-11T15:53:00Z">
        <w:r w:rsidR="00337B96">
          <w:rPr>
            <w:rFonts w:ascii="Times New Roman" w:hAnsi="Times New Roman" w:cs="Times New Roman"/>
          </w:rPr>
          <w:t xml:space="preserve"> </w:t>
        </w:r>
      </w:ins>
      <w:ins w:id="177" w:author="Benton, Deon" w:date="2026-05-11T11:01:00Z" w16du:dateUtc="2026-05-11T16:01:00Z">
        <w:r w:rsidR="00F47C53" w:rsidRPr="00F47C53">
          <w:rPr>
            <w:rFonts w:ascii="Times New Roman" w:hAnsi="Times New Roman" w:cs="Times New Roman"/>
          </w:rPr>
          <w:t xml:space="preserve">In terms of Liu et al.’s </w:t>
        </w:r>
      </w:ins>
      <w:ins w:id="178" w:author="Benton, Deon" w:date="2026-05-11T11:19:00Z" w16du:dateUtc="2026-05-11T16:19:00Z">
        <w:r w:rsidR="008F21E5">
          <w:rPr>
            <w:rFonts w:ascii="Times New Roman" w:hAnsi="Times New Roman" w:cs="Times New Roman"/>
          </w:rPr>
          <w:t xml:space="preserve">(2025) </w:t>
        </w:r>
      </w:ins>
      <w:ins w:id="179" w:author="Benton, Deon" w:date="2026-05-11T11:01:00Z" w16du:dateUtc="2026-05-11T16:01:00Z">
        <w:r w:rsidR="00F47C53" w:rsidRPr="00F47C53">
          <w:rPr>
            <w:rFonts w:ascii="Times New Roman" w:hAnsi="Times New Roman" w:cs="Times New Roman"/>
          </w:rPr>
          <w:t xml:space="preserve">proposal, the primary concern </w:t>
        </w:r>
      </w:ins>
      <w:ins w:id="180" w:author="Benton, Deon" w:date="2026-05-11T11:07:00Z" w16du:dateUtc="2026-05-11T16:07:00Z">
        <w:r w:rsidR="00F91F47">
          <w:rPr>
            <w:rFonts w:ascii="Times New Roman" w:hAnsi="Times New Roman" w:cs="Times New Roman"/>
          </w:rPr>
          <w:t xml:space="preserve">is that </w:t>
        </w:r>
      </w:ins>
      <w:ins w:id="181" w:author="Benton, Deon" w:date="2026-05-18T17:37:00Z" w16du:dateUtc="2026-05-18T22:37:00Z">
        <w:r w:rsidR="005515E3">
          <w:rPr>
            <w:rFonts w:ascii="Times New Roman" w:hAnsi="Times New Roman" w:cs="Times New Roman"/>
          </w:rPr>
          <w:t xml:space="preserve">the naïve psychology system </w:t>
        </w:r>
      </w:ins>
      <w:ins w:id="182" w:author="Benton, Deon" w:date="2026-05-18T17:38:00Z" w16du:dateUtc="2026-05-18T22:38:00Z">
        <w:r w:rsidR="005515E3">
          <w:rPr>
            <w:rFonts w:ascii="Times New Roman" w:hAnsi="Times New Roman" w:cs="Times New Roman"/>
          </w:rPr>
          <w:t>presupposes concepts</w:t>
        </w:r>
      </w:ins>
      <w:ins w:id="183" w:author="Benton, Deon" w:date="2026-05-11T11:07:00Z" w16du:dateUtc="2026-05-11T16:07:00Z">
        <w:r w:rsidR="00B7730C">
          <w:rPr>
            <w:rFonts w:ascii="Times New Roman" w:hAnsi="Times New Roman" w:cs="Times New Roman"/>
          </w:rPr>
          <w:t xml:space="preserve"> for agent</w:t>
        </w:r>
      </w:ins>
      <w:ins w:id="184" w:author="Benton, Deon" w:date="2026-05-11T11:08:00Z" w16du:dateUtc="2026-05-11T16:08:00Z">
        <w:r w:rsidR="00B7730C">
          <w:rPr>
            <w:rFonts w:ascii="Times New Roman" w:hAnsi="Times New Roman" w:cs="Times New Roman"/>
          </w:rPr>
          <w:t>s and objects.</w:t>
        </w:r>
      </w:ins>
      <w:ins w:id="185" w:author="Benton, Deon" w:date="2026-05-11T11:04:00Z" w16du:dateUtc="2026-05-11T16:04:00Z">
        <w:r w:rsidR="00FC0858">
          <w:rPr>
            <w:rFonts w:ascii="Times New Roman" w:hAnsi="Times New Roman" w:cs="Times New Roman"/>
          </w:rPr>
          <w:t xml:space="preserve"> </w:t>
        </w:r>
      </w:ins>
      <w:ins w:id="186" w:author="Benton, Deon" w:date="2026-05-18T17:38:00Z" w16du:dateUtc="2026-05-18T22:38:00Z">
        <w:r w:rsidR="005515E3">
          <w:rPr>
            <w:rFonts w:ascii="Times New Roman" w:hAnsi="Times New Roman" w:cs="Times New Roman"/>
          </w:rPr>
          <w:t>However, a</w:t>
        </w:r>
      </w:ins>
      <w:ins w:id="187" w:author="Benton, Deon" w:date="2026-05-11T11:08:00Z" w16du:dateUtc="2026-05-11T16:08:00Z">
        <w:r w:rsidR="00B7730C">
          <w:rPr>
            <w:rFonts w:ascii="Times New Roman" w:hAnsi="Times New Roman" w:cs="Times New Roman"/>
          </w:rPr>
          <w:t xml:space="preserve">s has been discussed extensively elsewhere, the </w:t>
        </w:r>
      </w:ins>
      <w:ins w:id="188" w:author="Benton, Deon" w:date="2026-05-11T11:01:00Z" w16du:dateUtc="2026-05-11T16:01:00Z">
        <w:r w:rsidR="00F47C53" w:rsidRPr="00F47C53">
          <w:rPr>
            <w:rFonts w:ascii="Times New Roman" w:hAnsi="Times New Roman" w:cs="Times New Roman"/>
          </w:rPr>
          <w:t>difficulty with this</w:t>
        </w:r>
      </w:ins>
      <w:ins w:id="189" w:author="Benton, Deon" w:date="2026-05-11T11:08:00Z" w16du:dateUtc="2026-05-11T16:08:00Z">
        <w:r w:rsidR="00B7730C">
          <w:rPr>
            <w:rFonts w:ascii="Times New Roman" w:hAnsi="Times New Roman" w:cs="Times New Roman"/>
          </w:rPr>
          <w:t xml:space="preserve"> position</w:t>
        </w:r>
      </w:ins>
      <w:ins w:id="190"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ins>
      <w:ins w:id="191" w:author="Benton, Deon" w:date="2026-05-18T17:38:00Z" w16du:dateUtc="2026-05-18T22:38:00Z">
        <w:r w:rsidR="005515E3">
          <w:rPr>
            <w:rFonts w:ascii="Times New Roman" w:hAnsi="Times New Roman" w:cs="Times New Roman"/>
          </w:rPr>
          <w:t>it is</w:t>
        </w:r>
      </w:ins>
      <w:ins w:id="192" w:author="Benton, Deon" w:date="2026-05-11T11:01:00Z" w16du:dateUtc="2026-05-11T16:01:00Z">
        <w:r w:rsidR="00F47C53" w:rsidRPr="00F47C53">
          <w:rPr>
            <w:rFonts w:ascii="Times New Roman" w:hAnsi="Times New Roman" w:cs="Times New Roman"/>
          </w:rPr>
          <w:t xml:space="preserve"> based comes</w:t>
        </w:r>
      </w:ins>
      <w:ins w:id="193" w:author="Benton, Deon" w:date="2026-05-11T12:30:00Z" w16du:dateUtc="2026-05-11T17:30:00Z">
        <w:r w:rsidR="008526EC">
          <w:rPr>
            <w:rFonts w:ascii="Times New Roman" w:hAnsi="Times New Roman" w:cs="Times New Roman"/>
          </w:rPr>
          <w:t xml:space="preserve"> largely</w:t>
        </w:r>
      </w:ins>
      <w:ins w:id="194" w:author="Benton, Deon" w:date="2026-05-11T11:01:00Z" w16du:dateUtc="2026-05-11T16:01:00Z">
        <w:r w:rsidR="00F47C53" w:rsidRPr="00F47C53">
          <w:rPr>
            <w:rFonts w:ascii="Times New Roman" w:hAnsi="Times New Roman" w:cs="Times New Roman"/>
          </w:rPr>
          <w:t xml:space="preserve"> from infants who</w:t>
        </w:r>
      </w:ins>
      <w:ins w:id="195" w:author="Benton, Deon" w:date="2026-05-11T12:30:00Z" w16du:dateUtc="2026-05-11T17:30:00Z">
        <w:r w:rsidR="008526EC">
          <w:rPr>
            <w:rFonts w:ascii="Times New Roman" w:hAnsi="Times New Roman" w:cs="Times New Roman"/>
          </w:rPr>
          <w:t xml:space="preserve"> </w:t>
        </w:r>
      </w:ins>
      <w:ins w:id="196" w:author="Benton, Deon" w:date="2026-05-11T11:01:00Z" w16du:dateUtc="2026-05-11T16:01:00Z">
        <w:r w:rsidR="00F47C53" w:rsidRPr="00F47C53">
          <w:rPr>
            <w:rFonts w:ascii="Times New Roman" w:hAnsi="Times New Roman" w:cs="Times New Roman"/>
          </w:rPr>
          <w:t xml:space="preserve">have had months of </w:t>
        </w:r>
      </w:ins>
      <w:ins w:id="197" w:author="Benton, Deon" w:date="2026-05-18T17:38:00Z" w16du:dateUtc="2026-05-18T22:38:00Z">
        <w:r w:rsidR="005515E3">
          <w:rPr>
            <w:rFonts w:ascii="Times New Roman" w:hAnsi="Times New Roman" w:cs="Times New Roman"/>
          </w:rPr>
          <w:t xml:space="preserve">potentially pertinent real-world </w:t>
        </w:r>
      </w:ins>
      <w:ins w:id="198" w:author="Benton, Deon" w:date="2026-05-11T11:01:00Z" w16du:dateUtc="2026-05-11T16:01:00Z">
        <w:r w:rsidR="00F47C53" w:rsidRPr="00F47C53">
          <w:rPr>
            <w:rFonts w:ascii="Times New Roman" w:hAnsi="Times New Roman" w:cs="Times New Roman"/>
          </w:rPr>
          <w:t xml:space="preserve">experience </w:t>
        </w:r>
      </w:ins>
      <w:ins w:id="199" w:author="Benton, Deon" w:date="2026-05-11T11:02:00Z" w16du:dateUtc="2026-05-11T16:02:00Z">
        <w:r w:rsidR="00F47C53">
          <w:rPr>
            <w:rFonts w:ascii="Times New Roman" w:hAnsi="Times New Roman" w:cs="Times New Roman"/>
          </w:rPr>
          <w:t>(e.g., Benton, 2025</w:t>
        </w:r>
      </w:ins>
      <w:ins w:id="200" w:author="Benton, Deon" w:date="2026-05-11T11:08:00Z" w16du:dateUtc="2026-05-11T16:08:00Z">
        <w:r w:rsidR="00B7730C">
          <w:rPr>
            <w:rFonts w:ascii="Times New Roman" w:hAnsi="Times New Roman" w:cs="Times New Roman"/>
          </w:rPr>
          <w:t>;</w:t>
        </w:r>
      </w:ins>
      <w:ins w:id="201" w:author="Benton, Deon" w:date="2026-05-11T11:09:00Z" w16du:dateUtc="2026-05-11T16:09:00Z">
        <w:r w:rsidR="00B7730C">
          <w:rPr>
            <w:rFonts w:ascii="Times New Roman" w:hAnsi="Times New Roman" w:cs="Times New Roman"/>
          </w:rPr>
          <w:t xml:space="preserve"> Haith, 1998;</w:t>
        </w:r>
      </w:ins>
      <w:ins w:id="202" w:author="Benton, Deon" w:date="2026-05-11T11:08:00Z" w16du:dateUtc="2026-05-11T16:08:00Z">
        <w:r w:rsidR="00B7730C">
          <w:rPr>
            <w:rFonts w:ascii="Times New Roman" w:hAnsi="Times New Roman" w:cs="Times New Roman"/>
          </w:rPr>
          <w:t xml:space="preserve"> </w:t>
        </w:r>
        <w:proofErr w:type="spellStart"/>
        <w:r w:rsidR="00B7730C">
          <w:rPr>
            <w:rFonts w:ascii="Times New Roman" w:hAnsi="Times New Roman" w:cs="Times New Roman"/>
          </w:rPr>
          <w:t>Rakison</w:t>
        </w:r>
        <w:proofErr w:type="spellEnd"/>
        <w:r w:rsidR="00B7730C">
          <w:rPr>
            <w:rFonts w:ascii="Times New Roman" w:hAnsi="Times New Roman" w:cs="Times New Roman"/>
          </w:rPr>
          <w:t xml:space="preserve"> &amp; </w:t>
        </w:r>
        <w:proofErr w:type="spellStart"/>
        <w:r w:rsidR="00B7730C">
          <w:rPr>
            <w:rFonts w:ascii="Times New Roman" w:hAnsi="Times New Roman" w:cs="Times New Roman"/>
          </w:rPr>
          <w:t>Lupyan</w:t>
        </w:r>
        <w:proofErr w:type="spellEnd"/>
        <w:r w:rsidR="00B7730C">
          <w:rPr>
            <w:rFonts w:ascii="Times New Roman" w:hAnsi="Times New Roman" w:cs="Times New Roman"/>
          </w:rPr>
          <w:t>, 2008</w:t>
        </w:r>
      </w:ins>
      <w:ins w:id="203" w:author="Benton, Deon" w:date="2026-05-11T11:16:00Z" w16du:dateUtc="2026-05-11T16:16:00Z">
        <w:r w:rsidR="00C61DE3">
          <w:rPr>
            <w:rFonts w:ascii="Times New Roman" w:hAnsi="Times New Roman" w:cs="Times New Roman"/>
          </w:rPr>
          <w:t>; Scott &amp; Arcaro, 2023</w:t>
        </w:r>
      </w:ins>
      <w:ins w:id="204" w:author="Benton, Deon" w:date="2026-05-11T11:02:00Z" w16du:dateUtc="2026-05-11T16:02:00Z">
        <w:r w:rsidR="00F47C53">
          <w:rPr>
            <w:rFonts w:ascii="Times New Roman" w:hAnsi="Times New Roman" w:cs="Times New Roman"/>
          </w:rPr>
          <w:t>)</w:t>
        </w:r>
      </w:ins>
      <w:ins w:id="205" w:author="Benton, Deon" w:date="2026-05-11T11:01:00Z" w16du:dateUtc="2026-05-11T16:01:00Z">
        <w:r w:rsidR="00F47C53" w:rsidRPr="00F47C53">
          <w:rPr>
            <w:rFonts w:ascii="Times New Roman" w:hAnsi="Times New Roman" w:cs="Times New Roman"/>
          </w:rPr>
          <w:t xml:space="preserve">. </w:t>
        </w:r>
      </w:ins>
      <w:ins w:id="206" w:author="Benton, Deon" w:date="2026-05-11T11:20:00Z" w16du:dateUtc="2026-05-11T16:20:00Z">
        <w:r w:rsidR="008F21E5">
          <w:rPr>
            <w:rFonts w:ascii="Times New Roman" w:hAnsi="Times New Roman" w:cs="Times New Roman"/>
          </w:rPr>
          <w:t xml:space="preserve"> </w:t>
        </w:r>
      </w:ins>
    </w:p>
    <w:p w14:paraId="119BC41C" w14:textId="7D5FBFBA" w:rsidR="008F21E5" w:rsidDel="00FC1CA5" w:rsidRDefault="00B878DE" w:rsidP="00FD2210">
      <w:pPr>
        <w:spacing w:line="480" w:lineRule="auto"/>
        <w:ind w:firstLine="720"/>
        <w:contextualSpacing/>
        <w:rPr>
          <w:del w:id="207" w:author="Benton, Deon" w:date="2026-05-11T11:26:00Z" w16du:dateUtc="2026-05-11T16:26:00Z"/>
          <w:rFonts w:ascii="Times New Roman" w:hAnsi="Times New Roman" w:cs="Times New Roman"/>
        </w:rPr>
      </w:pPr>
      <w:ins w:id="208" w:author="Benton, Deon" w:date="2026-05-18T20:52:00Z" w16du:dateUtc="2026-05-19T01:52:00Z">
        <w:r>
          <w:rPr>
            <w:rFonts w:ascii="Times New Roman" w:hAnsi="Times New Roman" w:cs="Times New Roman"/>
          </w:rPr>
          <w:t>Given these</w:t>
        </w:r>
      </w:ins>
      <w:ins w:id="209" w:author="Benton, Deon" w:date="2026-05-18T17:39:00Z" w16du:dateUtc="2026-05-18T22:39:00Z">
        <w:r w:rsidR="00340C63">
          <w:rPr>
            <w:rFonts w:ascii="Times New Roman" w:hAnsi="Times New Roman" w:cs="Times New Roman"/>
          </w:rPr>
          <w:t xml:space="preserve"> criticisms</w:t>
        </w:r>
      </w:ins>
      <w:ins w:id="210" w:author="Benton, Deon" w:date="2026-05-11T11:26:00Z" w16du:dateUtc="2026-05-11T16:26:00Z">
        <w:r w:rsidR="00FC1CA5" w:rsidRPr="00FC1CA5">
          <w:rPr>
            <w:rFonts w:ascii="Times New Roman" w:hAnsi="Times New Roman" w:cs="Times New Roman"/>
          </w:rPr>
          <w:t xml:space="preserve">, </w:t>
        </w:r>
      </w:ins>
      <w:ins w:id="211" w:author="Benton, Deon" w:date="2026-05-18T20:53:00Z" w16du:dateUtc="2026-05-19T01:53:00Z">
        <w:r>
          <w:rPr>
            <w:rFonts w:ascii="Times New Roman" w:hAnsi="Times New Roman" w:cs="Times New Roman"/>
          </w:rPr>
          <w:t>there are at least two</w:t>
        </w:r>
      </w:ins>
      <w:ins w:id="212" w:author="Benton, Deon" w:date="2026-05-18T17:39:00Z" w16du:dateUtc="2026-05-18T22:39:00Z">
        <w:r w:rsidR="00340C63">
          <w:rPr>
            <w:rFonts w:ascii="Times New Roman" w:hAnsi="Times New Roman" w:cs="Times New Roman"/>
          </w:rPr>
          <w:t xml:space="preserve"> viable paths forward. </w:t>
        </w:r>
      </w:ins>
      <w:ins w:id="213" w:author="Benton, Deon" w:date="2026-05-11T11:26:00Z" w16du:dateUtc="2026-05-11T16:26:00Z">
        <w:r w:rsidR="00FC1CA5" w:rsidRPr="00FC1CA5">
          <w:rPr>
            <w:rFonts w:ascii="Times New Roman" w:hAnsi="Times New Roman" w:cs="Times New Roman"/>
          </w:rPr>
          <w:t>One is</w:t>
        </w:r>
      </w:ins>
      <w:ins w:id="214" w:author="Benton, Deon" w:date="2026-05-11T11:27:00Z" w16du:dateUtc="2026-05-11T16:27:00Z">
        <w:r w:rsidR="00FC1CA5">
          <w:rPr>
            <w:rFonts w:ascii="Times New Roman" w:hAnsi="Times New Roman" w:cs="Times New Roman"/>
          </w:rPr>
          <w:t xml:space="preserve"> simply</w:t>
        </w:r>
      </w:ins>
      <w:ins w:id="215" w:author="Benton, Deon" w:date="2026-05-11T11:26:00Z" w16du:dateUtc="2026-05-11T16:26:00Z">
        <w:r w:rsidR="00FC1CA5" w:rsidRPr="00FC1CA5">
          <w:rPr>
            <w:rFonts w:ascii="Times New Roman" w:hAnsi="Times New Roman" w:cs="Times New Roman"/>
          </w:rPr>
          <w:t xml:space="preserve"> to address these criticisms</w:t>
        </w:r>
      </w:ins>
      <w:ins w:id="216" w:author="Benton, Deon" w:date="2026-05-11T11:27:00Z" w16du:dateUtc="2026-05-11T16:27:00Z">
        <w:r w:rsidR="00FC1CA5">
          <w:rPr>
            <w:rFonts w:ascii="Times New Roman" w:hAnsi="Times New Roman" w:cs="Times New Roman"/>
          </w:rPr>
          <w:t xml:space="preserve"> </w:t>
        </w:r>
      </w:ins>
      <w:ins w:id="217" w:author="Benton, Deon" w:date="2026-05-18T20:53:00Z" w16du:dateUtc="2026-05-19T01:53:00Z">
        <w:r w:rsidR="00BC4C2E">
          <w:rPr>
            <w:rFonts w:ascii="Times New Roman" w:hAnsi="Times New Roman" w:cs="Times New Roman"/>
          </w:rPr>
          <w:t>through elaborations and refinements of the theories themselves</w:t>
        </w:r>
      </w:ins>
      <w:ins w:id="218" w:author="Benton, Deon" w:date="2026-05-11T11:27:00Z" w16du:dateUtc="2026-05-11T16:27:00Z">
        <w:r w:rsidR="00FC1CA5">
          <w:rPr>
            <w:rFonts w:ascii="Times New Roman" w:hAnsi="Times New Roman" w:cs="Times New Roman"/>
          </w:rPr>
          <w:t xml:space="preserve">. </w:t>
        </w:r>
      </w:ins>
      <w:ins w:id="219" w:author="Benton, Deon" w:date="2026-05-11T11:26:00Z" w16du:dateUtc="2026-05-11T16:26:00Z">
        <w:r w:rsidR="00FC1CA5" w:rsidRPr="00FC1CA5">
          <w:rPr>
            <w:rFonts w:ascii="Times New Roman" w:hAnsi="Times New Roman" w:cs="Times New Roman"/>
          </w:rPr>
          <w:t>Another is t</w:t>
        </w:r>
      </w:ins>
      <w:ins w:id="220" w:author="Benton, Deon" w:date="2026-05-11T12:38:00Z" w16du:dateUtc="2026-05-11T17:38:00Z">
        <w:r w:rsidR="00930298">
          <w:rPr>
            <w:rFonts w:ascii="Times New Roman" w:hAnsi="Times New Roman" w:cs="Times New Roman"/>
          </w:rPr>
          <w:t xml:space="preserve">o </w:t>
        </w:r>
      </w:ins>
      <w:ins w:id="221" w:author="Benton, Deon" w:date="2026-05-11T12:40:00Z" w16du:dateUtc="2026-05-11T17:40:00Z">
        <w:r w:rsidR="00FF22B9">
          <w:rPr>
            <w:rFonts w:ascii="Times New Roman" w:hAnsi="Times New Roman" w:cs="Times New Roman"/>
          </w:rPr>
          <w:t>develop a</w:t>
        </w:r>
      </w:ins>
      <w:ins w:id="222" w:author="Benton, Deon" w:date="2026-05-11T12:38:00Z" w16du:dateUtc="2026-05-11T17:38:00Z">
        <w:r w:rsidR="00930298">
          <w:rPr>
            <w:rFonts w:ascii="Times New Roman" w:hAnsi="Times New Roman" w:cs="Times New Roman"/>
          </w:rPr>
          <w:t xml:space="preserve"> fundamentally different </w:t>
        </w:r>
      </w:ins>
      <w:ins w:id="223" w:author="Benton, Deon" w:date="2026-05-11T12:40:00Z" w16du:dateUtc="2026-05-11T17:40:00Z">
        <w:r w:rsidR="00FF22B9">
          <w:rPr>
            <w:rFonts w:ascii="Times New Roman" w:hAnsi="Times New Roman" w:cs="Times New Roman"/>
          </w:rPr>
          <w:t>account</w:t>
        </w:r>
      </w:ins>
      <w:ins w:id="224" w:author="Benton, Deon" w:date="2026-05-11T11:47:00Z" w16du:dateUtc="2026-05-11T16:47:00Z">
        <w:r w:rsidR="00DF5FE5">
          <w:rPr>
            <w:rFonts w:ascii="Times New Roman" w:hAnsi="Times New Roman" w:cs="Times New Roman"/>
          </w:rPr>
          <w:t xml:space="preserve">. This is the approach </w:t>
        </w:r>
      </w:ins>
      <w:ins w:id="225" w:author="Benton, Deon" w:date="2026-05-18T20:53:00Z" w16du:dateUtc="2026-05-19T01:53:00Z">
        <w:r w:rsidR="00BC4C2E">
          <w:rPr>
            <w:rFonts w:ascii="Times New Roman" w:hAnsi="Times New Roman" w:cs="Times New Roman"/>
          </w:rPr>
          <w:t>adopted here</w:t>
        </w:r>
      </w:ins>
      <w:ins w:id="226" w:author="Benton, Deon" w:date="2026-05-11T11:47:00Z" w16du:dateUtc="2026-05-11T16:47:00Z">
        <w:r w:rsidR="00DF5FE5">
          <w:rPr>
            <w:rFonts w:ascii="Times New Roman" w:hAnsi="Times New Roman" w:cs="Times New Roman"/>
          </w:rPr>
          <w:t>. I will argue that</w:t>
        </w:r>
      </w:ins>
      <w:ins w:id="227" w:author="Benton, Deon" w:date="2026-05-11T11:26:00Z" w16du:dateUtc="2026-05-11T16:26:00Z">
        <w:r w:rsidR="00FC1CA5" w:rsidRPr="00FC1CA5">
          <w:rPr>
            <w:rFonts w:ascii="Times New Roman" w:hAnsi="Times New Roman" w:cs="Times New Roman"/>
          </w:rPr>
          <w:t xml:space="preserve"> infants’ looking behavior in </w:t>
        </w:r>
      </w:ins>
      <w:ins w:id="228" w:author="Benton, Deon" w:date="2026-05-16T15:39:00Z" w16du:dateUtc="2026-05-16T20:39:00Z">
        <w:r w:rsidR="00DB0881">
          <w:rPr>
            <w:rFonts w:ascii="Times New Roman" w:hAnsi="Times New Roman" w:cs="Times New Roman"/>
          </w:rPr>
          <w:t>action efficiency understanding</w:t>
        </w:r>
      </w:ins>
      <w:ins w:id="229" w:author="Benton, Deon" w:date="2026-05-11T11:26:00Z" w16du:dateUtc="2026-05-11T16:26:00Z">
        <w:r w:rsidR="00FC1CA5" w:rsidRPr="00FC1CA5">
          <w:rPr>
            <w:rFonts w:ascii="Times New Roman" w:hAnsi="Times New Roman" w:cs="Times New Roman"/>
          </w:rPr>
          <w:t xml:space="preserve"> studies</w:t>
        </w:r>
      </w:ins>
      <w:ins w:id="230" w:author="Benton, Deon" w:date="2026-05-11T12:35:00Z" w16du:dateUtc="2026-05-11T17:35:00Z">
        <w:r w:rsidR="00324065">
          <w:rPr>
            <w:rFonts w:ascii="Times New Roman" w:hAnsi="Times New Roman" w:cs="Times New Roman"/>
          </w:rPr>
          <w:t xml:space="preserve"> can be explained without </w:t>
        </w:r>
      </w:ins>
      <w:ins w:id="231" w:author="Benton, Deon" w:date="2026-05-11T12:43:00Z" w16du:dateUtc="2026-05-11T17:43:00Z">
        <w:r w:rsidR="00317C0B">
          <w:rPr>
            <w:rFonts w:ascii="Times New Roman" w:hAnsi="Times New Roman" w:cs="Times New Roman"/>
          </w:rPr>
          <w:t>recourse</w:t>
        </w:r>
      </w:ins>
      <w:ins w:id="232" w:author="Benton, Deon" w:date="2026-05-11T11:26:00Z" w16du:dateUtc="2026-05-11T16:26:00Z">
        <w:r w:rsidR="00FC1CA5" w:rsidRPr="00FC1CA5">
          <w:rPr>
            <w:rFonts w:ascii="Times New Roman" w:hAnsi="Times New Roman" w:cs="Times New Roman"/>
          </w:rPr>
          <w:t xml:space="preserve"> </w:t>
        </w:r>
      </w:ins>
      <w:ins w:id="233" w:author="Benton, Deon" w:date="2026-05-11T12:35:00Z" w16du:dateUtc="2026-05-11T17:35:00Z">
        <w:r w:rsidR="00324065">
          <w:rPr>
            <w:rFonts w:ascii="Times New Roman" w:hAnsi="Times New Roman" w:cs="Times New Roman"/>
          </w:rPr>
          <w:t>to</w:t>
        </w:r>
      </w:ins>
      <w:ins w:id="234" w:author="Benton, Deon" w:date="2026-05-11T11:48:00Z" w16du:dateUtc="2026-05-11T16:48:00Z">
        <w:r w:rsidR="00515639">
          <w:rPr>
            <w:rFonts w:ascii="Times New Roman" w:hAnsi="Times New Roman" w:cs="Times New Roman"/>
          </w:rPr>
          <w:t xml:space="preserve"> domain-specific mechanisms </w:t>
        </w:r>
      </w:ins>
      <w:ins w:id="235" w:author="Benton, Deon" w:date="2026-05-18T20:53:00Z" w16du:dateUtc="2026-05-19T01:53:00Z">
        <w:r w:rsidR="00BC4C2E">
          <w:rPr>
            <w:rFonts w:ascii="Times New Roman" w:hAnsi="Times New Roman" w:cs="Times New Roman"/>
          </w:rPr>
          <w:t xml:space="preserve">or </w:t>
        </w:r>
      </w:ins>
      <w:ins w:id="236" w:author="Benton, Deon" w:date="2026-05-11T11:49:00Z" w16du:dateUtc="2026-05-11T16:49:00Z">
        <w:r w:rsidR="00515639">
          <w:rPr>
            <w:rFonts w:ascii="Times New Roman" w:hAnsi="Times New Roman" w:cs="Times New Roman"/>
          </w:rPr>
          <w:t xml:space="preserve">conceptually </w:t>
        </w:r>
      </w:ins>
      <w:ins w:id="237" w:author="Benton, Deon" w:date="2026-05-11T11:48:00Z" w16du:dateUtc="2026-05-11T16:48:00Z">
        <w:r w:rsidR="00515639">
          <w:rPr>
            <w:rFonts w:ascii="Times New Roman" w:hAnsi="Times New Roman" w:cs="Times New Roman"/>
          </w:rPr>
          <w:t xml:space="preserve">rich notions of agents, objects, goals, cost, subjective utility, efficiency or </w:t>
        </w:r>
      </w:ins>
      <w:ins w:id="238" w:author="Benton, Deon" w:date="2026-05-18T20:53:00Z" w16du:dateUtc="2026-05-19T01:53:00Z">
        <w:r w:rsidR="00BC4C2E">
          <w:rPr>
            <w:rFonts w:ascii="Times New Roman" w:hAnsi="Times New Roman" w:cs="Times New Roman"/>
          </w:rPr>
          <w:t>rationality.</w:t>
        </w:r>
      </w:ins>
      <w:ins w:id="239" w:author="Benton, Deon" w:date="2026-05-11T11:49:00Z" w16du:dateUtc="2026-05-11T16:49:00Z">
        <w:r w:rsidR="00515639">
          <w:rPr>
            <w:rFonts w:ascii="Times New Roman" w:hAnsi="Times New Roman" w:cs="Times New Roman"/>
          </w:rPr>
          <w:t xml:space="preserve"> Instead, I will argue that such behavior emerges</w:t>
        </w:r>
      </w:ins>
      <w:ins w:id="240" w:author="Benton, Deon" w:date="2026-05-11T11:26:00Z" w16du:dateUtc="2026-05-11T16:26:00Z">
        <w:r w:rsidR="00FC1CA5" w:rsidRPr="00FC1CA5">
          <w:rPr>
            <w:rFonts w:ascii="Times New Roman" w:hAnsi="Times New Roman" w:cs="Times New Roman"/>
          </w:rPr>
          <w:t xml:space="preserve"> from</w:t>
        </w:r>
      </w:ins>
      <w:ins w:id="241" w:author="Benton, Deon" w:date="2026-05-11T11:50:00Z" w16du:dateUtc="2026-05-11T16:50:00Z">
        <w:r w:rsidR="00346D11">
          <w:rPr>
            <w:rFonts w:ascii="Times New Roman" w:hAnsi="Times New Roman" w:cs="Times New Roman"/>
          </w:rPr>
          <w:t xml:space="preserve"> much</w:t>
        </w:r>
      </w:ins>
      <w:ins w:id="242" w:author="Benton, Deon" w:date="2026-05-11T11:26:00Z" w16du:dateUtc="2026-05-11T16:26:00Z">
        <w:r w:rsidR="00FC1CA5" w:rsidRPr="00FC1CA5">
          <w:rPr>
            <w:rFonts w:ascii="Times New Roman" w:hAnsi="Times New Roman" w:cs="Times New Roman"/>
          </w:rPr>
          <w:t xml:space="preserve"> </w:t>
        </w:r>
      </w:ins>
      <w:ins w:id="243" w:author="Benton, Deon" w:date="2026-05-18T20:54:00Z" w16du:dateUtc="2026-05-19T01:54:00Z">
        <w:r w:rsidR="00BC4C2E">
          <w:rPr>
            <w:rFonts w:ascii="Times New Roman" w:hAnsi="Times New Roman" w:cs="Times New Roman"/>
          </w:rPr>
          <w:t>simpler</w:t>
        </w:r>
      </w:ins>
      <w:ins w:id="244" w:author="Benton, Deon" w:date="2026-05-18T20:58:00Z" w16du:dateUtc="2026-05-19T01:58:00Z">
        <w:r w:rsidR="00BC4C2E">
          <w:rPr>
            <w:rFonts w:ascii="Times New Roman" w:hAnsi="Times New Roman" w:cs="Times New Roman"/>
          </w:rPr>
          <w:t xml:space="preserve"> </w:t>
        </w:r>
      </w:ins>
      <w:ins w:id="245" w:author="Benton, Deon" w:date="2026-05-18T20:54:00Z" w16du:dateUtc="2026-05-19T01:54:00Z">
        <w:r w:rsidR="00BC4C2E">
          <w:rPr>
            <w:rFonts w:ascii="Times New Roman" w:hAnsi="Times New Roman" w:cs="Times New Roman"/>
          </w:rPr>
          <w:t>domain-general learning mechanisms</w:t>
        </w:r>
      </w:ins>
      <w:ins w:id="246" w:author="Benton, Deon" w:date="2026-05-11T11:26:00Z" w16du:dateUtc="2026-05-11T16:26:00Z">
        <w:r w:rsidR="00FC1CA5" w:rsidRPr="00FC1CA5">
          <w:rPr>
            <w:rFonts w:ascii="Times New Roman" w:hAnsi="Times New Roman" w:cs="Times New Roman"/>
          </w:rPr>
          <w:t xml:space="preserve"> </w:t>
        </w:r>
      </w:ins>
      <w:ins w:id="247" w:author="Benton, Deon" w:date="2026-05-11T11:28:00Z" w16du:dateUtc="2026-05-11T16:28:00Z">
        <w:r w:rsidR="00FC1CA5">
          <w:rPr>
            <w:rFonts w:ascii="Times New Roman" w:hAnsi="Times New Roman" w:cs="Times New Roman"/>
          </w:rPr>
          <w:t>that operate over the</w:t>
        </w:r>
      </w:ins>
      <w:ins w:id="248" w:author="Benton, Deon" w:date="2026-05-18T20:54:00Z" w16du:dateUtc="2026-05-19T01:54:00Z">
        <w:r w:rsidR="00BC4C2E">
          <w:rPr>
            <w:rFonts w:ascii="Times New Roman" w:hAnsi="Times New Roman" w:cs="Times New Roman"/>
          </w:rPr>
          <w:t xml:space="preserve"> visual</w:t>
        </w:r>
      </w:ins>
      <w:ins w:id="249" w:author="Benton, Deon" w:date="2026-05-11T11:50:00Z" w16du:dateUtc="2026-05-11T16:50:00Z">
        <w:r w:rsidR="00346D11">
          <w:rPr>
            <w:rFonts w:ascii="Times New Roman" w:hAnsi="Times New Roman" w:cs="Times New Roman"/>
          </w:rPr>
          <w:t xml:space="preserve"> statistics of infants’ everyday experience and that</w:t>
        </w:r>
      </w:ins>
      <w:ins w:id="250" w:author="Benton, Deon" w:date="2026-05-11T11:26:00Z" w16du:dateUtc="2026-05-11T16:26:00Z">
        <w:r w:rsidR="00FC1CA5" w:rsidRPr="00FC1CA5">
          <w:rPr>
            <w:rFonts w:ascii="Times New Roman" w:hAnsi="Times New Roman" w:cs="Times New Roman"/>
          </w:rPr>
          <w:t xml:space="preserve"> </w:t>
        </w:r>
      </w:ins>
      <w:ins w:id="251" w:author="Benton, Deon" w:date="2026-05-11T11:50:00Z" w16du:dateUtc="2026-05-11T16:50:00Z">
        <w:r w:rsidR="00346D11">
          <w:rPr>
            <w:rFonts w:ascii="Times New Roman" w:hAnsi="Times New Roman" w:cs="Times New Roman"/>
          </w:rPr>
          <w:t xml:space="preserve">process the </w:t>
        </w:r>
        <w:proofErr w:type="gramStart"/>
        <w:r w:rsidR="00346D11">
          <w:rPr>
            <w:rFonts w:ascii="Times New Roman" w:hAnsi="Times New Roman" w:cs="Times New Roman"/>
          </w:rPr>
          <w:t>conceptually</w:t>
        </w:r>
        <w:proofErr w:type="gramEnd"/>
        <w:r w:rsidR="00346D11">
          <w:rPr>
            <w:rFonts w:ascii="Times New Roman" w:hAnsi="Times New Roman" w:cs="Times New Roman"/>
          </w:rPr>
          <w:t xml:space="preserve"> neutral, </w:t>
        </w:r>
      </w:ins>
      <w:ins w:id="252" w:author="Benton, Deon" w:date="2026-05-11T11:26:00Z" w16du:dateUtc="2026-05-11T16:26:00Z">
        <w:r w:rsidR="00FC1CA5" w:rsidRPr="00FC1CA5">
          <w:rPr>
            <w:rFonts w:ascii="Times New Roman" w:hAnsi="Times New Roman" w:cs="Times New Roman"/>
          </w:rPr>
          <w:t xml:space="preserve">perceptual regularities that </w:t>
        </w:r>
      </w:ins>
      <w:ins w:id="253" w:author="Benton, Deon" w:date="2026-05-11T11:50:00Z" w16du:dateUtc="2026-05-11T16:50:00Z">
        <w:r w:rsidR="001E57AA">
          <w:rPr>
            <w:rFonts w:ascii="Times New Roman" w:hAnsi="Times New Roman" w:cs="Times New Roman"/>
          </w:rPr>
          <w:t>d</w:t>
        </w:r>
      </w:ins>
      <w:ins w:id="254" w:author="Benton, Deon" w:date="2026-05-11T11:51:00Z" w16du:dateUtc="2026-05-11T16:51:00Z">
        <w:r w:rsidR="001E57AA">
          <w:rPr>
            <w:rFonts w:ascii="Times New Roman" w:hAnsi="Times New Roman" w:cs="Times New Roman"/>
          </w:rPr>
          <w:t>efine</w:t>
        </w:r>
      </w:ins>
      <w:ins w:id="255" w:author="Benton, Deon" w:date="2026-05-11T11:26:00Z" w16du:dateUtc="2026-05-11T16:26:00Z">
        <w:r w:rsidR="00FC1CA5" w:rsidRPr="00FC1CA5">
          <w:rPr>
            <w:rFonts w:ascii="Times New Roman" w:hAnsi="Times New Roman" w:cs="Times New Roman"/>
          </w:rPr>
          <w:t xml:space="preserve"> others’ actions. </w:t>
        </w:r>
      </w:ins>
      <w:ins w:id="256" w:author="Benton, Deon" w:date="2026-05-18T20:55:00Z" w16du:dateUtc="2026-05-19T01:55:00Z">
        <w:r w:rsidR="00BC4C2E">
          <w:rPr>
            <w:rFonts w:ascii="Times New Roman" w:hAnsi="Times New Roman" w:cs="Times New Roman"/>
          </w:rPr>
          <w:t>However, it is worth being clear from the outset that</w:t>
        </w:r>
      </w:ins>
      <w:ins w:id="257" w:author="Benton, Deon" w:date="2026-05-11T13:16:00Z" w16du:dateUtc="2026-05-11T18:16:00Z">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w:t>
        </w:r>
        <w:r w:rsidR="00DE5917" w:rsidRPr="00DE5917">
          <w:rPr>
            <w:rFonts w:ascii="Times New Roman" w:hAnsi="Times New Roman" w:cs="Times New Roman"/>
          </w:rPr>
          <w:lastRenderedPageBreak/>
          <w:t xml:space="preserve">infants’ behavior. </w:t>
        </w:r>
      </w:ins>
      <w:ins w:id="258" w:author="Benton, Deon" w:date="2026-05-18T20:55:00Z" w16du:dateUtc="2026-05-19T01:55:00Z">
        <w:r w:rsidR="00BC4C2E">
          <w:rPr>
            <w:rFonts w:ascii="Times New Roman" w:hAnsi="Times New Roman" w:cs="Times New Roman"/>
          </w:rPr>
          <w:t>Nevertheless, s</w:t>
        </w:r>
      </w:ins>
      <w:ins w:id="259" w:author="Benton, Deon" w:date="2026-05-11T13:16:00Z" w16du:dateUtc="2026-05-11T18:16:00Z">
        <w:r w:rsidR="00DE5917" w:rsidRPr="00DE5917">
          <w:rPr>
            <w:rFonts w:ascii="Times New Roman" w:hAnsi="Times New Roman" w:cs="Times New Roman"/>
          </w:rPr>
          <w:t>uch a demonstration does</w:t>
        </w:r>
      </w:ins>
      <w:ins w:id="260" w:author="Benton, Deon" w:date="2026-05-18T20:55:00Z" w16du:dateUtc="2026-05-19T01:55:00Z">
        <w:r w:rsidR="00BC4C2E">
          <w:rPr>
            <w:rFonts w:ascii="Times New Roman" w:hAnsi="Times New Roman" w:cs="Times New Roman"/>
          </w:rPr>
          <w:t xml:space="preserve"> accompl</w:t>
        </w:r>
      </w:ins>
      <w:ins w:id="261" w:author="Benton, Deon" w:date="2026-05-18T20:56:00Z" w16du:dateUtc="2026-05-19T01:56:00Z">
        <w:r w:rsidR="00BC4C2E">
          <w:rPr>
            <w:rFonts w:ascii="Times New Roman" w:hAnsi="Times New Roman" w:cs="Times New Roman"/>
          </w:rPr>
          <w:t xml:space="preserve">ish two things. </w:t>
        </w:r>
      </w:ins>
      <w:ins w:id="262" w:author="Benton, Deon" w:date="2026-05-16T01:18:00Z" w16du:dateUtc="2026-05-16T06:18:00Z">
        <w:r w:rsidR="000B5F63" w:rsidRPr="000B5F63">
          <w:rPr>
            <w:rFonts w:ascii="Times New Roman" w:hAnsi="Times New Roman" w:cs="Times New Roman"/>
          </w:rPr>
          <w:t xml:space="preserve">First, it serves as proof of concept that infants’ behavior in studies purported to assess their </w:t>
        </w:r>
      </w:ins>
      <w:ins w:id="263" w:author="Benton, Deon" w:date="2026-05-16T15:39:00Z" w16du:dateUtc="2026-05-16T20:39:00Z">
        <w:r w:rsidR="00DB0881">
          <w:rPr>
            <w:rFonts w:ascii="Times New Roman" w:hAnsi="Times New Roman" w:cs="Times New Roman"/>
          </w:rPr>
          <w:t>action efficiency understanding</w:t>
        </w:r>
      </w:ins>
      <w:ins w:id="264"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65"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r w:rsidR="00FD2210">
        <w:rPr>
          <w:rFonts w:ascii="Times New Roman" w:hAnsi="Times New Roman" w:cs="Times New Roman"/>
        </w:rPr>
        <w:t xml:space="preserve"> </w:t>
      </w:r>
      <w:ins w:id="266" w:author="Benton, Deon" w:date="2026-05-16T01:19:00Z" w16du:dateUtc="2026-05-16T06:19:00Z">
        <w:r w:rsidR="002D38A9" w:rsidRPr="002D38A9">
          <w:rPr>
            <w:rFonts w:ascii="Times New Roman" w:hAnsi="Times New Roman" w:cs="Times New Roman"/>
          </w:rPr>
          <w:t>In what follows, I describe this alternative account. However, because it</w:t>
        </w:r>
      </w:ins>
      <w:r w:rsidR="00FD2210">
        <w:rPr>
          <w:rFonts w:ascii="Times New Roman" w:hAnsi="Times New Roman" w:cs="Times New Roman"/>
        </w:rPr>
        <w:t xml:space="preserve"> builds on</w:t>
      </w:r>
      <w:ins w:id="267" w:author="Benton, Deon" w:date="2026-05-16T01:19:00Z" w16du:dateUtc="2026-05-16T06:19:00Z">
        <w:r w:rsidR="002D38A9" w:rsidRPr="002D38A9">
          <w:rPr>
            <w:rFonts w:ascii="Times New Roman" w:hAnsi="Times New Roman" w:cs="Times New Roman"/>
          </w:rPr>
          <w:t xml:space="preserve"> existing lean explanations of infants’ performance in </w:t>
        </w:r>
      </w:ins>
      <w:r w:rsidR="00FD2210">
        <w:rPr>
          <w:rFonts w:ascii="Times New Roman" w:hAnsi="Times New Roman" w:cs="Times New Roman"/>
        </w:rPr>
        <w:t>violation-of-expectation studies</w:t>
      </w:r>
      <w:ins w:id="268" w:author="Benton, Deon" w:date="2026-05-16T01:19:00Z" w16du:dateUtc="2026-05-16T06:19:00Z">
        <w:r w:rsidR="002D38A9" w:rsidRPr="002D38A9">
          <w:rPr>
            <w:rFonts w:ascii="Times New Roman" w:hAnsi="Times New Roman" w:cs="Times New Roman"/>
          </w:rPr>
          <w:t>, I first</w:t>
        </w:r>
      </w:ins>
      <w:ins w:id="269" w:author="Benton, Deon" w:date="2026-05-18T20:56:00Z" w16du:dateUtc="2026-05-19T01:56:00Z">
        <w:r w:rsidR="00BC4C2E">
          <w:rPr>
            <w:rFonts w:ascii="Times New Roman" w:hAnsi="Times New Roman" w:cs="Times New Roman"/>
          </w:rPr>
          <w:t xml:space="preserve"> briefly</w:t>
        </w:r>
      </w:ins>
      <w:ins w:id="270" w:author="Benton, Deon" w:date="2026-05-16T01:19:00Z" w16du:dateUtc="2026-05-16T06:19:00Z">
        <w:r w:rsidR="002D38A9" w:rsidRPr="002D38A9">
          <w:rPr>
            <w:rFonts w:ascii="Times New Roman" w:hAnsi="Times New Roman" w:cs="Times New Roman"/>
          </w:rPr>
          <w:t xml:space="preserve"> </w:t>
        </w:r>
      </w:ins>
      <w:r w:rsidR="00FD2210">
        <w:rPr>
          <w:rFonts w:ascii="Times New Roman" w:hAnsi="Times New Roman" w:cs="Times New Roman"/>
        </w:rPr>
        <w:t xml:space="preserve">describe the core tenet of lean proposals. </w:t>
      </w:r>
      <w:r w:rsidR="002D38A9" w:rsidRPr="002D38A9">
        <w:rPr>
          <w:rFonts w:ascii="Times New Roman" w:hAnsi="Times New Roman" w:cs="Times New Roman"/>
        </w:rPr>
        <w:t>.</w:t>
      </w:r>
    </w:p>
    <w:p w14:paraId="7CF77D4B" w14:textId="77777777" w:rsidR="00445430" w:rsidRDefault="00445430" w:rsidP="00524642">
      <w:pPr>
        <w:spacing w:line="480" w:lineRule="auto"/>
        <w:contextualSpacing/>
        <w:rPr>
          <w:rFonts w:ascii="Times New Roman" w:hAnsi="Times New Roman" w:cs="Times New Roman"/>
        </w:rPr>
      </w:pPr>
    </w:p>
    <w:p w14:paraId="67C0CD6E" w14:textId="1E9CF480" w:rsidR="000A329B" w:rsidRPr="00445430" w:rsidRDefault="000A329B" w:rsidP="000A329B">
      <w:pPr>
        <w:spacing w:line="480" w:lineRule="auto"/>
        <w:contextualSpacing/>
        <w:rPr>
          <w:ins w:id="271" w:author="Benton, Deon" w:date="2026-05-18T21:05:00Z" w16du:dateUtc="2026-05-19T02:05:00Z"/>
          <w:rFonts w:ascii="Times New Roman" w:hAnsi="Times New Roman" w:cs="Times New Roman"/>
          <w:b/>
          <w:bCs/>
        </w:rPr>
      </w:pPr>
      <w:ins w:id="272" w:author="Benton, Deon" w:date="2026-05-18T21:05:00Z" w16du:dateUtc="2026-05-19T02:05:00Z">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ins>
    </w:p>
    <w:p w14:paraId="41CFEEEA" w14:textId="376F02CB" w:rsidR="00524642" w:rsidRPr="000A329B" w:rsidRDefault="00EA5505" w:rsidP="000A329B">
      <w:pPr>
        <w:spacing w:line="480" w:lineRule="auto"/>
        <w:ind w:firstLine="720"/>
        <w:contextualSpacing/>
        <w:rPr>
          <w:rFonts w:ascii="Times New Roman" w:hAnsi="Times New Roman" w:cs="Times New Roman"/>
        </w:rPr>
      </w:pPr>
      <w:ins w:id="273" w:author="Benton, Deon" w:date="2026-05-11T11:37:00Z" w16du:dateUtc="2026-05-11T16:37:00Z">
        <w:r>
          <w:rPr>
            <w:rFonts w:ascii="Times New Roman" w:hAnsi="Times New Roman" w:cs="Times New Roman"/>
          </w:rPr>
          <w:t xml:space="preserve">In contrast to the rich proposals </w:t>
        </w:r>
      </w:ins>
      <w:ins w:id="274" w:author="Benton, Deon" w:date="2026-05-11T11:39:00Z" w16du:dateUtc="2026-05-11T16:39:00Z">
        <w:r>
          <w:rPr>
            <w:rFonts w:ascii="Times New Roman" w:hAnsi="Times New Roman" w:cs="Times New Roman"/>
          </w:rPr>
          <w:t>d</w:t>
        </w:r>
      </w:ins>
      <w:ins w:id="275" w:author="Benton, Deon" w:date="2026-05-11T11:40:00Z" w16du:dateUtc="2026-05-11T16:40:00Z">
        <w:r w:rsidR="00570CED">
          <w:rPr>
            <w:rFonts w:ascii="Times New Roman" w:hAnsi="Times New Roman" w:cs="Times New Roman"/>
          </w:rPr>
          <w:t>escribed</w:t>
        </w:r>
      </w:ins>
      <w:ins w:id="276" w:author="Benton, Deon" w:date="2026-05-11T11:39:00Z" w16du:dateUtc="2026-05-11T16:39:00Z">
        <w:r>
          <w:rPr>
            <w:rFonts w:ascii="Times New Roman" w:hAnsi="Times New Roman" w:cs="Times New Roman"/>
          </w:rPr>
          <w:t xml:space="preserve"> above</w:t>
        </w:r>
      </w:ins>
      <w:ins w:id="277"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78"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79" w:author="Benton, Deon" w:date="2026-05-11T11:40:00Z" w16du:dateUtc="2026-05-11T16:40:00Z">
        <w:r w:rsidR="007C734F">
          <w:rPr>
            <w:rFonts w:ascii="Times New Roman" w:hAnsi="Times New Roman" w:cs="Times New Roman"/>
          </w:rPr>
          <w:t>The crux of these proposals</w:t>
        </w:r>
      </w:ins>
      <w:ins w:id="280" w:author="Benton, Deon" w:date="2026-05-11T11:41:00Z" w16du:dateUtc="2026-05-11T16:41:00Z">
        <w:r w:rsidR="007C734F">
          <w:rPr>
            <w:rFonts w:ascii="Times New Roman" w:hAnsi="Times New Roman" w:cs="Times New Roman"/>
          </w:rPr>
          <w:t xml:space="preserve"> is that</w:t>
        </w:r>
      </w:ins>
      <w:del w:id="281"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del w:id="282" w:author="Benton, Deon" w:date="2026-05-18T20:57:00Z" w16du:dateUtc="2026-05-19T01:57:00Z">
        <w:r w:rsidR="00FF7075" w:rsidDel="00BC4C2E">
          <w:rPr>
            <w:rFonts w:ascii="Times New Roman" w:hAnsi="Times New Roman" w:cs="Times New Roman"/>
          </w:rPr>
          <w:delText xml:space="preserve">VoE </w:delText>
        </w:r>
      </w:del>
      <w:ins w:id="283" w:author="Benton, Deon" w:date="2026-05-18T20:57:00Z" w16du:dateUtc="2026-05-19T01:57:00Z">
        <w:r w:rsidR="00BC4C2E">
          <w:rPr>
            <w:rFonts w:ascii="Times New Roman" w:hAnsi="Times New Roman" w:cs="Times New Roman"/>
          </w:rPr>
          <w:t>violation-of-expectation</w:t>
        </w:r>
        <w:r w:rsidR="00BC4C2E">
          <w:rPr>
            <w:rFonts w:ascii="Times New Roman" w:hAnsi="Times New Roman" w:cs="Times New Roman"/>
          </w:rPr>
          <w:t xml:space="preserve"> </w:t>
        </w:r>
      </w:ins>
      <w:r w:rsidR="00FF7075">
        <w:rPr>
          <w:rFonts w:ascii="Times New Roman" w:hAnsi="Times New Roman" w:cs="Times New Roman"/>
        </w:rPr>
        <w:t>studies</w:t>
      </w:r>
      <w:r w:rsidR="00E718C8">
        <w:rPr>
          <w:rFonts w:ascii="Times New Roman" w:hAnsi="Times New Roman" w:cs="Times New Roman"/>
        </w:rPr>
        <w:t>—of which the study by Gergely et al. (1995)</w:t>
      </w:r>
      <w:ins w:id="284" w:author="Benton, Deon" w:date="2026-05-18T20:57:00Z" w16du:dateUtc="2026-05-19T01:57:00Z">
        <w:r w:rsidR="00BC4C2E">
          <w:rPr>
            <w:rFonts w:ascii="Times New Roman" w:hAnsi="Times New Roman" w:cs="Times New Roman"/>
          </w:rPr>
          <w:t xml:space="preserve"> and others</w:t>
        </w:r>
      </w:ins>
      <w:r w:rsidR="00E718C8">
        <w:rPr>
          <w:rFonts w:ascii="Times New Roman" w:hAnsi="Times New Roman" w:cs="Times New Roman"/>
        </w:rPr>
        <w:t xml:space="preserve"> </w:t>
      </w:r>
      <w:ins w:id="285" w:author="Benton, Deon" w:date="2026-05-18T20:57:00Z" w16du:dateUtc="2026-05-19T01:57:00Z">
        <w:r w:rsidR="00BC4C2E">
          <w:rPr>
            <w:rFonts w:ascii="Times New Roman" w:hAnsi="Times New Roman" w:cs="Times New Roman"/>
          </w:rPr>
          <w:t>are special cases</w:t>
        </w:r>
      </w:ins>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286" w:author="Benton, Deon" w:date="2026-05-11T11:41:00Z" w16du:dateUtc="2026-05-11T16:41:00Z">
        <w:r w:rsidR="00AB6E4C">
          <w:rPr>
            <w:rFonts w:ascii="Times New Roman" w:hAnsi="Times New Roman" w:cs="Times New Roman"/>
          </w:rPr>
          <w:t xml:space="preserve"> </w:t>
        </w:r>
      </w:ins>
      <w:ins w:id="287" w:author="Benton, Deon" w:date="2026-05-18T20:58:00Z" w16du:dateUtc="2026-05-19T01:58:00Z">
        <w:r w:rsidR="00BC4C2E">
          <w:rPr>
            <w:rFonts w:ascii="Times New Roman" w:hAnsi="Times New Roman" w:cs="Times New Roman"/>
          </w:rPr>
          <w:t>these proposals maintain</w:t>
        </w:r>
      </w:ins>
      <w:ins w:id="288" w:author="Benton, Deon" w:date="2026-05-11T11:41:00Z" w16du:dateUtc="2026-05-11T16:41:00Z">
        <w:r w:rsidR="00AB6E4C">
          <w:rPr>
            <w:rFonts w:ascii="Times New Roman" w:hAnsi="Times New Roman" w:cs="Times New Roman"/>
          </w:rPr>
          <w:t xml:space="preserve">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89"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90"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91" w:author="Benton, Deon" w:date="2026-05-11T11:39:00Z" w16du:dateUtc="2026-05-11T16:39:00Z">
        <w:r>
          <w:rPr>
            <w:rFonts w:ascii="Times New Roman" w:hAnsi="Times New Roman" w:cs="Times New Roman"/>
          </w:rPr>
          <w:t xml:space="preserve"> </w:t>
        </w:r>
      </w:ins>
      <w:r>
        <w:rPr>
          <w:rFonts w:ascii="Times New Roman" w:hAnsi="Times New Roman" w:cs="Times New Roman"/>
        </w:rPr>
        <w:t xml:space="preserve">(e.g., Cohen et al., 2002; Colunga &amp; Smith, 2005; Cohen &amp; Oakes, 2003; Jones &amp; Smith, 1993; Quinn &amp; </w:t>
      </w:r>
      <w:proofErr w:type="spellStart"/>
      <w:r>
        <w:rPr>
          <w:rFonts w:ascii="Times New Roman" w:hAnsi="Times New Roman" w:cs="Times New Roman"/>
        </w:rPr>
        <w:t>Eimas</w:t>
      </w:r>
      <w:proofErr w:type="spellEnd"/>
      <w:r>
        <w:rPr>
          <w:rFonts w:ascii="Times New Roman" w:hAnsi="Times New Roman" w:cs="Times New Roman"/>
        </w:rPr>
        <w:t xml:space="preserve">, 1997;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lastRenderedPageBreak/>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ins w:id="292" w:author="Benton, Deon" w:date="2026-05-18T20:58:00Z" w16du:dateUtc="2026-05-19T01:58:00Z">
        <w:r w:rsidR="00BC4C2E">
          <w:rPr>
            <w:rFonts w:ascii="Times New Roman" w:hAnsi="Times New Roman" w:cs="Times New Roman"/>
          </w:rPr>
          <w:t>violation-of-expectation</w:t>
        </w:r>
        <w:r w:rsidR="00BC4C2E">
          <w:rPr>
            <w:rFonts w:ascii="Times New Roman" w:hAnsi="Times New Roman" w:cs="Times New Roman"/>
          </w:rPr>
          <w:t xml:space="preserve"> </w:t>
        </w:r>
      </w:ins>
      <w:r w:rsidR="00243F2E">
        <w:rPr>
          <w:rFonts w:ascii="Times New Roman" w:hAnsi="Times New Roman" w:cs="Times New Roman"/>
        </w:rPr>
        <w:t>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429FDEBE" w14:textId="2F18BCF2"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ins w:id="293" w:author="Benton, Deon" w:date="2026-05-18T20:59:00Z" w16du:dateUtc="2026-05-19T01:59:00Z">
        <w:r w:rsidR="00BC4C2E">
          <w:rPr>
            <w:rFonts w:ascii="Times New Roman" w:hAnsi="Times New Roman" w:cs="Times New Roman"/>
          </w:rPr>
          <w:t xml:space="preserve">Although learn proposals </w:t>
        </w:r>
      </w:ins>
      <w:r w:rsidR="00FD2210">
        <w:rPr>
          <w:rFonts w:ascii="Times New Roman" w:hAnsi="Times New Roman" w:cs="Times New Roman"/>
        </w:rPr>
        <w:t>abound for capacities</w:t>
      </w:r>
      <w:ins w:id="294" w:author="Benton, Deon" w:date="2026-05-18T21:01:00Z" w16du:dateUtc="2026-05-19T02:01:00Z">
        <w:r w:rsidR="00BC4C2E">
          <w:rPr>
            <w:rFonts w:ascii="Times New Roman" w:hAnsi="Times New Roman" w:cs="Times New Roman"/>
          </w:rPr>
          <w:t xml:space="preserve"> such as</w:t>
        </w:r>
      </w:ins>
      <w:ins w:id="295" w:author="Benton, Deon" w:date="2026-05-18T21:00:00Z" w16du:dateUtc="2026-05-19T02:00:00Z">
        <w:r w:rsidR="00BC4C2E">
          <w:rPr>
            <w:rFonts w:ascii="Times New Roman" w:hAnsi="Times New Roman" w:cs="Times New Roman"/>
          </w:rPr>
          <w:t xml:space="preserve"> theory of mind (e.g., </w:t>
        </w:r>
      </w:ins>
      <w:ins w:id="296" w:author="Benton, Deon" w:date="2026-05-18T21:04:00Z" w16du:dateUtc="2026-05-19T02:04:00Z">
        <w:r w:rsidR="000A329B" w:rsidRPr="000A329B">
          <w:rPr>
            <w:rFonts w:ascii="Times New Roman" w:hAnsi="Times New Roman" w:cs="Times New Roman"/>
          </w:rPr>
          <w:t>Berthiaume</w:t>
        </w:r>
        <w:r w:rsidR="000A329B">
          <w:rPr>
            <w:rFonts w:ascii="Times New Roman" w:hAnsi="Times New Roman" w:cs="Times New Roman"/>
          </w:rPr>
          <w:t xml:space="preserve"> et al., 2013; </w:t>
        </w:r>
      </w:ins>
      <w:ins w:id="297" w:author="Benton, Deon" w:date="2026-05-18T21:00:00Z" w16du:dateUtc="2026-05-19T02:00:00Z">
        <w:r w:rsidR="00BC4C2E">
          <w:rPr>
            <w:rFonts w:ascii="Times New Roman" w:hAnsi="Times New Roman" w:cs="Times New Roman"/>
          </w:rPr>
          <w:t>Perner &amp; Ruffman, 2005), causal perception and reasoning (e.g., Cohen et al., 2002</w:t>
        </w:r>
      </w:ins>
      <w:ins w:id="298" w:author="Benton, Deon" w:date="2026-05-18T21:01:00Z" w16du:dateUtc="2026-05-19T02:01:00Z">
        <w:r w:rsidR="00BC4C2E">
          <w:rPr>
            <w:rFonts w:ascii="Times New Roman" w:hAnsi="Times New Roman" w:cs="Times New Roman"/>
          </w:rPr>
          <w:t>; McClelland &amp; Thompson, 2007</w:t>
        </w:r>
      </w:ins>
      <w:ins w:id="299" w:author="Benton, Deon" w:date="2026-05-18T21:00:00Z" w16du:dateUtc="2026-05-19T02:00:00Z">
        <w:r w:rsidR="00BC4C2E">
          <w:rPr>
            <w:rFonts w:ascii="Times New Roman" w:hAnsi="Times New Roman" w:cs="Times New Roman"/>
          </w:rPr>
          <w:t>)</w:t>
        </w:r>
      </w:ins>
      <w:ins w:id="300" w:author="Benton, Deon" w:date="2026-05-18T21:01:00Z" w16du:dateUtc="2026-05-19T02:01:00Z">
        <w:r w:rsidR="00BC4C2E">
          <w:rPr>
            <w:rFonts w:ascii="Times New Roman" w:hAnsi="Times New Roman" w:cs="Times New Roman"/>
          </w:rPr>
          <w:t xml:space="preserve">, sociomoral reasoning (e.g., Benton &amp; Lapan, 2021), object permanence (e.g., </w:t>
        </w:r>
      </w:ins>
      <w:proofErr w:type="spellStart"/>
      <w:ins w:id="301" w:author="Benton, Deon" w:date="2026-05-18T21:02:00Z" w16du:dateUtc="2026-05-19T02:02:00Z">
        <w:r w:rsidR="000A329B">
          <w:rPr>
            <w:rFonts w:ascii="Times New Roman" w:hAnsi="Times New Roman" w:cs="Times New Roman"/>
          </w:rPr>
          <w:t>Bogartz</w:t>
        </w:r>
        <w:proofErr w:type="spellEnd"/>
        <w:r w:rsidR="000A329B">
          <w:rPr>
            <w:rFonts w:ascii="Times New Roman" w:hAnsi="Times New Roman" w:cs="Times New Roman"/>
          </w:rPr>
          <w:t xml:space="preserve"> et al., 2000; </w:t>
        </w:r>
      </w:ins>
      <w:ins w:id="302" w:author="Benton, Deon" w:date="2026-05-18T21:01:00Z" w16du:dateUtc="2026-05-19T02:01:00Z">
        <w:r w:rsidR="00BC4C2E">
          <w:rPr>
            <w:rFonts w:ascii="Times New Roman" w:hAnsi="Times New Roman" w:cs="Times New Roman"/>
          </w:rPr>
          <w:t>Munakata et al., 19</w:t>
        </w:r>
      </w:ins>
      <w:ins w:id="303" w:author="Benton, Deon" w:date="2026-05-18T21:02:00Z" w16du:dateUtc="2026-05-19T02:02:00Z">
        <w:r w:rsidR="00BC4C2E">
          <w:rPr>
            <w:rFonts w:ascii="Times New Roman" w:hAnsi="Times New Roman" w:cs="Times New Roman"/>
          </w:rPr>
          <w:t>97), numerical cognition (e.g., Cohen &amp; Marks, 2002)</w:t>
        </w:r>
        <w:r w:rsidR="000A329B">
          <w:rPr>
            <w:rFonts w:ascii="Times New Roman" w:hAnsi="Times New Roman" w:cs="Times New Roman"/>
          </w:rPr>
          <w:t xml:space="preserve">, among others (e.g., </w:t>
        </w:r>
      </w:ins>
      <w:ins w:id="304" w:author="Benton, Deon" w:date="2026-05-18T21:03:00Z" w16du:dateUtc="2026-05-19T02:03:00Z">
        <w:r w:rsidR="000A329B">
          <w:rPr>
            <w:rFonts w:ascii="Times New Roman" w:hAnsi="Times New Roman" w:cs="Times New Roman"/>
          </w:rPr>
          <w:t xml:space="preserve">Benton, 2025;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2008)</w:t>
        </w:r>
      </w:ins>
      <w:ins w:id="305" w:author="Benton, Deon" w:date="2026-05-18T21:04:00Z" w16du:dateUtc="2026-05-19T02:04:00Z">
        <w:r w:rsidR="000A329B">
          <w:rPr>
            <w:rFonts w:ascii="Times New Roman" w:hAnsi="Times New Roman" w:cs="Times New Roman"/>
          </w:rPr>
          <w:t xml:space="preserve">, </w:t>
        </w:r>
      </w:ins>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ins w:id="306" w:author="Benton, Deon" w:date="2026-05-16T15:39:00Z" w16du:dateUtc="2026-05-16T20:39:00Z">
        <w:r w:rsidR="00DB0881">
          <w:rPr>
            <w:rFonts w:ascii="Times New Roman" w:hAnsi="Times New Roman" w:cs="Times New Roman"/>
          </w:rPr>
          <w:t>action efficiency understanding</w:t>
        </w:r>
      </w:ins>
      <w:ins w:id="307" w:author="Benton, Deon" w:date="2026-05-18T21:05:00Z" w16du:dateUtc="2026-05-19T02:05:00Z">
        <w:r w:rsidR="000A329B">
          <w:rPr>
            <w:rFonts w:ascii="Times New Roman" w:hAnsi="Times New Roman" w:cs="Times New Roman"/>
          </w:rPr>
          <w:t xml:space="preserve"> </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xml:space="preserve">, with time,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w:t>
      </w:r>
      <w:r w:rsidR="003C6979">
        <w:rPr>
          <w:rFonts w:ascii="Times New Roman" w:hAnsi="Times New Roman" w:cs="Times New Roman"/>
        </w:rPr>
        <w:lastRenderedPageBreak/>
        <w:t>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69D56AA6" w14:textId="5230632A"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t>
      </w:r>
      <w:r w:rsidR="00E837A3">
        <w:rPr>
          <w:rFonts w:ascii="Times New Roman" w:hAnsi="Times New Roman" w:cs="Times New Roman"/>
        </w:rPr>
        <w:t xml:space="preserve"> </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w:t>
      </w:r>
      <w:r w:rsidR="0017005B">
        <w:rPr>
          <w:rFonts w:ascii="Times New Roman" w:hAnsi="Times New Roman" w:cs="Times New Roman"/>
        </w:rPr>
        <w:lastRenderedPageBreak/>
        <w:t xml:space="preserve">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w:t>
      </w:r>
      <w:r w:rsidR="005E149F">
        <w:rPr>
          <w:rFonts w:ascii="Times New Roman" w:hAnsi="Times New Roman" w:cs="Times New Roman"/>
        </w:rPr>
        <w:t>ed</w:t>
      </w:r>
      <w:r w:rsidR="005416F9">
        <w:rPr>
          <w:rFonts w:ascii="Times New Roman" w:hAnsi="Times New Roman" w:cs="Times New Roman"/>
        </w:rPr>
        <w:t xml:space="preserve"> infants’ looking performance in Gergely et al. (1995). </w:t>
      </w:r>
    </w:p>
    <w:p w14:paraId="1C0B2AC2" w14:textId="6408790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w:t>
      </w:r>
      <w:r w:rsidR="005E149F">
        <w:rPr>
          <w:rFonts w:ascii="Times New Roman" w:hAnsi="Times New Roman" w:cs="Times New Roman"/>
        </w:rPr>
        <w:t>his</w:t>
      </w:r>
      <w:r w:rsidR="005F2CF5">
        <w:rPr>
          <w:rFonts w:ascii="Times New Roman" w:hAnsi="Times New Roman" w:cs="Times New Roman"/>
        </w:rPr>
        <w:t xml:space="preserve">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5E149F">
        <w:rPr>
          <w:rFonts w:ascii="Times New Roman" w:hAnsi="Times New Roman" w:cs="Times New Roman"/>
        </w:rPr>
        <w:t>This represents a limitation because the</w:t>
      </w:r>
      <w:r w:rsidR="00DC44EA">
        <w:rPr>
          <w:rFonts w:ascii="Times New Roman" w:hAnsi="Times New Roman" w:cs="Times New Roman"/>
        </w:rPr>
        <w:t xml:space="preserv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5E149F">
        <w:rPr>
          <w:rFonts w:ascii="Times New Roman" w:hAnsi="Times New Roman" w:cs="Times New Roman"/>
        </w:rPr>
        <w:t>Yet such experience</w:t>
      </w:r>
      <w:r w:rsidR="00DD3688">
        <w:rPr>
          <w:rFonts w:ascii="Times New Roman" w:eastAsia="Times New Roman" w:hAnsi="Times New Roman" w:cs="Times New Roman"/>
        </w:rPr>
        <w:t xml:space="preserve">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r w:rsidR="005E149F">
        <w:rPr>
          <w:rFonts w:ascii="Times New Roman" w:eastAsia="Times New Roman" w:hAnsi="Times New Roman" w:cs="Times New Roman"/>
        </w:rPr>
        <w:t>this model</w:t>
      </w:r>
      <w:r w:rsidR="004B1270">
        <w:rPr>
          <w:rFonts w:ascii="Times New Roman" w:eastAsia="Times New Roman" w:hAnsi="Times New Roman" w:cs="Times New Roman"/>
        </w:rPr>
        <w:t xml:space="preserve"> </w:t>
      </w:r>
      <w:r w:rsidR="00DD3688">
        <w:rPr>
          <w:rFonts w:ascii="Times New Roman" w:eastAsia="Times New Roman" w:hAnsi="Times New Roman" w:cs="Times New Roman"/>
        </w:rPr>
        <w:t xml:space="preserve">may struggle to capture infants’ looking responses in </w:t>
      </w:r>
      <w:proofErr w:type="gramStart"/>
      <w:r w:rsidR="00DD3688">
        <w:rPr>
          <w:rFonts w:ascii="Times New Roman" w:eastAsia="Times New Roman" w:hAnsi="Times New Roman" w:cs="Times New Roman"/>
        </w:rPr>
        <w:t>a</w:t>
      </w:r>
      <w:r w:rsidR="00B0365F">
        <w:rPr>
          <w:rFonts w:ascii="Times New Roman" w:eastAsia="Times New Roman" w:hAnsi="Times New Roman" w:cs="Times New Roman"/>
        </w:rPr>
        <w:t xml:space="preserve"> now</w:t>
      </w:r>
      <w:proofErr w:type="gramEnd"/>
      <w:r w:rsidR="00B0365F">
        <w:rPr>
          <w:rFonts w:ascii="Times New Roman" w:eastAsia="Times New Roman" w:hAnsi="Times New Roman" w:cs="Times New Roman"/>
        </w:rPr>
        <w:t xml:space="preserve">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 </w:t>
      </w:r>
      <w:r w:rsidR="009F17EA">
        <w:rPr>
          <w:rFonts w:ascii="Times New Roman" w:hAnsi="Times New Roman" w:cs="Times New Roman"/>
        </w:rPr>
        <w:t xml:space="preserve">the apex of the arced motion </w:t>
      </w:r>
      <w:r w:rsidR="005E149F">
        <w:rPr>
          <w:rFonts w:ascii="Times New Roman" w:hAnsi="Times New Roman" w:cs="Times New Roman"/>
        </w:rPr>
        <w:t>path</w:t>
      </w:r>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w:t>
      </w:r>
      <w:r w:rsidR="005E149F">
        <w:rPr>
          <w:rFonts w:ascii="Times New Roman" w:hAnsi="Times New Roman" w:cs="Times New Roman"/>
        </w:rPr>
        <w:t xml:space="preserve">one. The reason </w:t>
      </w:r>
      <w:proofErr w:type="spellStart"/>
      <w:r w:rsidR="005E149F">
        <w:rPr>
          <w:rFonts w:ascii="Times New Roman" w:hAnsi="Times New Roman" w:cs="Times New Roman"/>
        </w:rPr>
        <w:t>Overwalle’s</w:t>
      </w:r>
      <w:proofErr w:type="spellEnd"/>
      <w:r w:rsidR="005E149F">
        <w:rPr>
          <w:rFonts w:ascii="Times New Roman" w:hAnsi="Times New Roman" w:cs="Times New Roman"/>
        </w:rPr>
        <w:t xml:space="preserve"> (2010) might be expected to struggle to account for this result is because doing so would entail</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FE505C7"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w:t>
      </w:r>
      <w:r w:rsidR="00BC285A">
        <w:rPr>
          <w:rFonts w:ascii="Times New Roman" w:eastAsia="Times New Roman" w:hAnsi="Times New Roman" w:cs="Times New Roman"/>
        </w:rPr>
        <w:lastRenderedPageBreak/>
        <w:t xml:space="preserve">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w:t>
      </w:r>
      <w:r w:rsidR="005E149F">
        <w:rPr>
          <w:rFonts w:ascii="Times New Roman" w:eastAsia="Times New Roman" w:hAnsi="Times New Roman" w:cs="Times New Roman"/>
        </w:rPr>
        <w:t xml:space="preserve">; </w:t>
      </w:r>
      <w:proofErr w:type="gramStart"/>
      <w:r w:rsidR="005E149F">
        <w:rPr>
          <w:rFonts w:ascii="Times New Roman" w:eastAsia="Times New Roman" w:hAnsi="Times New Roman" w:cs="Times New Roman"/>
        </w:rPr>
        <w:t>both of these</w:t>
      </w:r>
      <w:proofErr w:type="gramEnd"/>
      <w:r w:rsidR="005E149F">
        <w:rPr>
          <w:rFonts w:ascii="Times New Roman" w:eastAsia="Times New Roman" w:hAnsi="Times New Roman" w:cs="Times New Roman"/>
        </w:rPr>
        <w:t xml:space="preserve"> concepts have corresponding units in the model</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As with the rich proposals discussed at the outset,</w:t>
      </w:r>
      <w:r w:rsidR="00D30F4B">
        <w:rPr>
          <w:rFonts w:ascii="Times New Roman" w:eastAsia="Times New Roman" w:hAnsi="Times New Roman" w:cs="Times New Roman"/>
        </w:rPr>
        <w:t xml:space="preserve"> </w:t>
      </w:r>
      <w:r w:rsidR="005E149F">
        <w:rPr>
          <w:rFonts w:ascii="Times New Roman" w:eastAsia="Times New Roman" w:hAnsi="Times New Roman" w:cs="Times New Roman"/>
        </w:rPr>
        <w:t>the problem here</w:t>
      </w:r>
      <w:r w:rsidR="00470240">
        <w:rPr>
          <w:rFonts w:ascii="Times New Roman" w:eastAsia="Times New Roman" w:hAnsi="Times New Roman" w:cs="Times New Roman"/>
        </w:rPr>
        <w:t xml:space="preserve"> is that</w:t>
      </w:r>
      <w:r w:rsidR="00D30F4B">
        <w:rPr>
          <w:rFonts w:ascii="Times New Roman" w:eastAsia="Times New Roman" w:hAnsi="Times New Roman" w:cs="Times New Roman"/>
        </w:rPr>
        <w:t xml:space="preserve"> </w:t>
      </w:r>
      <w:r w:rsidR="005E149F">
        <w:rPr>
          <w:rFonts w:ascii="Times New Roman" w:eastAsia="Times New Roman" w:hAnsi="Times New Roman" w:cs="Times New Roman"/>
        </w:rPr>
        <w:t xml:space="preserve">it leaves unresolved how such concepts develop and from where they originate. </w:t>
      </w:r>
    </w:p>
    <w:p w14:paraId="37D959E4" w14:textId="7368A471" w:rsidR="00037EA9" w:rsidRDefault="00494CB3" w:rsidP="009D488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 xml:space="preserve">did not faithfully represent key aspects of Gergely et al.’s (1995) </w:t>
      </w:r>
      <w:r w:rsidR="005F4EAC">
        <w:rPr>
          <w:rFonts w:ascii="Times New Roman" w:eastAsia="Times New Roman" w:hAnsi="Times New Roman" w:cs="Times New Roman"/>
        </w:rPr>
        <w:t>study</w:t>
      </w:r>
      <w:r w:rsidR="0090230A">
        <w:rPr>
          <w:rFonts w:ascii="Times New Roman" w:eastAsia="Times New Roman" w:hAnsi="Times New Roman" w:cs="Times New Roman"/>
        </w:rPr>
        <w:t>.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853A4D">
        <w:rPr>
          <w:rFonts w:ascii="Times New Roman" w:eastAsia="Times New Roman" w:hAnsi="Times New Roman" w:cs="Times New Roman"/>
        </w:rPr>
        <w:t xml:space="preserve">for instance, </w:t>
      </w:r>
      <w:r w:rsidR="00743637">
        <w:rPr>
          <w:rFonts w:ascii="Times New Roman" w:eastAsia="Times New Roman" w:hAnsi="Times New Roman" w:cs="Times New Roman"/>
        </w:rPr>
        <w:t>infants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In contrast,</w:t>
      </w:r>
      <w:ins w:id="308" w:author="Benton, Deon" w:date="2026-05-18T21:41:00Z" w16du:dateUtc="2026-05-19T02:41:00Z">
        <w:r w:rsidR="008F2F24">
          <w:rPr>
            <w:rFonts w:ascii="Times New Roman" w:eastAsia="Times New Roman" w:hAnsi="Times New Roman" w:cs="Times New Roman"/>
          </w:rPr>
          <w:t xml:space="preserve"> no such obstacle appeared during habituation for</w:t>
        </w:r>
      </w:ins>
      <w:r w:rsidR="0014090D">
        <w:rPr>
          <w:rFonts w:ascii="Times New Roman" w:eastAsia="Times New Roman" w:hAnsi="Times New Roman" w:cs="Times New Roman"/>
        </w:rPr>
        <w:t xml:space="preserve"> </w:t>
      </w:r>
      <w:r w:rsidR="00743637">
        <w:rPr>
          <w:rFonts w:ascii="Times New Roman" w:eastAsia="Times New Roman" w:hAnsi="Times New Roman" w:cs="Times New Roman"/>
        </w:rPr>
        <w:t>networks.</w:t>
      </w:r>
      <w:r w:rsidR="00F13157">
        <w:rPr>
          <w:rFonts w:ascii="Times New Roman" w:eastAsia="Times New Roman" w:hAnsi="Times New Roman" w:cs="Times New Roman"/>
        </w:rPr>
        <w:t xml:space="preserve"> </w:t>
      </w:r>
      <w:r w:rsidR="00E31389">
        <w:rPr>
          <w:rFonts w:ascii="Times New Roman" w:eastAsia="Times New Roman" w:hAnsi="Times New Roman" w:cs="Times New Roman"/>
        </w:rPr>
        <w:t>This difference makes it</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 xml:space="preserve">determine whether the distinct patterns of looking between conditions </w:t>
      </w:r>
      <w:r w:rsidR="00E31389">
        <w:rPr>
          <w:rFonts w:ascii="Times New Roman" w:eastAsia="Times New Roman" w:hAnsi="Times New Roman" w:cs="Times New Roman"/>
        </w:rPr>
        <w:t xml:space="preserve">in </w:t>
      </w:r>
      <w:proofErr w:type="spellStart"/>
      <w:r w:rsidR="00E31389">
        <w:rPr>
          <w:rFonts w:ascii="Times New Roman" w:eastAsia="Times New Roman" w:hAnsi="Times New Roman" w:cs="Times New Roman"/>
        </w:rPr>
        <w:t>Overwalle’s</w:t>
      </w:r>
      <w:proofErr w:type="spellEnd"/>
      <w:r w:rsidR="00E31389">
        <w:rPr>
          <w:rFonts w:ascii="Times New Roman" w:eastAsia="Times New Roman" w:hAnsi="Times New Roman" w:cs="Times New Roman"/>
        </w:rPr>
        <w:t xml:space="preserve"> (2010) model </w:t>
      </w:r>
      <w:r w:rsidR="003826AA">
        <w:rPr>
          <w:rFonts w:ascii="Times New Roman" w:eastAsia="Times New Roman" w:hAnsi="Times New Roman" w:cs="Times New Roman"/>
        </w:rPr>
        <w:t xml:space="preserve">were due to these differences or to an acquired notion of efficiency. </w:t>
      </w:r>
      <w:r w:rsidR="0077319C">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 xml:space="preserve">In </w:t>
      </w:r>
      <w:proofErr w:type="spellStart"/>
      <w:ins w:id="309" w:author="Benton, Deon" w:date="2026-05-18T21:42:00Z" w16du:dateUtc="2026-05-19T02:42:00Z">
        <w:r w:rsidR="008F2F24">
          <w:rPr>
            <w:rFonts w:ascii="Times New Roman" w:eastAsia="Times New Roman" w:hAnsi="Times New Roman" w:cs="Times New Roman"/>
          </w:rPr>
          <w:t>Overwalle’s</w:t>
        </w:r>
        <w:proofErr w:type="spellEnd"/>
        <w:r w:rsidR="008F2F24">
          <w:rPr>
            <w:rFonts w:ascii="Times New Roman" w:eastAsia="Times New Roman" w:hAnsi="Times New Roman" w:cs="Times New Roman"/>
          </w:rPr>
          <w:t xml:space="preserve"> (2010) model, </w:t>
        </w:r>
      </w:ins>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w:t>
      </w:r>
      <w:ins w:id="310" w:author="Benton, Deon" w:date="2026-05-18T21:44:00Z" w16du:dateUtc="2026-05-19T02:44:00Z">
        <w:r w:rsidR="008F2F24">
          <w:rPr>
            <w:rFonts w:ascii="Times New Roman" w:eastAsia="Times New Roman" w:hAnsi="Times New Roman" w:cs="Times New Roman"/>
          </w:rPr>
          <w:t>configuration</w:t>
        </w:r>
      </w:ins>
      <w:r w:rsidR="00652672">
        <w:rPr>
          <w:rFonts w:ascii="Times New Roman" w:eastAsia="Times New Roman" w:hAnsi="Times New Roman" w:cs="Times New Roman"/>
        </w:rPr>
        <w:t xml:space="preserve"> meant that the</w:t>
      </w:r>
      <w:r w:rsidR="00652672" w:rsidRPr="00652672">
        <w:rPr>
          <w:rFonts w:ascii="Times New Roman" w:eastAsia="Times New Roman" w:hAnsi="Times New Roman" w:cs="Times New Roman"/>
        </w:rPr>
        <w:t xml:space="preserve"> agent effectively </w:t>
      </w:r>
      <w:ins w:id="311" w:author="Benton, Deon" w:date="2026-05-18T21:44:00Z" w16du:dateUtc="2026-05-19T02:44:00Z">
        <w:r w:rsidR="008F2F24">
          <w:rPr>
            <w:rFonts w:ascii="Times New Roman" w:eastAsia="Times New Roman" w:hAnsi="Times New Roman" w:cs="Times New Roman"/>
          </w:rPr>
          <w:t xml:space="preserve">overshot the obstacle </w:t>
        </w:r>
        <w:proofErr w:type="gramStart"/>
        <w:r w:rsidR="008F2F24">
          <w:rPr>
            <w:rFonts w:ascii="Times New Roman" w:eastAsia="Times New Roman" w:hAnsi="Times New Roman" w:cs="Times New Roman"/>
          </w:rPr>
          <w:t>by</w:t>
        </w:r>
      </w:ins>
      <w:proofErr w:type="gramEnd"/>
      <w:r w:rsidR="00652672" w:rsidRPr="00652672">
        <w:rPr>
          <w:rFonts w:ascii="Times New Roman" w:eastAsia="Times New Roman" w:hAnsi="Times New Roman" w:cs="Times New Roman"/>
        </w:rPr>
        <w:t xml:space="preserve"> two cells.</w:t>
      </w:r>
      <w:r w:rsidR="00652672">
        <w:rPr>
          <w:rFonts w:ascii="Times New Roman" w:eastAsia="Times New Roman" w:hAnsi="Times New Roman" w:cs="Times New Roman"/>
        </w:rPr>
        <w:t xml:space="preserve"> </w:t>
      </w:r>
      <w:ins w:id="312" w:author="Benton, Deon" w:date="2026-05-18T21:45:00Z" w16du:dateUtc="2026-05-19T02:45:00Z">
        <w:r w:rsidR="008F2F24">
          <w:rPr>
            <w:rFonts w:ascii="Times New Roman" w:eastAsia="Times New Roman" w:hAnsi="Times New Roman" w:cs="Times New Roman"/>
          </w:rPr>
          <w:t>Considered together</w:t>
        </w:r>
      </w:ins>
      <w:r w:rsidR="0077319C" w:rsidRPr="0077319C">
        <w:rPr>
          <w:rFonts w:ascii="Times New Roman" w:eastAsia="Times New Roman" w:hAnsi="Times New Roman" w:cs="Times New Roman"/>
        </w:rPr>
        <w:t>, these</w:t>
      </w:r>
      <w:r w:rsidR="008F2F24">
        <w:rPr>
          <w:rFonts w:ascii="Times New Roman" w:eastAsia="Times New Roman" w:hAnsi="Times New Roman" w:cs="Times New Roman"/>
        </w:rPr>
        <w:t xml:space="preserve"> </w:t>
      </w:r>
      <w:r w:rsidR="0077319C" w:rsidRPr="0077319C">
        <w:rPr>
          <w:rFonts w:ascii="Times New Roman" w:eastAsia="Times New Roman" w:hAnsi="Times New Roman" w:cs="Times New Roman"/>
        </w:rPr>
        <w:t>issues</w:t>
      </w:r>
      <w:ins w:id="313" w:author="Benton, Deon" w:date="2026-05-18T21:43:00Z" w16du:dateUtc="2026-05-19T02:43:00Z">
        <w:r w:rsidR="008F2F24">
          <w:rPr>
            <w:rFonts w:ascii="Times New Roman" w:eastAsia="Times New Roman" w:hAnsi="Times New Roman" w:cs="Times New Roman"/>
          </w:rPr>
          <w:t xml:space="preserve"> </w:t>
        </w:r>
      </w:ins>
      <w:r w:rsidR="0077319C" w:rsidRPr="0077319C">
        <w:rPr>
          <w:rFonts w:ascii="Times New Roman" w:eastAsia="Times New Roman" w:hAnsi="Times New Roman" w:cs="Times New Roman"/>
        </w:rPr>
        <w:t xml:space="preserve">limit what can be concluded about the sufficiency of </w:t>
      </w:r>
      <w:proofErr w:type="spellStart"/>
      <w:r w:rsidR="0077319C" w:rsidRPr="0077319C">
        <w:rPr>
          <w:rFonts w:ascii="Times New Roman" w:eastAsia="Times New Roman" w:hAnsi="Times New Roman" w:cs="Times New Roman"/>
        </w:rPr>
        <w:t>Overwalle’s</w:t>
      </w:r>
      <w:proofErr w:type="spellEnd"/>
      <w:r w:rsidR="0077319C" w:rsidRPr="0077319C">
        <w:rPr>
          <w:rFonts w:ascii="Times New Roman" w:eastAsia="Times New Roman" w:hAnsi="Times New Roman" w:cs="Times New Roman"/>
        </w:rPr>
        <w:t xml:space="preserve"> </w:t>
      </w:r>
      <w:ins w:id="314" w:author="Benton, Deon" w:date="2026-05-18T21:46:00Z" w16du:dateUtc="2026-05-19T02:46:00Z">
        <w:r w:rsidR="008F2F24">
          <w:rPr>
            <w:rFonts w:ascii="Times New Roman" w:eastAsia="Times New Roman" w:hAnsi="Times New Roman" w:cs="Times New Roman"/>
          </w:rPr>
          <w:t>(2010)</w:t>
        </w:r>
        <w:r w:rsidR="008F2F24">
          <w:t xml:space="preserve"> </w:t>
        </w:r>
      </w:ins>
      <w:r w:rsidR="0077319C" w:rsidRPr="0077319C">
        <w:rPr>
          <w:rFonts w:ascii="Times New Roman" w:eastAsia="Times New Roman" w:hAnsi="Times New Roman" w:cs="Times New Roman"/>
        </w:rPr>
        <w:t>proposal for explaining</w:t>
      </w:r>
      <w:ins w:id="315" w:author="Benton, Deon" w:date="2026-05-18T21:45:00Z" w16du:dateUtc="2026-05-19T02:45:00Z">
        <w:r w:rsidR="008F2F24">
          <w:rPr>
            <w:rFonts w:ascii="Times New Roman" w:eastAsia="Times New Roman" w:hAnsi="Times New Roman" w:cs="Times New Roman"/>
          </w:rPr>
          <w:t xml:space="preserve"> infant action efficiency understanding</w:t>
        </w:r>
      </w:ins>
      <w:r w:rsidR="0077319C" w:rsidRPr="0077319C">
        <w:rPr>
          <w:rFonts w:ascii="Times New Roman" w:eastAsia="Times New Roman" w:hAnsi="Times New Roman" w:cs="Times New Roman"/>
        </w:rPr>
        <w:t xml:space="preserve">. </w:t>
      </w:r>
    </w:p>
    <w:p w14:paraId="6BEE43CD" w14:textId="088D10BE" w:rsidR="002450CA" w:rsidRPr="00037EA9" w:rsidRDefault="00930DFC" w:rsidP="00037EA9">
      <w:pPr>
        <w:spacing w:line="480" w:lineRule="auto"/>
        <w:ind w:firstLine="720"/>
        <w:contextualSpacing/>
        <w:rPr>
          <w:rFonts w:ascii="Times New Roman" w:eastAsia="Times New Roman" w:hAnsi="Times New Roman" w:cs="Times New Roman"/>
        </w:rPr>
      </w:pPr>
      <w:ins w:id="316" w:author="Benton, Deon" w:date="2026-05-18T21:47:00Z" w16du:dateUtc="2026-05-19T02:47:00Z">
        <w:r>
          <w:rPr>
            <w:rFonts w:ascii="Times New Roman" w:eastAsia="Times New Roman" w:hAnsi="Times New Roman" w:cs="Times New Roman"/>
          </w:rPr>
          <w:t xml:space="preserve">Due in part to these limitations and </w:t>
        </w:r>
      </w:ins>
      <w:ins w:id="317" w:author="Benton, Deon" w:date="2026-05-18T21:49:00Z" w16du:dateUtc="2026-05-19T02:49:00Z">
        <w:r>
          <w:rPr>
            <w:rFonts w:ascii="Times New Roman" w:eastAsia="Times New Roman" w:hAnsi="Times New Roman" w:cs="Times New Roman"/>
          </w:rPr>
          <w:t>given</w:t>
        </w:r>
      </w:ins>
      <w:ins w:id="318" w:author="Benton, Deon" w:date="2026-05-18T21:47:00Z" w16du:dateUtc="2026-05-19T02:47:00Z">
        <w:r>
          <w:rPr>
            <w:rFonts w:ascii="Times New Roman" w:eastAsia="Times New Roman" w:hAnsi="Times New Roman" w:cs="Times New Roman"/>
          </w:rPr>
          <w:t xml:space="preserve"> that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model is the only </w:t>
        </w:r>
      </w:ins>
      <w:ins w:id="319" w:author="Benton, Deon" w:date="2026-05-18T21:48:00Z" w16du:dateUtc="2026-05-19T02:48:00Z">
        <w:r>
          <w:rPr>
            <w:rFonts w:ascii="Times New Roman" w:eastAsia="Times New Roman" w:hAnsi="Times New Roman" w:cs="Times New Roman"/>
          </w:rPr>
          <w:t>lean account of infant action efficiency understanding</w:t>
        </w:r>
      </w:ins>
      <w:r w:rsidR="00524642">
        <w:rPr>
          <w:rFonts w:ascii="Times New Roman" w:hAnsi="Times New Roman" w:cs="Times New Roman"/>
        </w:rPr>
        <w:t>, the</w:t>
      </w:r>
      <w:ins w:id="320" w:author="Benton, Deon" w:date="2026-05-18T21:50:00Z" w16du:dateUtc="2026-05-19T02:50:00Z">
        <w:r>
          <w:rPr>
            <w:rFonts w:ascii="Times New Roman" w:hAnsi="Times New Roman" w:cs="Times New Roman"/>
          </w:rPr>
          <w:t xml:space="preserve"> </w:t>
        </w:r>
      </w:ins>
      <w:ins w:id="321" w:author="Benton, Deon" w:date="2026-05-18T21:53:00Z" w16du:dateUtc="2026-05-19T02:53:00Z">
        <w:r>
          <w:rPr>
            <w:rFonts w:ascii="Times New Roman" w:hAnsi="Times New Roman" w:cs="Times New Roman"/>
          </w:rPr>
          <w:t>goals of the</w:t>
        </w:r>
      </w:ins>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del w:id="322" w:author="Benton, Deon" w:date="2026-05-18T21:54:00Z" w16du:dateUtc="2026-05-19T02:54:00Z">
        <w:r w:rsidR="00431A61" w:rsidDel="00930DFC">
          <w:rPr>
            <w:rFonts w:ascii="Times New Roman" w:hAnsi="Times New Roman" w:cs="Times New Roman"/>
          </w:rPr>
          <w:delText xml:space="preserve">was </w:delText>
        </w:r>
      </w:del>
      <w:ins w:id="323" w:author="Benton, Deon" w:date="2026-05-18T21:54:00Z" w16du:dateUtc="2026-05-19T02:54:00Z">
        <w:r>
          <w:rPr>
            <w:rFonts w:ascii="Times New Roman" w:hAnsi="Times New Roman" w:cs="Times New Roman"/>
          </w:rPr>
          <w:t>w</w:t>
        </w:r>
        <w:r>
          <w:rPr>
            <w:rFonts w:ascii="Times New Roman" w:hAnsi="Times New Roman" w:cs="Times New Roman"/>
          </w:rPr>
          <w:t>ere twofold. The first was</w:t>
        </w:r>
        <w:r>
          <w:rPr>
            <w:rFonts w:ascii="Times New Roman" w:hAnsi="Times New Roman" w:cs="Times New Roman"/>
          </w:rPr>
          <w:t xml:space="preserve"> </w:t>
        </w:r>
      </w:ins>
      <w:r w:rsidR="00431A61">
        <w:rPr>
          <w:rFonts w:ascii="Times New Roman" w:hAnsi="Times New Roman" w:cs="Times New Roman"/>
        </w:rPr>
        <w:t>to</w:t>
      </w:r>
      <w:r w:rsidR="002265B0">
        <w:rPr>
          <w:rFonts w:ascii="Times New Roman" w:hAnsi="Times New Roman" w:cs="Times New Roman"/>
        </w:rPr>
        <w:t xml:space="preserve"> develop</w:t>
      </w:r>
      <w:ins w:id="324" w:author="Benton, Deon" w:date="2026-05-18T21:54:00Z" w16du:dateUtc="2026-05-19T02:54:00Z">
        <w:r>
          <w:rPr>
            <w:rFonts w:ascii="Times New Roman" w:hAnsi="Times New Roman" w:cs="Times New Roman"/>
          </w:rPr>
          <w:t xml:space="preserve"> </w:t>
        </w:r>
      </w:ins>
      <w:del w:id="325" w:author="Benton, Deon" w:date="2026-05-18T21:51:00Z" w16du:dateUtc="2026-05-19T02:51:00Z">
        <w:r w:rsidR="002265B0" w:rsidDel="00930DFC">
          <w:rPr>
            <w:rFonts w:ascii="Times New Roman" w:hAnsi="Times New Roman" w:cs="Times New Roman"/>
          </w:rPr>
          <w:delText xml:space="preserve"> </w:delText>
        </w:r>
      </w:del>
      <w:r w:rsidR="002265B0">
        <w:rPr>
          <w:rFonts w:ascii="Times New Roman" w:hAnsi="Times New Roman" w:cs="Times New Roman"/>
        </w:rPr>
        <w:t>an</w:t>
      </w:r>
      <w:ins w:id="326" w:author="Benton, Deon" w:date="2026-05-18T21:51:00Z" w16du:dateUtc="2026-05-19T02:51:00Z">
        <w:r>
          <w:rPr>
            <w:rFonts w:ascii="Times New Roman" w:hAnsi="Times New Roman" w:cs="Times New Roman"/>
          </w:rPr>
          <w:t xml:space="preserve"> </w:t>
        </w:r>
      </w:ins>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ins w:id="327" w:author="Benton, Deon" w:date="2026-05-18T21:51:00Z" w16du:dateUtc="2026-05-19T02:51:00Z">
        <w:r>
          <w:rPr>
            <w:rFonts w:ascii="Times New Roman" w:hAnsi="Times New Roman" w:cs="Times New Roman"/>
          </w:rPr>
          <w:t>can both</w:t>
        </w:r>
      </w:ins>
      <w:r w:rsidR="00A66FFF">
        <w:rPr>
          <w:rFonts w:ascii="Times New Roman" w:hAnsi="Times New Roman" w:cs="Times New Roman"/>
        </w:rPr>
        <w:t xml:space="preserve"> explain infants’ </w:t>
      </w:r>
      <w:r w:rsidR="00A66FFF">
        <w:rPr>
          <w:rFonts w:ascii="Times New Roman" w:hAnsi="Times New Roman" w:cs="Times New Roman"/>
        </w:rPr>
        <w:lastRenderedPageBreak/>
        <w:t xml:space="preserve">looking behaviors in Gergely et al. (1995) </w:t>
      </w:r>
      <w:ins w:id="328" w:author="Benton, Deon" w:date="2026-05-18T21:51:00Z" w16du:dateUtc="2026-05-19T02:51:00Z">
        <w:r>
          <w:rPr>
            <w:rFonts w:ascii="Times New Roman" w:hAnsi="Times New Roman" w:cs="Times New Roman"/>
          </w:rPr>
          <w:t xml:space="preserve">and can </w:t>
        </w:r>
      </w:ins>
      <w:r w:rsidR="00A66FFF">
        <w:rPr>
          <w:rFonts w:ascii="Times New Roman" w:hAnsi="Times New Roman" w:cs="Times New Roman"/>
        </w:rPr>
        <w:t>but</w:t>
      </w:r>
      <w:del w:id="329" w:author="Benton, Deon" w:date="2026-05-18T21:52:00Z" w16du:dateUtc="2026-05-19T02:52:00Z">
        <w:r w:rsidR="00A66FFF" w:rsidDel="00930DFC">
          <w:rPr>
            <w:rFonts w:ascii="Times New Roman" w:hAnsi="Times New Roman" w:cs="Times New Roman"/>
          </w:rPr>
          <w:delText xml:space="preserve"> </w:delText>
        </w:r>
      </w:del>
      <w:ins w:id="330" w:author="Benton, Deon" w:date="2026-05-18T21:51:00Z" w16du:dateUtc="2026-05-19T02:51:00Z">
        <w:r>
          <w:rPr>
            <w:rFonts w:ascii="Times New Roman" w:hAnsi="Times New Roman" w:cs="Times New Roman"/>
          </w:rPr>
          <w:t xml:space="preserve"> capture a range of other key findings in</w:t>
        </w:r>
      </w:ins>
      <w:r w:rsidR="00B03DF4">
        <w:rPr>
          <w:rFonts w:ascii="Times New Roman" w:hAnsi="Times New Roman" w:cs="Times New Roman"/>
        </w:rPr>
        <w:t xml:space="preserve"> th</w:t>
      </w:r>
      <w:ins w:id="331" w:author="Benton, Deon" w:date="2026-05-18T21:49:00Z" w16du:dateUtc="2026-05-19T02:49:00Z">
        <w:r>
          <w:rPr>
            <w:rFonts w:ascii="Times New Roman" w:hAnsi="Times New Roman" w:cs="Times New Roman"/>
          </w:rPr>
          <w:t>is literature</w:t>
        </w:r>
      </w:ins>
      <w:r w:rsidR="00D23F8D">
        <w:rPr>
          <w:rFonts w:ascii="Times New Roman" w:hAnsi="Times New Roman" w:cs="Times New Roman"/>
        </w:rPr>
        <w:t xml:space="preserve">. </w:t>
      </w:r>
      <w:r w:rsidR="00811479">
        <w:rPr>
          <w:rFonts w:ascii="Times New Roman" w:hAnsi="Times New Roman" w:cs="Times New Roman"/>
        </w:rPr>
        <w:t xml:space="preserve">I </w:t>
      </w:r>
      <w:ins w:id="332" w:author="Benton, Deon" w:date="2026-05-18T21:52:00Z" w16du:dateUtc="2026-05-19T02:52:00Z">
        <w:r>
          <w:rPr>
            <w:rFonts w:ascii="Times New Roman" w:hAnsi="Times New Roman" w:cs="Times New Roman"/>
          </w:rPr>
          <w:t>will demonstrate that when this alternative account is i</w:t>
        </w:r>
      </w:ins>
      <w:ins w:id="333" w:author="Benton, Deon" w:date="2026-05-18T21:56:00Z" w16du:dateUtc="2026-05-19T02:56:00Z">
        <w:r>
          <w:rPr>
            <w:rFonts w:ascii="Times New Roman" w:hAnsi="Times New Roman" w:cs="Times New Roman"/>
          </w:rPr>
          <w:t xml:space="preserve">mplemented </w:t>
        </w:r>
      </w:ins>
      <w:ins w:id="334" w:author="Benton, Deon" w:date="2026-05-18T21:52:00Z" w16du:dateUtc="2026-05-19T02:52:00Z">
        <w:r>
          <w:rPr>
            <w:rFonts w:ascii="Times New Roman" w:hAnsi="Times New Roman" w:cs="Times New Roman"/>
          </w:rPr>
          <w:t>in a new</w:t>
        </w:r>
      </w:ins>
      <w:r w:rsidR="00811479">
        <w:rPr>
          <w:rFonts w:ascii="Times New Roman" w:hAnsi="Times New Roman" w:cs="Times New Roman"/>
        </w:rPr>
        <w:t xml:space="preserve"> connectionist </w:t>
      </w:r>
      <w:ins w:id="335" w:author="Benton, Deon" w:date="2026-05-18T21:53:00Z" w16du:dateUtc="2026-05-19T02:53:00Z">
        <w:r>
          <w:rPr>
            <w:rFonts w:ascii="Times New Roman" w:hAnsi="Times New Roman" w:cs="Times New Roman"/>
          </w:rPr>
          <w:t>model</w:t>
        </w:r>
      </w:ins>
      <w:r w:rsidR="00811479">
        <w:rPr>
          <w:rFonts w:ascii="Times New Roman" w:hAnsi="Times New Roman" w:cs="Times New Roman"/>
        </w:rPr>
        <w:t xml:space="preserve">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equences)</w:t>
      </w:r>
      <w:ins w:id="336" w:author="Benton, Deon" w:date="2026-05-18T21:53:00Z" w16du:dateUtc="2026-05-19T02:53:00Z">
        <w:r>
          <w:rPr>
            <w:rFonts w:ascii="Times New Roman" w:hAnsi="Times New Roman" w:cs="Times New Roman"/>
          </w:rPr>
          <w:t>, the model</w:t>
        </w:r>
      </w:ins>
      <w:r w:rsidR="00811479">
        <w:rPr>
          <w:rFonts w:ascii="Times New Roman" w:hAnsi="Times New Roman" w:cs="Times New Roman"/>
        </w:rPr>
        <w:t xml:space="preserve"> can readily reproduce</w:t>
      </w:r>
      <w:ins w:id="337" w:author="Benton, Deon" w:date="2026-05-18T21:53:00Z" w16du:dateUtc="2026-05-19T02:53:00Z">
        <w:r>
          <w:rPr>
            <w:rFonts w:ascii="Times New Roman" w:hAnsi="Times New Roman" w:cs="Times New Roman"/>
          </w:rPr>
          <w:t xml:space="preserve"> </w:t>
        </w:r>
      </w:ins>
      <w:ins w:id="338" w:author="Benton, Deon" w:date="2026-05-18T21:54:00Z" w16du:dateUtc="2026-05-19T02:54:00Z">
        <w:r>
          <w:rPr>
            <w:rFonts w:ascii="Times New Roman" w:hAnsi="Times New Roman" w:cs="Times New Roman"/>
          </w:rPr>
          <w:t>such key findings</w:t>
        </w:r>
      </w:ins>
      <w:r w:rsidR="00811479">
        <w:rPr>
          <w:rFonts w:ascii="Times New Roman" w:hAnsi="Times New Roman" w:cs="Times New Roman"/>
        </w:rPr>
        <w:t xml:space="preserve">. </w:t>
      </w:r>
      <w:r w:rsidR="00D23F8D">
        <w:rPr>
          <w:rFonts w:ascii="Times New Roman" w:hAnsi="Times New Roman" w:cs="Times New Roman"/>
        </w:rPr>
        <w:t xml:space="preserve">The second </w:t>
      </w:r>
      <w:ins w:id="339" w:author="Benton, Deon" w:date="2026-05-18T21:54:00Z" w16du:dateUtc="2026-05-19T02:54:00Z">
        <w:r>
          <w:rPr>
            <w:rFonts w:ascii="Times New Roman" w:hAnsi="Times New Roman" w:cs="Times New Roman"/>
          </w:rPr>
          <w:t>was</w:t>
        </w:r>
      </w:ins>
      <w:r w:rsidR="00D23F8D">
        <w:rPr>
          <w:rFonts w:ascii="Times New Roman" w:hAnsi="Times New Roman" w:cs="Times New Roman"/>
        </w:rPr>
        <w:t xml:space="preserve"> to demonstrate that</w:t>
      </w:r>
      <w:r w:rsidR="00037EA9">
        <w:rPr>
          <w:rFonts w:ascii="Times New Roman" w:hAnsi="Times New Roman" w:cs="Times New Roman"/>
        </w:rPr>
        <w:t xml:space="preserve"> </w:t>
      </w:r>
      <w:ins w:id="340" w:author="Benton, Deon" w:date="2026-05-18T21:54:00Z" w16du:dateUtc="2026-05-19T02:54:00Z">
        <w:r>
          <w:rPr>
            <w:rFonts w:ascii="Times New Roman" w:hAnsi="Times New Roman" w:cs="Times New Roman"/>
          </w:rPr>
          <w:t>ALIAS</w:t>
        </w:r>
      </w:ins>
      <w:ins w:id="341" w:author="Benton, Deon" w:date="2026-05-18T21:55:00Z" w16du:dateUtc="2026-05-19T02:55:00Z">
        <w:r>
          <w:rPr>
            <w:rFonts w:ascii="Times New Roman" w:hAnsi="Times New Roman" w:cs="Times New Roman"/>
          </w:rPr>
          <w:t xml:space="preserve"> provides a more </w:t>
        </w:r>
      </w:ins>
      <w:r w:rsidR="00037EA9">
        <w:rPr>
          <w:rFonts w:ascii="Times New Roman" w:hAnsi="Times New Roman" w:cs="Times New Roman"/>
        </w:rPr>
        <w:t>complete</w:t>
      </w:r>
      <w:r w:rsidR="0012624E">
        <w:rPr>
          <w:rFonts w:ascii="Times New Roman" w:hAnsi="Times New Roman" w:cs="Times New Roman"/>
        </w:rPr>
        <w:t xml:space="preserve"> account of infants’ looking behavior than </w:t>
      </w:r>
      <w:proofErr w:type="spellStart"/>
      <w:r w:rsidR="0012624E">
        <w:rPr>
          <w:rFonts w:ascii="Times New Roman" w:hAnsi="Times New Roman" w:cs="Times New Roman"/>
        </w:rPr>
        <w:t>Overwalle</w:t>
      </w:r>
      <w:ins w:id="342" w:author="Benton, Deon" w:date="2026-05-18T21:55:00Z" w16du:dateUtc="2026-05-19T02:55:00Z">
        <w:r>
          <w:rPr>
            <w:rFonts w:ascii="Times New Roman" w:hAnsi="Times New Roman" w:cs="Times New Roman"/>
          </w:rPr>
          <w:t>’s</w:t>
        </w:r>
      </w:ins>
      <w:proofErr w:type="spellEnd"/>
      <w:r w:rsidR="0012624E">
        <w:rPr>
          <w:rFonts w:ascii="Times New Roman" w:hAnsi="Times New Roman" w:cs="Times New Roman"/>
        </w:rPr>
        <w:t xml:space="preserve"> (2010)</w:t>
      </w:r>
      <w:r w:rsidR="00037EA9">
        <w:rPr>
          <w:rFonts w:ascii="Times New Roman" w:hAnsi="Times New Roman" w:cs="Times New Roman"/>
        </w:rPr>
        <w:t xml:space="preserve"> </w:t>
      </w:r>
      <w:ins w:id="343" w:author="Benton, Deon" w:date="2026-05-18T21:55:00Z" w16du:dateUtc="2026-05-19T02:55:00Z">
        <w:r>
          <w:rPr>
            <w:rFonts w:ascii="Times New Roman" w:hAnsi="Times New Roman" w:cs="Times New Roman"/>
          </w:rPr>
          <w:t xml:space="preserve">original model and an extension of it. </w:t>
        </w:r>
      </w:ins>
    </w:p>
    <w:p w14:paraId="177CFD57" w14:textId="74F6CA71" w:rsidR="00EF283F" w:rsidRDefault="00930DFC" w:rsidP="00EF283F">
      <w:pPr>
        <w:spacing w:line="480" w:lineRule="auto"/>
        <w:ind w:firstLine="720"/>
        <w:contextualSpacing/>
        <w:rPr>
          <w:ins w:id="344" w:author="Benton, Deon" w:date="2026-05-18T22:22:00Z" w16du:dateUtc="2026-05-19T03:22:00Z"/>
          <w:rFonts w:ascii="Times New Roman" w:hAnsi="Times New Roman" w:cs="Times New Roman"/>
        </w:rPr>
      </w:pPr>
      <w:ins w:id="345" w:author="Benton, Deon" w:date="2026-05-18T21:56:00Z" w16du:dateUtc="2026-05-19T02:56:00Z">
        <w:r>
          <w:rPr>
            <w:rFonts w:ascii="Times New Roman" w:hAnsi="Times New Roman" w:cs="Times New Roman"/>
          </w:rPr>
          <w:t>The crux of my proposal is that</w:t>
        </w:r>
      </w:ins>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ins w:id="346" w:author="Benton, Deon" w:date="2026-05-16T15:39:00Z" w16du:dateUtc="2026-05-16T20:39:00Z">
        <w:r w:rsidR="00DB0881">
          <w:rPr>
            <w:rFonts w:ascii="Times New Roman" w:hAnsi="Times New Roman" w:cs="Times New Roman"/>
          </w:rPr>
          <w:t>action efficiency understanding</w:t>
        </w:r>
      </w:ins>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reflects </w:t>
      </w:r>
      <w:r w:rsidR="00B80D3D" w:rsidRPr="00B80D3D">
        <w:rPr>
          <w:rFonts w:ascii="Times New Roman" w:hAnsi="Times New Roman" w:cs="Times New Roman"/>
        </w:rPr>
        <w:t>th</w:t>
      </w:r>
      <w:r w:rsidR="001976DC">
        <w:rPr>
          <w:rFonts w:ascii="Times New Roman" w:hAnsi="Times New Roman" w:cs="Times New Roman"/>
        </w:rPr>
        <w:t xml:space="preserve">eir extensive, </w:t>
      </w:r>
      <w:r w:rsidR="00B80D3D"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00B80D3D"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these same entities will move around or over barriers along curved or </w:t>
      </w:r>
      <w:proofErr w:type="gramStart"/>
      <w:r w:rsidR="00806261" w:rsidRPr="00806261">
        <w:rPr>
          <w:rFonts w:ascii="Times New Roman" w:hAnsi="Times New Roman" w:cs="Times New Roman"/>
        </w:rPr>
        <w:t>arced</w:t>
      </w:r>
      <w:proofErr w:type="gramEnd"/>
      <w:r w:rsidR="00806261" w:rsidRPr="00806261">
        <w:rPr>
          <w:rFonts w:ascii="Times New Roman" w:hAnsi="Times New Roman" w:cs="Times New Roman"/>
        </w:rPr>
        <w:t xml:space="preserve"> trajectories when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ins w:id="347" w:author="Benton, Deon" w:date="2026-05-18T22:07:00Z" w16du:dateUtc="2026-05-19T03:07:00Z">
        <w:r w:rsidR="00EC7D5B">
          <w:rPr>
            <w:rFonts w:ascii="Times New Roman" w:hAnsi="Times New Roman" w:cs="Times New Roman"/>
          </w:rPr>
          <w:t xml:space="preserve">Johnny’s mother steps over his skateboard </w:t>
        </w:r>
      </w:ins>
      <w:ins w:id="348" w:author="Benton, Deon" w:date="2026-05-18T22:08:00Z" w16du:dateUtc="2026-05-19T03:08:00Z">
        <w:r w:rsidR="00EC7D5B">
          <w:rPr>
            <w:rFonts w:ascii="Times New Roman" w:hAnsi="Times New Roman" w:cs="Times New Roman"/>
          </w:rPr>
          <w:t>to avoid tripping over it</w:t>
        </w:r>
      </w:ins>
      <w:r w:rsidR="005335FD">
        <w:rPr>
          <w:rFonts w:ascii="Times New Roman" w:hAnsi="Times New Roman" w:cs="Times New Roman"/>
        </w:rPr>
        <w:t>,</w:t>
      </w:r>
      <w:r w:rsidR="007B18A4">
        <w:rPr>
          <w:rFonts w:ascii="Times New Roman" w:hAnsi="Times New Roman" w:cs="Times New Roman"/>
        </w:rPr>
        <w:t xml:space="preserve"> the vertical distance between the apex of </w:t>
      </w:r>
      <w:ins w:id="349" w:author="Benton, Deon" w:date="2026-05-18T22:10:00Z" w16du:dateUtc="2026-05-19T03:10:00Z">
        <w:r w:rsidR="00EC7D5B">
          <w:rPr>
            <w:rFonts w:ascii="Times New Roman" w:hAnsi="Times New Roman" w:cs="Times New Roman"/>
          </w:rPr>
          <w:t>that curved movement</w:t>
        </w:r>
      </w:ins>
      <w:del w:id="350" w:author="Benton, Deon" w:date="2026-05-18T22:10:00Z" w16du:dateUtc="2026-05-19T03:10:00Z">
        <w:r w:rsidR="007B18A4" w:rsidDel="00EC7D5B">
          <w:rPr>
            <w:rFonts w:ascii="Times New Roman" w:hAnsi="Times New Roman" w:cs="Times New Roman"/>
          </w:rPr>
          <w:delText xml:space="preserve"> </w:delText>
        </w:r>
      </w:del>
      <w:ins w:id="351" w:author="Benton, Deon" w:date="2026-05-18T22:10:00Z" w16du:dateUtc="2026-05-19T03:10:00Z">
        <w:r w:rsidR="00EC7D5B">
          <w:rPr>
            <w:rFonts w:ascii="Times New Roman" w:hAnsi="Times New Roman" w:cs="Times New Roman"/>
          </w:rPr>
          <w:t xml:space="preserve"> </w:t>
        </w:r>
      </w:ins>
      <w:r w:rsidR="007B18A4">
        <w:rPr>
          <w:rFonts w:ascii="Times New Roman" w:hAnsi="Times New Roman" w:cs="Times New Roman"/>
        </w:rPr>
        <w:t xml:space="preserve">and the top of the obstacle is often minimal. </w:t>
      </w:r>
      <w:ins w:id="352" w:author="Benton, Deon" w:date="2026-05-18T22:16:00Z" w16du:dateUtc="2026-05-19T03:16:00Z">
        <w:r w:rsidR="00DF4C56" w:rsidRPr="00DF4C56">
          <w:rPr>
            <w:rFonts w:ascii="Times New Roman" w:hAnsi="Times New Roman" w:cs="Times New Roman"/>
          </w:rPr>
          <w:t>A critical assumption of the current proposal</w:t>
        </w:r>
        <w:r w:rsidR="00DF4C56">
          <w:rPr>
            <w:rFonts w:ascii="Times New Roman" w:hAnsi="Times New Roman" w:cs="Times New Roman"/>
          </w:rPr>
          <w:t>—which distinguishes it from the rich proposal discussed at the outset—</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that infants process and represent actions in terms of their semantically neutral kinematics and represent obstacles and the agents that avoid them in terms of their equally conceptually neutral visible surface features.</w:t>
        </w:r>
      </w:ins>
      <w:del w:id="353" w:author="Benton, Deon" w:date="2026-05-18T22:16:00Z" w16du:dateUtc="2026-05-19T03:16:00Z">
        <w:r w:rsidR="00044173" w:rsidDel="00DF4C56">
          <w:rPr>
            <w:rFonts w:ascii="Times New Roman" w:hAnsi="Times New Roman" w:cs="Times New Roman"/>
          </w:rPr>
          <w:delText xml:space="preserve"> </w:delText>
        </w:r>
      </w:del>
      <w:ins w:id="354" w:author="Benton, Deon" w:date="2026-05-18T22:17:00Z" w16du:dateUtc="2026-05-19T03:17:00Z">
        <w:r w:rsidR="00DF4C56">
          <w:rPr>
            <w:rFonts w:ascii="Times New Roman" w:hAnsi="Times New Roman" w:cs="Times New Roman"/>
          </w:rPr>
          <w:t xml:space="preserve"> </w:t>
        </w:r>
      </w:ins>
      <w:ins w:id="355" w:author="Benton, Deon" w:date="2026-05-18T22:02:00Z" w16du:dateUtc="2026-05-19T03:02:00Z">
        <w:r w:rsidR="004A32AA">
          <w:rPr>
            <w:rFonts w:ascii="Times New Roman" w:hAnsi="Times New Roman" w:cs="Times New Roman"/>
          </w:rPr>
          <w:t>Additionally, I contend that what</w:t>
        </w:r>
      </w:ins>
      <w:r w:rsidR="00FF6ED3">
        <w:rPr>
          <w:rFonts w:ascii="Times New Roman" w:hAnsi="Times New Roman" w:cs="Times New Roman"/>
        </w:rPr>
        <w:t xml:space="preserve"> infants learn during the habituation phase </w:t>
      </w:r>
      <w:ins w:id="356" w:author="Benton, Deon" w:date="2026-05-18T22:03:00Z" w16du:dateUtc="2026-05-19T03:03:00Z">
        <w:r w:rsidR="004A32AA">
          <w:rPr>
            <w:rFonts w:ascii="Times New Roman" w:hAnsi="Times New Roman" w:cs="Times New Roman"/>
          </w:rPr>
          <w:t>of</w:t>
        </w:r>
      </w:ins>
      <w:ins w:id="357" w:author="Benton, Deon" w:date="2026-05-18T22:18:00Z" w16du:dateUtc="2026-05-19T03:18:00Z">
        <w:r w:rsidR="00DF4C56">
          <w:rPr>
            <w:rFonts w:ascii="Times New Roman" w:hAnsi="Times New Roman" w:cs="Times New Roman"/>
          </w:rPr>
          <w:t xml:space="preserve"> a typical</w:t>
        </w:r>
      </w:ins>
      <w:ins w:id="358" w:author="Benton, Deon" w:date="2026-05-18T22:03:00Z" w16du:dateUtc="2026-05-19T03:03:00Z">
        <w:r w:rsidR="004A32AA">
          <w:rPr>
            <w:rFonts w:ascii="Times New Roman" w:hAnsi="Times New Roman" w:cs="Times New Roman"/>
          </w:rPr>
          <w:t xml:space="preserve"> </w:t>
        </w:r>
      </w:ins>
      <w:ins w:id="359" w:author="Benton, Deon" w:date="2026-05-16T15:39:00Z" w16du:dateUtc="2026-05-16T20:39:00Z">
        <w:r w:rsidR="00DB0881">
          <w:rPr>
            <w:rFonts w:ascii="Times New Roman" w:hAnsi="Times New Roman" w:cs="Times New Roman"/>
          </w:rPr>
          <w:t>action efficiency understanding</w:t>
        </w:r>
      </w:ins>
      <w:r w:rsidR="002428A9">
        <w:rPr>
          <w:rFonts w:ascii="Times New Roman" w:hAnsi="Times New Roman" w:cs="Times New Roman"/>
        </w:rPr>
        <w:t xml:space="preserve"> </w:t>
      </w:r>
      <w:ins w:id="360" w:author="Benton, Deon" w:date="2026-05-18T22:18:00Z" w16du:dateUtc="2026-05-19T03:18:00Z">
        <w:r w:rsidR="00DF4C56">
          <w:rPr>
            <w:rFonts w:ascii="Times New Roman" w:hAnsi="Times New Roman" w:cs="Times New Roman"/>
          </w:rPr>
          <w:t>stud</w:t>
        </w:r>
        <w:r w:rsidR="00DF4C56">
          <w:rPr>
            <w:rFonts w:ascii="Times New Roman" w:hAnsi="Times New Roman" w:cs="Times New Roman"/>
          </w:rPr>
          <w:t>y</w:t>
        </w:r>
        <w:r w:rsidR="00DF4C56">
          <w:rPr>
            <w:rFonts w:ascii="Times New Roman" w:hAnsi="Times New Roman" w:cs="Times New Roman"/>
          </w:rPr>
          <w:t xml:space="preserve"> </w:t>
        </w:r>
      </w:ins>
      <w:ins w:id="361" w:author="Benton, Deon" w:date="2026-05-18T22:03:00Z" w16du:dateUtc="2026-05-19T03:03:00Z">
        <w:r w:rsidR="004A32AA">
          <w:rPr>
            <w:rFonts w:ascii="Times New Roman" w:hAnsi="Times New Roman" w:cs="Times New Roman"/>
          </w:rPr>
          <w:t>has direct bearing on their</w:t>
        </w:r>
      </w:ins>
      <w:r w:rsidR="00FF6ED3">
        <w:rPr>
          <w:rFonts w:ascii="Times New Roman" w:hAnsi="Times New Roman" w:cs="Times New Roman"/>
        </w:rPr>
        <w:t xml:space="preserve"> subsequent looking behaviors during the test phase. </w:t>
      </w:r>
      <w:r w:rsidR="006C33A3">
        <w:rPr>
          <w:rFonts w:ascii="Times New Roman" w:hAnsi="Times New Roman" w:cs="Times New Roman"/>
        </w:rPr>
        <w:t xml:space="preserve">To illustrate, consider </w:t>
      </w:r>
      <w:r w:rsidR="00524642">
        <w:rPr>
          <w:rFonts w:ascii="Times New Roman" w:hAnsi="Times New Roman" w:cs="Times New Roman"/>
        </w:rPr>
        <w:t>Gergely et al.</w:t>
      </w:r>
      <w:r w:rsidR="006C33A3">
        <w:rPr>
          <w:rFonts w:ascii="Times New Roman" w:hAnsi="Times New Roman" w:cs="Times New Roman"/>
        </w:rPr>
        <w:t>’s</w:t>
      </w:r>
      <w:r w:rsidR="00524642">
        <w:rPr>
          <w:rFonts w:ascii="Times New Roman" w:hAnsi="Times New Roman" w:cs="Times New Roman"/>
        </w:rPr>
        <w:t xml:space="preserve"> (1995)</w:t>
      </w:r>
      <w:r w:rsidR="006C33A3">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w:t>
      </w:r>
      <w:ins w:id="362" w:author="Benton, Deon" w:date="2026-05-18T22:18:00Z" w16du:dateUtc="2026-05-19T03:18:00Z">
        <w:r w:rsidR="00DF4C56">
          <w:rPr>
            <w:rFonts w:ascii="Times New Roman" w:hAnsi="Times New Roman" w:cs="Times New Roman"/>
          </w:rPr>
          <w:t xml:space="preserve"> both</w:t>
        </w:r>
      </w:ins>
      <w:r w:rsidR="00524642">
        <w:rPr>
          <w:rFonts w:ascii="Times New Roman" w:hAnsi="Times New Roman" w:cs="Times New Roman"/>
        </w:rPr>
        <w:t xml:space="preserve"> over the course of the habituation phase</w:t>
      </w:r>
      <w:ins w:id="363" w:author="Benton, Deon" w:date="2026-05-18T22:18:00Z" w16du:dateUtc="2026-05-19T03:18:00Z">
        <w:r w:rsidR="00DF4C56">
          <w:rPr>
            <w:rFonts w:ascii="Times New Roman" w:hAnsi="Times New Roman" w:cs="Times New Roman"/>
          </w:rPr>
          <w:t xml:space="preserve"> and in</w:t>
        </w:r>
      </w:ins>
      <w:ins w:id="364" w:author="Benton, Deon" w:date="2026-05-18T22:19:00Z" w16du:dateUtc="2026-05-19T03:19:00Z">
        <w:r w:rsidR="00DF4C56">
          <w:rPr>
            <w:rFonts w:ascii="Times New Roman" w:hAnsi="Times New Roman" w:cs="Times New Roman"/>
          </w:rPr>
          <w:t xml:space="preserve"> the real world (in which </w:t>
        </w:r>
        <w:r w:rsidR="00DF4C56">
          <w:rPr>
            <w:rFonts w:ascii="Times New Roman" w:hAnsi="Times New Roman" w:cs="Times New Roman"/>
          </w:rPr>
          <w:lastRenderedPageBreak/>
          <w:t>curved motion tends to occur in the presence of obstacles)</w:t>
        </w:r>
      </w:ins>
      <w:r w:rsidR="00524642">
        <w:rPr>
          <w:rFonts w:ascii="Times New Roman" w:hAnsi="Times New Roman" w:cs="Times New Roman"/>
        </w:rPr>
        <w:t>.</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expectation</w:t>
      </w:r>
      <w:ins w:id="365" w:author="Benton, Deon" w:date="2026-05-18T22:19:00Z" w16du:dateUtc="2026-05-19T03:19:00Z">
        <w:r w:rsidR="00EF283F">
          <w:rPr>
            <w:rFonts w:ascii="Times New Roman" w:hAnsi="Times New Roman" w:cs="Times New Roman"/>
          </w:rPr>
          <w:t xml:space="preserve"> </w:t>
        </w:r>
      </w:ins>
      <w:r w:rsidR="00965B05">
        <w:rPr>
          <w:rFonts w:ascii="Times New Roman" w:hAnsi="Times New Roman" w:cs="Times New Roman"/>
        </w:rPr>
        <w:t xml:space="preserve">should evoke much less looking than one </w:t>
      </w:r>
      <w:r w:rsidR="006C2D16">
        <w:rPr>
          <w:rFonts w:ascii="Times New Roman" w:hAnsi="Times New Roman" w:cs="Times New Roman"/>
        </w:rPr>
        <w:t xml:space="preserve">that violates </w:t>
      </w:r>
      <w:ins w:id="366" w:author="Benton, Deon" w:date="2026-05-18T22:38:00Z" w16du:dateUtc="2026-05-19T03:38:00Z">
        <w:r w:rsidR="007062A8">
          <w:rPr>
            <w:rFonts w:ascii="Times New Roman" w:hAnsi="Times New Roman" w:cs="Times New Roman"/>
          </w:rPr>
          <w:t>it</w:t>
        </w:r>
      </w:ins>
      <w:ins w:id="367" w:author="Benton, Deon" w:date="2026-05-18T22:19:00Z" w16du:dateUtc="2026-05-19T03:19:00Z">
        <w:r w:rsidR="00EF283F">
          <w:rPr>
            <w:rFonts w:ascii="Times New Roman" w:hAnsi="Times New Roman" w:cs="Times New Roman"/>
          </w:rPr>
          <w:t xml:space="preserve">. </w:t>
        </w:r>
      </w:ins>
    </w:p>
    <w:p w14:paraId="7AC9BDD3" w14:textId="332A6350"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 xml:space="preserve">one </w:t>
      </w:r>
      <w:ins w:id="368" w:author="Benton, Deon" w:date="2026-05-18T22:21:00Z" w16du:dateUtc="2026-05-19T03:21:00Z">
        <w:r w:rsidR="00EF283F">
          <w:rPr>
            <w:rFonts w:ascii="Times New Roman" w:hAnsi="Times New Roman" w:cs="Times New Roman"/>
          </w:rPr>
          <w:t>may wonder why infants in this condition do not</w:t>
        </w:r>
      </w:ins>
      <w:ins w:id="369" w:author="Benton, Deon" w:date="2026-05-18T22:20:00Z" w16du:dateUtc="2026-05-19T03:20:00Z">
        <w:r w:rsidR="00EF283F">
          <w:rPr>
            <w:rFonts w:ascii="Times New Roman" w:hAnsi="Times New Roman" w:cs="Times New Roman"/>
          </w:rPr>
          <w:t xml:space="preserve"> show the same pattern of looking</w:t>
        </w:r>
      </w:ins>
      <w:r w:rsidR="00EB7174">
        <w:rPr>
          <w:rFonts w:ascii="Times New Roman" w:hAnsi="Times New Roman" w:cs="Times New Roman"/>
        </w:rPr>
        <w:t>.</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r w:rsidR="00244267">
        <w:rPr>
          <w:rFonts w:ascii="Times New Roman" w:hAnsi="Times New Roman" w:cs="Times New Roman"/>
        </w:rPr>
        <w:t xml:space="preserve">Although it is true that </w:t>
      </w:r>
      <w:ins w:id="370" w:author="Benton, Deon" w:date="2026-05-18T22:22:00Z" w16du:dateUtc="2026-05-19T03:22:00Z">
        <w:r w:rsidR="00EF283F">
          <w:rPr>
            <w:rFonts w:ascii="Times New Roman" w:hAnsi="Times New Roman" w:cs="Times New Roman"/>
          </w:rPr>
          <w:t xml:space="preserve">the habituation event in both conditions depict curved motion and a barrier, </w:t>
        </w:r>
      </w:ins>
      <w:r w:rsidR="00244267">
        <w:rPr>
          <w:rFonts w:ascii="Times New Roman" w:hAnsi="Times New Roman" w:cs="Times New Roman"/>
        </w:rPr>
        <w:t>a key difference between</w:t>
      </w:r>
      <w:r w:rsidR="00F45A64">
        <w:rPr>
          <w:rFonts w:ascii="Times New Roman" w:hAnsi="Times New Roman" w:cs="Times New Roman"/>
        </w:rPr>
        <w:t xml:space="preserve"> the habituation experiences of infants in</w:t>
      </w:r>
      <w:r w:rsidR="00244267">
        <w:rPr>
          <w:rFonts w:ascii="Times New Roman" w:hAnsi="Times New Roman" w:cs="Times New Roman"/>
        </w:rPr>
        <w:t xml:space="preserve"> both conditions is that the curved motion occurred over a barrier in the Experimental condition</w:t>
      </w:r>
      <w:ins w:id="371" w:author="Benton, Deon" w:date="2026-05-18T22:22:00Z" w16du:dateUtc="2026-05-19T03:22:00Z">
        <w:r w:rsidR="00EF283F">
          <w:rPr>
            <w:rFonts w:ascii="Times New Roman" w:hAnsi="Times New Roman" w:cs="Times New Roman"/>
          </w:rPr>
          <w:t xml:space="preserve"> but beside it</w:t>
        </w:r>
      </w:ins>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ins w:id="372" w:author="Benton, Deon" w:date="2026-05-18T22:23:00Z" w16du:dateUtc="2026-05-19T03:23:00Z">
        <w:r w:rsidR="00EF283F">
          <w:rPr>
            <w:rFonts w:ascii="Times New Roman" w:hAnsi="Times New Roman" w:cs="Times New Roman"/>
          </w:rPr>
          <w:t xml:space="preserve">it. This may have to do with the fact that </w:t>
        </w:r>
      </w:ins>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ins w:id="373" w:author="Benton, Deon" w:date="2026-05-18T22:24:00Z" w16du:dateUtc="2026-05-19T03:24:00Z">
        <w:r w:rsidR="00EF283F">
          <w:rPr>
            <w:rFonts w:ascii="Times New Roman" w:hAnsi="Times New Roman" w:cs="Times New Roman"/>
          </w:rPr>
          <w:t>next to one another in</w:t>
        </w:r>
      </w:ins>
      <w:r w:rsidR="00A23E8A">
        <w:rPr>
          <w:rFonts w:ascii="Times New Roman" w:hAnsi="Times New Roman" w:cs="Times New Roman"/>
        </w:rPr>
        <w:t xml:space="preserve"> space is important</w:t>
      </w:r>
      <w:ins w:id="374" w:author="Benton, Deon" w:date="2026-05-18T22:25:00Z" w16du:dateUtc="2026-05-19T03:25:00Z">
        <w:r w:rsidR="00EF283F">
          <w:rPr>
            <w:rFonts w:ascii="Times New Roman" w:hAnsi="Times New Roman" w:cs="Times New Roman"/>
          </w:rPr>
          <w:t xml:space="preserve"> </w:t>
        </w:r>
      </w:ins>
      <w:ins w:id="375" w:author="Benton, Deon" w:date="2026-05-18T22:26:00Z" w16du:dateUtc="2026-05-19T03:26:00Z">
        <w:r w:rsidR="005B760F">
          <w:rPr>
            <w:rFonts w:ascii="Times New Roman" w:hAnsi="Times New Roman" w:cs="Times New Roman"/>
          </w:rPr>
          <w:t>because it means that it should</w:t>
        </w:r>
      </w:ins>
      <w:r w:rsidR="00A50C75">
        <w:rPr>
          <w:rFonts w:ascii="Times New Roman" w:hAnsi="Times New Roman" w:cs="Times New Roman"/>
        </w:rPr>
        <w:t xml:space="preserve"> </w:t>
      </w:r>
      <w:ins w:id="376" w:author="Benton, Deon" w:date="2026-05-18T22:41:00Z" w16du:dateUtc="2026-05-19T03:41:00Z">
        <w:r w:rsidR="001D3116">
          <w:rPr>
            <w:rFonts w:ascii="Times New Roman" w:hAnsi="Times New Roman" w:cs="Times New Roman"/>
          </w:rPr>
          <w:t xml:space="preserve">be </w:t>
        </w:r>
      </w:ins>
      <w:r w:rsidR="00A50C75">
        <w:rPr>
          <w:rFonts w:ascii="Times New Roman" w:hAnsi="Times New Roman" w:cs="Times New Roman"/>
        </w:rPr>
        <w:t>easier to associate one with the other</w:t>
      </w:r>
      <w:ins w:id="377" w:author="Benton, Deon" w:date="2026-05-18T22:25:00Z" w16du:dateUtc="2026-05-19T03:25:00Z">
        <w:r w:rsidR="00EF283F">
          <w:rPr>
            <w:rFonts w:ascii="Times New Roman" w:hAnsi="Times New Roman" w:cs="Times New Roman"/>
          </w:rPr>
          <w:t xml:space="preserve"> </w:t>
        </w:r>
      </w:ins>
      <w:ins w:id="378" w:author="Benton, Deon" w:date="2026-05-18T22:26:00Z" w16du:dateUtc="2026-05-19T03:26:00Z">
        <w:r w:rsidR="005B760F">
          <w:rPr>
            <w:rFonts w:ascii="Times New Roman" w:hAnsi="Times New Roman" w:cs="Times New Roman"/>
          </w:rPr>
          <w:t xml:space="preserve">given that both can be </w:t>
        </w:r>
      </w:ins>
      <w:ins w:id="379" w:author="Benton, Deon" w:date="2026-05-18T22:42:00Z" w16du:dateUtc="2026-05-19T03:42:00Z">
        <w:r w:rsidR="001D3116">
          <w:rPr>
            <w:rFonts w:ascii="Times New Roman" w:hAnsi="Times New Roman" w:cs="Times New Roman"/>
          </w:rPr>
          <w:t>attended to</w:t>
        </w:r>
      </w:ins>
      <w:ins w:id="380" w:author="Benton, Deon" w:date="2026-05-18T22:26:00Z" w16du:dateUtc="2026-05-19T03:26:00Z">
        <w:r w:rsidR="005B760F">
          <w:rPr>
            <w:rFonts w:ascii="Times New Roman" w:hAnsi="Times New Roman" w:cs="Times New Roman"/>
          </w:rPr>
          <w:t xml:space="preserve"> </w:t>
        </w:r>
      </w:ins>
      <w:ins w:id="381" w:author="Benton, Deon" w:date="2026-05-18T22:27:00Z" w16du:dateUtc="2026-05-19T03:27:00Z">
        <w:r w:rsidR="005B760F">
          <w:rPr>
            <w:rFonts w:ascii="Times New Roman" w:hAnsi="Times New Roman" w:cs="Times New Roman"/>
          </w:rPr>
          <w:t xml:space="preserve">simultaneously. </w:t>
        </w:r>
      </w:ins>
      <w:del w:id="382" w:author="Benton, Deon" w:date="2026-05-18T22:26:00Z" w16du:dateUtc="2026-05-19T03:26:00Z">
        <w:r w:rsidR="00A50C75" w:rsidDel="005B760F">
          <w:rPr>
            <w:rFonts w:ascii="Times New Roman" w:hAnsi="Times New Roman" w:cs="Times New Roman"/>
          </w:rPr>
          <w:delText>.</w:delText>
        </w:r>
      </w:del>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ins w:id="383" w:author="Benton, Deon" w:date="2026-05-18T22:27:00Z" w16du:dateUtc="2026-05-19T03:27:00Z">
        <w:r w:rsidR="005B760F">
          <w:rPr>
            <w:rFonts w:ascii="Times New Roman" w:hAnsi="Times New Roman" w:cs="Times New Roman"/>
          </w:rPr>
          <w:t xml:space="preserve"> the reduced visual salience of the barrier in this configuration means that it is not a guarantee</w:t>
        </w:r>
      </w:ins>
      <w:ins w:id="384" w:author="Benton, Deon" w:date="2026-05-18T22:28:00Z" w16du:dateUtc="2026-05-19T03:28:00Z">
        <w:r w:rsidR="005B760F">
          <w:rPr>
            <w:rFonts w:ascii="Times New Roman" w:hAnsi="Times New Roman" w:cs="Times New Roman"/>
          </w:rPr>
          <w:t xml:space="preserve"> </w:t>
        </w:r>
      </w:ins>
      <w:ins w:id="385" w:author="Benton, Deon" w:date="2026-05-18T22:27:00Z" w16du:dateUtc="2026-05-19T03:27:00Z">
        <w:r w:rsidR="005B760F">
          <w:rPr>
            <w:rFonts w:ascii="Times New Roman" w:hAnsi="Times New Roman" w:cs="Times New Roman"/>
          </w:rPr>
          <w:t xml:space="preserve">that </w:t>
        </w:r>
      </w:ins>
      <w:ins w:id="386" w:author="Benton, Deon" w:date="2026-05-18T22:28:00Z" w16du:dateUtc="2026-05-19T03:28:00Z">
        <w:r w:rsidR="005B760F">
          <w:rPr>
            <w:rFonts w:ascii="Times New Roman" w:hAnsi="Times New Roman" w:cs="Times New Roman"/>
          </w:rPr>
          <w:t>infants will even notice it</w:t>
        </w:r>
      </w:ins>
      <w:r w:rsidR="00071370">
        <w:rPr>
          <w:rFonts w:ascii="Times New Roman" w:hAnsi="Times New Roman" w:cs="Times New Roman"/>
        </w:rPr>
        <w:t xml:space="preserve">. </w:t>
      </w:r>
      <w:ins w:id="387" w:author="Benton, Deon" w:date="2026-05-18T22:28:00Z" w16du:dateUtc="2026-05-19T03:28:00Z">
        <w:r w:rsidR="005B760F">
          <w:rPr>
            <w:rFonts w:ascii="Times New Roman" w:hAnsi="Times New Roman" w:cs="Times New Roman"/>
          </w:rPr>
          <w:t>If infants do manage to notice the barrier in this arrangement, t</w:t>
        </w:r>
      </w:ins>
      <w:r w:rsidR="00547101">
        <w:rPr>
          <w:rFonts w:ascii="Times New Roman" w:hAnsi="Times New Roman" w:cs="Times New Roman"/>
        </w:rPr>
        <w:t>he association that is established between the</w:t>
      </w:r>
      <w:r w:rsidR="00A97B4A">
        <w:rPr>
          <w:rFonts w:ascii="Times New Roman" w:hAnsi="Times New Roman" w:cs="Times New Roman"/>
        </w:rPr>
        <w:t xml:space="preserve"> </w:t>
      </w:r>
      <w:r w:rsidR="00547101">
        <w:rPr>
          <w:rFonts w:ascii="Times New Roman" w:hAnsi="Times New Roman" w:cs="Times New Roman"/>
        </w:rPr>
        <w:t xml:space="preserve">barrier and arced motion </w:t>
      </w:r>
      <w:ins w:id="388" w:author="Benton, Deon" w:date="2026-05-18T22:29:00Z" w16du:dateUtc="2026-05-19T03:29:00Z">
        <w:r w:rsidR="005B760F">
          <w:rPr>
            <w:rFonts w:ascii="Times New Roman" w:hAnsi="Times New Roman" w:cs="Times New Roman"/>
          </w:rPr>
          <w:t xml:space="preserve">may be weaker simply because </w:t>
        </w:r>
      </w:ins>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ins w:id="389" w:author="Benton, Deon" w:date="2026-05-18T22:29:00Z" w16du:dateUtc="2026-05-19T03:29:00Z">
        <w:r w:rsidR="005B760F">
          <w:rPr>
            <w:rFonts w:ascii="Times New Roman" w:hAnsi="Times New Roman" w:cs="Times New Roman"/>
          </w:rPr>
          <w:t xml:space="preserve">this link. </w:t>
        </w:r>
      </w:ins>
      <w:del w:id="390" w:author="Benton, Deon" w:date="2026-05-18T22:29:00Z" w16du:dateUtc="2026-05-19T03:29:00Z">
        <w:r w:rsidR="0031793A" w:rsidDel="005B760F">
          <w:rPr>
            <w:rFonts w:ascii="Times New Roman" w:hAnsi="Times New Roman" w:cs="Times New Roman"/>
          </w:rPr>
          <w:delText xml:space="preserve"> </w:delText>
        </w:r>
      </w:del>
      <w:r w:rsidR="004270B1">
        <w:rPr>
          <w:rFonts w:ascii="Times New Roman" w:hAnsi="Times New Roman" w:cs="Times New Roman"/>
        </w:rPr>
        <w:t>The reason</w:t>
      </w:r>
      <w:r w:rsidR="00BA006E">
        <w:rPr>
          <w:rFonts w:ascii="Times New Roman" w:hAnsi="Times New Roman" w:cs="Times New Roman"/>
        </w:rPr>
        <w:t xml:space="preserve"> </w:t>
      </w:r>
      <w:ins w:id="391" w:author="Benton, Deon" w:date="2026-05-18T22:30:00Z" w16du:dateUtc="2026-05-19T03:30:00Z">
        <w:r w:rsidR="005B760F">
          <w:rPr>
            <w:rFonts w:ascii="Times New Roman" w:hAnsi="Times New Roman" w:cs="Times New Roman"/>
          </w:rPr>
          <w:t xml:space="preserve">for this is straightforward: </w:t>
        </w:r>
      </w:ins>
      <w:ins w:id="392" w:author="Benton, Deon" w:date="2026-05-18T22:32:00Z" w16du:dateUtc="2026-05-19T03:32:00Z">
        <w:r w:rsidR="005B760F">
          <w:rPr>
            <w:rFonts w:ascii="Times New Roman" w:hAnsi="Times New Roman" w:cs="Times New Roman"/>
          </w:rPr>
          <w:t>Associating</w:t>
        </w:r>
      </w:ins>
      <w:ins w:id="393" w:author="Benton, Deon" w:date="2026-05-18T22:30:00Z" w16du:dateUtc="2026-05-19T03:30:00Z">
        <w:r w:rsidR="005B760F">
          <w:rPr>
            <w:rFonts w:ascii="Times New Roman" w:hAnsi="Times New Roman" w:cs="Times New Roman"/>
          </w:rPr>
          <w:t xml:space="preserve"> curved motion </w:t>
        </w:r>
      </w:ins>
      <w:ins w:id="394" w:author="Benton, Deon" w:date="2026-05-18T22:32:00Z" w16du:dateUtc="2026-05-19T03:32:00Z">
        <w:r w:rsidR="005B760F">
          <w:rPr>
            <w:rFonts w:ascii="Times New Roman" w:hAnsi="Times New Roman" w:cs="Times New Roman"/>
          </w:rPr>
          <w:t>with</w:t>
        </w:r>
      </w:ins>
      <w:r w:rsidR="00780735">
        <w:rPr>
          <w:rFonts w:ascii="Times New Roman" w:hAnsi="Times New Roman" w:cs="Times New Roman"/>
        </w:rPr>
        <w:t xml:space="preserve"> a peripherally located barrier</w:t>
      </w:r>
      <w:ins w:id="395" w:author="Benton, Deon" w:date="2026-05-18T22:32:00Z" w16du:dateUtc="2026-05-19T03:32:00Z">
        <w:r w:rsidR="005B760F">
          <w:rPr>
            <w:rFonts w:ascii="Times New Roman" w:hAnsi="Times New Roman" w:cs="Times New Roman"/>
          </w:rPr>
          <w:t xml:space="preserve"> </w:t>
        </w:r>
      </w:ins>
      <w:ins w:id="396" w:author="Benton, Deon" w:date="2026-05-18T22:31:00Z" w16du:dateUtc="2026-05-19T03:31:00Z">
        <w:r w:rsidR="005B760F">
          <w:rPr>
            <w:rFonts w:ascii="Times New Roman" w:hAnsi="Times New Roman" w:cs="Times New Roman"/>
          </w:rPr>
          <w:t>requires that</w:t>
        </w:r>
      </w:ins>
      <w:r w:rsidR="00EC4AC0">
        <w:rPr>
          <w:rFonts w:ascii="Times New Roman" w:hAnsi="Times New Roman" w:cs="Times New Roman"/>
        </w:rPr>
        <w:t xml:space="preserve"> infants</w:t>
      </w:r>
      <w:ins w:id="397" w:author="Benton, Deon" w:date="2026-05-18T22:31:00Z" w16du:dateUtc="2026-05-19T03:31:00Z">
        <w:r w:rsidR="005B760F">
          <w:rPr>
            <w:rFonts w:ascii="Times New Roman" w:hAnsi="Times New Roman" w:cs="Times New Roman"/>
          </w:rPr>
          <w:t xml:space="preserve"> make repeated saccades</w:t>
        </w:r>
      </w:ins>
      <w:r w:rsidR="00105D7B">
        <w:rPr>
          <w:rFonts w:ascii="Times New Roman" w:hAnsi="Times New Roman" w:cs="Times New Roman"/>
        </w:rPr>
        <w:t xml:space="preserve"> </w:t>
      </w:r>
      <w:ins w:id="398" w:author="Benton, Deon" w:date="2026-05-18T22:31:00Z" w16du:dateUtc="2026-05-19T03:31:00Z">
        <w:r w:rsidR="005B760F">
          <w:rPr>
            <w:rFonts w:ascii="Times New Roman" w:hAnsi="Times New Roman" w:cs="Times New Roman"/>
          </w:rPr>
          <w:lastRenderedPageBreak/>
          <w:t>between</w:t>
        </w:r>
      </w:ins>
      <w:r w:rsidR="00105D7B">
        <w:rPr>
          <w:rFonts w:ascii="Times New Roman" w:hAnsi="Times New Roman" w:cs="Times New Roman"/>
        </w:rPr>
        <w:t xml:space="preserve"> the </w:t>
      </w:r>
      <w:r w:rsidR="004F3228">
        <w:rPr>
          <w:rFonts w:ascii="Times New Roman" w:hAnsi="Times New Roman" w:cs="Times New Roman"/>
        </w:rPr>
        <w:t>curved motion</w:t>
      </w:r>
      <w:ins w:id="399" w:author="Benton, Deon" w:date="2026-05-18T22:31:00Z" w16du:dateUtc="2026-05-19T03:31:00Z">
        <w:r w:rsidR="005B760F">
          <w:rPr>
            <w:rFonts w:ascii="Times New Roman" w:hAnsi="Times New Roman" w:cs="Times New Roman"/>
          </w:rPr>
          <w:t xml:space="preserve"> located</w:t>
        </w:r>
      </w:ins>
      <w:r w:rsidR="00105D7B">
        <w:rPr>
          <w:rFonts w:ascii="Times New Roman" w:hAnsi="Times New Roman" w:cs="Times New Roman"/>
        </w:rPr>
        <w:t xml:space="preserve"> at the center of the screen </w:t>
      </w:r>
      <w:ins w:id="400" w:author="Benton, Deon" w:date="2026-05-18T22:33:00Z" w16du:dateUtc="2026-05-19T03:33:00Z">
        <w:r w:rsidR="005B760F">
          <w:rPr>
            <w:rFonts w:ascii="Times New Roman" w:hAnsi="Times New Roman" w:cs="Times New Roman"/>
          </w:rPr>
          <w:t>and the barrier located in the periphery</w:t>
        </w:r>
      </w:ins>
      <w:r w:rsidR="00105D7B">
        <w:rPr>
          <w:rFonts w:ascii="Times New Roman" w:hAnsi="Times New Roman" w:cs="Times New Roman"/>
        </w:rPr>
        <w:t>.</w:t>
      </w:r>
      <w:ins w:id="401" w:author="Benton, Deon" w:date="2026-05-18T22:33:00Z" w16du:dateUtc="2026-05-19T03:33:00Z">
        <w:r w:rsidR="005B760F">
          <w:rPr>
            <w:rFonts w:ascii="Times New Roman" w:hAnsi="Times New Roman" w:cs="Times New Roman"/>
          </w:rPr>
          <w:t xml:space="preserve"> Thus, even if infants</w:t>
        </w:r>
      </w:ins>
      <w:ins w:id="402" w:author="Benton, Deon" w:date="2026-05-18T22:34:00Z" w16du:dateUtc="2026-05-19T03:34:00Z">
        <w:r w:rsidR="005B760F">
          <w:rPr>
            <w:rFonts w:ascii="Times New Roman" w:hAnsi="Times New Roman" w:cs="Times New Roman"/>
          </w:rPr>
          <w:t xml:space="preserve"> in the Control condition do notice the barrier, because the habituation phase</w:t>
        </w:r>
      </w:ins>
      <w:ins w:id="403" w:author="Benton, Deon" w:date="2026-05-18T22:35:00Z" w16du:dateUtc="2026-05-19T03:35:00Z">
        <w:r w:rsidR="005B760F">
          <w:rPr>
            <w:rFonts w:ascii="Times New Roman" w:hAnsi="Times New Roman" w:cs="Times New Roman"/>
          </w:rPr>
          <w:t xml:space="preserve"> </w:t>
        </w:r>
      </w:ins>
      <w:ins w:id="404" w:author="Benton, Deon" w:date="2026-05-18T22:36:00Z" w16du:dateUtc="2026-05-19T03:36:00Z">
        <w:r w:rsidR="008338BF">
          <w:rPr>
            <w:rFonts w:ascii="Times New Roman" w:hAnsi="Times New Roman" w:cs="Times New Roman"/>
          </w:rPr>
          <w:t>is brief</w:t>
        </w:r>
      </w:ins>
      <w:ins w:id="405" w:author="Benton, Deon" w:date="2026-05-18T22:35:00Z" w16du:dateUtc="2026-05-19T03:35:00Z">
        <w:r w:rsidR="005B760F">
          <w:rPr>
            <w:rFonts w:ascii="Times New Roman" w:hAnsi="Times New Roman" w:cs="Times New Roman"/>
          </w:rPr>
          <w:t>,</w:t>
        </w:r>
      </w:ins>
      <w:r w:rsidR="00BF0CC1">
        <w:rPr>
          <w:rFonts w:ascii="Times New Roman" w:hAnsi="Times New Roman" w:cs="Times New Roman"/>
        </w:rPr>
        <w:t xml:space="preserve"> </w:t>
      </w:r>
      <w:ins w:id="406" w:author="Benton, Deon" w:date="2026-05-18T22:36:00Z" w16du:dateUtc="2026-05-19T03:36:00Z">
        <w:r w:rsidR="007062A8" w:rsidRPr="007062A8">
          <w:rPr>
            <w:rFonts w:ascii="Times New Roman" w:hAnsi="Times New Roman" w:cs="Times New Roman"/>
          </w:rPr>
          <w:t>any learned association between the barrier and curved motion may be much weaker than in the Experimental conditio</w:t>
        </w:r>
        <w:r w:rsidR="007062A8">
          <w:rPr>
            <w:rFonts w:ascii="Times New Roman" w:hAnsi="Times New Roman" w:cs="Times New Roman"/>
          </w:rPr>
          <w:t xml:space="preserve">n. </w:t>
        </w:r>
      </w:ins>
      <w:r w:rsidR="00EC4AC0">
        <w:rPr>
          <w:rFonts w:ascii="Times New Roman" w:hAnsi="Times New Roman" w:cs="Times New Roman"/>
        </w:rPr>
        <w:t xml:space="preserve"> </w:t>
      </w:r>
    </w:p>
    <w:p w14:paraId="5183A749" w14:textId="0758E58C" w:rsidR="00B6552F" w:rsidRDefault="001D3116" w:rsidP="0096761D">
      <w:pPr>
        <w:spacing w:line="480" w:lineRule="auto"/>
        <w:ind w:firstLine="720"/>
        <w:contextualSpacing/>
        <w:rPr>
          <w:rFonts w:ascii="Times New Roman" w:hAnsi="Times New Roman" w:cs="Times New Roman"/>
        </w:rPr>
      </w:pPr>
      <w:ins w:id="407" w:author="Benton, Deon" w:date="2026-05-18T22:46:00Z" w16du:dateUtc="2026-05-19T03:46:00Z">
        <w:r w:rsidRPr="001D3116">
          <w:rPr>
            <w:rFonts w:ascii="Times New Roman" w:hAnsi="Times New Roman" w:cs="Times New Roman"/>
          </w:rPr>
          <w:t>The present learning account may appear difficult to reconcile with findings showing that infants with minimal experience processing others’ actions nonetheless behave as though they are sensitive to action efficiency when they are given direct action experience (e.g., Skerry et al.)</w:t>
        </w:r>
      </w:ins>
      <w:ins w:id="408" w:author="Benton, Deon" w:date="2026-05-18T22:54:00Z" w16du:dateUtc="2026-05-19T03:54:00Z">
        <w:r w:rsidR="00A63B78">
          <w:rPr>
            <w:rFonts w:ascii="Times New Roman" w:hAnsi="Times New Roman" w:cs="Times New Roman"/>
          </w:rPr>
          <w:t xml:space="preserve">. </w:t>
        </w:r>
      </w:ins>
      <w:ins w:id="409" w:author="Benton, Deon" w:date="2026-05-18T22:41:00Z" w16du:dateUtc="2026-05-19T03:41:00Z">
        <w:r>
          <w:rPr>
            <w:rFonts w:ascii="Times New Roman" w:hAnsi="Times New Roman" w:cs="Times New Roman"/>
          </w:rPr>
          <w:t xml:space="preserve">Consider </w:t>
        </w:r>
      </w:ins>
      <w:ins w:id="410" w:author="Benton, Deon" w:date="2026-05-18T22:46:00Z" w16du:dateUtc="2026-05-19T03:46:00Z">
        <w:r w:rsidR="00A63B78">
          <w:rPr>
            <w:rFonts w:ascii="Times New Roman" w:hAnsi="Times New Roman" w:cs="Times New Roman"/>
          </w:rPr>
          <w:t>the</w:t>
        </w:r>
      </w:ins>
      <w:ins w:id="411" w:author="Benton, Deon" w:date="2026-05-18T22:41:00Z" w16du:dateUtc="2026-05-19T03:41:00Z">
        <w:r>
          <w:rPr>
            <w:rFonts w:ascii="Times New Roman" w:hAnsi="Times New Roman" w:cs="Times New Roman"/>
          </w:rPr>
          <w:t xml:space="preserve"> study by </w:t>
        </w:r>
      </w:ins>
      <w:r w:rsidR="009E5538">
        <w:rPr>
          <w:rFonts w:ascii="Times New Roman" w:hAnsi="Times New Roman" w:cs="Times New Roman"/>
        </w:rPr>
        <w:t>Skerry et al. (2013</w:t>
      </w:r>
      <w:ins w:id="412" w:author="Benton, Deon" w:date="2026-05-18T22:54:00Z" w16du:dateUtc="2026-05-19T03:54:00Z">
        <w:r w:rsidR="00A63B78">
          <w:rPr>
            <w:rFonts w:ascii="Times New Roman" w:hAnsi="Times New Roman" w:cs="Times New Roman"/>
          </w:rPr>
          <w:t>; see also Liu et al., 2019</w:t>
        </w:r>
      </w:ins>
      <w:r w:rsidR="009E5538">
        <w:rPr>
          <w:rFonts w:ascii="Times New Roman" w:hAnsi="Times New Roman" w:cs="Times New Roman"/>
        </w:rPr>
        <w:t>), for example</w:t>
      </w:r>
      <w:ins w:id="413" w:author="Benton, Deon" w:date="2026-05-18T22:41:00Z" w16du:dateUtc="2026-05-19T03:41:00Z">
        <w:r>
          <w:rPr>
            <w:rFonts w:ascii="Times New Roman" w:hAnsi="Times New Roman" w:cs="Times New Roman"/>
          </w:rPr>
          <w:t xml:space="preserve">. </w:t>
        </w:r>
      </w:ins>
      <w:ins w:id="414" w:author="Benton, Deon" w:date="2026-05-18T22:46:00Z" w16du:dateUtc="2026-05-19T03:46:00Z">
        <w:r w:rsidR="00A63B78">
          <w:rPr>
            <w:rFonts w:ascii="Times New Roman" w:hAnsi="Times New Roman" w:cs="Times New Roman"/>
          </w:rPr>
          <w:t>Three</w:t>
        </w:r>
      </w:ins>
      <w:r w:rsidR="009E5538">
        <w:rPr>
          <w:rFonts w:ascii="Times New Roman" w:hAnsi="Times New Roman" w:cs="Times New Roman"/>
        </w:rPr>
        <w:t xml:space="preserve">-month-olds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ins w:id="415" w:author="Benton, Deon" w:date="2026-05-18T22:47:00Z" w16du:dateUtc="2026-05-19T03:47:00Z">
        <w:r w:rsidR="00A63B78">
          <w:rPr>
            <w:rFonts w:ascii="Times New Roman" w:hAnsi="Times New Roman" w:cs="Times New Roman"/>
          </w:rPr>
          <w:t xml:space="preserve">Velcro-less </w:t>
        </w:r>
      </w:ins>
      <w:r w:rsidR="00AC16B1">
        <w:rPr>
          <w:rFonts w:ascii="Times New Roman" w:hAnsi="Times New Roman" w:cs="Times New Roman"/>
        </w:rPr>
        <w:t>mittens</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ball</w:t>
      </w:r>
      <w:r w:rsidR="00FE787D">
        <w:rPr>
          <w:rFonts w:ascii="Times New Roman" w:hAnsi="Times New Roman" w:cs="Times New Roman"/>
        </w:rPr>
        <w:t xml:space="preserve">. </w:t>
      </w:r>
      <w:r w:rsidR="00DE1779">
        <w:rPr>
          <w:rFonts w:ascii="Times New Roman" w:hAnsi="Times New Roman" w:cs="Times New Roman"/>
        </w:rPr>
        <w:t xml:space="preserve">All </w:t>
      </w:r>
      <w:proofErr w:type="gramStart"/>
      <w:r w:rsidR="00DE1779">
        <w:rPr>
          <w:rFonts w:ascii="Times New Roman" w:hAnsi="Times New Roman" w:cs="Times New Roman"/>
        </w:rPr>
        <w:t>infants</w:t>
      </w:r>
      <w:ins w:id="416" w:author="Benton, Deon" w:date="2026-05-18T22:47:00Z" w16du:dateUtc="2026-05-19T03:47:00Z">
        <w:r w:rsidR="00A63B78">
          <w:rPr>
            <w:rFonts w:ascii="Times New Roman" w:hAnsi="Times New Roman" w:cs="Times New Roman"/>
          </w:rPr>
          <w:t>—</w:t>
        </w:r>
        <w:proofErr w:type="gramEnd"/>
        <w:r w:rsidR="00A63B78">
          <w:rPr>
            <w:rFonts w:ascii="Times New Roman" w:hAnsi="Times New Roman" w:cs="Times New Roman"/>
          </w:rPr>
          <w:t xml:space="preserve">including those in </w:t>
        </w:r>
        <w:proofErr w:type="gramStart"/>
        <w:r w:rsidR="00A63B78">
          <w:rPr>
            <w:rFonts w:ascii="Times New Roman" w:hAnsi="Times New Roman" w:cs="Times New Roman"/>
          </w:rPr>
          <w:t>a No</w:t>
        </w:r>
        <w:proofErr w:type="gramEnd"/>
        <w:r w:rsidR="00A63B78">
          <w:rPr>
            <w:rFonts w:ascii="Times New Roman" w:hAnsi="Times New Roman" w:cs="Times New Roman"/>
          </w:rPr>
          <w:t xml:space="preserve"> Training </w:t>
        </w:r>
        <w:proofErr w:type="gramStart"/>
        <w:r w:rsidR="00A63B78">
          <w:rPr>
            <w:rFonts w:ascii="Times New Roman" w:hAnsi="Times New Roman" w:cs="Times New Roman"/>
          </w:rPr>
          <w:t>condition</w:t>
        </w:r>
      </w:ins>
      <w:r w:rsidR="00A63B78">
        <w:rPr>
          <w:rFonts w:ascii="Times New Roman" w:hAnsi="Times New Roman" w:cs="Times New Roman"/>
        </w:rPr>
        <w:t>—</w:t>
      </w:r>
      <w:proofErr w:type="gramEnd"/>
      <w:r w:rsidR="00DE1779">
        <w:rPr>
          <w:rFonts w:ascii="Times New Roman" w:hAnsi="Times New Roman" w:cs="Times New Roman"/>
        </w:rPr>
        <w:t xml:space="preserve">were then habituated to a </w:t>
      </w:r>
      <w:ins w:id="417" w:author="Benton, Deon" w:date="2026-05-18T22:48:00Z" w16du:dateUtc="2026-05-19T03:48:00Z">
        <w:r w:rsidR="00A63B78">
          <w:rPr>
            <w:rFonts w:ascii="Times New Roman" w:hAnsi="Times New Roman" w:cs="Times New Roman"/>
          </w:rPr>
          <w:t>Gergely-style</w:t>
        </w:r>
      </w:ins>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ins w:id="418" w:author="Benton, Deon" w:date="2026-05-18T22:48:00Z" w16du:dateUtc="2026-05-19T03:48:00Z">
        <w:r w:rsidR="00A63B78">
          <w:rPr>
            <w:rFonts w:ascii="Times New Roman" w:hAnsi="Times New Roman" w:cs="Times New Roman"/>
          </w:rPr>
          <w:t xml:space="preserve">. As in the earlier studies on </w:t>
        </w:r>
      </w:ins>
      <w:ins w:id="419" w:author="Benton, Deon" w:date="2026-05-18T22:49:00Z" w16du:dateUtc="2026-05-19T03:49:00Z">
        <w:r w:rsidR="00A63B78">
          <w:rPr>
            <w:rFonts w:ascii="Times New Roman" w:hAnsi="Times New Roman" w:cs="Times New Roman"/>
          </w:rPr>
          <w:t>this topic, infants were</w:t>
        </w:r>
      </w:ins>
      <w:r w:rsidR="00EB6B88">
        <w:rPr>
          <w:rFonts w:ascii="Times New Roman" w:hAnsi="Times New Roman" w:cs="Times New Roman"/>
        </w:rPr>
        <w:t xml:space="preserve">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w:t>
      </w:r>
      <w:ins w:id="420" w:author="Benton, Deon" w:date="2026-05-18T22:49:00Z" w16du:dateUtc="2026-05-19T03:49:00Z">
        <w:r w:rsidR="00A63B78">
          <w:rPr>
            <w:rFonts w:ascii="Times New Roman" w:hAnsi="Times New Roman" w:cs="Times New Roman"/>
          </w:rPr>
          <w:t xml:space="preserve"> in the Sticky Mittens condition</w:t>
        </w:r>
      </w:ins>
      <w:r w:rsidR="002D3528">
        <w:rPr>
          <w:rFonts w:ascii="Times New Roman" w:hAnsi="Times New Roman" w:cs="Times New Roman"/>
        </w:rPr>
        <w:t xml:space="preserve"> </w:t>
      </w:r>
      <w:r w:rsidR="002F3DF8">
        <w:rPr>
          <w:rFonts w:ascii="Times New Roman" w:hAnsi="Times New Roman" w:cs="Times New Roman"/>
        </w:rPr>
        <w:t xml:space="preserve">looked longer at the inefficient test event than at the </w:t>
      </w:r>
      <w:r w:rsidR="008223E1">
        <w:rPr>
          <w:rFonts w:ascii="Times New Roman" w:hAnsi="Times New Roman" w:cs="Times New Roman"/>
        </w:rPr>
        <w:t>efficient one</w:t>
      </w:r>
      <w:ins w:id="421" w:author="Benton, Deon" w:date="2026-05-18T22:50:00Z" w16du:dateUtc="2026-05-19T03:50:00Z">
        <w:r w:rsidR="00A63B78">
          <w:rPr>
            <w:rFonts w:ascii="Times New Roman" w:hAnsi="Times New Roman" w:cs="Times New Roman"/>
          </w:rPr>
          <w:t xml:space="preserve"> following habituation to a constrained event (i.e., an event in which the hand reached over the barrier)</w:t>
        </w:r>
      </w:ins>
      <w:r w:rsidR="008223E1">
        <w:rPr>
          <w:rFonts w:ascii="Times New Roman" w:hAnsi="Times New Roman" w:cs="Times New Roman"/>
        </w:rPr>
        <w:t>.</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w:t>
      </w:r>
      <w:ins w:id="422" w:author="Benton, Deon" w:date="2026-05-18T22:51:00Z" w16du:dateUtc="2026-05-19T03:51:00Z">
        <w:r w:rsidR="00A63B78">
          <w:rPr>
            <w:rFonts w:ascii="Times New Roman" w:hAnsi="Times New Roman" w:cs="Times New Roman"/>
          </w:rPr>
          <w:t xml:space="preserve">minimal rather than </w:t>
        </w:r>
      </w:ins>
      <w:r w:rsidR="00AC2BE6">
        <w:rPr>
          <w:rFonts w:ascii="Times New Roman" w:hAnsi="Times New Roman" w:cs="Times New Roman"/>
        </w:rPr>
        <w:t>extensive</w:t>
      </w:r>
      <w:r w:rsidR="005E3ED4">
        <w:rPr>
          <w:rFonts w:ascii="Times New Roman" w:hAnsi="Times New Roman" w:cs="Times New Roman"/>
        </w:rPr>
        <w:t xml:space="preserve"> direct, first-person action</w:t>
      </w:r>
      <w:r w:rsidR="00AC2BE6">
        <w:rPr>
          <w:rFonts w:ascii="Times New Roman" w:hAnsi="Times New Roman" w:cs="Times New Roman"/>
        </w:rPr>
        <w:t xml:space="preserve"> experience is </w:t>
      </w:r>
      <w:ins w:id="423" w:author="Benton, Deon" w:date="2026-05-18T22:51:00Z" w16du:dateUtc="2026-05-19T03:51:00Z">
        <w:r w:rsidR="00A63B78">
          <w:rPr>
            <w:rFonts w:ascii="Times New Roman" w:hAnsi="Times New Roman" w:cs="Times New Roman"/>
          </w:rPr>
          <w:t xml:space="preserve">sufficient </w:t>
        </w:r>
      </w:ins>
      <w:r w:rsidR="00AC2BE6">
        <w:rPr>
          <w:rFonts w:ascii="Times New Roman" w:hAnsi="Times New Roman" w:cs="Times New Roman"/>
        </w:rPr>
        <w:t>for infants to</w:t>
      </w:r>
      <w:r w:rsidR="005E3ED4">
        <w:rPr>
          <w:rFonts w:ascii="Times New Roman" w:hAnsi="Times New Roman" w:cs="Times New Roman"/>
        </w:rPr>
        <w:t xml:space="preserve"> identify</w:t>
      </w:r>
      <w:ins w:id="424" w:author="Benton, Deon" w:date="2026-05-18T22:51:00Z" w16du:dateUtc="2026-05-19T03:51:00Z">
        <w:r w:rsidR="00A63B78">
          <w:rPr>
            <w:rFonts w:ascii="Times New Roman" w:hAnsi="Times New Roman" w:cs="Times New Roman"/>
          </w:rPr>
          <w:t xml:space="preserve"> an agent’s</w:t>
        </w:r>
      </w:ins>
      <w:r w:rsidR="005E3ED4">
        <w:rPr>
          <w:rFonts w:ascii="Times New Roman" w:hAnsi="Times New Roman" w:cs="Times New Roman"/>
        </w:rPr>
        <w:t xml:space="preserve"> goals or </w:t>
      </w:r>
      <w:ins w:id="425" w:author="Benton, Deon" w:date="2026-05-18T22:52:00Z" w16du:dateUtc="2026-05-19T03:52:00Z">
        <w:r w:rsidR="00A63B78">
          <w:rPr>
            <w:rFonts w:ascii="Times New Roman" w:hAnsi="Times New Roman" w:cs="Times New Roman"/>
          </w:rPr>
          <w:t xml:space="preserve">to </w:t>
        </w:r>
      </w:ins>
      <w:r w:rsidR="005E3ED4">
        <w:rPr>
          <w:rFonts w:ascii="Times New Roman" w:hAnsi="Times New Roman" w:cs="Times New Roman"/>
        </w:rPr>
        <w:t xml:space="preserve">detect </w:t>
      </w:r>
      <w:ins w:id="426" w:author="Benton, Deon" w:date="2026-05-18T22:51:00Z" w16du:dateUtc="2026-05-19T03:51:00Z">
        <w:r w:rsidR="00A63B78">
          <w:rPr>
            <w:rFonts w:ascii="Times New Roman" w:hAnsi="Times New Roman" w:cs="Times New Roman"/>
          </w:rPr>
          <w:t>when its actions are</w:t>
        </w:r>
      </w:ins>
      <w:r w:rsidR="005E3ED4">
        <w:rPr>
          <w:rFonts w:ascii="Times New Roman" w:hAnsi="Times New Roman" w:cs="Times New Roman"/>
        </w:rPr>
        <w:t xml:space="preserve"> inefficient.</w:t>
      </w:r>
      <w:r w:rsidR="00AC2BE6">
        <w:rPr>
          <w:rFonts w:ascii="Times New Roman" w:hAnsi="Times New Roman" w:cs="Times New Roman"/>
        </w:rPr>
        <w:t xml:space="preserve"> </w:t>
      </w:r>
    </w:p>
    <w:p w14:paraId="3FA53A5B" w14:textId="18B8E950" w:rsidR="00623ED3" w:rsidRDefault="00C2053F" w:rsidP="002921F8">
      <w:pPr>
        <w:spacing w:line="480" w:lineRule="auto"/>
        <w:ind w:firstLine="720"/>
        <w:contextualSpacing/>
        <w:rPr>
          <w:ins w:id="427" w:author="Benton, Deon" w:date="2026-05-01T10:34:00Z" w16du:dateUtc="2026-05-01T15:34:00Z"/>
          <w:rFonts w:ascii="Times New Roman" w:hAnsi="Times New Roman" w:cs="Times New Roman"/>
        </w:rPr>
      </w:pPr>
      <w:ins w:id="428" w:author="Benton, Deon" w:date="2026-05-01T10:15:00Z" w16du:dateUtc="2026-05-01T15:15:00Z">
        <w:r>
          <w:rPr>
            <w:rFonts w:ascii="Times New Roman" w:hAnsi="Times New Roman" w:cs="Times New Roman"/>
          </w:rPr>
          <w:t>One way to</w:t>
        </w:r>
      </w:ins>
      <w:r w:rsidR="00CA1341">
        <w:rPr>
          <w:rFonts w:ascii="Times New Roman" w:hAnsi="Times New Roman" w:cs="Times New Roman"/>
        </w:rPr>
        <w:t xml:space="preserve"> reconcile</w:t>
      </w:r>
      <w:ins w:id="429" w:author="Benton, Deon" w:date="2026-05-18T22:54:00Z" w16du:dateUtc="2026-05-19T03:54:00Z">
        <w:r w:rsidR="00A63B78">
          <w:rPr>
            <w:rFonts w:ascii="Times New Roman" w:hAnsi="Times New Roman" w:cs="Times New Roman"/>
          </w:rPr>
          <w:t xml:space="preserve"> this finding with the curren</w:t>
        </w:r>
      </w:ins>
      <w:ins w:id="430" w:author="Benton, Deon" w:date="2026-05-18T22:55:00Z" w16du:dateUtc="2026-05-19T03:55:00Z">
        <w:r w:rsidR="00A63B78">
          <w:rPr>
            <w:rFonts w:ascii="Times New Roman" w:hAnsi="Times New Roman" w:cs="Times New Roman"/>
          </w:rPr>
          <w:t>t account</w:t>
        </w:r>
      </w:ins>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431" w:author="Benton, Deon" w:date="2026-05-01T10:02:00Z" w16du:dateUtc="2026-05-01T15:02:00Z">
        <w:r w:rsidR="00AA5095">
          <w:rPr>
            <w:rFonts w:ascii="Times New Roman" w:hAnsi="Times New Roman" w:cs="Times New Roman"/>
          </w:rPr>
          <w:t xml:space="preserve"> </w:t>
        </w:r>
      </w:ins>
      <w:ins w:id="432"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w:t>
        </w:r>
        <w:r w:rsidR="0034312D" w:rsidRPr="00FD1459">
          <w:rPr>
            <w:rFonts w:ascii="Times New Roman" w:hAnsi="Times New Roman" w:cs="Times New Roman"/>
          </w:rPr>
          <w:lastRenderedPageBreak/>
          <w:t xml:space="preserve">adheres to Velcro-covered mittens—might temporarily heighten infants’ attention to, and encoding of, </w:t>
        </w:r>
      </w:ins>
      <w:r w:rsidR="00ED2E5A">
        <w:rPr>
          <w:rFonts w:ascii="Times New Roman" w:hAnsi="Times New Roman" w:cs="Times New Roman"/>
        </w:rPr>
        <w:t xml:space="preserve">key </w:t>
      </w:r>
      <w:ins w:id="433"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w:t>
      </w:r>
      <w:r w:rsidR="00E20DB4">
        <w:rPr>
          <w:rFonts w:ascii="Times New Roman" w:hAnsi="Times New Roman" w:cs="Times New Roman"/>
        </w:rPr>
        <w:t xml:space="preserve"> </w:t>
      </w:r>
      <w:ins w:id="434" w:author="Benton, Deon" w:date="2026-05-18T22:59:00Z" w16du:dateUtc="2026-05-19T03:59:00Z">
        <w:r w:rsidR="00920ECB" w:rsidRPr="00920ECB">
          <w:rPr>
            <w:rFonts w:ascii="Times New Roman" w:hAnsi="Times New Roman" w:cs="Times New Roman"/>
          </w:rPr>
          <w:t xml:space="preserve">Such an </w:t>
        </w:r>
        <w:proofErr w:type="gramStart"/>
        <w:r w:rsidR="00920ECB" w:rsidRPr="00920ECB">
          <w:rPr>
            <w:rFonts w:ascii="Times New Roman" w:hAnsi="Times New Roman" w:cs="Times New Roman"/>
          </w:rPr>
          <w:t>attentional</w:t>
        </w:r>
        <w:proofErr w:type="gramEnd"/>
        <w:r w:rsidR="00920ECB" w:rsidRPr="00920ECB">
          <w:rPr>
            <w:rFonts w:ascii="Times New Roman" w:hAnsi="Times New Roman" w:cs="Times New Roman"/>
          </w:rPr>
          <w:t xml:space="preserve"> boost </w:t>
        </w:r>
        <w:proofErr w:type="gramStart"/>
        <w:r w:rsidR="00920ECB" w:rsidRPr="00920ECB">
          <w:rPr>
            <w:rFonts w:ascii="Times New Roman" w:hAnsi="Times New Roman" w:cs="Times New Roman"/>
          </w:rPr>
          <w:t>may itself</w:t>
        </w:r>
        <w:proofErr w:type="gramEnd"/>
        <w:r w:rsidR="00920ECB" w:rsidRPr="00920ECB">
          <w:rPr>
            <w:rFonts w:ascii="Times New Roman" w:hAnsi="Times New Roman" w:cs="Times New Roman"/>
          </w:rPr>
          <w:t xml:space="preserve"> stem from infants detecting a discrepancy between their largely ineffective real-world action experience and the immediate success they experience in retrieving an object while wearing sticky mittens and attempting the very same actions</w:t>
        </w:r>
        <w:r w:rsidR="00920ECB">
          <w:rPr>
            <w:rFonts w:ascii="Times New Roman" w:hAnsi="Times New Roman" w:cs="Times New Roman"/>
          </w:rPr>
          <w:t xml:space="preserve">. </w:t>
        </w:r>
      </w:ins>
      <w:ins w:id="435" w:author="Benton, Deon" w:date="2026-05-01T11:56:00Z" w16du:dateUtc="2026-05-01T16:56:00Z">
        <w:r w:rsidR="00FF369D" w:rsidRPr="00FF369D">
          <w:rPr>
            <w:rFonts w:ascii="Times New Roman" w:hAnsi="Times New Roman" w:cs="Times New Roman"/>
          </w:rPr>
          <w:t xml:space="preserve"> </w:t>
        </w:r>
      </w:ins>
      <w:ins w:id="436" w:author="Benton, Deon" w:date="2026-05-18T23:00:00Z" w16du:dateUtc="2026-05-19T04:00:00Z">
        <w:r w:rsidR="00920ECB">
          <w:rPr>
            <w:rFonts w:ascii="Times New Roman" w:hAnsi="Times New Roman" w:cs="Times New Roman"/>
          </w:rPr>
          <w:t>Support</w:t>
        </w:r>
      </w:ins>
      <w:r w:rsidR="00510876">
        <w:rPr>
          <w:rFonts w:ascii="Times New Roman" w:hAnsi="Times New Roman" w:cs="Times New Roman"/>
        </w:rPr>
        <w:t xml:space="preserve"> for </w:t>
      </w:r>
      <w:ins w:id="437"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w:t>
        </w:r>
      </w:ins>
      <w:ins w:id="438" w:author="Benton, Deon" w:date="2026-05-18T23:00:00Z" w16du:dateUtc="2026-05-19T04:00:00Z">
        <w:r w:rsidR="00920ECB">
          <w:rPr>
            <w:rFonts w:ascii="Times New Roman" w:hAnsi="Times New Roman" w:cs="Times New Roman"/>
          </w:rPr>
          <w:t xml:space="preserve">temporarily </w:t>
        </w:r>
      </w:ins>
      <w:ins w:id="439" w:author="Benton, Deon" w:date="2026-05-01T10:22:00Z" w16du:dateUtc="2026-05-01T15:22:00Z">
        <w:r w:rsidR="00C3263E">
          <w:rPr>
            <w:rFonts w:ascii="Times New Roman" w:hAnsi="Times New Roman" w:cs="Times New Roman"/>
          </w:rPr>
          <w:t>heighten infants</w:t>
        </w:r>
      </w:ins>
      <w:ins w:id="440" w:author="Benton, Deon" w:date="2026-05-01T10:26:00Z" w16du:dateUtc="2026-05-01T15:26:00Z">
        <w:r w:rsidR="009C3982">
          <w:rPr>
            <w:rFonts w:ascii="Times New Roman" w:hAnsi="Times New Roman" w:cs="Times New Roman"/>
          </w:rPr>
          <w:t>’</w:t>
        </w:r>
      </w:ins>
      <w:ins w:id="441" w:author="Benton, Deon" w:date="2026-05-01T10:22:00Z" w16du:dateUtc="2026-05-01T15:22:00Z">
        <w:r w:rsidR="00C3263E">
          <w:rPr>
            <w:rFonts w:ascii="Times New Roman" w:hAnsi="Times New Roman" w:cs="Times New Roman"/>
          </w:rPr>
          <w:t xml:space="preserve"> attention </w:t>
        </w:r>
      </w:ins>
      <w:ins w:id="442" w:author="Benton, Deon" w:date="2026-05-01T11:37:00Z" w16du:dateUtc="2026-05-01T16:37:00Z">
        <w:r w:rsidR="008B5039">
          <w:rPr>
            <w:rFonts w:ascii="Times New Roman" w:hAnsi="Times New Roman" w:cs="Times New Roman"/>
          </w:rPr>
          <w:t>to the</w:t>
        </w:r>
      </w:ins>
      <w:ins w:id="443" w:author="Benton, Deon" w:date="2026-05-01T10:23:00Z" w16du:dateUtc="2026-05-01T15:23:00Z">
        <w:r w:rsidR="00C3263E">
          <w:rPr>
            <w:rFonts w:ascii="Times New Roman" w:hAnsi="Times New Roman" w:cs="Times New Roman"/>
          </w:rPr>
          <w:t xml:space="preserve"> </w:t>
        </w:r>
      </w:ins>
      <w:ins w:id="444" w:author="Benton, Deon" w:date="2026-05-01T10:26:00Z" w16du:dateUtc="2026-05-01T15:26:00Z">
        <w:r w:rsidR="009C3982">
          <w:rPr>
            <w:rFonts w:ascii="Times New Roman" w:hAnsi="Times New Roman" w:cs="Times New Roman"/>
          </w:rPr>
          <w:t xml:space="preserve">surface </w:t>
        </w:r>
      </w:ins>
      <w:ins w:id="445" w:author="Benton, Deon" w:date="2026-05-01T10:23:00Z" w16du:dateUtc="2026-05-01T15:23:00Z">
        <w:r w:rsidR="00C3263E">
          <w:rPr>
            <w:rFonts w:ascii="Times New Roman" w:hAnsi="Times New Roman" w:cs="Times New Roman"/>
          </w:rPr>
          <w:t>features</w:t>
        </w:r>
      </w:ins>
      <w:ins w:id="446" w:author="Benton, Deon" w:date="2026-05-01T11:37:00Z" w16du:dateUtc="2026-05-01T16:37:00Z">
        <w:r w:rsidR="008B5039">
          <w:rPr>
            <w:rFonts w:ascii="Times New Roman" w:hAnsi="Times New Roman" w:cs="Times New Roman"/>
          </w:rPr>
          <w:t xml:space="preserve"> of a task</w:t>
        </w:r>
      </w:ins>
      <w:ins w:id="447" w:author="Benton, Deon" w:date="2026-05-18T23:01:00Z" w16du:dateUtc="2026-05-19T04:01:00Z">
        <w:r w:rsidR="00920ECB">
          <w:rPr>
            <w:rFonts w:ascii="Times New Roman" w:hAnsi="Times New Roman" w:cs="Times New Roman"/>
          </w:rPr>
          <w:t xml:space="preserve"> comes from the work of</w:t>
        </w:r>
      </w:ins>
      <w:ins w:id="448" w:author="Benton, Deon" w:date="2026-05-01T11:35:00Z" w16du:dateUtc="2026-05-01T16:35:00Z">
        <w:r w:rsidR="00AF60B8">
          <w:rPr>
            <w:rFonts w:ascii="Times New Roman" w:hAnsi="Times New Roman" w:cs="Times New Roman"/>
          </w:rPr>
          <w:t xml:space="preserve"> Needham et al. </w:t>
        </w:r>
      </w:ins>
      <w:ins w:id="449" w:author="Benton, Deon" w:date="2026-05-01T11:36:00Z" w16du:dateUtc="2026-05-01T16:36:00Z">
        <w:r w:rsidR="00AF60B8">
          <w:rPr>
            <w:rFonts w:ascii="Times New Roman" w:hAnsi="Times New Roman" w:cs="Times New Roman"/>
          </w:rPr>
          <w:t>(2002)</w:t>
        </w:r>
      </w:ins>
      <w:ins w:id="450" w:author="Benton, Deon" w:date="2026-05-18T23:01:00Z" w16du:dateUtc="2026-05-19T04:01:00Z">
        <w:r w:rsidR="00920ECB">
          <w:rPr>
            <w:rFonts w:ascii="Times New Roman" w:hAnsi="Times New Roman" w:cs="Times New Roman"/>
          </w:rPr>
          <w:t>. These authors</w:t>
        </w:r>
      </w:ins>
      <w:ins w:id="451" w:author="Benton, Deon" w:date="2026-05-01T11:36:00Z" w16du:dateUtc="2026-05-01T16:36:00Z">
        <w:r w:rsidR="00AF60B8">
          <w:rPr>
            <w:rFonts w:ascii="Times New Roman" w:hAnsi="Times New Roman" w:cs="Times New Roman"/>
          </w:rPr>
          <w:t xml:space="preserve"> </w:t>
        </w:r>
      </w:ins>
      <w:del w:id="452" w:author="Benton, Deon" w:date="2026-05-01T10:23:00Z" w16du:dateUtc="2026-05-01T15:23:00Z">
        <w:r w:rsidR="00510876" w:rsidDel="00C3263E">
          <w:rPr>
            <w:rFonts w:ascii="Times New Roman" w:hAnsi="Times New Roman" w:cs="Times New Roman"/>
          </w:rPr>
          <w:delText xml:space="preserve"> </w:delText>
        </w:r>
      </w:del>
      <w:ins w:id="4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4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455" w:author="Benton, Deon" w:date="2026-05-01T10:27:00Z" w16du:dateUtc="2026-05-01T15:27:00Z">
        <w:r w:rsidR="00EC4C11">
          <w:rPr>
            <w:rFonts w:ascii="Times New Roman" w:hAnsi="Times New Roman" w:cs="Times New Roman"/>
          </w:rPr>
          <w:t>a</w:t>
        </w:r>
      </w:ins>
      <w:ins w:id="4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457" w:author="Benton, Deon" w:date="2026-05-01T10:30:00Z" w16du:dateUtc="2026-05-01T15:30:00Z">
        <w:r w:rsidR="003852DA">
          <w:rPr>
            <w:rFonts w:ascii="Times New Roman" w:hAnsi="Times New Roman" w:cs="Times New Roman"/>
          </w:rPr>
          <w:t>object’s</w:t>
        </w:r>
      </w:ins>
      <w:ins w:id="458" w:author="Benton, Deon" w:date="2026-05-01T10:27:00Z" w16du:dateUtc="2026-05-01T15:27:00Z">
        <w:r w:rsidR="00EC4C11">
          <w:rPr>
            <w:rFonts w:ascii="Times New Roman" w:hAnsi="Times New Roman" w:cs="Times New Roman"/>
          </w:rPr>
          <w:t xml:space="preserve"> visible </w:t>
        </w:r>
      </w:ins>
      <w:ins w:id="459" w:author="Benton, Deon" w:date="2026-05-01T10:29:00Z" w16du:dateUtc="2026-05-01T15:29:00Z">
        <w:r w:rsidR="00EC4C11">
          <w:rPr>
            <w:rFonts w:ascii="Times New Roman" w:hAnsi="Times New Roman" w:cs="Times New Roman"/>
          </w:rPr>
          <w:t>features</w:t>
        </w:r>
      </w:ins>
      <w:ins w:id="460" w:author="Benton, Deon" w:date="2026-05-01T10:28:00Z" w16du:dateUtc="2026-05-01T15:28:00Z">
        <w:r w:rsidR="00EC4C11">
          <w:rPr>
            <w:rFonts w:ascii="Times New Roman" w:hAnsi="Times New Roman" w:cs="Times New Roman"/>
          </w:rPr>
          <w:t>. The contention that</w:t>
        </w:r>
      </w:ins>
      <w:ins w:id="461" w:author="Benton, Deon" w:date="2026-05-01T10:31:00Z" w16du:dateUtc="2026-05-01T15:31:00Z">
        <w:r w:rsidR="003852DA">
          <w:rPr>
            <w:rFonts w:ascii="Times New Roman" w:hAnsi="Times New Roman" w:cs="Times New Roman"/>
          </w:rPr>
          <w:t xml:space="preserve"> sticky-mittens experience induces a </w:t>
        </w:r>
      </w:ins>
      <w:ins w:id="462" w:author="Benton, Deon" w:date="2026-05-18T23:01:00Z" w16du:dateUtc="2026-05-19T04:01:00Z">
        <w:r w:rsidR="00015D25">
          <w:rPr>
            <w:rFonts w:ascii="Times New Roman" w:hAnsi="Times New Roman" w:cs="Times New Roman"/>
          </w:rPr>
          <w:t>tempo</w:t>
        </w:r>
      </w:ins>
      <w:ins w:id="463" w:author="Benton, Deon" w:date="2026-05-18T23:02:00Z" w16du:dateUtc="2026-05-19T04:02:00Z">
        <w:r w:rsidR="00015D25">
          <w:rPr>
            <w:rFonts w:ascii="Times New Roman" w:hAnsi="Times New Roman" w:cs="Times New Roman"/>
          </w:rPr>
          <w:t xml:space="preserve">rary or </w:t>
        </w:r>
      </w:ins>
      <w:ins w:id="464" w:author="Benton, Deon" w:date="2026-05-01T10:31:00Z" w16du:dateUtc="2026-05-01T15:31:00Z">
        <w:r w:rsidR="003852DA">
          <w:rPr>
            <w:rFonts w:ascii="Times New Roman" w:hAnsi="Times New Roman" w:cs="Times New Roman"/>
          </w:rPr>
          <w:t>short-lived attentional</w:t>
        </w:r>
      </w:ins>
      <w:ins w:id="465" w:author="Benton, Deon" w:date="2026-05-01T10:32:00Z" w16du:dateUtc="2026-05-01T15:32:00Z">
        <w:r w:rsidR="00D24343">
          <w:rPr>
            <w:rFonts w:ascii="Times New Roman" w:hAnsi="Times New Roman" w:cs="Times New Roman"/>
          </w:rPr>
          <w:t xml:space="preserve"> boost</w:t>
        </w:r>
      </w:ins>
      <w:ins w:id="466" w:author="Benton, Deon" w:date="2026-05-01T10:28:00Z" w16du:dateUtc="2026-05-01T15:28:00Z">
        <w:r w:rsidR="00EC4C11">
          <w:rPr>
            <w:rFonts w:ascii="Times New Roman" w:hAnsi="Times New Roman" w:cs="Times New Roman"/>
          </w:rPr>
          <w:t xml:space="preserve"> also has empirical support. For example, </w:t>
        </w:r>
      </w:ins>
      <w:ins w:id="467"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468"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ins w:id="469" w:author="Benton, Deon" w:date="2026-05-18T23:02:00Z" w16du:dateUtc="2026-05-19T04:02:00Z">
        <w:r w:rsidR="00015D25">
          <w:rPr>
            <w:rFonts w:ascii="Times New Roman" w:hAnsi="Times New Roman" w:cs="Times New Roman"/>
          </w:rPr>
          <w:t xml:space="preserve">; this </w:t>
        </w:r>
        <w:r w:rsidR="001D0C56">
          <w:rPr>
            <w:rFonts w:ascii="Times New Roman" w:hAnsi="Times New Roman" w:cs="Times New Roman"/>
          </w:rPr>
          <w:t xml:space="preserve">looking </w:t>
        </w:r>
        <w:r w:rsidR="00015D25">
          <w:rPr>
            <w:rFonts w:ascii="Times New Roman" w:hAnsi="Times New Roman" w:cs="Times New Roman"/>
          </w:rPr>
          <w:t>difference disappeared after the first habituation trial</w:t>
        </w:r>
      </w:ins>
      <w:r w:rsidR="00510876" w:rsidRPr="009E7771">
        <w:rPr>
          <w:rFonts w:ascii="Times New Roman" w:hAnsi="Times New Roman" w:cs="Times New Roman"/>
        </w:rPr>
        <w:t>.</w:t>
      </w:r>
      <w:r w:rsidR="00352C0F">
        <w:rPr>
          <w:rFonts w:ascii="Times New Roman" w:hAnsi="Times New Roman" w:cs="Times New Roman"/>
        </w:rPr>
        <w:t xml:space="preserve"> </w:t>
      </w:r>
    </w:p>
    <w:p w14:paraId="3F43DA49" w14:textId="74D257BA" w:rsidR="00B3601A" w:rsidRDefault="002E4060" w:rsidP="00633BAA">
      <w:pPr>
        <w:spacing w:line="480" w:lineRule="auto"/>
        <w:ind w:firstLine="720"/>
        <w:contextualSpacing/>
        <w:rPr>
          <w:rFonts w:ascii="Times New Roman" w:hAnsi="Times New Roman" w:cs="Times New Roman"/>
        </w:rPr>
      </w:pPr>
      <w:ins w:id="470" w:author="Benton, Deon" w:date="2026-05-01T12:32:00Z" w16du:dateUtc="2026-05-01T17:32:00Z">
        <w:r>
          <w:rPr>
            <w:rFonts w:ascii="Times New Roman" w:hAnsi="Times New Roman" w:cs="Times New Roman"/>
          </w:rPr>
          <w:t>In addition to</w:t>
        </w:r>
      </w:ins>
      <w:ins w:id="471" w:author="Benton, Deon" w:date="2026-05-18T23:04:00Z" w16du:dateUtc="2026-05-19T04:04:00Z">
        <w:r w:rsidR="001D0C56">
          <w:rPr>
            <w:rFonts w:ascii="Times New Roman" w:hAnsi="Times New Roman" w:cs="Times New Roman"/>
          </w:rPr>
          <w:t xml:space="preserve"> sticky-mittens experience directing infants’ attention to the surface properties of the objects with which they are interacting</w:t>
        </w:r>
      </w:ins>
      <w:ins w:id="472" w:author="Benton, Deon" w:date="2026-05-01T12:32:00Z" w16du:dateUtc="2026-05-01T17:32:00Z">
        <w:r>
          <w:rPr>
            <w:rFonts w:ascii="Times New Roman" w:hAnsi="Times New Roman" w:cs="Times New Roman"/>
          </w:rPr>
          <w:t xml:space="preserve">, </w:t>
        </w:r>
      </w:ins>
      <w:ins w:id="473" w:author="Benton, Deon" w:date="2026-05-18T23:04:00Z" w16du:dateUtc="2026-05-19T04:04:00Z">
        <w:r w:rsidR="001D0C56">
          <w:rPr>
            <w:rFonts w:ascii="Times New Roman" w:hAnsi="Times New Roman" w:cs="Times New Roman"/>
          </w:rPr>
          <w:t>such experience may also</w:t>
        </w:r>
      </w:ins>
      <w:ins w:id="474" w:author="Benton, Deon" w:date="2026-05-18T23:05:00Z" w16du:dateUtc="2026-05-19T04:05:00Z">
        <w:r w:rsidR="001D0C56">
          <w:rPr>
            <w:rFonts w:ascii="Times New Roman" w:hAnsi="Times New Roman" w:cs="Times New Roman"/>
          </w:rPr>
          <w:t xml:space="preserve"> cause infants</w:t>
        </w:r>
      </w:ins>
      <w:ins w:id="475" w:author="Benton, Deon" w:date="2026-05-01T11:33:00Z" w16du:dateUtc="2026-05-01T16:33:00Z">
        <w:r w:rsidR="00492918">
          <w:rPr>
            <w:rFonts w:ascii="Times New Roman" w:hAnsi="Times New Roman" w:cs="Times New Roman"/>
          </w:rPr>
          <w:t xml:space="preserve"> </w:t>
        </w:r>
      </w:ins>
      <w:ins w:id="476" w:author="Benton, Deon" w:date="2026-05-01T12:37:00Z" w16du:dateUtc="2026-05-01T17:37:00Z">
        <w:r w:rsidR="00BA34AC">
          <w:rPr>
            <w:rFonts w:ascii="Times New Roman" w:hAnsi="Times New Roman" w:cs="Times New Roman"/>
          </w:rPr>
          <w:t>incidentally to encode</w:t>
        </w:r>
      </w:ins>
      <w:ins w:id="477" w:author="Benton, Deon" w:date="2026-05-01T12:39:00Z" w16du:dateUtc="2026-05-01T17:39:00Z">
        <w:r w:rsidR="000B20EE">
          <w:rPr>
            <w:rFonts w:ascii="Times New Roman" w:hAnsi="Times New Roman" w:cs="Times New Roman"/>
          </w:rPr>
          <w:t xml:space="preserve"> the geometry (i.e.,</w:t>
        </w:r>
      </w:ins>
      <w:r w:rsidR="00BA34AC" w:rsidRPr="00BE2E9B">
        <w:rPr>
          <w:rFonts w:ascii="Times New Roman" w:hAnsi="Times New Roman" w:cs="Times New Roman"/>
        </w:rPr>
        <w:t xml:space="preserve"> configuration</w:t>
      </w:r>
      <w:ins w:id="478" w:author="Benton, Deon" w:date="2026-05-01T12:39:00Z" w16du:dateUtc="2026-05-01T17:39:00Z">
        <w:r w:rsidR="000B20EE">
          <w:rPr>
            <w:rFonts w:ascii="Times New Roman" w:hAnsi="Times New Roman" w:cs="Times New Roman"/>
          </w:rPr>
          <w:t xml:space="preserve">) </w:t>
        </w:r>
      </w:ins>
      <w:ins w:id="479" w:author="Benton, Deon" w:date="2026-05-01T13:00:00Z" w16du:dateUtc="2026-05-01T18:00:00Z">
        <w:r w:rsidR="00C92A5E">
          <w:rPr>
            <w:rFonts w:ascii="Times New Roman" w:hAnsi="Times New Roman" w:cs="Times New Roman"/>
          </w:rPr>
          <w:t>of their arms</w:t>
        </w:r>
      </w:ins>
      <w:ins w:id="480" w:author="Benton, Deon" w:date="2026-05-18T23:05:00Z" w16du:dateUtc="2026-05-19T04:05:00Z">
        <w:r w:rsidR="0089720F">
          <w:rPr>
            <w:rFonts w:ascii="Times New Roman" w:hAnsi="Times New Roman" w:cs="Times New Roman"/>
          </w:rPr>
          <w:t xml:space="preserve"> during a successful reach</w:t>
        </w:r>
      </w:ins>
      <w:ins w:id="481" w:author="Benton, Deon" w:date="2026-05-01T13:00:00Z" w16du:dateUtc="2026-05-01T18:00:00Z">
        <w:r w:rsidR="00C92A5E">
          <w:rPr>
            <w:rFonts w:ascii="Times New Roman" w:hAnsi="Times New Roman" w:cs="Times New Roman"/>
          </w:rPr>
          <w:t xml:space="preserve"> </w:t>
        </w:r>
      </w:ins>
      <w:ins w:id="482" w:author="Benton, Deon" w:date="2026-05-01T12:39:00Z" w16du:dateUtc="2026-05-01T17:39:00Z">
        <w:r w:rsidR="000B20EE">
          <w:rPr>
            <w:rFonts w:ascii="Times New Roman" w:hAnsi="Times New Roman" w:cs="Times New Roman"/>
          </w:rPr>
          <w:t>a</w:t>
        </w:r>
      </w:ins>
      <w:ins w:id="483" w:author="Benton, Deon" w:date="2026-05-18T23:06:00Z" w16du:dateUtc="2026-05-19T04:06:00Z">
        <w:r w:rsidR="0089720F">
          <w:rPr>
            <w:rFonts w:ascii="Times New Roman" w:hAnsi="Times New Roman" w:cs="Times New Roman"/>
          </w:rPr>
          <w:t>s well as</w:t>
        </w:r>
      </w:ins>
      <w:ins w:id="484" w:author="Benton, Deon" w:date="2026-05-18T23:05:00Z" w16du:dateUtc="2026-05-19T04:05:00Z">
        <w:r w:rsidR="0089720F">
          <w:rPr>
            <w:rFonts w:ascii="Times New Roman" w:hAnsi="Times New Roman" w:cs="Times New Roman"/>
          </w:rPr>
          <w:t xml:space="preserve"> the</w:t>
        </w:r>
      </w:ins>
      <w:ins w:id="485" w:author="Benton, Deon" w:date="2026-05-01T12:39:00Z" w16du:dateUtc="2026-05-01T17:39:00Z">
        <w:r w:rsidR="000B20EE">
          <w:rPr>
            <w:rFonts w:ascii="Times New Roman" w:hAnsi="Times New Roman" w:cs="Times New Roman"/>
          </w:rPr>
          <w:t xml:space="preserve"> trajectory</w:t>
        </w:r>
      </w:ins>
      <w:ins w:id="486" w:author="Benton, Deon" w:date="2026-05-01T12:59:00Z" w16du:dateUtc="2026-05-01T17:59:00Z">
        <w:r w:rsidR="00C92A5E">
          <w:rPr>
            <w:rFonts w:ascii="Times New Roman" w:hAnsi="Times New Roman" w:cs="Times New Roman"/>
          </w:rPr>
          <w:t xml:space="preserve"> (i.e., </w:t>
        </w:r>
      </w:ins>
      <w:ins w:id="487" w:author="Benton, Deon" w:date="2026-05-01T13:00:00Z" w16du:dateUtc="2026-05-01T18:00:00Z">
        <w:r w:rsidR="00C92A5E">
          <w:rPr>
            <w:rFonts w:ascii="Times New Roman" w:hAnsi="Times New Roman" w:cs="Times New Roman"/>
          </w:rPr>
          <w:t>the directness</w:t>
        </w:r>
      </w:ins>
      <w:ins w:id="488" w:author="Benton, Deon" w:date="2026-05-01T12:59:00Z" w16du:dateUtc="2026-05-01T17:59:00Z">
        <w:r w:rsidR="00C92A5E">
          <w:rPr>
            <w:rFonts w:ascii="Times New Roman" w:hAnsi="Times New Roman" w:cs="Times New Roman"/>
          </w:rPr>
          <w:t>)</w:t>
        </w:r>
      </w:ins>
      <w:ins w:id="489"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w:t>
      </w:r>
      <w:ins w:id="490" w:author="Benton, Deon" w:date="2026-05-18T23:05:00Z" w16du:dateUtc="2026-05-19T04:05:00Z">
        <w:r w:rsidR="0089720F">
          <w:rPr>
            <w:rFonts w:ascii="Times New Roman" w:hAnsi="Times New Roman" w:cs="Times New Roman"/>
          </w:rPr>
          <w:t>the reach itself</w:t>
        </w:r>
      </w:ins>
      <w:r w:rsidR="00BA34AC" w:rsidRPr="00BE2E9B">
        <w:rPr>
          <w:rFonts w:ascii="Times New Roman" w:hAnsi="Times New Roman" w:cs="Times New Roman"/>
        </w:rPr>
        <w:t>.</w:t>
      </w:r>
      <w:ins w:id="491" w:author="Benton, Deon" w:date="2026-05-18T23:06:00Z" w16du:dateUtc="2026-05-19T04:06:00Z">
        <w:r w:rsidR="0089720F">
          <w:rPr>
            <w:rFonts w:ascii="Times New Roman" w:hAnsi="Times New Roman" w:cs="Times New Roman"/>
          </w:rPr>
          <w:t xml:space="preserve"> Specifically,</w:t>
        </w:r>
      </w:ins>
      <w:r w:rsidR="00BA34AC" w:rsidRPr="00BE2E9B">
        <w:rPr>
          <w:rFonts w:ascii="Times New Roman" w:hAnsi="Times New Roman" w:cs="Times New Roman"/>
        </w:rPr>
        <w:t xml:space="preserve"> </w:t>
      </w:r>
      <w:ins w:id="492" w:author="Benton, Deon" w:date="2026-05-18T23:06:00Z" w16du:dateUtc="2026-05-19T04:06:00Z">
        <w:r w:rsidR="0089720F">
          <w:rPr>
            <w:rFonts w:ascii="Times New Roman" w:hAnsi="Times New Roman" w:cs="Times New Roman"/>
          </w:rPr>
          <w:t>i</w:t>
        </w:r>
      </w:ins>
      <w:ins w:id="493" w:author="Benton, Deon" w:date="2026-05-01T12:45:00Z" w16du:dateUtc="2026-05-01T17:45:00Z">
        <w:r w:rsidR="002A5F73">
          <w:rPr>
            <w:rFonts w:ascii="Times New Roman" w:hAnsi="Times New Roman" w:cs="Times New Roman"/>
          </w:rPr>
          <w:t xml:space="preserve">nfants may </w:t>
        </w:r>
      </w:ins>
      <w:del w:id="494" w:author="Benton, Deon" w:date="2026-05-01T13:05:00Z" w16du:dateUtc="2026-05-01T18:05:00Z">
        <w:r w:rsidR="00BA34AC" w:rsidRPr="00BE2E9B" w:rsidDel="008A2E25">
          <w:rPr>
            <w:rFonts w:ascii="Times New Roman" w:hAnsi="Times New Roman" w:cs="Times New Roman"/>
          </w:rPr>
          <w:delText xml:space="preserve"> </w:delText>
        </w:r>
      </w:del>
      <w:ins w:id="495" w:author="Benton, Deon" w:date="2026-05-01T12:41:00Z" w16du:dateUtc="2026-05-01T17:41:00Z">
        <w:r w:rsidR="001664C2">
          <w:rPr>
            <w:rFonts w:ascii="Times New Roman" w:hAnsi="Times New Roman" w:cs="Times New Roman"/>
          </w:rPr>
          <w:t>notice that</w:t>
        </w:r>
      </w:ins>
      <w:ins w:id="496" w:author="Benton, Deon" w:date="2026-05-18T23:06:00Z" w16du:dateUtc="2026-05-19T04:06:00Z">
        <w:r w:rsidR="0089720F">
          <w:rPr>
            <w:rFonts w:ascii="Times New Roman" w:hAnsi="Times New Roman" w:cs="Times New Roman"/>
          </w:rPr>
          <w:t xml:space="preserve"> </w:t>
        </w:r>
        <w:r w:rsidR="0089720F">
          <w:rPr>
            <w:rFonts w:ascii="Times New Roman" w:hAnsi="Times New Roman" w:cs="Times New Roman"/>
          </w:rPr>
          <w:t>their arms are extended forward from the body in a relatively straight configuration and follow a mostly</w:t>
        </w:r>
        <w:r w:rsidR="0089720F" w:rsidRPr="00BE2E9B">
          <w:rPr>
            <w:rFonts w:ascii="Times New Roman" w:hAnsi="Times New Roman" w:cs="Times New Roman"/>
          </w:rPr>
          <w:t xml:space="preserve"> </w:t>
        </w:r>
        <w:r w:rsidR="0089720F">
          <w:rPr>
            <w:rFonts w:ascii="Times New Roman" w:hAnsi="Times New Roman" w:cs="Times New Roman"/>
          </w:rPr>
          <w:t>direct path</w:t>
        </w:r>
      </w:ins>
      <w:ins w:id="497" w:author="Benton, Deon" w:date="2026-05-01T12:41:00Z" w16du:dateUtc="2026-05-01T17:41:00Z">
        <w:r w:rsidR="001664C2">
          <w:rPr>
            <w:rFonts w:ascii="Times New Roman" w:hAnsi="Times New Roman" w:cs="Times New Roman"/>
          </w:rPr>
          <w:t xml:space="preserve"> each time they </w:t>
        </w:r>
      </w:ins>
      <w:ins w:id="498" w:author="Benton, Deon" w:date="2026-05-18T23:07:00Z" w16du:dateUtc="2026-05-19T04:07:00Z">
        <w:r w:rsidR="0089720F">
          <w:rPr>
            <w:rFonts w:ascii="Times New Roman" w:hAnsi="Times New Roman" w:cs="Times New Roman"/>
          </w:rPr>
          <w:t>contact an object while wearing sticky mittens.</w:t>
        </w:r>
      </w:ins>
      <w:ins w:id="499" w:author="Benton, Deon" w:date="2026-05-01T12:42:00Z" w16du:dateUtc="2026-05-01T17:42:00Z">
        <w:r w:rsidR="001664C2">
          <w:rPr>
            <w:rFonts w:ascii="Times New Roman" w:hAnsi="Times New Roman" w:cs="Times New Roman"/>
          </w:rPr>
          <w:t xml:space="preserve"> </w:t>
        </w:r>
      </w:ins>
      <w:ins w:id="500" w:author="Benton, Deon" w:date="2026-05-01T12:50:00Z" w16du:dateUtc="2026-05-01T17:50:00Z">
        <w:r w:rsidR="008E07C3">
          <w:rPr>
            <w:rFonts w:ascii="Times New Roman" w:hAnsi="Times New Roman" w:cs="Times New Roman"/>
          </w:rPr>
          <w:t>An illustr</w:t>
        </w:r>
      </w:ins>
      <w:ins w:id="501" w:author="Benton, Deon" w:date="2026-05-01T12:51:00Z" w16du:dateUtc="2026-05-01T17:51:00Z">
        <w:r w:rsidR="008E07C3">
          <w:rPr>
            <w:rFonts w:ascii="Times New Roman" w:hAnsi="Times New Roman" w:cs="Times New Roman"/>
          </w:rPr>
          <w:t xml:space="preserve">ative example of this </w:t>
        </w:r>
      </w:ins>
      <w:ins w:id="502" w:author="Benton, Deon" w:date="2026-05-01T12:53:00Z" w16du:dateUtc="2026-05-01T17:53:00Z">
        <w:r w:rsidR="00686D71">
          <w:rPr>
            <w:rFonts w:ascii="Times New Roman" w:hAnsi="Times New Roman" w:cs="Times New Roman"/>
          </w:rPr>
          <w:t>is</w:t>
        </w:r>
      </w:ins>
      <w:ins w:id="503"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504" w:author="Benton, Deon" w:date="2026-05-01T12:54:00Z" w16du:dateUtc="2026-05-01T17:54:00Z">
        <w:r w:rsidR="00686D71">
          <w:rPr>
            <w:rFonts w:ascii="Times New Roman" w:hAnsi="Times New Roman" w:cs="Times New Roman"/>
          </w:rPr>
          <w:t xml:space="preserve">a </w:t>
        </w:r>
      </w:ins>
      <w:ins w:id="505" w:author="Benton, Deon" w:date="2026-05-01T12:55:00Z" w16du:dateUtc="2026-05-01T17:55:00Z">
        <w:r w:rsidR="0039487E">
          <w:rPr>
            <w:rFonts w:ascii="Times New Roman" w:hAnsi="Times New Roman" w:cs="Times New Roman"/>
          </w:rPr>
          <w:t>highchair</w:t>
        </w:r>
      </w:ins>
      <w:ins w:id="506" w:author="Benton, Deon" w:date="2026-05-01T12:54:00Z" w16du:dateUtc="2026-05-01T17:54:00Z">
        <w:r w:rsidR="0039487E">
          <w:rPr>
            <w:rFonts w:ascii="Times New Roman" w:hAnsi="Times New Roman" w:cs="Times New Roman"/>
          </w:rPr>
          <w:t xml:space="preserve"> in anticipation of a snack</w:t>
        </w:r>
      </w:ins>
      <w:ins w:id="507" w:author="Benton, Deon" w:date="2026-05-01T13:06:00Z" w16du:dateUtc="2026-05-01T18:06:00Z">
        <w:r w:rsidR="008A2E25">
          <w:rPr>
            <w:rFonts w:ascii="Times New Roman" w:hAnsi="Times New Roman" w:cs="Times New Roman"/>
          </w:rPr>
          <w:t>. In such moments, the</w:t>
        </w:r>
      </w:ins>
      <w:ins w:id="508" w:author="Benton, Deon" w:date="2026-05-01T12:57:00Z" w16du:dateUtc="2026-05-01T17:57:00Z">
        <w:r w:rsidR="000A7280">
          <w:rPr>
            <w:rFonts w:ascii="Times New Roman" w:hAnsi="Times New Roman" w:cs="Times New Roman"/>
          </w:rPr>
          <w:t xml:space="preserve"> arms are relatively st</w:t>
        </w:r>
      </w:ins>
      <w:ins w:id="509" w:author="Benton, Deon" w:date="2026-05-01T12:58:00Z" w16du:dateUtc="2026-05-01T17:58:00Z">
        <w:r w:rsidR="000A7280">
          <w:rPr>
            <w:rFonts w:ascii="Times New Roman" w:hAnsi="Times New Roman" w:cs="Times New Roman"/>
          </w:rPr>
          <w:t>raight</w:t>
        </w:r>
      </w:ins>
      <w:ins w:id="510" w:author="Benton, Deon" w:date="2026-05-01T13:06:00Z" w16du:dateUtc="2026-05-01T18:06:00Z">
        <w:r w:rsidR="008A2E25">
          <w:rPr>
            <w:rFonts w:ascii="Times New Roman" w:hAnsi="Times New Roman" w:cs="Times New Roman"/>
          </w:rPr>
          <w:t xml:space="preserve">, </w:t>
        </w:r>
      </w:ins>
      <w:ins w:id="511"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512"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513"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514"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515"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516" w:author="Benton, Deon" w:date="2026-05-01T13:01:00Z" w16du:dateUtc="2026-05-01T18:01:00Z">
        <w:r w:rsidR="0081612A">
          <w:rPr>
            <w:rFonts w:ascii="Times New Roman" w:hAnsi="Times New Roman" w:cs="Times New Roman"/>
          </w:rPr>
          <w:t xml:space="preserve"> or the trajectory of </w:t>
        </w:r>
      </w:ins>
      <w:ins w:id="517" w:author="Benton, Deon" w:date="2026-05-01T13:08:00Z" w16du:dateUtc="2026-05-01T18:08:00Z">
        <w:r w:rsidR="00361582">
          <w:rPr>
            <w:rFonts w:ascii="Times New Roman" w:hAnsi="Times New Roman" w:cs="Times New Roman"/>
          </w:rPr>
          <w:lastRenderedPageBreak/>
          <w:t>a reach is not perfectly linear</w:t>
        </w:r>
      </w:ins>
      <w:ins w:id="518" w:author="Benton, Deon" w:date="2026-05-01T13:09:00Z" w16du:dateUtc="2026-05-01T18:09:00Z">
        <w:r w:rsidR="00361582">
          <w:rPr>
            <w:rFonts w:ascii="Times New Roman" w:hAnsi="Times New Roman" w:cs="Times New Roman"/>
          </w:rPr>
          <w:t>,</w:t>
        </w:r>
      </w:ins>
      <w:ins w:id="519" w:author="Benton, Deon" w:date="2026-05-01T13:02:00Z" w16du:dateUtc="2026-05-01T18:02:00Z">
        <w:r w:rsidR="0081612A">
          <w:rPr>
            <w:rFonts w:ascii="Times New Roman" w:hAnsi="Times New Roman" w:cs="Times New Roman"/>
          </w:rPr>
          <w:t xml:space="preserve"> </w:t>
        </w:r>
      </w:ins>
      <w:ins w:id="520"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 xml:space="preserve">and </w:t>
      </w:r>
      <w:ins w:id="521" w:author="Benton, Deon" w:date="2026-05-18T23:08:00Z" w16du:dateUtc="2026-05-19T04:08:00Z">
        <w:r w:rsidR="00633BAA">
          <w:rPr>
            <w:rFonts w:ascii="Times New Roman" w:hAnsi="Times New Roman" w:cs="Times New Roman"/>
          </w:rPr>
          <w:t xml:space="preserve">come to </w:t>
        </w:r>
      </w:ins>
      <w:r w:rsidR="00BA34AC" w:rsidRPr="00D47D06">
        <w:rPr>
          <w:rFonts w:ascii="Times New Roman" w:hAnsi="Times New Roman" w:cs="Times New Roman"/>
        </w:rPr>
        <w:t>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lead to more robust encoding of direct, nearly linear paths than of more circuitous, arced ones</w:t>
      </w:r>
      <w:ins w:id="522" w:author="Benton, Deon" w:date="2026-05-18T23:09:00Z" w16du:dateUtc="2026-05-19T04:09:00Z">
        <w:r w:rsidR="00633BAA">
          <w:rPr>
            <w:rFonts w:ascii="Times New Roman" w:hAnsi="Times New Roman" w:cs="Times New Roman"/>
          </w:rPr>
          <w:t xml:space="preserve">, thereby rendering </w:t>
        </w:r>
      </w:ins>
      <w:r w:rsidR="00BA34AC" w:rsidRPr="00842C58">
        <w:rPr>
          <w:rFonts w:ascii="Times New Roman" w:hAnsi="Times New Roman" w:cs="Times New Roman"/>
        </w:rPr>
        <w:t>straight paths more familiar than curved ones</w:t>
      </w:r>
      <w:ins w:id="523" w:author="Benton, Deon" w:date="2026-05-18T23:32:00Z" w16du:dateUtc="2026-05-19T04:32:00Z">
        <w:r w:rsidR="009A0730">
          <w:rPr>
            <w:rFonts w:ascii="Times New Roman" w:hAnsi="Times New Roman" w:cs="Times New Roman"/>
          </w:rPr>
          <w:t xml:space="preserve"> and eliciting longer looks to the latter actions than the former ones</w:t>
        </w:r>
      </w:ins>
      <w:r w:rsidR="00BA34AC" w:rsidRPr="00842C58">
        <w:rPr>
          <w:rFonts w:ascii="Times New Roman" w:hAnsi="Times New Roman" w:cs="Times New Roman"/>
        </w:rPr>
        <w:t>.</w:t>
      </w:r>
      <w:r w:rsidR="00BA34AC">
        <w:rPr>
          <w:rFonts w:ascii="Times New Roman" w:hAnsi="Times New Roman" w:cs="Times New Roman"/>
        </w:rPr>
        <w:t xml:space="preserve"> </w:t>
      </w:r>
      <w:ins w:id="524" w:author="Benton, Deon" w:date="2026-05-18T23:10:00Z" w16du:dateUtc="2026-05-19T04:10:00Z">
        <w:r w:rsidR="00633BAA">
          <w:rPr>
            <w:rFonts w:ascii="Times New Roman" w:hAnsi="Times New Roman" w:cs="Times New Roman"/>
          </w:rPr>
          <w:t xml:space="preserve">The importance of such a pattern </w:t>
        </w:r>
      </w:ins>
      <w:r w:rsidR="00DC3BD9">
        <w:rPr>
          <w:rFonts w:ascii="Times New Roman" w:hAnsi="Times New Roman" w:cs="Times New Roman"/>
        </w:rPr>
        <w:t>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ins w:id="525"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 xml:space="preserve">little to do with a priori notions of </w:t>
      </w:r>
      <w:ins w:id="526" w:author="Benton, Deon" w:date="2026-05-18T23:10:00Z" w16du:dateUtc="2026-05-19T04:10:00Z">
        <w:r w:rsidR="00633BAA">
          <w:rPr>
            <w:rFonts w:ascii="Times New Roman" w:hAnsi="Times New Roman" w:cs="Times New Roman"/>
          </w:rPr>
          <w:t>efficiency, goals, and</w:t>
        </w:r>
      </w:ins>
      <w:ins w:id="527" w:author="Benton, Deon" w:date="2026-05-18T23:11:00Z" w16du:dateUtc="2026-05-19T04:11:00Z">
        <w:r w:rsidR="00633BAA">
          <w:rPr>
            <w:rFonts w:ascii="Times New Roman" w:hAnsi="Times New Roman" w:cs="Times New Roman"/>
          </w:rPr>
          <w:t xml:space="preserve"> </w:t>
        </w:r>
      </w:ins>
      <w:ins w:id="528" w:author="Benton, Deon" w:date="2026-05-18T23:10:00Z" w16du:dateUtc="2026-05-19T04:10:00Z">
        <w:r w:rsidR="00633BAA">
          <w:rPr>
            <w:rFonts w:ascii="Times New Roman" w:hAnsi="Times New Roman" w:cs="Times New Roman"/>
          </w:rPr>
          <w:t>cost</w:t>
        </w:r>
      </w:ins>
      <w:ins w:id="529" w:author="Benton, Deon" w:date="2026-05-18T23:11:00Z" w16du:dateUtc="2026-05-19T04:11:00Z">
        <w:r w:rsidR="00633BAA">
          <w:rPr>
            <w:rFonts w:ascii="Times New Roman" w:hAnsi="Times New Roman" w:cs="Times New Roman"/>
          </w:rPr>
          <w:t>, among others</w:t>
        </w:r>
      </w:ins>
      <w:ins w:id="530" w:author="Benton, Deon" w:date="2026-05-01T13:12:00Z" w16du:dateUtc="2026-05-01T18:12:00Z">
        <w:r w:rsidR="000F1D20">
          <w:rPr>
            <w:rFonts w:ascii="Times New Roman" w:hAnsi="Times New Roman" w:cs="Times New Roman"/>
          </w:rPr>
          <w:t>. I</w:t>
        </w:r>
      </w:ins>
      <w:ins w:id="531"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532" w:author="Benton, Deon" w:date="2026-05-18T23:11:00Z" w16du:dateUtc="2026-05-19T04:11:00Z">
        <w:r w:rsidR="00633BAA">
          <w:rPr>
            <w:rFonts w:ascii="Times New Roman" w:hAnsi="Times New Roman" w:cs="Times New Roman"/>
          </w:rPr>
          <w:t>be the</w:t>
        </w:r>
      </w:ins>
      <w:r w:rsidR="004726B4">
        <w:rPr>
          <w:rFonts w:ascii="Times New Roman" w:hAnsi="Times New Roman" w:cs="Times New Roman"/>
        </w:rPr>
        <w:t xml:space="preserve"> consequence</w:t>
      </w:r>
      <w:ins w:id="533"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534" w:author="Benton, Deon" w:date="2026-05-18T23:11:00Z" w16du:dateUtc="2026-05-19T04:11:00Z">
        <w:r w:rsidR="00633BAA">
          <w:rPr>
            <w:rFonts w:ascii="Times New Roman" w:hAnsi="Times New Roman" w:cs="Times New Roman"/>
          </w:rPr>
          <w:t xml:space="preserve"> heightening</w:t>
        </w:r>
      </w:ins>
      <w:ins w:id="535"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536" w:author="Benton, Deon" w:date="2026-05-18T23:33:00Z" w16du:dateUtc="2026-05-19T04:33:00Z">
        <w:r w:rsidR="00A70573">
          <w:rPr>
            <w:rFonts w:ascii="Times New Roman" w:hAnsi="Times New Roman" w:cs="Times New Roman"/>
          </w:rPr>
          <w:t>enhancing</w:t>
        </w:r>
      </w:ins>
      <w:ins w:id="537" w:author="Benton, Deon" w:date="2026-05-01T13:13:00Z" w16du:dateUtc="2026-05-01T18:13:00Z">
        <w:r w:rsidR="002F6C33">
          <w:rPr>
            <w:rFonts w:ascii="Times New Roman" w:hAnsi="Times New Roman" w:cs="Times New Roman"/>
          </w:rPr>
          <w:t xml:space="preserve"> their </w:t>
        </w:r>
      </w:ins>
      <w:r w:rsidR="0021738E">
        <w:rPr>
          <w:rFonts w:ascii="Times New Roman" w:hAnsi="Times New Roman" w:cs="Times New Roman"/>
        </w:rPr>
        <w:t xml:space="preserve">encoding of the geometry </w:t>
      </w:r>
      <w:ins w:id="538" w:author="Benton, Deon" w:date="2026-05-18T23:11:00Z" w16du:dateUtc="2026-05-19T04:11:00Z">
        <w:r w:rsidR="00633BAA">
          <w:rPr>
            <w:rFonts w:ascii="Times New Roman" w:hAnsi="Times New Roman" w:cs="Times New Roman"/>
          </w:rPr>
          <w:t xml:space="preserve">and trajectory </w:t>
        </w:r>
      </w:ins>
      <w:r w:rsidR="0021738E">
        <w:rPr>
          <w:rFonts w:ascii="Times New Roman" w:hAnsi="Times New Roman" w:cs="Times New Roman"/>
        </w:rPr>
        <w:t xml:space="preserve">of their own successful reaches. </w:t>
      </w:r>
    </w:p>
    <w:p w14:paraId="2852AB09" w14:textId="7182B947" w:rsidR="00D16B47" w:rsidRDefault="002F6C33" w:rsidP="00A70573">
      <w:pPr>
        <w:spacing w:line="480" w:lineRule="auto"/>
        <w:ind w:firstLine="720"/>
        <w:contextualSpacing/>
        <w:rPr>
          <w:rFonts w:ascii="Times New Roman" w:hAnsi="Times New Roman" w:cs="Times New Roman"/>
        </w:rPr>
      </w:pPr>
      <w:ins w:id="539" w:author="Benton, Deon" w:date="2026-05-01T13:15:00Z" w16du:dateUtc="2026-05-01T18:15:00Z">
        <w:r>
          <w:rPr>
            <w:rFonts w:ascii="Times New Roman" w:hAnsi="Times New Roman" w:cs="Times New Roman"/>
          </w:rPr>
          <w:t>This account</w:t>
        </w:r>
      </w:ins>
      <w:ins w:id="540" w:author="Benton, Deon" w:date="2026-05-18T23:32:00Z" w16du:dateUtc="2026-05-19T04:32:00Z">
        <w:r w:rsidR="00A70573">
          <w:rPr>
            <w:rFonts w:ascii="Times New Roman" w:hAnsi="Times New Roman" w:cs="Times New Roman"/>
          </w:rPr>
          <w:t xml:space="preserve"> does</w:t>
        </w:r>
      </w:ins>
      <w:ins w:id="541" w:author="Benton, Deon" w:date="2026-05-18T23:33:00Z" w16du:dateUtc="2026-05-19T04:33:00Z">
        <w:r w:rsidR="00A70573">
          <w:rPr>
            <w:rFonts w:ascii="Times New Roman" w:hAnsi="Times New Roman" w:cs="Times New Roman"/>
          </w:rPr>
          <w:t xml:space="preserve"> raise an important question</w:t>
        </w:r>
      </w:ins>
      <w:ins w:id="542" w:author="Benton, Deon" w:date="2026-05-01T13:16:00Z" w16du:dateUtc="2026-05-01T18:16:00Z">
        <w:r w:rsidR="00680AC3">
          <w:rPr>
            <w:rFonts w:ascii="Times New Roman" w:hAnsi="Times New Roman" w:cs="Times New Roman"/>
          </w:rPr>
          <w:t>:</w:t>
        </w:r>
      </w:ins>
      <w:ins w:id="543" w:author="Benton, Deon" w:date="2026-05-01T13:15:00Z" w16du:dateUtc="2026-05-01T18:15:00Z">
        <w:r>
          <w:rPr>
            <w:rFonts w:ascii="Times New Roman" w:hAnsi="Times New Roman" w:cs="Times New Roman"/>
          </w:rPr>
          <w:t xml:space="preserve"> </w:t>
        </w:r>
      </w:ins>
      <w:ins w:id="544" w:author="Benton, Deon" w:date="2026-05-01T13:16:00Z" w16du:dateUtc="2026-05-01T18:16:00Z">
        <w:r w:rsidR="00680AC3">
          <w:rPr>
            <w:rFonts w:ascii="Times New Roman" w:hAnsi="Times New Roman" w:cs="Times New Roman"/>
          </w:rPr>
          <w:t xml:space="preserve">How do </w:t>
        </w:r>
      </w:ins>
      <w:ins w:id="545"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546"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547"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w:t>
      </w:r>
      <w:ins w:id="548" w:author="Benton, Deon" w:date="2026-05-18T23:12:00Z" w16du:dateUtc="2026-05-19T04:12:00Z">
        <w:r w:rsidR="00633BAA">
          <w:rPr>
            <w:rFonts w:ascii="Times New Roman" w:hAnsi="Times New Roman" w:cs="Times New Roman"/>
          </w:rPr>
          <w:t>those of</w:t>
        </w:r>
      </w:ins>
      <w:r w:rsidR="00AB2187">
        <w:rPr>
          <w:rFonts w:ascii="Times New Roman" w:hAnsi="Times New Roman" w:cs="Times New Roman"/>
        </w:rPr>
        <w:t xml:space="preserve"> others</w:t>
      </w:r>
      <w:ins w:id="549" w:author="Benton, Deon" w:date="2026-05-01T13:15:00Z" w16du:dateUtc="2026-05-01T18:15:00Z">
        <w:r w:rsidR="00680AC3">
          <w:rPr>
            <w:rFonts w:ascii="Times New Roman" w:hAnsi="Times New Roman" w:cs="Times New Roman"/>
          </w:rPr>
          <w:t xml:space="preserve"> </w:t>
        </w:r>
      </w:ins>
      <w:ins w:id="550" w:author="Benton, Deon" w:date="2026-05-01T13:17:00Z" w16du:dateUtc="2026-05-01T18:17:00Z">
        <w:r w:rsidR="00680AC3">
          <w:rPr>
            <w:rFonts w:ascii="Times New Roman" w:hAnsi="Times New Roman" w:cs="Times New Roman"/>
          </w:rPr>
          <w:t xml:space="preserve">such that one set is treated as familiar and </w:t>
        </w:r>
      </w:ins>
      <w:ins w:id="551" w:author="Benton, Deon" w:date="2026-05-18T23:12:00Z" w16du:dateUtc="2026-05-19T04:12:00Z">
        <w:r w:rsidR="00633BAA">
          <w:rPr>
            <w:rFonts w:ascii="Times New Roman" w:hAnsi="Times New Roman" w:cs="Times New Roman"/>
          </w:rPr>
          <w:t>the other</w:t>
        </w:r>
      </w:ins>
      <w:ins w:id="552" w:author="Benton, Deon" w:date="2026-05-01T13:17:00Z" w16du:dateUtc="2026-05-01T18:17:00Z">
        <w:r w:rsidR="00680AC3">
          <w:rPr>
            <w:rFonts w:ascii="Times New Roman" w:hAnsi="Times New Roman" w:cs="Times New Roman"/>
          </w:rPr>
          <w:t xml:space="preserve">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553" w:author="Benton, Deon" w:date="2026-05-01T13:17:00Z" w16du:dateUtc="2026-05-01T18:17:00Z">
        <w:r w:rsidR="00BB1924">
          <w:rPr>
            <w:rFonts w:ascii="Times New Roman" w:hAnsi="Times New Roman" w:cs="Times New Roman"/>
          </w:rPr>
          <w:t xml:space="preserve"> a mapping seems necessary for</w:t>
        </w:r>
      </w:ins>
      <w:ins w:id="554" w:author="Benton, Deon" w:date="2026-05-01T13:18:00Z" w16du:dateUtc="2026-05-01T18:18:00Z">
        <w:r w:rsidR="00BB1924">
          <w:rPr>
            <w:rFonts w:ascii="Times New Roman" w:hAnsi="Times New Roman" w:cs="Times New Roman"/>
          </w:rPr>
          <w:t xml:space="preserve"> pre-reaching infants to perceive the efficient test event as familiar.</w:t>
        </w:r>
      </w:ins>
      <w:ins w:id="555"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556" w:author="Benton, Deon" w:date="2026-05-01T13:18:00Z" w16du:dateUtc="2026-05-01T18:18:00Z">
        <w:r w:rsidR="00BB1924">
          <w:rPr>
            <w:rFonts w:ascii="Times New Roman" w:hAnsi="Times New Roman" w:cs="Times New Roman"/>
          </w:rPr>
          <w:t xml:space="preserve">o this apparent conundrum begins with the </w:t>
        </w:r>
      </w:ins>
      <w:ins w:id="557"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55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559"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560"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561" w:author="Benton, Deon" w:date="2026-05-01T13:21:00Z" w16du:dateUtc="2026-05-01T18:21:00Z">
        <w:r w:rsidR="004229FE">
          <w:rPr>
            <w:rFonts w:ascii="Times New Roman" w:hAnsi="Times New Roman" w:cs="Times New Roman"/>
          </w:rPr>
          <w:t>It may be the case that</w:t>
        </w:r>
      </w:ins>
      <w:ins w:id="562" w:author="Benton, Deon" w:date="2026-05-18T23:14:00Z" w16du:dateUtc="2026-05-19T04:14:00Z">
        <w:r w:rsidR="00633BAA">
          <w:rPr>
            <w:rFonts w:ascii="Times New Roman" w:hAnsi="Times New Roman" w:cs="Times New Roman"/>
          </w:rPr>
          <w:t xml:space="preserve"> </w:t>
        </w:r>
      </w:ins>
      <w:ins w:id="563" w:author="Benton, Deon" w:date="2026-05-18T23:15:00Z" w16du:dateUtc="2026-05-19T04:15:00Z">
        <w:r w:rsidR="00633BAA">
          <w:rPr>
            <w:rFonts w:ascii="Times New Roman" w:hAnsi="Times New Roman" w:cs="Times New Roman"/>
          </w:rPr>
          <w:t xml:space="preserve">even if infants at this age do not view themselves </w:t>
        </w:r>
      </w:ins>
      <w:ins w:id="564" w:author="Benton, Deon" w:date="2026-05-01T13:33:00Z" w16du:dateUtc="2026-05-01T18:33:00Z">
        <w:r w:rsidR="00B46B2D" w:rsidRPr="00B46B2D">
          <w:rPr>
            <w:rFonts w:ascii="Times New Roman" w:hAnsi="Times New Roman" w:cs="Times New Roman"/>
          </w:rPr>
          <w:t>as the agents of their own actions</w:t>
        </w:r>
      </w:ins>
      <w:ins w:id="565" w:author="Benton, Deon" w:date="2026-05-18T23:15:00Z" w16du:dateUtc="2026-05-19T04:15:00Z">
        <w:r w:rsidR="00C462A2">
          <w:rPr>
            <w:rFonts w:ascii="Times New Roman" w:hAnsi="Times New Roman" w:cs="Times New Roman"/>
          </w:rPr>
          <w:t>,</w:t>
        </w:r>
      </w:ins>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566"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567" w:author="Benton, Deon" w:date="2026-05-01T13:25:00Z" w16du:dateUtc="2026-05-01T18:25:00Z">
        <w:r w:rsidR="00472971">
          <w:rPr>
            <w:rFonts w:ascii="Times New Roman" w:hAnsi="Times New Roman" w:cs="Times New Roman"/>
          </w:rPr>
          <w:t xml:space="preserve">infants can </w:t>
        </w:r>
      </w:ins>
      <w:ins w:id="568" w:author="Benton, Deon" w:date="2026-05-01T13:34:00Z" w16du:dateUtc="2026-05-01T18:34:00Z">
        <w:r w:rsidR="005E5E72">
          <w:rPr>
            <w:rFonts w:ascii="Times New Roman" w:hAnsi="Times New Roman" w:cs="Times New Roman"/>
          </w:rPr>
          <w:t>see their own actions</w:t>
        </w:r>
      </w:ins>
      <w:ins w:id="569" w:author="Benton, Deon" w:date="2026-05-01T13:25:00Z" w16du:dateUtc="2026-05-01T18:25:00Z">
        <w:r w:rsidR="00472971">
          <w:rPr>
            <w:rFonts w:ascii="Times New Roman" w:hAnsi="Times New Roman" w:cs="Times New Roman"/>
          </w:rPr>
          <w:t xml:space="preserve"> and form representations that capture their surface geometry and trajectory. </w:t>
        </w:r>
      </w:ins>
      <w:ins w:id="570" w:author="Benton, Deon" w:date="2026-05-18T23:27:00Z" w16du:dateUtc="2026-05-19T04:27:00Z">
        <w:r w:rsidR="009A0730" w:rsidRPr="009A0730">
          <w:rPr>
            <w:rFonts w:ascii="Times New Roman" w:hAnsi="Times New Roman" w:cs="Times New Roman"/>
          </w:rPr>
          <w:t xml:space="preserve">On this view, infants may </w:t>
        </w:r>
        <w:r w:rsidR="009A0730" w:rsidRPr="009A0730">
          <w:rPr>
            <w:rFonts w:ascii="Times New Roman" w:hAnsi="Times New Roman" w:cs="Times New Roman"/>
          </w:rPr>
          <w:lastRenderedPageBreak/>
          <w:t>not sharply distinguish between the reaches they observe themselves performing and those performed by others.</w:t>
        </w:r>
      </w:ins>
      <w:ins w:id="571" w:author="Benton, Deon" w:date="2026-05-18T23:28:00Z" w16du:dateUtc="2026-05-19T04:28:00Z">
        <w:r w:rsidR="009A0730">
          <w:rPr>
            <w:rFonts w:ascii="Times New Roman" w:hAnsi="Times New Roman" w:cs="Times New Roman"/>
          </w:rPr>
          <w:t xml:space="preserve"> </w:t>
        </w:r>
      </w:ins>
    </w:p>
    <w:p w14:paraId="59A5325D" w14:textId="76D3E3D3" w:rsidR="00524642" w:rsidRDefault="00AC1B5A" w:rsidP="0096761D">
      <w:pPr>
        <w:spacing w:line="480" w:lineRule="auto"/>
        <w:ind w:firstLine="720"/>
        <w:contextualSpacing/>
        <w:rPr>
          <w:rFonts w:ascii="Times New Roman" w:hAnsi="Times New Roman" w:cs="Times New Roman"/>
        </w:rPr>
      </w:pPr>
      <w:ins w:id="572"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573" w:author="Benton, Deon" w:date="2026-05-01T16:31:00Z" w16du:dateUtc="2026-05-01T21:31:00Z">
        <w:r>
          <w:rPr>
            <w:rFonts w:ascii="Times New Roman" w:hAnsi="Times New Roman" w:cs="Times New Roman"/>
          </w:rPr>
          <w:t>a series of</w:t>
        </w:r>
      </w:ins>
      <w:ins w:id="574" w:author="Benton, Deon" w:date="2026-05-18T23:19:00Z" w16du:dateUtc="2026-05-19T04:19:00Z">
        <w:r w:rsidR="008A0C3E">
          <w:rPr>
            <w:rFonts w:ascii="Times New Roman" w:hAnsi="Times New Roman" w:cs="Times New Roman"/>
          </w:rPr>
          <w:t xml:space="preserve"> computer</w:t>
        </w:r>
      </w:ins>
      <w:ins w:id="575" w:author="Benton, Deon" w:date="2026-05-01T16:31:00Z" w16du:dateUtc="2026-05-01T21:31:00Z">
        <w:r>
          <w:rPr>
            <w:rFonts w:ascii="Times New Roman" w:hAnsi="Times New Roman" w:cs="Times New Roman"/>
          </w:rPr>
          <w:t xml:space="preserve"> simulations</w:t>
        </w:r>
      </w:ins>
      <w:ins w:id="576" w:author="Benton, Deon" w:date="2026-05-01T20:39:00Z" w16du:dateUtc="2026-05-02T01:39:00Z">
        <w:r w:rsidR="00BD309B">
          <w:rPr>
            <w:rFonts w:ascii="Times New Roman" w:hAnsi="Times New Roman" w:cs="Times New Roman"/>
          </w:rPr>
          <w:t xml:space="preserve"> </w:t>
        </w:r>
      </w:ins>
      <w:ins w:id="577" w:author="Benton, Deon" w:date="2026-05-18T23:19:00Z" w16du:dateUtc="2026-05-19T04:19:00Z">
        <w:r w:rsidR="008A0C3E">
          <w:rPr>
            <w:rFonts w:ascii="Times New Roman" w:hAnsi="Times New Roman" w:cs="Times New Roman"/>
          </w:rPr>
          <w:t>demonstrating that the</w:t>
        </w:r>
      </w:ins>
      <w:ins w:id="578" w:author="Benton, Deon" w:date="2026-05-01T20:39:00Z" w16du:dateUtc="2026-05-02T01:39:00Z">
        <w:r w:rsidR="00BD309B">
          <w:rPr>
            <w:rFonts w:ascii="Times New Roman" w:hAnsi="Times New Roman" w:cs="Times New Roman"/>
          </w:rPr>
          <w:t xml:space="preserve"> present</w:t>
        </w:r>
      </w:ins>
      <w:ins w:id="579" w:author="Benton, Deon" w:date="2026-05-01T15:59:00Z" w16du:dateUtc="2026-05-01T20:59:00Z">
        <w:r w:rsidR="00617B5C">
          <w:rPr>
            <w:rFonts w:ascii="Times New Roman" w:hAnsi="Times New Roman" w:cs="Times New Roman"/>
          </w:rPr>
          <w:t xml:space="preserve"> </w:t>
        </w:r>
      </w:ins>
      <w:ins w:id="580" w:author="Benton, Deon" w:date="2026-05-01T16:00:00Z" w16du:dateUtc="2026-05-01T21:00:00Z">
        <w:r w:rsidR="00617B5C">
          <w:rPr>
            <w:rFonts w:ascii="Times New Roman" w:hAnsi="Times New Roman" w:cs="Times New Roman"/>
          </w:rPr>
          <w:t>mechanistic proposal</w:t>
        </w:r>
      </w:ins>
      <w:ins w:id="581" w:author="Benton, Deon" w:date="2026-05-01T15:59:00Z" w16du:dateUtc="2026-05-01T20:59:00Z">
        <w:r w:rsidR="00617B5C">
          <w:rPr>
            <w:rFonts w:ascii="Times New Roman" w:hAnsi="Times New Roman" w:cs="Times New Roman"/>
          </w:rPr>
          <w:t>—when instantiated in a connectionist computational model</w:t>
        </w:r>
      </w:ins>
      <w:ins w:id="582" w:author="Benton, Deon" w:date="2026-05-18T23:34:00Z" w16du:dateUtc="2026-05-19T04:34:00Z">
        <w:r w:rsidR="00340DB1">
          <w:rPr>
            <w:rFonts w:ascii="Times New Roman" w:hAnsi="Times New Roman" w:cs="Times New Roman"/>
          </w:rPr>
          <w:t xml:space="preserve"> called ALIAS</w:t>
        </w:r>
      </w:ins>
      <w:ins w:id="583" w:author="Benton, Deon" w:date="2026-05-01T15:59:00Z" w16du:dateUtc="2026-05-01T20:59:00Z">
        <w:r w:rsidR="00617B5C">
          <w:rPr>
            <w:rFonts w:ascii="Times New Roman" w:hAnsi="Times New Roman" w:cs="Times New Roman"/>
          </w:rPr>
          <w:t>—can</w:t>
        </w:r>
      </w:ins>
      <w:ins w:id="584" w:author="Benton, Deon" w:date="2026-05-01T16:00:00Z" w16du:dateUtc="2026-05-01T21:00:00Z">
        <w:r w:rsidR="00617B5C">
          <w:rPr>
            <w:rFonts w:ascii="Times New Roman" w:hAnsi="Times New Roman" w:cs="Times New Roman"/>
          </w:rPr>
          <w:t xml:space="preserve"> account for several major findings in the literature on infant </w:t>
        </w:r>
      </w:ins>
      <w:ins w:id="585" w:author="Benton, Deon" w:date="2026-05-16T15:39:00Z" w16du:dateUtc="2026-05-16T20:39:00Z">
        <w:r w:rsidR="00DB0881">
          <w:rPr>
            <w:rFonts w:ascii="Times New Roman" w:hAnsi="Times New Roman" w:cs="Times New Roman"/>
          </w:rPr>
          <w:t>action efficiency understanding</w:t>
        </w:r>
      </w:ins>
      <w:ins w:id="586" w:author="Benton, Deon" w:date="2026-05-01T16:00:00Z" w16du:dateUtc="2026-05-01T21:00:00Z">
        <w:r w:rsidR="00617B5C">
          <w:rPr>
            <w:rFonts w:ascii="Times New Roman" w:hAnsi="Times New Roman" w:cs="Times New Roman"/>
          </w:rPr>
          <w:t xml:space="preserve">. Before </w:t>
        </w:r>
      </w:ins>
      <w:ins w:id="587" w:author="Benton, Deon" w:date="2026-05-01T16:10:00Z" w16du:dateUtc="2026-05-01T21:10:00Z">
        <w:r w:rsidR="002B6388">
          <w:rPr>
            <w:rFonts w:ascii="Times New Roman" w:hAnsi="Times New Roman" w:cs="Times New Roman"/>
          </w:rPr>
          <w:t>turning to these simulations</w:t>
        </w:r>
      </w:ins>
      <w:ins w:id="588" w:author="Benton, Deon" w:date="2026-05-01T16:02:00Z" w16du:dateUtc="2026-05-01T21:02:00Z">
        <w:r w:rsidR="00D7476B">
          <w:rPr>
            <w:rFonts w:ascii="Times New Roman" w:hAnsi="Times New Roman" w:cs="Times New Roman"/>
          </w:rPr>
          <w:t>,</w:t>
        </w:r>
      </w:ins>
      <w:ins w:id="589" w:author="Benton, Deon" w:date="2026-05-01T16:01:00Z" w16du:dateUtc="2026-05-01T21:01:00Z">
        <w:r w:rsidR="00D7476B">
          <w:rPr>
            <w:rFonts w:ascii="Times New Roman" w:hAnsi="Times New Roman" w:cs="Times New Roman"/>
          </w:rPr>
          <w:t xml:space="preserve"> </w:t>
        </w:r>
      </w:ins>
      <w:ins w:id="590" w:author="Benton, Deon" w:date="2026-05-01T16:32:00Z" w16du:dateUtc="2026-05-01T21:32:00Z">
        <w:r w:rsidR="003148AF">
          <w:rPr>
            <w:rFonts w:ascii="Times New Roman" w:hAnsi="Times New Roman" w:cs="Times New Roman"/>
          </w:rPr>
          <w:t xml:space="preserve">however, </w:t>
        </w:r>
      </w:ins>
      <w:ins w:id="591" w:author="Benton, Deon" w:date="2026-05-01T16:01:00Z" w16du:dateUtc="2026-05-01T21:01:00Z">
        <w:r w:rsidR="00D7476B">
          <w:rPr>
            <w:rFonts w:ascii="Times New Roman" w:hAnsi="Times New Roman" w:cs="Times New Roman"/>
          </w:rPr>
          <w:t xml:space="preserve">two </w:t>
        </w:r>
      </w:ins>
      <w:ins w:id="592" w:author="Benton, Deon" w:date="2026-05-01T16:32:00Z" w16du:dateUtc="2026-05-01T21:32:00Z">
        <w:r w:rsidR="004E05F7">
          <w:rPr>
            <w:rFonts w:ascii="Times New Roman" w:hAnsi="Times New Roman" w:cs="Times New Roman"/>
          </w:rPr>
          <w:t xml:space="preserve">points </w:t>
        </w:r>
      </w:ins>
      <w:ins w:id="593" w:author="Benton, Deon" w:date="2026-05-01T16:10:00Z" w16du:dateUtc="2026-05-01T21:10:00Z">
        <w:r w:rsidR="002B6388">
          <w:rPr>
            <w:rFonts w:ascii="Times New Roman" w:hAnsi="Times New Roman" w:cs="Times New Roman"/>
          </w:rPr>
          <w:t>merit clarification</w:t>
        </w:r>
      </w:ins>
      <w:ins w:id="594" w:author="Benton, Deon" w:date="2026-05-01T16:02:00Z" w16du:dateUtc="2026-05-01T21:02:00Z">
        <w:r w:rsidR="00D7476B">
          <w:rPr>
            <w:rFonts w:ascii="Times New Roman" w:hAnsi="Times New Roman" w:cs="Times New Roman"/>
          </w:rPr>
          <w:t>.</w:t>
        </w:r>
      </w:ins>
      <w:ins w:id="595" w:author="Benton, Deon" w:date="2026-05-01T15:59:00Z" w16du:dateUtc="2026-05-01T20:59:00Z">
        <w:r w:rsidR="00617B5C">
          <w:rPr>
            <w:rFonts w:ascii="Times New Roman" w:hAnsi="Times New Roman" w:cs="Times New Roman"/>
          </w:rPr>
          <w:t xml:space="preserve"> </w:t>
        </w:r>
      </w:ins>
      <w:ins w:id="596"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ins w:id="597"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9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99" w:author="Benton, Deon" w:date="2026-05-01T16:10:00Z" w16du:dateUtc="2026-05-01T21:10:00Z">
        <w:r w:rsidR="002B6388">
          <w:rPr>
            <w:rFonts w:ascii="Times New Roman" w:hAnsi="Times New Roman" w:cs="Times New Roman"/>
          </w:rPr>
          <w:t>ar</w:t>
        </w:r>
      </w:ins>
      <w:ins w:id="600" w:author="Benton, Deon" w:date="2026-05-01T16:11:00Z" w16du:dateUtc="2026-05-01T21:11:00Z">
        <w:r w:rsidR="002B6388">
          <w:rPr>
            <w:rFonts w:ascii="Times New Roman" w:hAnsi="Times New Roman" w:cs="Times New Roman"/>
          </w:rPr>
          <w:t>e</w:t>
        </w:r>
      </w:ins>
      <w:ins w:id="60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602" w:author="Benton, Deon" w:date="2026-05-18T23:20:00Z" w16du:dateUtc="2026-05-19T04:20:00Z">
        <w:r w:rsidR="008A0C3E">
          <w:rPr>
            <w:rFonts w:ascii="Times New Roman" w:hAnsi="Times New Roman" w:cs="Times New Roman"/>
          </w:rPr>
          <w:t>an associative learning mechanism that</w:t>
        </w:r>
      </w:ins>
      <w:r w:rsidR="00635C87" w:rsidRPr="000B0B74">
        <w:rPr>
          <w:rFonts w:ascii="Times New Roman" w:hAnsi="Times New Roman" w:cs="Times New Roman"/>
        </w:rPr>
        <w:t xml:space="preserve"> operate</w:t>
      </w:r>
      <w:ins w:id="603"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604" w:author="Benton, Deon" w:date="2026-05-01T16:12:00Z" w16du:dateUtc="2026-05-01T21:12:00Z">
        <w:r w:rsidR="00A709A0">
          <w:rPr>
            <w:rFonts w:ascii="Times New Roman" w:hAnsi="Times New Roman" w:cs="Times New Roman"/>
          </w:rPr>
          <w:t xml:space="preserve">, and forms connections </w:t>
        </w:r>
      </w:ins>
      <w:ins w:id="605" w:author="Benton, Deon" w:date="2026-05-01T16:13:00Z" w16du:dateUtc="2026-05-01T21:13:00Z">
        <w:r w:rsidR="00A709A0">
          <w:rPr>
            <w:rFonts w:ascii="Times New Roman" w:hAnsi="Times New Roman" w:cs="Times New Roman"/>
          </w:rPr>
          <w:t xml:space="preserve">between and </w:t>
        </w:r>
      </w:ins>
      <w:ins w:id="606"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607"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608"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609"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 xml:space="preserve">kinematics of </w:t>
      </w:r>
      <w:ins w:id="610" w:author="Benton, Deon" w:date="2026-05-18T23:34:00Z" w16du:dateUtc="2026-05-19T04:34:00Z">
        <w:r w:rsidR="007D6EE8">
          <w:rPr>
            <w:rFonts w:ascii="Times New Roman" w:hAnsi="Times New Roman" w:cs="Times New Roman"/>
          </w:rPr>
          <w:t>observed actions</w:t>
        </w:r>
      </w:ins>
      <w:r w:rsidR="0096761D">
        <w:rPr>
          <w:rFonts w:ascii="Times New Roman" w:hAnsi="Times New Roman" w:cs="Times New Roman"/>
        </w:rPr>
        <w:t>.</w:t>
      </w:r>
      <w:r w:rsidR="00635C87">
        <w:rPr>
          <w:rFonts w:ascii="Times New Roman" w:hAnsi="Times New Roman" w:cs="Times New Roman"/>
        </w:rPr>
        <w:t xml:space="preserve"> </w:t>
      </w:r>
      <w:ins w:id="611" w:author="Benton, Deon" w:date="2026-05-01T16:14:00Z" w16du:dateUtc="2026-05-01T21:14:00Z">
        <w:r w:rsidR="008A0DE0">
          <w:rPr>
            <w:rFonts w:ascii="Times New Roman" w:hAnsi="Times New Roman" w:cs="Times New Roman"/>
          </w:rPr>
          <w:t>Second,</w:t>
        </w:r>
      </w:ins>
      <w:ins w:id="612" w:author="Benton, Deon" w:date="2026-05-01T16:03:00Z" w16du:dateUtc="2026-05-01T21:03:00Z">
        <w:r w:rsidR="00D7476B">
          <w:rPr>
            <w:rFonts w:ascii="Times New Roman" w:hAnsi="Times New Roman" w:cs="Times New Roman"/>
          </w:rPr>
          <w:t xml:space="preserve"> </w:t>
        </w:r>
      </w:ins>
      <w:ins w:id="613"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614"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615"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616" w:author="Benton, Deon" w:date="2026-05-01T16:04:00Z" w16du:dateUtc="2026-05-01T21:04:00Z">
        <w:r w:rsidR="00BC2A35">
          <w:rPr>
            <w:rFonts w:ascii="Times New Roman" w:hAnsi="Times New Roman" w:cs="Times New Roman"/>
          </w:rPr>
          <w:t xml:space="preserve"> </w:t>
        </w:r>
      </w:ins>
      <w:ins w:id="617" w:author="Benton, Deon" w:date="2026-05-18T23:21:00Z" w16du:dateUtc="2026-05-19T04:21:00Z">
        <w:r w:rsidR="004D3C11">
          <w:rPr>
            <w:rFonts w:ascii="Times New Roman" w:hAnsi="Times New Roman" w:cs="Times New Roman"/>
          </w:rPr>
          <w:t>studies</w:t>
        </w:r>
      </w:ins>
      <w:ins w:id="618" w:author="Benton, Deon" w:date="2026-05-18T23:20:00Z" w16du:dateUtc="2026-05-19T04:20:00Z">
        <w:r w:rsidR="004D3C11">
          <w:rPr>
            <w:rFonts w:ascii="Times New Roman" w:hAnsi="Times New Roman" w:cs="Times New Roman"/>
          </w:rPr>
          <w:t xml:space="preserve"> in this </w:t>
        </w:r>
      </w:ins>
      <w:ins w:id="619" w:author="Benton, Deon" w:date="2026-05-18T23:21:00Z" w16du:dateUtc="2026-05-19T04:21:00Z">
        <w:r w:rsidR="004D3C11">
          <w:rPr>
            <w:rFonts w:ascii="Times New Roman" w:hAnsi="Times New Roman" w:cs="Times New Roman"/>
          </w:rPr>
          <w:t>literature</w:t>
        </w:r>
      </w:ins>
      <w:ins w:id="620" w:author="Benton, Deon" w:date="2026-05-01T16:04:00Z" w16du:dateUtc="2026-05-01T21:04:00Z">
        <w:r w:rsidR="00BC2A35">
          <w:rPr>
            <w:rFonts w:ascii="Times New Roman" w:hAnsi="Times New Roman" w:cs="Times New Roman"/>
          </w:rPr>
          <w:t xml:space="preserve"> without recourse to rich notions of actions, efficiency, or cost</w:t>
        </w:r>
      </w:ins>
      <w:ins w:id="621" w:author="Benton, Deon" w:date="2026-05-01T16:14:00Z" w16du:dateUtc="2026-05-01T21:14:00Z">
        <w:r w:rsidR="008A0DE0">
          <w:rPr>
            <w:rFonts w:ascii="Times New Roman" w:hAnsi="Times New Roman" w:cs="Times New Roman"/>
          </w:rPr>
          <w:t>, the impl</w:t>
        </w:r>
      </w:ins>
      <w:ins w:id="622" w:author="Benton, Deon" w:date="2026-05-01T16:15:00Z" w16du:dateUtc="2026-05-01T21:15:00Z">
        <w:r w:rsidR="008A0DE0">
          <w:rPr>
            <w:rFonts w:ascii="Times New Roman" w:hAnsi="Times New Roman" w:cs="Times New Roman"/>
          </w:rPr>
          <w:t xml:space="preserve">ications of the current work </w:t>
        </w:r>
      </w:ins>
      <w:ins w:id="623" w:author="Benton, Deon" w:date="2026-05-18T23:22:00Z" w16du:dateUtc="2026-05-19T04:22:00Z">
        <w:r w:rsidR="003710B1">
          <w:rPr>
            <w:rFonts w:ascii="Times New Roman" w:hAnsi="Times New Roman" w:cs="Times New Roman"/>
          </w:rPr>
          <w:t xml:space="preserve">extend </w:t>
        </w:r>
        <w:r w:rsidR="00567E2A">
          <w:rPr>
            <w:rFonts w:ascii="Times New Roman" w:hAnsi="Times New Roman" w:cs="Times New Roman"/>
          </w:rPr>
          <w:t xml:space="preserve">well </w:t>
        </w:r>
        <w:r w:rsidR="003710B1">
          <w:rPr>
            <w:rFonts w:ascii="Times New Roman" w:hAnsi="Times New Roman" w:cs="Times New Roman"/>
          </w:rPr>
          <w:t>beyond it.</w:t>
        </w:r>
      </w:ins>
      <w:ins w:id="624" w:author="Benton, Deon" w:date="2026-05-01T16:16:00Z" w16du:dateUtc="2026-05-01T21:16:00Z">
        <w:r w:rsidR="009F1EC1">
          <w:rPr>
            <w:rFonts w:ascii="Times New Roman" w:hAnsi="Times New Roman" w:cs="Times New Roman"/>
          </w:rPr>
          <w:t xml:space="preserve"> Specifically, </w:t>
        </w:r>
      </w:ins>
      <w:r w:rsidR="00635C87" w:rsidRPr="009A322E">
        <w:rPr>
          <w:rFonts w:ascii="Times New Roman" w:hAnsi="Times New Roman" w:cs="Times New Roman"/>
        </w:rPr>
        <w:t xml:space="preserve">the proposed account and accompanying simulations support </w:t>
      </w:r>
      <w:ins w:id="625"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626" w:author="Benton, Deon" w:date="2026-05-01T16:16:00Z" w16du:dateUtc="2026-05-01T21:16:00Z">
        <w:r w:rsidR="009F1EC1">
          <w:rPr>
            <w:rFonts w:ascii="Times New Roman" w:hAnsi="Times New Roman" w:cs="Times New Roman"/>
          </w:rPr>
          <w:t xml:space="preserve"> that</w:t>
        </w:r>
      </w:ins>
      <w:ins w:id="627"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628"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629"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630"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631"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632"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633"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w:t>
      </w:r>
      <w:r w:rsidR="009130D6">
        <w:rPr>
          <w:rFonts w:ascii="Times New Roman" w:hAnsi="Times New Roman" w:cs="Times New Roman"/>
        </w:rPr>
        <w:lastRenderedPageBreak/>
        <w:t xml:space="preserve">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634"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635"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ins w:id="636" w:author="Benton, Deon" w:date="2026-05-18T23:23:00Z" w16du:dateUtc="2026-05-19T04:23:00Z">
        <w:r w:rsidR="00DF7C8B">
          <w:rPr>
            <w:rFonts w:ascii="Times New Roman" w:hAnsi="Times New Roman" w:cs="Times New Roman"/>
          </w:rPr>
          <w:t>depart</w:t>
        </w:r>
      </w:ins>
      <w:r w:rsidR="00105BB1">
        <w:rPr>
          <w:rFonts w:ascii="Times New Roman" w:hAnsi="Times New Roman" w:cs="Times New Roman"/>
        </w:rPr>
        <w:t xml:space="preserve"> from</w:t>
      </w:r>
      <w:ins w:id="637"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39D3B68D"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638"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639"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640"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641" w:author="Benton, Deon" w:date="2026-05-01T20:42:00Z" w16du:dateUtc="2026-05-02T01:42:00Z">
        <w:r w:rsidR="006F7263">
          <w:rPr>
            <w:rFonts w:ascii="Times New Roman" w:hAnsi="Times New Roman" w:cs="Times New Roman"/>
          </w:rPr>
          <w:t>assess the model’s ability</w:t>
        </w:r>
      </w:ins>
      <w:ins w:id="642" w:author="Benton, Deon" w:date="2026-05-01T20:43:00Z" w16du:dateUtc="2026-05-02T01:43:00Z">
        <w:r w:rsidR="006F7263">
          <w:rPr>
            <w:rFonts w:ascii="Times New Roman" w:hAnsi="Times New Roman" w:cs="Times New Roman"/>
          </w:rPr>
          <w:t xml:space="preserve"> to</w:t>
        </w:r>
      </w:ins>
      <w:ins w:id="643" w:author="Benton, Deon" w:date="2026-05-01T20:42:00Z" w16du:dateUtc="2026-05-02T01:42:00Z">
        <w:r w:rsidR="006F7263">
          <w:rPr>
            <w:rFonts w:ascii="Times New Roman" w:hAnsi="Times New Roman" w:cs="Times New Roman"/>
          </w:rPr>
          <w:t xml:space="preserve"> reproduce </w:t>
        </w:r>
      </w:ins>
      <w:ins w:id="644" w:author="Benton, Deon" w:date="2026-05-18T23:35:00Z" w16du:dateUtc="2026-05-19T04:35:00Z">
        <w:r w:rsidR="005A18FF">
          <w:rPr>
            <w:rFonts w:ascii="Times New Roman" w:hAnsi="Times New Roman" w:cs="Times New Roman"/>
          </w:rPr>
          <w:t>a range of key findings in the literature o</w:t>
        </w:r>
      </w:ins>
      <w:ins w:id="645" w:author="Benton, Deon" w:date="2026-05-18T23:36:00Z" w16du:dateUtc="2026-05-19T04:36:00Z">
        <w:r w:rsidR="005A18FF">
          <w:rPr>
            <w:rFonts w:ascii="Times New Roman" w:hAnsi="Times New Roman" w:cs="Times New Roman"/>
          </w:rPr>
          <w:t>n infant action efficiency understanding</w:t>
        </w:r>
      </w:ins>
      <w:ins w:id="646" w:author="Benton, Deon" w:date="2026-05-01T20:42:00Z" w16du:dateUtc="2026-05-02T01:42:00Z">
        <w:r w:rsidR="006F7263">
          <w:rPr>
            <w:rFonts w:ascii="Times New Roman" w:hAnsi="Times New Roman" w:cs="Times New Roman"/>
          </w:rPr>
          <w:t>.</w:t>
        </w:r>
      </w:ins>
      <w:r w:rsidR="00FC2F2A">
        <w:rPr>
          <w:rFonts w:ascii="Times New Roman" w:hAnsi="Times New Roman" w:cs="Times New Roman"/>
        </w:rPr>
        <w:t xml:space="preserve"> </w:t>
      </w:r>
      <w:ins w:id="647" w:author="Benton, Deon" w:date="2026-05-18T23:36:00Z" w16du:dateUtc="2026-05-19T04:36:00Z">
        <w:r w:rsidR="005A18FF">
          <w:rPr>
            <w:rFonts w:ascii="Times New Roman" w:hAnsi="Times New Roman" w:cs="Times New Roman"/>
          </w:rPr>
          <w:t xml:space="preserve">It is worth noting that </w:t>
        </w:r>
        <w:r w:rsidR="005A18FF">
          <w:rPr>
            <w:rFonts w:ascii="Times New Roman" w:eastAsia="Times New Roman" w:hAnsi="Times New Roman" w:cs="Times New Roman"/>
          </w:rPr>
          <w:t>this model</w:t>
        </w:r>
      </w:ins>
      <w:r w:rsidR="00FC2F2A">
        <w:rPr>
          <w:rFonts w:ascii="Times New Roman" w:eastAsia="Times New Roman" w:hAnsi="Times New Roman" w:cs="Times New Roman"/>
        </w:rPr>
        <w:t xml:space="preserve"> was developed </w:t>
      </w:r>
      <w:ins w:id="648" w:author="Benton, Deon" w:date="2026-05-18T23:36:00Z" w16du:dateUtc="2026-05-19T04:36:00Z">
        <w:r w:rsidR="005A18FF">
          <w:rPr>
            <w:rFonts w:ascii="Times New Roman" w:eastAsia="Times New Roman" w:hAnsi="Times New Roman" w:cs="Times New Roman"/>
          </w:rPr>
          <w:t xml:space="preserve">with this goal in mind </w:t>
        </w:r>
      </w:ins>
      <w:r>
        <w:rPr>
          <w:rFonts w:ascii="Times New Roman" w:eastAsia="Times New Roman" w:hAnsi="Times New Roman" w:cs="Times New Roman"/>
        </w:rPr>
        <w:t>rather than</w:t>
      </w:r>
      <w:ins w:id="649"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650"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 xml:space="preserve">the full details of any one study </w:t>
      </w:r>
      <w:ins w:id="651" w:author="Benton, Deon" w:date="2026-05-18T23:37:00Z" w16du:dateUtc="2026-05-19T04:37:00Z">
        <w:r w:rsidR="005A18FF">
          <w:rPr>
            <w:rFonts w:ascii="Times New Roman" w:eastAsia="Times New Roman" w:hAnsi="Times New Roman" w:cs="Times New Roman"/>
          </w:rPr>
          <w:t>from which the target findings were derived</w:t>
        </w:r>
      </w:ins>
      <w:r w:rsidR="00841A7E">
        <w:rPr>
          <w:rFonts w:ascii="Times New Roman" w:eastAsia="Times New Roman" w:hAnsi="Times New Roman" w:cs="Times New Roman"/>
        </w:rPr>
        <w: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ins w:id="652" w:author="Benton, Deon" w:date="2026-05-18T23:37:00Z" w16du:dateUtc="2026-05-19T04:37:00Z">
        <w:r w:rsidR="005A18FF">
          <w:rPr>
            <w:rFonts w:ascii="Times New Roman" w:eastAsia="Times New Roman" w:hAnsi="Times New Roman" w:cs="Times New Roman"/>
          </w:rPr>
          <w:t xml:space="preserve"> </w:t>
        </w:r>
      </w:ins>
      <w:r w:rsidR="00F90C60" w:rsidRPr="00F90C60">
        <w:rPr>
          <w:rFonts w:ascii="Times New Roman" w:eastAsia="Times New Roman" w:hAnsi="Times New Roman" w:cs="Times New Roman"/>
        </w:rPr>
        <w:t>was modeled</w:t>
      </w:r>
      <w:ins w:id="653" w:author="Benton, Deon" w:date="2026-05-01T20:46:00Z" w16du:dateUtc="2026-05-02T01:46:00Z">
        <w:r w:rsidR="00492F56">
          <w:rPr>
            <w:rFonts w:ascii="Times New Roman" w:eastAsia="Times New Roman" w:hAnsi="Times New Roman" w:cs="Times New Roman"/>
          </w:rPr>
          <w:t xml:space="preserve"> in enough detail that </w:t>
        </w:r>
      </w:ins>
      <w:ins w:id="654" w:author="Benton, Deon" w:date="2026-05-01T20:48:00Z" w16du:dateUtc="2026-05-02T01:48:00Z">
        <w:r w:rsidR="00492F56" w:rsidRPr="00492F56">
          <w:rPr>
            <w:rFonts w:ascii="Times New Roman" w:eastAsia="Times New Roman" w:hAnsi="Times New Roman" w:cs="Times New Roman"/>
          </w:rPr>
          <w:t xml:space="preserve">the </w:t>
        </w:r>
      </w:ins>
      <w:ins w:id="655" w:author="Benton, Deon" w:date="2026-05-18T23:37:00Z" w16du:dateUtc="2026-05-19T04:37:00Z">
        <w:r w:rsidR="005A18FF">
          <w:rPr>
            <w:rFonts w:ascii="Times New Roman" w:eastAsia="Times New Roman" w:hAnsi="Times New Roman" w:cs="Times New Roman"/>
          </w:rPr>
          <w:t>elements</w:t>
        </w:r>
      </w:ins>
      <w:ins w:id="656" w:author="Benton, Deon" w:date="2026-05-01T20:48:00Z" w16du:dateUtc="2026-05-02T01:48:00Z">
        <w:r w:rsidR="00492F56" w:rsidRPr="00492F56">
          <w:rPr>
            <w:rFonts w:ascii="Times New Roman" w:eastAsia="Times New Roman" w:hAnsi="Times New Roman" w:cs="Times New Roman"/>
          </w:rPr>
          <w:t xml:space="preserve"> of the task </w:t>
        </w:r>
      </w:ins>
      <w:ins w:id="657" w:author="Benton, Deon" w:date="2026-05-18T23:37:00Z" w16du:dateUtc="2026-05-19T04:37:00Z">
        <w:r w:rsidR="005A18FF">
          <w:rPr>
            <w:rFonts w:ascii="Times New Roman" w:eastAsia="Times New Roman" w:hAnsi="Times New Roman" w:cs="Times New Roman"/>
          </w:rPr>
          <w:t>deemed to be important for infants’ looking behaviors in it were</w:t>
        </w:r>
      </w:ins>
      <w:ins w:id="658" w:author="Benton, Deon" w:date="2026-05-01T20:49:00Z" w16du:dateUtc="2026-05-02T01:49:00Z">
        <w:r w:rsidR="00E836BA">
          <w:rPr>
            <w:rFonts w:ascii="Times New Roman" w:eastAsia="Times New Roman" w:hAnsi="Times New Roman" w:cs="Times New Roman"/>
          </w:rPr>
          <w:t xml:space="preserve"> preserved </w:t>
        </w:r>
      </w:ins>
      <w:ins w:id="659"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ins w:id="660" w:author="Benton, Deon" w:date="2026-05-18T23:38:00Z" w16du:dateUtc="2026-05-19T04:38:00Z">
        <w:r w:rsidR="00A729D9">
          <w:rPr>
            <w:rFonts w:ascii="Times New Roman" w:eastAsia="Times New Roman" w:hAnsi="Times New Roman" w:cs="Times New Roman"/>
          </w:rPr>
          <w:t>A benefit of</w:t>
        </w:r>
      </w:ins>
      <w:r w:rsidR="001C6311">
        <w:rPr>
          <w:rFonts w:ascii="Times New Roman" w:eastAsia="Times New Roman" w:hAnsi="Times New Roman" w:cs="Times New Roman"/>
        </w:rPr>
        <w:t xml:space="preserve"> simulating a broad set of findings rather than </w:t>
      </w:r>
      <w:ins w:id="661"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w:t>
      </w:r>
      <w:ins w:id="662" w:author="Benton, Deon" w:date="2026-05-18T23:38:00Z" w16du:dateUtc="2026-05-19T04:38:00Z">
        <w:r w:rsidR="00A729D9">
          <w:rPr>
            <w:rFonts w:ascii="Times New Roman" w:eastAsia="Times New Roman" w:hAnsi="Times New Roman" w:cs="Times New Roman"/>
          </w:rPr>
          <w:t>ones</w:t>
        </w:r>
      </w:ins>
      <w:ins w:id="663" w:author="Benton, Deon" w:date="2026-05-18T23:39:00Z" w16du:dateUtc="2026-05-19T04:39:00Z">
        <w:r w:rsidR="00A729D9">
          <w:rPr>
            <w:rFonts w:ascii="Times New Roman" w:eastAsia="Times New Roman" w:hAnsi="Times New Roman" w:cs="Times New Roman"/>
          </w:rPr>
          <w:t xml:space="preserve"> is that </w:t>
        </w:r>
      </w:ins>
      <w:ins w:id="664"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665"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 xml:space="preserve">The </w:t>
      </w:r>
      <w:ins w:id="666" w:author="Benton, Deon" w:date="2026-05-18T23:39:00Z" w16du:dateUtc="2026-05-19T04:39:00Z">
        <w:r w:rsidR="00A729D9">
          <w:rPr>
            <w:rFonts w:ascii="Times New Roman" w:eastAsia="Times New Roman" w:hAnsi="Times New Roman" w:cs="Times New Roman"/>
          </w:rPr>
          <w:t>target findings that were the focus of</w:t>
        </w:r>
      </w:ins>
      <w:r w:rsidR="007B777A">
        <w:rPr>
          <w:rFonts w:ascii="Times New Roman" w:eastAsia="Times New Roman" w:hAnsi="Times New Roman" w:cs="Times New Roman"/>
        </w:rPr>
        <w:t xml:space="preserve"> the present series of simulations were</w:t>
      </w:r>
      <w:ins w:id="667" w:author="Benton, Deon" w:date="2026-05-18T23:39:00Z" w16du:dateUtc="2026-05-19T04:39:00Z">
        <w:r w:rsidR="00A729D9">
          <w:rPr>
            <w:rFonts w:ascii="Times New Roman" w:eastAsia="Times New Roman" w:hAnsi="Times New Roman" w:cs="Times New Roman"/>
          </w:rPr>
          <w:t xml:space="preserve"> the following five</w:t>
        </w:r>
      </w:ins>
      <w:r w:rsidR="00155706">
        <w:rPr>
          <w:rFonts w:ascii="Times New Roman" w:eastAsia="Times New Roman" w:hAnsi="Times New Roman" w:cs="Times New Roman"/>
        </w:rPr>
        <w:t xml:space="preserve">: </w:t>
      </w:r>
    </w:p>
    <w:p w14:paraId="032456E9" w14:textId="5FBB620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xml:space="preserve">; infants look </w:t>
      </w:r>
      <w:r w:rsidR="00C66C18">
        <w:rPr>
          <w:rFonts w:ascii="Times New Roman" w:hAnsi="Times New Roman" w:cs="Times New Roman"/>
        </w:rPr>
        <w:lastRenderedPageBreak/>
        <w:t>equally long at both actions when the action and barrier are spatially separated</w:t>
      </w:r>
      <w:r w:rsidR="00524642">
        <w:rPr>
          <w:rFonts w:ascii="Times New Roman" w:hAnsi="Times New Roman" w:cs="Times New Roman"/>
        </w:rPr>
        <w:t xml:space="preserve"> (e.g., </w:t>
      </w:r>
      <w:proofErr w:type="spellStart"/>
      <w:r w:rsidR="00FC2FE4">
        <w:rPr>
          <w:rFonts w:ascii="Times New Roman" w:hAnsi="Times New Roman" w:cs="Times New Roman"/>
        </w:rPr>
        <w:t>Csibra</w:t>
      </w:r>
      <w:proofErr w:type="spellEnd"/>
      <w:r w:rsidR="00FC2FE4">
        <w:rPr>
          <w:rFonts w:ascii="Times New Roman" w:hAnsi="Times New Roman" w:cs="Times New Roman"/>
        </w:rPr>
        <w:t xml:space="preserve"> et al., 1999; </w:t>
      </w:r>
      <w:r w:rsidR="00524642">
        <w:rPr>
          <w:rFonts w:ascii="Times New Roman" w:hAnsi="Times New Roman" w:cs="Times New Roman"/>
        </w:rPr>
        <w:t xml:space="preserve">Gergely et al., 1995).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1341F127" w:rsidR="00614B6D" w:rsidRPr="00E467DF" w:rsidRDefault="00791C2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efficiency understanding</w:t>
      </w:r>
      <w:r w:rsidR="00DB0CFE">
        <w:rPr>
          <w:rFonts w:ascii="Times New Roman" w:hAnsi="Times New Roman" w:cs="Times New Roman"/>
          <w:b/>
          <w:bCs/>
        </w:rPr>
        <w:t xml:space="preserve">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50AC4CD2"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proofErr w:type="gramStart"/>
      <w:r w:rsidR="00524642">
        <w:rPr>
          <w:rFonts w:ascii="Times New Roman" w:hAnsi="Times New Roman" w:cs="Times New Roman"/>
        </w:rPr>
        <w:t xml:space="preserve">all </w:t>
      </w:r>
      <w:ins w:id="668" w:author="Benton, Deon" w:date="2026-05-18T23:44:00Z" w16du:dateUtc="2026-05-19T04:44:00Z">
        <w:r w:rsidR="00F56180">
          <w:rPr>
            <w:rFonts w:ascii="Times New Roman" w:hAnsi="Times New Roman" w:cs="Times New Roman"/>
          </w:rPr>
          <w:t>of</w:t>
        </w:r>
        <w:proofErr w:type="gramEnd"/>
        <w:r w:rsidR="00F56180">
          <w:rPr>
            <w:rFonts w:ascii="Times New Roman" w:hAnsi="Times New Roman" w:cs="Times New Roman"/>
          </w:rPr>
          <w:t xml:space="preserve"> </w:t>
        </w:r>
      </w:ins>
      <w:r w:rsidR="00524642">
        <w:rPr>
          <w:rFonts w:ascii="Times New Roman" w:hAnsi="Times New Roman" w:cs="Times New Roman"/>
        </w:rPr>
        <w:t>the findings derive from studies that used some v</w:t>
      </w:r>
      <w:ins w:id="669" w:author="Benton, Deon" w:date="2026-05-18T23:40:00Z" w16du:dateUtc="2026-05-19T04:40:00Z">
        <w:r w:rsidR="00F56180">
          <w:rPr>
            <w:rFonts w:ascii="Times New Roman" w:hAnsi="Times New Roman" w:cs="Times New Roman"/>
          </w:rPr>
          <w:t>ariant</w:t>
        </w:r>
      </w:ins>
      <w:ins w:id="670" w:author="Benton, Deon" w:date="2026-05-01T20:51:00Z" w16du:dateUtc="2026-05-02T01:51:00Z">
        <w:r w:rsidR="00971205">
          <w:rPr>
            <w:rFonts w:ascii="Times New Roman" w:hAnsi="Times New Roman" w:cs="Times New Roman"/>
          </w:rPr>
          <w:t xml:space="preserve"> </w:t>
        </w:r>
      </w:ins>
      <w:ins w:id="671" w:author="Benton, Deon" w:date="2026-05-18T23:45:00Z" w16du:dateUtc="2026-05-19T04:45:00Z">
        <w:r w:rsidR="00F56180">
          <w:rPr>
            <w:rFonts w:ascii="Times New Roman" w:hAnsi="Times New Roman" w:cs="Times New Roman"/>
          </w:rPr>
          <w:t xml:space="preserve">of </w:t>
        </w:r>
      </w:ins>
      <w:r w:rsidR="00524642">
        <w:rPr>
          <w:rFonts w:ascii="Times New Roman" w:hAnsi="Times New Roman" w:cs="Times New Roman"/>
        </w:rPr>
        <w:t xml:space="preserve">Gergely et </w:t>
      </w:r>
      <w:proofErr w:type="gramStart"/>
      <w:r w:rsidR="00524642">
        <w:rPr>
          <w:rFonts w:ascii="Times New Roman" w:hAnsi="Times New Roman" w:cs="Times New Roman"/>
        </w:rPr>
        <w:t>al.</w:t>
      </w:r>
      <w:ins w:id="672" w:author="Benton, Deon" w:date="2026-05-18T23:40:00Z" w16du:dateUtc="2026-05-19T04:40:00Z">
        <w:r w:rsidR="00F56180">
          <w:rPr>
            <w:rFonts w:ascii="Times New Roman" w:hAnsi="Times New Roman" w:cs="Times New Roman"/>
          </w:rPr>
          <w:t>’s</w:t>
        </w:r>
      </w:ins>
      <w:proofErr w:type="gramEnd"/>
      <w:ins w:id="673"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674" w:author="Benton, Deon" w:date="2026-05-01T20:51:00Z" w16du:dateUtc="2026-05-02T01:51:00Z">
        <w:r w:rsidR="00971205">
          <w:rPr>
            <w:rFonts w:ascii="Times New Roman" w:hAnsi="Times New Roman" w:cs="Times New Roman"/>
          </w:rPr>
          <w:t xml:space="preserve"> study</w:t>
        </w:r>
      </w:ins>
      <w:ins w:id="675" w:author="Benton, Deon" w:date="2026-05-18T23:45:00Z" w16du:dateUtc="2026-05-19T04:45:00Z">
        <w:r w:rsidR="00F56180">
          <w:rPr>
            <w:rFonts w:ascii="Times New Roman" w:hAnsi="Times New Roman" w:cs="Times New Roman"/>
          </w:rPr>
          <w:t>.</w:t>
        </w:r>
      </w:ins>
      <w:r w:rsidR="002807A7">
        <w:rPr>
          <w:rFonts w:ascii="Times New Roman" w:hAnsi="Times New Roman" w:cs="Times New Roman"/>
        </w:rPr>
        <w:t xml:space="preserve"> </w:t>
      </w:r>
      <w:r w:rsidR="00524642">
        <w:rPr>
          <w:rFonts w:ascii="Times New Roman" w:hAnsi="Times New Roman" w:cs="Times New Roman"/>
        </w:rPr>
        <w:t>The rationale for</w:t>
      </w:r>
      <w:ins w:id="676" w:author="Benton, Deon" w:date="2026-05-18T23:41:00Z" w16du:dateUtc="2026-05-19T04:41:00Z">
        <w:r w:rsidR="00F56180">
          <w:rPr>
            <w:rFonts w:ascii="Times New Roman" w:hAnsi="Times New Roman" w:cs="Times New Roman"/>
          </w:rPr>
          <w:t xml:space="preserve"> this was twofold. First,</w:t>
        </w:r>
      </w:ins>
      <w:r w:rsidR="00524642">
        <w:rPr>
          <w:rFonts w:ascii="Times New Roman" w:hAnsi="Times New Roman" w:cs="Times New Roman"/>
        </w:rPr>
        <w:t xml:space="preserve"> few paradigms have been used more extensively to study infant </w:t>
      </w:r>
      <w:ins w:id="677"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w:t>
      </w:r>
      <w:ins w:id="678" w:author="Benton, Deon" w:date="2026-05-18T23:42:00Z" w16du:dateUtc="2026-05-19T04:42:00Z">
        <w:r w:rsidR="00F56180">
          <w:rPr>
            <w:rFonts w:ascii="Times New Roman" w:hAnsi="Times New Roman" w:cs="Times New Roman"/>
          </w:rPr>
          <w:t>Second,</w:t>
        </w:r>
      </w:ins>
      <w:r w:rsidR="00524642">
        <w:rPr>
          <w:rFonts w:ascii="Times New Roman" w:hAnsi="Times New Roman" w:cs="Times New Roman"/>
        </w:rPr>
        <w:t xml:space="preserve"> it was possible to test the explanatory scope of the current account with </w:t>
      </w:r>
      <w:ins w:id="679"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680" w:author="Benton, Deon" w:date="2026-05-18T23:44:00Z" w16du:dateUtc="2026-05-19T04:44:00Z">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ins>
    </w:p>
    <w:p w14:paraId="6403B81C" w14:textId="344E7F20"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ins w:id="681" w:author="Benton, Deon" w:date="2026-05-18T23:45:00Z" w16du:dateUtc="2026-05-19T04:45:00Z">
        <w:r w:rsidR="00EC19C8">
          <w:rPr>
            <w:rFonts w:ascii="Times New Roman" w:hAnsi="Times New Roman" w:cs="Times New Roman"/>
          </w:rPr>
          <w:t>better captures the</w:t>
        </w:r>
      </w:ins>
      <w:r w:rsidR="0089435D">
        <w:rPr>
          <w:rFonts w:ascii="Times New Roman" w:hAnsi="Times New Roman" w:cs="Times New Roman"/>
        </w:rPr>
        <w:t xml:space="preserv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ins w:id="682" w:author="Benton, Deon" w:date="2026-05-18T23:45:00Z" w16du:dateUtc="2026-05-19T04:45:00Z">
        <w:r w:rsidR="00EC19C8">
          <w:rPr>
            <w:rFonts w:ascii="Times New Roman" w:hAnsi="Times New Roman" w:cs="Times New Roman"/>
          </w:rPr>
          <w:t xml:space="preserve"> model (hereafter, OM10</w:t>
        </w:r>
      </w:ins>
      <w:ins w:id="683" w:author="Benton, Deon" w:date="2026-05-18T23:46:00Z" w16du:dateUtc="2026-05-19T04:46:00Z">
        <w:r w:rsidR="00EC19C8">
          <w:rPr>
            <w:rFonts w:ascii="Times New Roman" w:hAnsi="Times New Roman" w:cs="Times New Roman"/>
          </w:rPr>
          <w:t>)</w:t>
        </w:r>
      </w:ins>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w:t>
      </w:r>
      <w:ins w:id="684" w:author="Benton, Deon" w:date="2026-05-18T23:46:00Z" w16du:dateUtc="2026-05-19T04:46:00Z">
        <w:r w:rsidR="00EC19C8">
          <w:rPr>
            <w:rFonts w:ascii="Times New Roman" w:hAnsi="Times New Roman" w:cs="Times New Roman"/>
          </w:rPr>
          <w:t>does a poorer job at capturing these target findings</w:t>
        </w:r>
      </w:ins>
      <w:r w:rsidR="00183560" w:rsidRPr="00183560">
        <w:rPr>
          <w:rFonts w:ascii="Times New Roman" w:hAnsi="Times New Roman" w:cs="Times New Roman"/>
        </w:rPr>
        <w:t xml:space="preserve"> than </w:t>
      </w:r>
      <w:r w:rsidR="009C431B">
        <w:rPr>
          <w:rFonts w:ascii="Times New Roman" w:hAnsi="Times New Roman" w:cs="Times New Roman"/>
        </w:rPr>
        <w:t>ALIAS</w:t>
      </w:r>
      <w:r w:rsidR="00183560" w:rsidRPr="00183560">
        <w:rPr>
          <w:rFonts w:ascii="Times New Roman" w:hAnsi="Times New Roman" w:cs="Times New Roman"/>
        </w:rPr>
        <w:t xml:space="preserve">, the </w:t>
      </w:r>
      <w:r w:rsidR="00183560" w:rsidRPr="00183560">
        <w:rPr>
          <w:rFonts w:ascii="Times New Roman" w:hAnsi="Times New Roman" w:cs="Times New Roman"/>
        </w:rPr>
        <w:lastRenderedPageBreak/>
        <w:t xml:space="preserve">present simulations show that the </w:t>
      </w:r>
      <w:ins w:id="685" w:author="Benton, Deon" w:date="2026-05-18T23:48:00Z" w16du:dateUtc="2026-05-19T04:48:00Z">
        <w:r w:rsidR="00EC19C8">
          <w:rPr>
            <w:rFonts w:ascii="Times New Roman" w:hAnsi="Times New Roman" w:cs="Times New Roman"/>
          </w:rPr>
          <w:t xml:space="preserve">limitations </w:t>
        </w:r>
      </w:ins>
      <w:ins w:id="686" w:author="Benton, Deon" w:date="2026-05-18T23:50:00Z" w16du:dateUtc="2026-05-19T04:50:00Z">
        <w:r w:rsidR="00EC19C8">
          <w:rPr>
            <w:rFonts w:ascii="Times New Roman" w:hAnsi="Times New Roman" w:cs="Times New Roman"/>
          </w:rPr>
          <w:t xml:space="preserve">that </w:t>
        </w:r>
        <w:r w:rsidR="000F39BE">
          <w:rPr>
            <w:rFonts w:ascii="Times New Roman" w:hAnsi="Times New Roman" w:cs="Times New Roman"/>
          </w:rPr>
          <w:t xml:space="preserve">earlier were </w:t>
        </w:r>
      </w:ins>
      <w:ins w:id="687" w:author="Benton, Deon" w:date="2026-05-18T23:49:00Z" w16du:dateUtc="2026-05-19T04:49:00Z">
        <w:r w:rsidR="00EC19C8">
          <w:rPr>
            <w:rFonts w:ascii="Times New Roman" w:hAnsi="Times New Roman" w:cs="Times New Roman"/>
          </w:rPr>
          <w:t>ascribed to OM10</w:t>
        </w:r>
      </w:ins>
      <w:r w:rsidR="00183560" w:rsidRPr="00183560">
        <w:rPr>
          <w:rFonts w:ascii="Times New Roman" w:hAnsi="Times New Roman" w:cs="Times New Roman"/>
        </w:rPr>
        <w:t xml:space="preserve"> are genuine </w:t>
      </w:r>
      <w:ins w:id="688" w:author="Benton, Deon" w:date="2026-05-18T23:51:00Z" w16du:dateUtc="2026-05-19T04:51:00Z">
        <w:r w:rsidR="000F39BE">
          <w:rPr>
            <w:rFonts w:ascii="Times New Roman" w:hAnsi="Times New Roman" w:cs="Times New Roman"/>
          </w:rPr>
          <w:t xml:space="preserve">and </w:t>
        </w:r>
      </w:ins>
      <w:r w:rsidR="00183560" w:rsidRPr="00183560">
        <w:rPr>
          <w:rFonts w:ascii="Times New Roman" w:hAnsi="Times New Roman" w:cs="Times New Roman"/>
        </w:rPr>
        <w:t xml:space="preserve">that removing them </w:t>
      </w:r>
      <w:ins w:id="689" w:author="Benton, Deon" w:date="2026-05-18T23:47:00Z" w16du:dateUtc="2026-05-19T04:47:00Z">
        <w:r w:rsidR="00EC19C8">
          <w:rPr>
            <w:rFonts w:ascii="Times New Roman" w:hAnsi="Times New Roman" w:cs="Times New Roman"/>
          </w:rPr>
          <w:t>produces a model with enhanced</w:t>
        </w:r>
      </w:ins>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48BD51A4" w14:textId="470DBA5F" w:rsidR="009F2395" w:rsidRDefault="00524642" w:rsidP="00D41C78">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w:t>
      </w:r>
      <w:proofErr w:type="gramStart"/>
      <w:r w:rsidR="00050686">
        <w:rPr>
          <w:rFonts w:ascii="Times New Roman" w:hAnsi="Times New Roman" w:cs="Times New Roman"/>
        </w:rPr>
        <w:t>describe</w:t>
      </w:r>
      <w:proofErr w:type="gramEnd"/>
      <w:r w:rsidR="00050686">
        <w:rPr>
          <w:rFonts w:ascii="Times New Roman" w:hAnsi="Times New Roman" w:cs="Times New Roman"/>
        </w:rPr>
        <w:t xml:space="preserv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ins w:id="690" w:author="Benton, Deon" w:date="2026-05-18T23:51:00Z" w16du:dateUtc="2026-05-19T04:51:00Z">
        <w:r w:rsidR="000F39BE">
          <w:rPr>
            <w:rFonts w:ascii="Times New Roman" w:hAnsi="Times New Roman" w:cs="Times New Roman"/>
          </w:rPr>
          <w:t xml:space="preserve">. Crucially, this pretraining experience was </w:t>
        </w:r>
      </w:ins>
      <w:r w:rsidR="001645F2">
        <w:rPr>
          <w:rFonts w:ascii="Times New Roman" w:hAnsi="Times New Roman" w:cs="Times New Roman"/>
        </w:rPr>
        <w:t xml:space="preserve">identical across all </w:t>
      </w:r>
      <w:ins w:id="691" w:author="Benton, Deon" w:date="2026-05-18T23:52:00Z" w16du:dateUtc="2026-05-19T04:52:00Z">
        <w:r w:rsidR="000F39BE">
          <w:rPr>
            <w:rFonts w:ascii="Times New Roman" w:hAnsi="Times New Roman" w:cs="Times New Roman"/>
          </w:rPr>
          <w:t>the</w:t>
        </w:r>
        <w:r w:rsidR="000F39BE">
          <w:rPr>
            <w:rFonts w:ascii="Times New Roman" w:hAnsi="Times New Roman" w:cs="Times New Roman"/>
          </w:rPr>
          <w:t xml:space="preserve"> </w:t>
        </w:r>
      </w:ins>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proofErr w:type="gramStart"/>
      <w:r w:rsidR="00087B68">
        <w:rPr>
          <w:rFonts w:ascii="Times New Roman" w:hAnsi="Times New Roman" w:cs="Times New Roman"/>
        </w:rPr>
        <w:t>aforementioned key</w:t>
      </w:r>
      <w:proofErr w:type="gramEnd"/>
      <w:r w:rsidR="00087B68">
        <w:rPr>
          <w:rFonts w:ascii="Times New Roman" w:hAnsi="Times New Roman" w:cs="Times New Roman"/>
        </w:rPr>
        <w:t xml:space="preserve">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is an extension of ALIAS-</w:t>
      </w:r>
      <w:proofErr w:type="gramStart"/>
      <w:r w:rsidR="00342564">
        <w:rPr>
          <w:rFonts w:ascii="Times New Roman" w:hAnsi="Times New Roman" w:cs="Times New Roman"/>
        </w:rPr>
        <w:t>2.T</w:t>
      </w:r>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 xml:space="preserve">In cases where the original reports did not </w:t>
      </w:r>
      <w:r w:rsidR="004B22DC">
        <w:rPr>
          <w:rFonts w:ascii="Times New Roman" w:hAnsi="Times New Roman" w:cs="Times New Roman"/>
        </w:rPr>
        <w:lastRenderedPageBreak/>
        <w:t>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 xml:space="preserve">studies that evaluate </w:t>
      </w:r>
      <w:ins w:id="692" w:author="Benton, Deon" w:date="2026-05-16T15:39:00Z" w16du:dateUtc="2026-05-16T20:39:00Z">
        <w:r w:rsidR="00DB0881">
          <w:rPr>
            <w:rFonts w:ascii="Times New Roman" w:hAnsi="Times New Roman" w:cs="Times New Roman"/>
          </w:rPr>
          <w:t>action efficiency understanding</w:t>
        </w:r>
      </w:ins>
      <w:r w:rsidR="00715DDD">
        <w:rPr>
          <w:rFonts w:ascii="Times New Roman" w:hAnsi="Times New Roman" w:cs="Times New Roman"/>
        </w:rPr>
        <w:t xml:space="preserve">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w:t>
      </w:r>
      <w:r w:rsidR="00FF110D">
        <w:rPr>
          <w:rFonts w:ascii="Times New Roman" w:hAnsi="Times New Roman" w:cs="Times New Roman"/>
        </w:rPr>
        <w:lastRenderedPageBreak/>
        <w:t xml:space="preserve">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8783D25"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w:t>
      </w:r>
      <w:r w:rsidR="00F26115" w:rsidRPr="00385ADB">
        <w:rPr>
          <w:rFonts w:ascii="Times New Roman" w:hAnsi="Times New Roman" w:cs="Times New Roman"/>
          <w:i w:val="0"/>
          <w:iCs w:val="0"/>
          <w:color w:val="000000" w:themeColor="text1"/>
          <w:sz w:val="24"/>
          <w:szCs w:val="24"/>
        </w:rPr>
        <w:lastRenderedPageBreak/>
        <w:t xml:space="preserve">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693"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47D2D161" w14:textId="47674D72"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w:t>
      </w:r>
      <w:ins w:id="69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First, the obstacle was only present when the agent </w:t>
      </w:r>
      <w:proofErr w:type="gramStart"/>
      <w:r>
        <w:rPr>
          <w:rFonts w:ascii="Times New Roman" w:hAnsi="Times New Roman" w:cs="Times New Roman"/>
        </w:rPr>
        <w:t>was located in</w:t>
      </w:r>
      <w:proofErr w:type="gramEnd"/>
      <w:r>
        <w:rPr>
          <w:rFonts w:ascii="Times New Roman" w:hAnsi="Times New Roman" w:cs="Times New Roman"/>
        </w:rPr>
        <w:t xml:space="preserve"> a cell that was directly adjacent to it. This contrasts with how obstacles are treated in most, if not all, </w:t>
      </w:r>
      <w:ins w:id="695"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w:t>
      </w:r>
      <w:r>
        <w:rPr>
          <w:rFonts w:ascii="Times New Roman" w:hAnsi="Times New Roman" w:cs="Times New Roman"/>
        </w:rPr>
        <w:lastRenderedPageBreak/>
        <w:t xml:space="preserve">that underlie infants’ </w:t>
      </w:r>
      <w:ins w:id="69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43CB6069"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w:t>
      </w:r>
      <w:proofErr w:type="gramStart"/>
      <w:r w:rsidR="00D80739" w:rsidRPr="00D80739">
        <w:rPr>
          <w:rFonts w:ascii="Times New Roman" w:hAnsi="Times New Roman" w:cs="Times New Roman"/>
        </w:rPr>
        <w:t>entered into</w:t>
      </w:r>
      <w:proofErr w:type="gramEnd"/>
      <w:r w:rsidR="00D80739" w:rsidRPr="00D80739">
        <w:rPr>
          <w:rFonts w:ascii="Times New Roman" w:hAnsi="Times New Roman" w:cs="Times New Roman"/>
        </w:rPr>
        <w:t xml:space="preserve">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w:t>
      </w:r>
      <w:ins w:id="697" w:author="Benton, Deon" w:date="2026-05-16T15:39:00Z" w16du:dateUtc="2026-05-16T20:39:00Z">
        <w:r w:rsidR="00DB0881">
          <w:rPr>
            <w:rFonts w:ascii="Times New Roman" w:hAnsi="Times New Roman" w:cs="Times New Roman"/>
          </w:rPr>
          <w:t>action efficiency understanding</w:t>
        </w:r>
      </w:ins>
      <w:r w:rsidR="00D80739" w:rsidRPr="00D80739">
        <w:rPr>
          <w:rFonts w:ascii="Times New Roman" w:hAnsi="Times New Roman" w:cs="Times New Roman"/>
        </w:rPr>
        <w:t>.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 xml:space="preserve">the </w:t>
      </w:r>
      <w:r w:rsidR="00D80739">
        <w:rPr>
          <w:rFonts w:ascii="Times New Roman" w:hAnsi="Times New Roman" w:cs="Times New Roman"/>
        </w:rPr>
        <w:lastRenderedPageBreak/>
        <w:t>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w:t>
      </w:r>
      <w:ins w:id="698" w:author="Benton, Deon" w:date="2026-05-16T15:39:00Z" w16du:dateUtc="2026-05-16T20:39:00Z">
        <w:r w:rsidR="00DB0881">
          <w:rPr>
            <w:rFonts w:ascii="Times New Roman" w:hAnsi="Times New Roman" w:cs="Times New Roman"/>
          </w:rPr>
          <w:t>action efficiency understanding</w:t>
        </w:r>
      </w:ins>
      <w:r w:rsidR="00AD7AE3">
        <w:rPr>
          <w:rFonts w:ascii="Times New Roman" w:hAnsi="Times New Roman" w:cs="Times New Roman"/>
        </w:rPr>
        <w:t xml:space="preserve">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w:t>
      </w:r>
      <w:r w:rsidR="00B2137D">
        <w:rPr>
          <w:rFonts w:ascii="Times New Roman" w:hAnsi="Times New Roman" w:cs="Times New Roman"/>
        </w:rPr>
        <w:lastRenderedPageBreak/>
        <w:t xml:space="preserve">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799AEF76"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 xml:space="preserve">studies assessing their putative </w:t>
      </w:r>
      <w:ins w:id="699"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w:t>
      </w:r>
      <w:r w:rsidR="00BA0306">
        <w:rPr>
          <w:rFonts w:ascii="Times New Roman" w:hAnsi="Times New Roman" w:cs="Times New Roman"/>
        </w:rPr>
        <w:lastRenderedPageBreak/>
        <w:t>elongated appendage-like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w:t>
      </w:r>
      <w:ins w:id="700" w:author="Benton, Deon" w:date="2026-05-16T15:39:00Z" w16du:dateUtc="2026-05-16T20:39:00Z">
        <w:r w:rsidR="00DB0881">
          <w:rPr>
            <w:rFonts w:ascii="Times New Roman" w:hAnsi="Times New Roman" w:cs="Times New Roman"/>
          </w:rPr>
          <w:t>action efficiency understanding</w:t>
        </w:r>
      </w:ins>
      <w:r w:rsidR="003770EC">
        <w:rPr>
          <w:rFonts w:ascii="Times New Roman" w:hAnsi="Times New Roman" w:cs="Times New Roman"/>
        </w:rPr>
        <w:t xml:space="preserve">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0889A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w:t>
      </w:r>
      <w:ins w:id="701" w:author="Benton, Deon" w:date="2026-05-16T15:39:00Z" w16du:dateUtc="2026-05-16T20:39:00Z">
        <w:r w:rsidR="00DB0881">
          <w:rPr>
            <w:rFonts w:ascii="Times New Roman" w:hAnsi="Times New Roman" w:cs="Times New Roman"/>
          </w:rPr>
          <w:t>action efficiency understanding</w:t>
        </w:r>
      </w:ins>
      <w:r w:rsidR="00B25E66">
        <w:rPr>
          <w:rFonts w:ascii="Times New Roman" w:hAnsi="Times New Roman" w:cs="Times New Roman"/>
        </w:rPr>
        <w:t xml:space="preserve">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 xml:space="preserve">with them into </w:t>
      </w:r>
      <w:ins w:id="702" w:author="Benton, Deon" w:date="2026-05-16T15:39:00Z" w16du:dateUtc="2026-05-16T20:39:00Z">
        <w:r w:rsidR="00DB0881">
          <w:rPr>
            <w:rFonts w:ascii="Times New Roman" w:hAnsi="Times New Roman" w:cs="Times New Roman"/>
          </w:rPr>
          <w:t>action efficiency understanding</w:t>
        </w:r>
      </w:ins>
      <w:r w:rsidR="008614DA">
        <w:rPr>
          <w:rFonts w:ascii="Times New Roman" w:hAnsi="Times New Roman" w:cs="Times New Roman"/>
        </w:rPr>
        <w:t xml:space="preserve">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w:t>
      </w:r>
      <w:r w:rsidR="002A2896">
        <w:rPr>
          <w:rFonts w:ascii="Times New Roman" w:hAnsi="Times New Roman" w:cs="Times New Roman"/>
        </w:rPr>
        <w:lastRenderedPageBreak/>
        <w:t>Obstacle Height input 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 xml:space="preserve">one set of surface </w:t>
      </w:r>
      <w:r w:rsidR="00FA25D6">
        <w:rPr>
          <w:rFonts w:ascii="Times New Roman" w:hAnsi="Times New Roman" w:cs="Times New Roman"/>
        </w:rPr>
        <w:lastRenderedPageBreak/>
        <w:t>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 xml:space="preserve">target findings </w:t>
      </w:r>
      <w:r w:rsidR="003D5226">
        <w:rPr>
          <w:rFonts w:ascii="Times New Roman" w:hAnsi="Times New Roman" w:cs="Times New Roman"/>
        </w:rPr>
        <w:lastRenderedPageBreak/>
        <w:t>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w:t>
      </w:r>
      <w:proofErr w:type="gramStart"/>
      <w:r w:rsidR="00CE7486">
        <w:rPr>
          <w:rFonts w:ascii="Times New Roman" w:hAnsi="Times New Roman" w:cs="Times New Roman"/>
        </w:rPr>
        <w:t>particular values</w:t>
      </w:r>
      <w:proofErr w:type="gramEnd"/>
      <w:r w:rsidR="00CE7486">
        <w:rPr>
          <w:rFonts w:ascii="Times New Roman" w:hAnsi="Times New Roman" w:cs="Times New Roman"/>
        </w:rPr>
        <w:t xml:space="preserve">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time is needed 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6007AB9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w:t>
      </w:r>
      <w:ins w:id="703" w:author="Benton, Deon" w:date="2026-05-16T15:39:00Z" w16du:dateUtc="2026-05-16T20:39:00Z">
        <w:r w:rsidR="00DB0881">
          <w:rPr>
            <w:rFonts w:ascii="Times New Roman" w:hAnsi="Times New Roman" w:cs="Times New Roman"/>
          </w:rPr>
          <w:t>action efficiency understanding</w:t>
        </w:r>
      </w:ins>
      <w:r w:rsidR="00102DDA">
        <w:rPr>
          <w:rFonts w:ascii="Times New Roman" w:hAnsi="Times New Roman" w:cs="Times New Roman"/>
        </w:rPr>
        <w:t xml:space="preserve">.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 xml:space="preserve">experimental set-up of </w:t>
      </w:r>
      <w:ins w:id="704" w:author="Benton, Deon" w:date="2026-05-16T15:39:00Z" w16du:dateUtc="2026-05-16T20:39:00Z">
        <w:r w:rsidR="00DB0881">
          <w:rPr>
            <w:rFonts w:ascii="Times New Roman" w:hAnsi="Times New Roman" w:cs="Times New Roman"/>
          </w:rPr>
          <w:t>action efficiency understanding</w:t>
        </w:r>
      </w:ins>
      <w:r w:rsidR="00DB6759">
        <w:rPr>
          <w:rFonts w:ascii="Times New Roman" w:hAnsi="Times New Roman" w:cs="Times New Roman"/>
        </w:rPr>
        <w:t xml:space="preserve">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w:t>
      </w:r>
      <w:r w:rsidR="009F2657">
        <w:rPr>
          <w:rFonts w:ascii="Times New Roman" w:hAnsi="Times New Roman" w:cs="Times New Roman"/>
        </w:rPr>
        <w:lastRenderedPageBreak/>
        <w:t xml:space="preserve">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3239672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 xml:space="preserve">Early studies on infant </w:t>
      </w:r>
      <w:ins w:id="705" w:author="Benton, Deon" w:date="2026-05-16T15:39:00Z" w16du:dateUtc="2026-05-16T20:39:00Z">
        <w:r w:rsidR="00DB0881">
          <w:rPr>
            <w:rFonts w:ascii="Times New Roman" w:hAnsi="Times New Roman" w:cs="Times New Roman"/>
          </w:rPr>
          <w:t>action efficiency understanding</w:t>
        </w:r>
      </w:ins>
      <w:r w:rsidR="00474D88">
        <w:rPr>
          <w:rFonts w:ascii="Times New Roman" w:hAnsi="Times New Roman" w:cs="Times New Roman"/>
        </w:rPr>
        <w:t xml:space="preserve">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w:t>
      </w:r>
      <w:ins w:id="706" w:author="Benton, Deon" w:date="2026-05-16T15:39:00Z" w16du:dateUtc="2026-05-16T20:39:00Z">
        <w:r w:rsidR="00DB0881">
          <w:rPr>
            <w:rFonts w:ascii="Times New Roman" w:hAnsi="Times New Roman" w:cs="Times New Roman"/>
          </w:rPr>
          <w:t>action efficiency understanding</w:t>
        </w:r>
      </w:ins>
      <w:r w:rsidR="0035462D">
        <w:rPr>
          <w:rFonts w:ascii="Times New Roman" w:hAnsi="Times New Roman" w:cs="Times New Roman"/>
        </w:rPr>
        <w:t xml:space="preserve">,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in the main model was assessed at each of five 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 xml:space="preserve">for different amounts of </w:t>
      </w:r>
      <w:r w:rsidR="00390D27">
        <w:rPr>
          <w:rFonts w:ascii="Times New Roman" w:hAnsi="Times New Roman" w:cs="Times New Roman"/>
        </w:rPr>
        <w:lastRenderedPageBreak/>
        <w:t>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1AFAC869"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1FC450B9"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w:t>
      </w:r>
      <w:ins w:id="707" w:author="Benton, Deon" w:date="2026-05-16T15:39:00Z" w16du:dateUtc="2026-05-16T20:39:00Z">
        <w:r w:rsidR="00DB0881">
          <w:rPr>
            <w:rFonts w:ascii="Times New Roman" w:hAnsi="Times New Roman" w:cs="Times New Roman"/>
          </w:rPr>
          <w:t>action efficiency understanding</w:t>
        </w:r>
      </w:ins>
      <w:r w:rsidR="00AC1613">
        <w:rPr>
          <w:rFonts w:ascii="Times New Roman" w:hAnsi="Times New Roman" w:cs="Times New Roman"/>
        </w:rPr>
        <w:t xml:space="preserve"> </w:t>
      </w:r>
      <w:r>
        <w:rPr>
          <w:rFonts w:ascii="Times New Roman" w:hAnsi="Times New Roman" w:cs="Times New Roman"/>
        </w:rPr>
        <w:t xml:space="preserve">rather than to its ability to capture the processes supporting </w:t>
      </w:r>
      <w:ins w:id="708"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259EBC5D"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3251536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w:t>
      </w:r>
      <w:r w:rsidR="0052427B">
        <w:rPr>
          <w:rFonts w:ascii="Times New Roman" w:hAnsi="Times New Roman" w:cs="Times New Roman"/>
        </w:rPr>
        <w:lastRenderedPageBreak/>
        <w:t xml:space="preserve">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415C1356"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w:t>
      </w:r>
      <w:r w:rsidR="00BC1646">
        <w:rPr>
          <w:rFonts w:ascii="Times New Roman" w:hAnsi="Times New Roman" w:cs="Times New Roman"/>
        </w:rPr>
        <w:lastRenderedPageBreak/>
        <w:t xml:space="preserve">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608587C8"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w:t>
      </w:r>
      <w:r w:rsidR="00931876">
        <w:rPr>
          <w:rFonts w:ascii="Times New Roman" w:eastAsia="Times New Roman" w:hAnsi="Times New Roman" w:cs="Times New Roman"/>
        </w:rPr>
        <w:lastRenderedPageBreak/>
        <w:t xml:space="preserve">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w:t>
      </w:r>
      <w:ins w:id="709" w:author="Benton, Deon" w:date="2026-05-16T15:39:00Z" w16du:dateUtc="2026-05-16T20:39:00Z">
        <w:r w:rsidR="00DB0881">
          <w:rPr>
            <w:rFonts w:ascii="Times New Roman" w:eastAsia="Times New Roman" w:hAnsi="Times New Roman" w:cs="Times New Roman"/>
          </w:rPr>
          <w:t>action efficiency understanding</w:t>
        </w:r>
      </w:ins>
      <w:r w:rsidR="00E721C5">
        <w:rPr>
          <w:rFonts w:ascii="Times New Roman" w:eastAsia="Times New Roman" w:hAnsi="Times New Roman" w:cs="Times New Roman"/>
        </w:rPr>
        <w:t xml:space="preserve">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w:t>
      </w:r>
      <w:ins w:id="710" w:author="Benton, Deon" w:date="2026-05-16T15:39:00Z" w16du:dateUtc="2026-05-16T20:39:00Z">
        <w:r w:rsidR="00DB0881">
          <w:rPr>
            <w:rFonts w:ascii="Times New Roman" w:eastAsia="Times New Roman" w:hAnsi="Times New Roman" w:cs="Times New Roman"/>
          </w:rPr>
          <w:t>action efficiency understanding</w:t>
        </w:r>
      </w:ins>
      <w:r w:rsidR="005418F5">
        <w:rPr>
          <w:rFonts w:ascii="Times New Roman" w:eastAsia="Times New Roman" w:hAnsi="Times New Roman" w:cs="Times New Roman"/>
        </w:rPr>
        <w:t xml:space="preserve">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BBF564D" w:rsidR="001E1E8F" w:rsidRDefault="00785F62" w:rsidP="001E1E8F">
      <w:pPr>
        <w:spacing w:line="480" w:lineRule="auto"/>
        <w:ind w:firstLine="720"/>
        <w:contextualSpacing/>
        <w:rPr>
          <w:ins w:id="711"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712" w:author="Benton, Deon" w:date="2026-05-08T13:50:00Z" w16du:dateUtc="2026-05-08T18:50:00Z">
        <w:r w:rsidR="00BE14FC">
          <w:rPr>
            <w:rFonts w:ascii="Times New Roman" w:eastAsia="Times New Roman" w:hAnsi="Times New Roman" w:cs="Times New Roman"/>
          </w:rPr>
          <w:t xml:space="preserve"> succeeded</w:t>
        </w:r>
      </w:ins>
      <w:ins w:id="713"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714" w:author="Benton, Deon" w:date="2026-05-08T13:42:00Z" w16du:dateUtc="2026-05-08T18:42:00Z">
        <w:r w:rsidR="00642345" w:rsidDel="003D3D8E">
          <w:rPr>
            <w:rFonts w:ascii="Times New Roman" w:eastAsia="Times New Roman" w:hAnsi="Times New Roman" w:cs="Times New Roman"/>
          </w:rPr>
          <w:delText xml:space="preserve"> </w:delText>
        </w:r>
      </w:del>
      <w:ins w:id="715" w:author="Benton, Deon" w:date="2026-05-08T13:42:00Z" w16du:dateUtc="2026-05-08T18:42:00Z">
        <w:r w:rsidR="003D3D8E">
          <w:rPr>
            <w:rFonts w:ascii="Times New Roman" w:eastAsia="Times New Roman" w:hAnsi="Times New Roman" w:cs="Times New Roman"/>
          </w:rPr>
          <w:t xml:space="preserve"> </w:t>
        </w:r>
      </w:ins>
      <w:ins w:id="716" w:author="Benton, Deon" w:date="2026-05-08T14:10:00Z" w16du:dateUtc="2026-05-08T19:10:00Z">
        <w:r w:rsidR="00972920">
          <w:rPr>
            <w:rFonts w:ascii="Times New Roman" w:eastAsia="Times New Roman" w:hAnsi="Times New Roman" w:cs="Times New Roman"/>
          </w:rPr>
          <w:t>in Gergely</w:t>
        </w:r>
      </w:ins>
      <w:ins w:id="717"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718"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719"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720" w:author="Benton, Deon" w:date="2026-05-08T13:50:00Z" w16du:dateUtc="2026-05-08T18:50:00Z">
        <w:r w:rsidR="00BE14FC">
          <w:rPr>
            <w:rFonts w:ascii="Times New Roman" w:eastAsia="Times New Roman" w:hAnsi="Times New Roman" w:cs="Times New Roman"/>
          </w:rPr>
          <w:t xml:space="preserve"> </w:t>
        </w:r>
      </w:ins>
      <w:ins w:id="721" w:author="Benton, Deon" w:date="2026-05-08T13:58:00Z" w16du:dateUtc="2026-05-08T18:58:00Z">
        <w:r w:rsidR="00E8536C">
          <w:rPr>
            <w:rFonts w:ascii="Times New Roman" w:eastAsia="Times New Roman" w:hAnsi="Times New Roman" w:cs="Times New Roman"/>
          </w:rPr>
          <w:t>The fact that ALIAS</w:t>
        </w:r>
      </w:ins>
      <w:ins w:id="722" w:author="Benton, Deon" w:date="2026-05-08T13:59:00Z" w16du:dateUtc="2026-05-08T18:59:00Z">
        <w:r w:rsidR="00E8536C">
          <w:rPr>
            <w:rFonts w:ascii="Times New Roman" w:eastAsia="Times New Roman" w:hAnsi="Times New Roman" w:cs="Times New Roman"/>
          </w:rPr>
          <w:t>-2—which</w:t>
        </w:r>
      </w:ins>
      <w:ins w:id="723" w:author="Benton, Deon" w:date="2026-05-08T14:01:00Z" w16du:dateUtc="2026-05-08T19:01:00Z">
        <w:r w:rsidR="007C470D">
          <w:rPr>
            <w:rFonts w:ascii="Times New Roman" w:eastAsia="Times New Roman" w:hAnsi="Times New Roman" w:cs="Times New Roman"/>
          </w:rPr>
          <w:t>, unlike ALIAS, omit</w:t>
        </w:r>
      </w:ins>
      <w:ins w:id="724" w:author="Benton, Deon" w:date="2026-05-08T14:02:00Z" w16du:dateUtc="2026-05-08T19:02:00Z">
        <w:r w:rsidR="00E80202">
          <w:rPr>
            <w:rFonts w:ascii="Times New Roman" w:eastAsia="Times New Roman" w:hAnsi="Times New Roman" w:cs="Times New Roman"/>
          </w:rPr>
          <w:t>ted</w:t>
        </w:r>
      </w:ins>
      <w:ins w:id="725" w:author="Benton, Deon" w:date="2026-05-08T14:01:00Z" w16du:dateUtc="2026-05-08T19:01:00Z">
        <w:r w:rsidR="007C470D">
          <w:rPr>
            <w:rFonts w:ascii="Times New Roman" w:eastAsia="Times New Roman" w:hAnsi="Times New Roman" w:cs="Times New Roman"/>
          </w:rPr>
          <w:t xml:space="preserve"> </w:t>
        </w:r>
      </w:ins>
      <w:ins w:id="726" w:author="Benton, Deon" w:date="2026-05-08T13:59:00Z" w16du:dateUtc="2026-05-08T18:59:00Z">
        <w:r w:rsidR="00E8536C">
          <w:rPr>
            <w:rFonts w:ascii="Times New Roman" w:eastAsia="Times New Roman" w:hAnsi="Times New Roman" w:cs="Times New Roman"/>
          </w:rPr>
          <w:t>differential obstacle salience—</w:t>
        </w:r>
      </w:ins>
      <w:ins w:id="727" w:author="Benton, Deon" w:date="2026-05-08T14:07:00Z" w16du:dateUtc="2026-05-08T19:07:00Z">
        <w:r w:rsidR="006E1FC1">
          <w:rPr>
            <w:rFonts w:ascii="Times New Roman" w:eastAsia="Times New Roman" w:hAnsi="Times New Roman" w:cs="Times New Roman"/>
          </w:rPr>
          <w:t>produced responses that di</w:t>
        </w:r>
      </w:ins>
      <w:ins w:id="728" w:author="Benton, Deon" w:date="2026-05-08T14:08:00Z" w16du:dateUtc="2026-05-08T19:08:00Z">
        <w:r w:rsidR="006E1FC1">
          <w:rPr>
            <w:rFonts w:ascii="Times New Roman" w:eastAsia="Times New Roman" w:hAnsi="Times New Roman" w:cs="Times New Roman"/>
          </w:rPr>
          <w:t xml:space="preserve">ffered </w:t>
        </w:r>
        <w:r w:rsidR="006E1FC1">
          <w:rPr>
            <w:rFonts w:ascii="Times New Roman" w:eastAsia="Times New Roman" w:hAnsi="Times New Roman" w:cs="Times New Roman"/>
          </w:rPr>
          <w:lastRenderedPageBreak/>
          <w:t>from those of ALIAS</w:t>
        </w:r>
      </w:ins>
      <w:ins w:id="729" w:author="Benton, Deon" w:date="2026-05-08T14:04:00Z" w16du:dateUtc="2026-05-08T19:04:00Z">
        <w:r w:rsidR="006D11B0">
          <w:rPr>
            <w:rFonts w:ascii="Times New Roman" w:eastAsia="Times New Roman" w:hAnsi="Times New Roman" w:cs="Times New Roman"/>
          </w:rPr>
          <w:t xml:space="preserve"> sugge</w:t>
        </w:r>
      </w:ins>
      <w:ins w:id="730" w:author="Benton, Deon" w:date="2026-05-08T14:05:00Z" w16du:dateUtc="2026-05-08T19:05:00Z">
        <w:r w:rsidR="006D11B0">
          <w:rPr>
            <w:rFonts w:ascii="Times New Roman" w:eastAsia="Times New Roman" w:hAnsi="Times New Roman" w:cs="Times New Roman"/>
          </w:rPr>
          <w:t>sts</w:t>
        </w:r>
      </w:ins>
      <w:ins w:id="731" w:author="Benton, Deon" w:date="2026-05-08T13:59:00Z" w16du:dateUtc="2026-05-08T18:59:00Z">
        <w:r w:rsidR="00E8536C">
          <w:rPr>
            <w:rFonts w:ascii="Times New Roman" w:eastAsia="Times New Roman" w:hAnsi="Times New Roman" w:cs="Times New Roman"/>
          </w:rPr>
          <w:t xml:space="preserve"> that associative learning alone is not</w:t>
        </w:r>
      </w:ins>
      <w:ins w:id="732" w:author="Benton, Deon" w:date="2026-05-08T14:00:00Z" w16du:dateUtc="2026-05-08T19:00:00Z">
        <w:r w:rsidR="007C470D">
          <w:rPr>
            <w:rFonts w:ascii="Times New Roman" w:eastAsia="Times New Roman" w:hAnsi="Times New Roman" w:cs="Times New Roman"/>
          </w:rPr>
          <w:t>, by itself, sufficient</w:t>
        </w:r>
      </w:ins>
      <w:ins w:id="733"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734" w:author="Benton, Deon" w:date="2026-05-08T14:05:00Z" w16du:dateUtc="2026-05-08T19:05:00Z">
        <w:r w:rsidR="006D11B0">
          <w:rPr>
            <w:rFonts w:ascii="Times New Roman" w:eastAsia="Times New Roman" w:hAnsi="Times New Roman" w:cs="Times New Roman"/>
          </w:rPr>
          <w:t xml:space="preserve">; information </w:t>
        </w:r>
      </w:ins>
      <w:ins w:id="735" w:author="Benton, Deon" w:date="2026-05-08T14:06:00Z" w16du:dateUtc="2026-05-08T19:06:00Z">
        <w:r w:rsidR="006E1FC1">
          <w:rPr>
            <w:rFonts w:ascii="Times New Roman" w:eastAsia="Times New Roman" w:hAnsi="Times New Roman" w:cs="Times New Roman"/>
          </w:rPr>
          <w:t>pertaining</w:t>
        </w:r>
      </w:ins>
      <w:ins w:id="736" w:author="Benton, Deon" w:date="2026-05-08T14:05:00Z" w16du:dateUtc="2026-05-08T19:05:00Z">
        <w:r w:rsidR="006D11B0">
          <w:rPr>
            <w:rFonts w:ascii="Times New Roman" w:eastAsia="Times New Roman" w:hAnsi="Times New Roman" w:cs="Times New Roman"/>
          </w:rPr>
          <w:t xml:space="preserve"> to the salience of barrie</w:t>
        </w:r>
      </w:ins>
      <w:ins w:id="737"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738" w:author="Benton, Deon" w:date="2026-05-08T14:00:00Z" w16du:dateUtc="2026-05-08T19:00:00Z">
        <w:r w:rsidR="007C470D">
          <w:rPr>
            <w:rFonts w:ascii="Times New Roman" w:eastAsia="Times New Roman" w:hAnsi="Times New Roman" w:cs="Times New Roman"/>
          </w:rPr>
          <w:t xml:space="preserve"> to reproduce </w:t>
        </w:r>
      </w:ins>
      <w:ins w:id="739" w:author="Benton, Deon" w:date="2026-05-08T14:01:00Z" w16du:dateUtc="2026-05-08T19:01:00Z">
        <w:r w:rsidR="00E80202">
          <w:rPr>
            <w:rFonts w:ascii="Times New Roman" w:eastAsia="Times New Roman" w:hAnsi="Times New Roman" w:cs="Times New Roman"/>
          </w:rPr>
          <w:t>infants’ responses in</w:t>
        </w:r>
      </w:ins>
      <w:ins w:id="740" w:author="Benton, Deon" w:date="2026-05-08T14:02:00Z" w16du:dateUtc="2026-05-08T19:02:00Z">
        <w:r w:rsidR="00E80202">
          <w:rPr>
            <w:rFonts w:ascii="Times New Roman" w:eastAsia="Times New Roman" w:hAnsi="Times New Roman" w:cs="Times New Roman"/>
          </w:rPr>
          <w:t xml:space="preserve"> studies like that by Gergely et al. (1995)</w:t>
        </w:r>
      </w:ins>
      <w:ins w:id="741" w:author="Benton, Deon" w:date="2026-05-08T14:00:00Z" w16du:dateUtc="2026-05-08T19:00:00Z">
        <w:r w:rsidR="007C470D">
          <w:rPr>
            <w:rFonts w:ascii="Times New Roman" w:eastAsia="Times New Roman" w:hAnsi="Times New Roman" w:cs="Times New Roman"/>
          </w:rPr>
          <w:t xml:space="preserve">. </w:t>
        </w:r>
      </w:ins>
      <w:ins w:id="742" w:author="Benton, Deon" w:date="2026-05-08T14:09:00Z" w16du:dateUtc="2026-05-08T19:09:00Z">
        <w:r w:rsidR="00972920">
          <w:rPr>
            <w:rFonts w:ascii="Times New Roman" w:eastAsia="Times New Roman" w:hAnsi="Times New Roman" w:cs="Times New Roman"/>
          </w:rPr>
          <w:t xml:space="preserve">Although it was the case that </w:t>
        </w:r>
      </w:ins>
      <w:ins w:id="743" w:author="Benton, Deon" w:date="2026-05-08T13:50:00Z" w16du:dateUtc="2026-05-08T18:50:00Z">
        <w:r w:rsidR="00BE14FC">
          <w:rPr>
            <w:rFonts w:ascii="Times New Roman" w:eastAsia="Times New Roman" w:hAnsi="Times New Roman" w:cs="Times New Roman"/>
          </w:rPr>
          <w:t>OM10</w:t>
        </w:r>
      </w:ins>
      <w:ins w:id="744" w:author="Benton, Deon" w:date="2026-05-08T14:10:00Z" w16du:dateUtc="2026-05-08T19:10:00Z">
        <w:r w:rsidR="00972920">
          <w:rPr>
            <w:rFonts w:ascii="Times New Roman" w:eastAsia="Times New Roman" w:hAnsi="Times New Roman" w:cs="Times New Roman"/>
          </w:rPr>
          <w:t>—like ALIAS—</w:t>
        </w:r>
      </w:ins>
      <w:ins w:id="745" w:author="Benton, Deon" w:date="2026-05-08T13:50:00Z" w16du:dateUtc="2026-05-08T18:50:00Z">
        <w:r w:rsidR="00BE14FC">
          <w:rPr>
            <w:rFonts w:ascii="Times New Roman" w:eastAsia="Times New Roman" w:hAnsi="Times New Roman" w:cs="Times New Roman"/>
          </w:rPr>
          <w:t>capture</w:t>
        </w:r>
      </w:ins>
      <w:ins w:id="746" w:author="Benton, Deon" w:date="2026-05-08T14:10:00Z" w16du:dateUtc="2026-05-08T19:10:00Z">
        <w:r w:rsidR="00972920">
          <w:rPr>
            <w:rFonts w:ascii="Times New Roman" w:eastAsia="Times New Roman" w:hAnsi="Times New Roman" w:cs="Times New Roman"/>
          </w:rPr>
          <w:t>s</w:t>
        </w:r>
      </w:ins>
      <w:ins w:id="747" w:author="Benton, Deon" w:date="2026-05-08T13:50:00Z" w16du:dateUtc="2026-05-08T18:50:00Z">
        <w:r w:rsidR="00BE14FC">
          <w:rPr>
            <w:rFonts w:ascii="Times New Roman" w:eastAsia="Times New Roman" w:hAnsi="Times New Roman" w:cs="Times New Roman"/>
          </w:rPr>
          <w:t xml:space="preserve"> </w:t>
        </w:r>
      </w:ins>
      <w:ins w:id="748" w:author="Benton, Deon" w:date="2026-05-08T14:10:00Z" w16du:dateUtc="2026-05-08T19:10:00Z">
        <w:r w:rsidR="00972920">
          <w:rPr>
            <w:rFonts w:ascii="Times New Roman" w:eastAsia="Times New Roman" w:hAnsi="Times New Roman" w:cs="Times New Roman"/>
          </w:rPr>
          <w:t>infants’ looking responses in Gergely et al. (1995)</w:t>
        </w:r>
      </w:ins>
      <w:ins w:id="749" w:author="Benton, Deon" w:date="2026-05-08T13:49:00Z" w16du:dateUtc="2026-05-08T18:49:00Z">
        <w:r w:rsidR="001E1E8F">
          <w:rPr>
            <w:rFonts w:ascii="Times New Roman" w:hAnsi="Times New Roman" w:cs="Times New Roman"/>
          </w:rPr>
          <w:t xml:space="preserve">, it is notable that an extended version of </w:t>
        </w:r>
      </w:ins>
      <w:ins w:id="750" w:author="Benton, Deon" w:date="2026-05-08T14:10:00Z" w16du:dateUtc="2026-05-08T19:10:00Z">
        <w:r w:rsidR="00972920">
          <w:rPr>
            <w:rFonts w:ascii="Times New Roman" w:hAnsi="Times New Roman" w:cs="Times New Roman"/>
          </w:rPr>
          <w:t xml:space="preserve">this model that better aligned </w:t>
        </w:r>
      </w:ins>
      <w:ins w:id="751" w:author="Benton, Deon" w:date="2026-05-08T13:49:00Z" w16du:dateUtc="2026-05-08T18:49:00Z">
        <w:r w:rsidR="001E1E8F">
          <w:rPr>
            <w:rFonts w:ascii="Times New Roman" w:hAnsi="Times New Roman" w:cs="Times New Roman"/>
          </w:rPr>
          <w:t>with</w:t>
        </w:r>
      </w:ins>
      <w:ins w:id="752" w:author="Benton, Deon" w:date="2026-05-08T14:10:00Z" w16du:dateUtc="2026-05-08T19:10:00Z">
        <w:r w:rsidR="00972920">
          <w:rPr>
            <w:rFonts w:ascii="Times New Roman" w:hAnsi="Times New Roman" w:cs="Times New Roman"/>
          </w:rPr>
          <w:t xml:space="preserve"> </w:t>
        </w:r>
      </w:ins>
      <w:ins w:id="753" w:author="Benton, Deon" w:date="2026-05-08T13:51:00Z" w16du:dateUtc="2026-05-08T18:51:00Z">
        <w:r w:rsidR="00BE14FC">
          <w:rPr>
            <w:rFonts w:ascii="Times New Roman" w:hAnsi="Times New Roman" w:cs="Times New Roman"/>
          </w:rPr>
          <w:t xml:space="preserve">Gergely et </w:t>
        </w:r>
        <w:proofErr w:type="spellStart"/>
        <w:r w:rsidR="00BE14FC">
          <w:rPr>
            <w:rFonts w:ascii="Times New Roman" w:hAnsi="Times New Roman" w:cs="Times New Roman"/>
          </w:rPr>
          <w:t>al’s</w:t>
        </w:r>
        <w:proofErr w:type="spellEnd"/>
        <w:r w:rsidR="00BE14FC">
          <w:rPr>
            <w:rFonts w:ascii="Times New Roman" w:hAnsi="Times New Roman" w:cs="Times New Roman"/>
          </w:rPr>
          <w:t xml:space="preserve"> (1995)</w:t>
        </w:r>
      </w:ins>
      <w:ins w:id="754" w:author="Benton, Deon" w:date="2026-05-08T13:49:00Z" w16du:dateUtc="2026-05-08T18:49:00Z">
        <w:r w:rsidR="001E1E8F">
          <w:rPr>
            <w:rFonts w:ascii="Times New Roman" w:hAnsi="Times New Roman" w:cs="Times New Roman"/>
          </w:rPr>
          <w:t xml:space="preserve"> task structure</w:t>
        </w:r>
      </w:ins>
      <w:ins w:id="755" w:author="Benton, Deon" w:date="2026-05-08T13:52:00Z" w16du:dateUtc="2026-05-08T18:52:00Z">
        <w:r w:rsidR="00BE14FC">
          <w:rPr>
            <w:rFonts w:ascii="Times New Roman" w:hAnsi="Times New Roman" w:cs="Times New Roman"/>
          </w:rPr>
          <w:t xml:space="preserve"> </w:t>
        </w:r>
      </w:ins>
      <w:ins w:id="756" w:author="Benton, Deon" w:date="2026-05-08T14:11:00Z" w16du:dateUtc="2026-05-08T19:11:00Z">
        <w:r w:rsidR="00BE57C2">
          <w:rPr>
            <w:rFonts w:ascii="Times New Roman" w:hAnsi="Times New Roman" w:cs="Times New Roman"/>
          </w:rPr>
          <w:t xml:space="preserve">in its design </w:t>
        </w:r>
      </w:ins>
      <w:ins w:id="757" w:author="Benton, Deon" w:date="2026-05-08T13:49:00Z" w16du:dateUtc="2026-05-08T18:49:00Z">
        <w:r w:rsidR="001E1E8F">
          <w:rPr>
            <w:rFonts w:ascii="Times New Roman" w:hAnsi="Times New Roman" w:cs="Times New Roman"/>
          </w:rPr>
          <w:t xml:space="preserve">could not capture infants’ looking </w:t>
        </w:r>
      </w:ins>
      <w:ins w:id="758" w:author="Benton, Deon" w:date="2026-05-08T13:52:00Z" w16du:dateUtc="2026-05-08T18:52:00Z">
        <w:r w:rsidR="00BE14FC">
          <w:rPr>
            <w:rFonts w:ascii="Times New Roman" w:hAnsi="Times New Roman" w:cs="Times New Roman"/>
          </w:rPr>
          <w:t>responses. This</w:t>
        </w:r>
      </w:ins>
      <w:ins w:id="759" w:author="Benton, Deon" w:date="2026-05-08T13:49:00Z" w16du:dateUtc="2026-05-08T18:49:00Z">
        <w:r w:rsidR="001E1E8F">
          <w:rPr>
            <w:rFonts w:ascii="Times New Roman" w:hAnsi="Times New Roman" w:cs="Times New Roman"/>
          </w:rPr>
          <w:t xml:space="preserve"> suggests that </w:t>
        </w:r>
      </w:ins>
      <w:ins w:id="760" w:author="Benton, Deon" w:date="2026-05-08T14:11:00Z" w16du:dateUtc="2026-05-08T19:11:00Z">
        <w:r w:rsidR="00BE57C2">
          <w:rPr>
            <w:rFonts w:ascii="Times New Roman" w:hAnsi="Times New Roman" w:cs="Times New Roman"/>
          </w:rPr>
          <w:t>OM10’s original success</w:t>
        </w:r>
      </w:ins>
      <w:ins w:id="761" w:author="Benton, Deon" w:date="2026-05-08T13:49:00Z" w16du:dateUtc="2026-05-08T18:49:00Z">
        <w:r w:rsidR="001E1E8F">
          <w:rPr>
            <w:rFonts w:ascii="Times New Roman" w:hAnsi="Times New Roman" w:cs="Times New Roman"/>
          </w:rPr>
          <w:t xml:space="preserve"> may have</w:t>
        </w:r>
      </w:ins>
      <w:ins w:id="762" w:author="Benton, Deon" w:date="2026-05-08T14:12:00Z" w16du:dateUtc="2026-05-08T19:12:00Z">
        <w:r w:rsidR="0043463B">
          <w:rPr>
            <w:rFonts w:ascii="Times New Roman" w:hAnsi="Times New Roman" w:cs="Times New Roman"/>
          </w:rPr>
          <w:t xml:space="preserve"> had</w:t>
        </w:r>
      </w:ins>
      <w:ins w:id="763" w:author="Benton, Deon" w:date="2026-05-08T13:49:00Z" w16du:dateUtc="2026-05-08T18:49:00Z">
        <w:r w:rsidR="001E1E8F">
          <w:rPr>
            <w:rFonts w:ascii="Times New Roman" w:hAnsi="Times New Roman" w:cs="Times New Roman"/>
          </w:rPr>
          <w:t xml:space="preserve"> less to do with </w:t>
        </w:r>
      </w:ins>
      <w:ins w:id="764" w:author="Benton, Deon" w:date="2026-05-08T14:12:00Z" w16du:dateUtc="2026-05-08T19:12:00Z">
        <w:r w:rsidR="0043463B">
          <w:rPr>
            <w:rFonts w:ascii="Times New Roman" w:hAnsi="Times New Roman" w:cs="Times New Roman"/>
          </w:rPr>
          <w:t>it capturing the</w:t>
        </w:r>
      </w:ins>
      <w:ins w:id="765" w:author="Benton, Deon" w:date="2026-05-08T13:49:00Z" w16du:dateUtc="2026-05-08T18:49:00Z">
        <w:r w:rsidR="001E1E8F">
          <w:rPr>
            <w:rFonts w:ascii="Times New Roman" w:hAnsi="Times New Roman" w:cs="Times New Roman"/>
          </w:rPr>
          <w:t xml:space="preserve"> processes underlying </w:t>
        </w:r>
      </w:ins>
      <w:ins w:id="766" w:author="Benton, Deon" w:date="2026-05-08T14:12:00Z" w16du:dateUtc="2026-05-08T19:12:00Z">
        <w:r w:rsidR="0043463B">
          <w:rPr>
            <w:rFonts w:ascii="Times New Roman" w:hAnsi="Times New Roman" w:cs="Times New Roman"/>
          </w:rPr>
          <w:t xml:space="preserve">infant </w:t>
        </w:r>
      </w:ins>
      <w:ins w:id="767" w:author="Benton, Deon" w:date="2026-05-16T15:39:00Z" w16du:dateUtc="2026-05-16T20:39:00Z">
        <w:r w:rsidR="00DB0881">
          <w:rPr>
            <w:rFonts w:ascii="Times New Roman" w:hAnsi="Times New Roman" w:cs="Times New Roman"/>
          </w:rPr>
          <w:t>action efficiency understanding</w:t>
        </w:r>
      </w:ins>
      <w:ins w:id="768" w:author="Benton, Deon" w:date="2026-05-08T13:49:00Z" w16du:dateUtc="2026-05-08T18:49:00Z">
        <w:r w:rsidR="001E1E8F">
          <w:rPr>
            <w:rFonts w:ascii="Times New Roman" w:hAnsi="Times New Roman" w:cs="Times New Roman"/>
          </w:rPr>
          <w:t xml:space="preserve"> and more to do with</w:t>
        </w:r>
      </w:ins>
      <w:ins w:id="769" w:author="Benton, Deon" w:date="2026-05-08T13:54:00Z" w16du:dateUtc="2026-05-08T18:54:00Z">
        <w:r w:rsidR="00C61525">
          <w:rPr>
            <w:rFonts w:ascii="Times New Roman" w:hAnsi="Times New Roman" w:cs="Times New Roman"/>
          </w:rPr>
          <w:t xml:space="preserve"> the fact that it did not faithfully model the experimental set up</w:t>
        </w:r>
      </w:ins>
      <w:ins w:id="770" w:author="Benton, Deon" w:date="2026-05-08T13:49:00Z" w16du:dateUtc="2026-05-08T18:49:00Z">
        <w:r w:rsidR="001E1E8F">
          <w:rPr>
            <w:rFonts w:ascii="Times New Roman" w:hAnsi="Times New Roman" w:cs="Times New Roman"/>
          </w:rPr>
          <w:t xml:space="preserve"> </w:t>
        </w:r>
      </w:ins>
      <w:ins w:id="771" w:author="Benton, Deon" w:date="2026-05-08T13:54:00Z" w16du:dateUtc="2026-05-08T18:54:00Z">
        <w:r w:rsidR="00C61525">
          <w:rPr>
            <w:rFonts w:ascii="Times New Roman" w:hAnsi="Times New Roman" w:cs="Times New Roman"/>
          </w:rPr>
          <w:t>in Gergely et a</w:t>
        </w:r>
      </w:ins>
      <w:ins w:id="772"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773" w:author="Benton, Deon" w:date="2026-05-08T13:57:00Z" w16du:dateUtc="2026-05-08T18:57:00Z">
        <w:r w:rsidR="00E8536C">
          <w:rPr>
            <w:rFonts w:ascii="Times New Roman" w:hAnsi="Times New Roman" w:cs="Times New Roman"/>
          </w:rPr>
          <w:t xml:space="preserve">it </w:t>
        </w:r>
      </w:ins>
      <w:ins w:id="774" w:author="Benton, Deon" w:date="2026-05-08T14:12:00Z" w16du:dateUtc="2026-05-08T19:12:00Z">
        <w:r w:rsidR="0043463B">
          <w:rPr>
            <w:rFonts w:ascii="Times New Roman" w:hAnsi="Times New Roman" w:cs="Times New Roman"/>
          </w:rPr>
          <w:t>is</w:t>
        </w:r>
      </w:ins>
      <w:ins w:id="775" w:author="Benton, Deon" w:date="2026-05-08T13:57:00Z" w16du:dateUtc="2026-05-08T18:57:00Z">
        <w:r w:rsidR="00E8536C">
          <w:rPr>
            <w:rFonts w:ascii="Times New Roman" w:hAnsi="Times New Roman" w:cs="Times New Roman"/>
          </w:rPr>
          <w:t xml:space="preserve"> prudent to interpret </w:t>
        </w:r>
      </w:ins>
      <w:ins w:id="776" w:author="Benton, Deon" w:date="2026-05-08T13:55:00Z" w16du:dateUtc="2026-05-08T18:55:00Z">
        <w:r w:rsidR="0009490B">
          <w:rPr>
            <w:rFonts w:ascii="Times New Roman" w:hAnsi="Times New Roman" w:cs="Times New Roman"/>
          </w:rPr>
          <w:t>any success</w:t>
        </w:r>
      </w:ins>
      <w:ins w:id="777"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778"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779" w:author="Benton, Deon" w:date="2026-05-08T14:27:00Z" w16du:dateUtc="2026-05-08T19:27:00Z"/>
          <w:rFonts w:ascii="Times New Roman" w:hAnsi="Times New Roman" w:cs="Times New Roman"/>
        </w:rPr>
      </w:pPr>
      <w:ins w:id="780" w:author="Benton, Deon" w:date="2026-05-08T14:27:00Z" w16du:dateUtc="2026-05-08T19:27:00Z">
        <w:r w:rsidRPr="0078102C">
          <w:rPr>
            <w:rFonts w:ascii="Times New Roman" w:hAnsi="Times New Roman" w:cs="Times New Roman"/>
          </w:rPr>
          <w:t xml:space="preserve">Although ALIAS’s success suggests that the </w:t>
        </w:r>
      </w:ins>
      <w:ins w:id="781" w:author="Benton, Deon" w:date="2026-05-08T14:28:00Z" w16du:dateUtc="2026-05-08T19:28:00Z">
        <w:r>
          <w:rPr>
            <w:rFonts w:ascii="Times New Roman" w:hAnsi="Times New Roman" w:cs="Times New Roman"/>
          </w:rPr>
          <w:t>present account</w:t>
        </w:r>
      </w:ins>
      <w:ins w:id="782"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783" w:author="Benton, Deon" w:date="2026-05-08T14:28:00Z" w16du:dateUtc="2026-05-08T19:28:00Z">
        <w:r>
          <w:rPr>
            <w:rFonts w:ascii="Times New Roman" w:hAnsi="Times New Roman" w:cs="Times New Roman"/>
          </w:rPr>
          <w:t>ta in other Gergely-style action-understanding studies—</w:t>
        </w:r>
      </w:ins>
      <w:ins w:id="784" w:author="Benton, Deon" w:date="2026-05-08T14:27:00Z" w16du:dateUtc="2026-05-08T19:27:00Z">
        <w:r w:rsidRPr="0078102C">
          <w:rPr>
            <w:rFonts w:ascii="Times New Roman" w:hAnsi="Times New Roman" w:cs="Times New Roman"/>
          </w:rPr>
          <w:t xml:space="preserve">it was nevertheless important independently to confirm that the </w:t>
        </w:r>
      </w:ins>
      <w:ins w:id="785" w:author="Benton, Deon" w:date="2026-05-08T14:28:00Z" w16du:dateUtc="2026-05-08T19:28:00Z">
        <w:r>
          <w:rPr>
            <w:rFonts w:ascii="Times New Roman" w:hAnsi="Times New Roman" w:cs="Times New Roman"/>
          </w:rPr>
          <w:t xml:space="preserve">actual mechanism through which the </w:t>
        </w:r>
      </w:ins>
      <w:ins w:id="786" w:author="Benton, Deon" w:date="2026-05-08T14:27:00Z" w16du:dateUtc="2026-05-08T19:27:00Z">
        <w:r w:rsidRPr="0078102C">
          <w:rPr>
            <w:rFonts w:ascii="Times New Roman" w:hAnsi="Times New Roman" w:cs="Times New Roman"/>
          </w:rPr>
          <w:t xml:space="preserve">model reproduced these looking behaviors </w:t>
        </w:r>
      </w:ins>
      <w:ins w:id="787" w:author="Benton, Deon" w:date="2026-05-08T14:28:00Z" w16du:dateUtc="2026-05-08T19:28:00Z">
        <w:r>
          <w:rPr>
            <w:rFonts w:ascii="Times New Roman" w:hAnsi="Times New Roman" w:cs="Times New Roman"/>
          </w:rPr>
          <w:t>aligned with the proposal</w:t>
        </w:r>
      </w:ins>
      <w:ins w:id="788" w:author="Benton, Deon" w:date="2026-05-08T14:27:00Z" w16du:dateUtc="2026-05-08T19:27:00Z">
        <w:r w:rsidRPr="0078102C">
          <w:rPr>
            <w:rFonts w:ascii="Times New Roman" w:hAnsi="Times New Roman" w:cs="Times New Roman"/>
          </w:rPr>
          <w:t xml:space="preserve"> that</w:t>
        </w:r>
      </w:ins>
      <w:ins w:id="789" w:author="Benton, Deon" w:date="2026-05-08T14:29:00Z" w16du:dateUtc="2026-05-08T19:29:00Z">
        <w:r>
          <w:rPr>
            <w:rFonts w:ascii="Times New Roman" w:hAnsi="Times New Roman" w:cs="Times New Roman"/>
          </w:rPr>
          <w:t xml:space="preserve"> it</w:t>
        </w:r>
      </w:ins>
      <w:ins w:id="790" w:author="Benton, Deon" w:date="2026-05-08T14:27:00Z" w16du:dateUtc="2026-05-08T19:27:00Z">
        <w:r w:rsidRPr="0078102C">
          <w:rPr>
            <w:rFonts w:ascii="Times New Roman" w:hAnsi="Times New Roman" w:cs="Times New Roman"/>
          </w:rPr>
          <w:t xml:space="preserve"> implemented. Clarifying the</w:t>
        </w:r>
      </w:ins>
      <w:ins w:id="791" w:author="Benton, Deon" w:date="2026-05-08T14:29:00Z" w16du:dateUtc="2026-05-08T19:29:00Z">
        <w:r w:rsidR="00DE05BB">
          <w:rPr>
            <w:rFonts w:ascii="Times New Roman" w:hAnsi="Times New Roman" w:cs="Times New Roman"/>
          </w:rPr>
          <w:t xml:space="preserve"> </w:t>
        </w:r>
        <w:proofErr w:type="gramStart"/>
        <w:r w:rsidR="00DE05BB">
          <w:rPr>
            <w:rFonts w:ascii="Times New Roman" w:hAnsi="Times New Roman" w:cs="Times New Roman"/>
          </w:rPr>
          <w:t>manner in which</w:t>
        </w:r>
        <w:proofErr w:type="gramEnd"/>
        <w:r w:rsidR="00DE05BB">
          <w:rPr>
            <w:rFonts w:ascii="Times New Roman" w:hAnsi="Times New Roman" w:cs="Times New Roman"/>
          </w:rPr>
          <w:t xml:space="preserve"> the model reproduced infants’ looking responses across the Experimental and Control conditions in Gergely et al. (1995) is also</w:t>
        </w:r>
      </w:ins>
      <w:ins w:id="792" w:author="Benton, Deon" w:date="2026-05-08T14:27:00Z" w16du:dateUtc="2026-05-08T19:27:00Z">
        <w:r w:rsidRPr="0078102C">
          <w:rPr>
            <w:rFonts w:ascii="Times New Roman" w:hAnsi="Times New Roman" w:cs="Times New Roman"/>
          </w:rPr>
          <w:t xml:space="preserve"> important because it </w:t>
        </w:r>
      </w:ins>
      <w:ins w:id="793" w:author="Benton, Deon" w:date="2026-05-08T14:30:00Z" w16du:dateUtc="2026-05-08T19:30:00Z">
        <w:r w:rsidR="00DE05BB">
          <w:rPr>
            <w:rFonts w:ascii="Times New Roman" w:hAnsi="Times New Roman" w:cs="Times New Roman"/>
          </w:rPr>
          <w:t>can provide</w:t>
        </w:r>
      </w:ins>
      <w:ins w:id="794" w:author="Benton, Deon" w:date="2026-05-08T14:27:00Z" w16du:dateUtc="2026-05-08T19:27:00Z">
        <w:r w:rsidRPr="0078102C">
          <w:rPr>
            <w:rFonts w:ascii="Times New Roman" w:hAnsi="Times New Roman" w:cs="Times New Roman"/>
          </w:rPr>
          <w:t xml:space="preserve"> insight into how associative learning might </w:t>
        </w:r>
      </w:ins>
      <w:ins w:id="795" w:author="Benton, Deon" w:date="2026-05-08T14:30:00Z" w16du:dateUtc="2026-05-08T19:30:00Z">
        <w:r w:rsidR="00DE05BB">
          <w:rPr>
            <w:rFonts w:ascii="Times New Roman" w:hAnsi="Times New Roman" w:cs="Times New Roman"/>
          </w:rPr>
          <w:t xml:space="preserve">have </w:t>
        </w:r>
      </w:ins>
      <w:ins w:id="796" w:author="Benton, Deon" w:date="2026-05-08T14:27:00Z" w16du:dateUtc="2026-05-08T19:27:00Z">
        <w:r w:rsidRPr="0078102C">
          <w:rPr>
            <w:rFonts w:ascii="Times New Roman" w:hAnsi="Times New Roman" w:cs="Times New Roman"/>
          </w:rPr>
          <w:t>operate</w:t>
        </w:r>
      </w:ins>
      <w:ins w:id="797" w:author="Benton, Deon" w:date="2026-05-08T14:30:00Z" w16du:dateUtc="2026-05-08T19:30:00Z">
        <w:r w:rsidR="00DE05BB">
          <w:rPr>
            <w:rFonts w:ascii="Times New Roman" w:hAnsi="Times New Roman" w:cs="Times New Roman"/>
          </w:rPr>
          <w:t>d</w:t>
        </w:r>
      </w:ins>
      <w:ins w:id="798" w:author="Benton, Deon" w:date="2026-05-08T14:27:00Z" w16du:dateUtc="2026-05-08T19:27:00Z">
        <w:r w:rsidRPr="0078102C">
          <w:rPr>
            <w:rFonts w:ascii="Times New Roman" w:hAnsi="Times New Roman" w:cs="Times New Roman"/>
          </w:rPr>
          <w:t xml:space="preserve"> in infants’ minds to </w:t>
        </w:r>
      </w:ins>
      <w:ins w:id="799" w:author="Benton, Deon" w:date="2026-05-08T14:30:00Z" w16du:dateUtc="2026-05-08T19:30:00Z">
        <w:r w:rsidR="00DE05BB">
          <w:rPr>
            <w:rFonts w:ascii="Times New Roman" w:hAnsi="Times New Roman" w:cs="Times New Roman"/>
          </w:rPr>
          <w:t>drive their looking responses in</w:t>
        </w:r>
      </w:ins>
      <w:ins w:id="800" w:author="Benton, Deon" w:date="2026-05-08T14:31:00Z" w16du:dateUtc="2026-05-08T19:31:00Z">
        <w:r w:rsidR="00DE05BB">
          <w:rPr>
            <w:rFonts w:ascii="Times New Roman" w:hAnsi="Times New Roman" w:cs="Times New Roman"/>
          </w:rPr>
          <w:t xml:space="preserve"> this study</w:t>
        </w:r>
      </w:ins>
      <w:ins w:id="801" w:author="Benton, Deon" w:date="2026-05-08T14:27:00Z" w16du:dateUtc="2026-05-08T19:27:00Z">
        <w:r w:rsidRPr="0078102C">
          <w:rPr>
            <w:rFonts w:ascii="Times New Roman" w:hAnsi="Times New Roman" w:cs="Times New Roman"/>
          </w:rPr>
          <w:t xml:space="preserve">. </w:t>
        </w:r>
      </w:ins>
      <w:ins w:id="802" w:author="Benton, Deon" w:date="2026-05-08T14:31:00Z" w16du:dateUtc="2026-05-08T19:31:00Z">
        <w:r w:rsidR="00757027">
          <w:rPr>
            <w:rFonts w:ascii="Times New Roman" w:hAnsi="Times New Roman" w:cs="Times New Roman"/>
          </w:rPr>
          <w:t>In the model, event processing began</w:t>
        </w:r>
      </w:ins>
      <w:ins w:id="803" w:author="Benton, Deon" w:date="2026-05-08T14:27:00Z" w16du:dateUtc="2026-05-08T19:27:00Z">
        <w:r w:rsidRPr="0078102C">
          <w:rPr>
            <w:rFonts w:ascii="Times New Roman" w:hAnsi="Times New Roman" w:cs="Times New Roman"/>
          </w:rPr>
          <w:t xml:space="preserve"> during the pretraining phase. </w:t>
        </w:r>
      </w:ins>
      <w:ins w:id="804" w:author="Benton, Deon" w:date="2026-05-08T14:31:00Z" w16du:dateUtc="2026-05-08T19:31:00Z">
        <w:r w:rsidR="00757027">
          <w:rPr>
            <w:rFonts w:ascii="Times New Roman" w:hAnsi="Times New Roman" w:cs="Times New Roman"/>
          </w:rPr>
          <w:t>It wi</w:t>
        </w:r>
      </w:ins>
      <w:ins w:id="805" w:author="Benton, Deon" w:date="2026-05-08T14:32:00Z" w16du:dateUtc="2026-05-08T19:32:00Z">
        <w:r w:rsidR="00757027">
          <w:rPr>
            <w:rFonts w:ascii="Times New Roman" w:hAnsi="Times New Roman" w:cs="Times New Roman"/>
          </w:rPr>
          <w:t>ll be recalled that during this phase networks were</w:t>
        </w:r>
      </w:ins>
      <w:ins w:id="806" w:author="Benton, Deon" w:date="2026-05-08T14:27:00Z" w16du:dateUtc="2026-05-08T19:27:00Z">
        <w:r w:rsidRPr="0078102C">
          <w:rPr>
            <w:rFonts w:ascii="Times New Roman" w:hAnsi="Times New Roman" w:cs="Times New Roman"/>
          </w:rPr>
          <w:t xml:space="preserve"> repeatedly exposed to events in which agents move </w:t>
        </w:r>
        <w:r w:rsidRPr="0078102C">
          <w:rPr>
            <w:rFonts w:ascii="Times New Roman" w:hAnsi="Times New Roman" w:cs="Times New Roman"/>
          </w:rPr>
          <w:lastRenderedPageBreak/>
          <w:t xml:space="preserve">along either straight or curved trajectories to reach other objects or agents. </w:t>
        </w:r>
      </w:ins>
      <w:ins w:id="807" w:author="Benton, Deon" w:date="2026-05-08T21:33:00Z" w16du:dateUtc="2026-05-09T02:33:00Z">
        <w:r w:rsidR="00BC76EB">
          <w:rPr>
            <w:rFonts w:ascii="Times New Roman" w:hAnsi="Times New Roman" w:cs="Times New Roman"/>
          </w:rPr>
          <w:t>In the model, e</w:t>
        </w:r>
      </w:ins>
      <w:ins w:id="808" w:author="Benton, Deon" w:date="2026-05-08T14:32:00Z" w16du:dateUtc="2026-05-08T19:32:00Z">
        <w:r w:rsidR="00757027">
          <w:rPr>
            <w:rFonts w:ascii="Times New Roman" w:hAnsi="Times New Roman" w:cs="Times New Roman"/>
          </w:rPr>
          <w:t>nvironmental events were implemented in the model</w:t>
        </w:r>
      </w:ins>
      <w:ins w:id="809" w:author="Benton, Deon" w:date="2026-05-08T14:27:00Z" w16du:dateUtc="2026-05-08T19:27:00Z">
        <w:r w:rsidRPr="0078102C">
          <w:rPr>
            <w:rFonts w:ascii="Times New Roman" w:hAnsi="Times New Roman" w:cs="Times New Roman"/>
          </w:rPr>
          <w:t xml:space="preserve"> as a pattern of activation </w:t>
        </w:r>
      </w:ins>
      <w:ins w:id="810" w:author="Benton, Deon" w:date="2026-05-08T14:32:00Z" w16du:dateUtc="2026-05-08T19:32:00Z">
        <w:r w:rsidR="006A470C">
          <w:rPr>
            <w:rFonts w:ascii="Times New Roman" w:hAnsi="Times New Roman" w:cs="Times New Roman"/>
          </w:rPr>
          <w:t xml:space="preserve">that were </w:t>
        </w:r>
      </w:ins>
      <w:ins w:id="811" w:author="Benton, Deon" w:date="2026-05-08T14:27:00Z" w16du:dateUtc="2026-05-08T19:27:00Z">
        <w:r w:rsidRPr="0078102C">
          <w:rPr>
            <w:rFonts w:ascii="Times New Roman" w:hAnsi="Times New Roman" w:cs="Times New Roman"/>
          </w:rPr>
          <w:t xml:space="preserve">distributed across the model’s </w:t>
        </w:r>
      </w:ins>
      <w:ins w:id="812" w:author="Benton, Deon" w:date="2026-05-08T14:33:00Z" w16du:dateUtc="2026-05-08T19:33:00Z">
        <w:r w:rsidR="006A470C">
          <w:rPr>
            <w:rFonts w:ascii="Times New Roman" w:hAnsi="Times New Roman" w:cs="Times New Roman"/>
          </w:rPr>
          <w:t xml:space="preserve">various </w:t>
        </w:r>
      </w:ins>
      <w:ins w:id="813" w:author="Benton, Deon" w:date="2026-05-08T14:27:00Z" w16du:dateUtc="2026-05-08T19:27:00Z">
        <w:r w:rsidRPr="0078102C">
          <w:rPr>
            <w:rFonts w:ascii="Times New Roman" w:hAnsi="Times New Roman" w:cs="Times New Roman"/>
          </w:rPr>
          <w:t xml:space="preserve">input groups (e.g., Barrier Position, Motion Type, Jump Height, Clearance). </w:t>
        </w:r>
      </w:ins>
      <w:ins w:id="814" w:author="Benton, Deon" w:date="2026-05-08T14:34:00Z" w16du:dateUtc="2026-05-08T19:34:00Z">
        <w:r w:rsidR="00683CE1">
          <w:rPr>
            <w:rFonts w:ascii="Times New Roman" w:hAnsi="Times New Roman" w:cs="Times New Roman"/>
          </w:rPr>
          <w:t>Because</w:t>
        </w:r>
      </w:ins>
      <w:ins w:id="815" w:author="Benton, Deon" w:date="2026-05-08T14:40:00Z" w16du:dateUtc="2026-05-08T19:40:00Z">
        <w:r w:rsidR="006375D6">
          <w:rPr>
            <w:rFonts w:ascii="Times New Roman" w:hAnsi="Times New Roman" w:cs="Times New Roman"/>
          </w:rPr>
          <w:t>, at the outset of the pretraining phase,</w:t>
        </w:r>
      </w:ins>
      <w:ins w:id="816" w:author="Benton, Deon" w:date="2026-05-08T14:34:00Z" w16du:dateUtc="2026-05-08T19:34:00Z">
        <w:r w:rsidR="00683CE1">
          <w:rPr>
            <w:rFonts w:ascii="Times New Roman" w:hAnsi="Times New Roman" w:cs="Times New Roman"/>
          </w:rPr>
          <w:t xml:space="preserve"> it is</w:t>
        </w:r>
      </w:ins>
      <w:ins w:id="817" w:author="Benton, Deon" w:date="2026-05-08T14:40:00Z" w16du:dateUtc="2026-05-08T19:40:00Z">
        <w:r w:rsidR="006375D6">
          <w:rPr>
            <w:rFonts w:ascii="Times New Roman" w:hAnsi="Times New Roman" w:cs="Times New Roman"/>
          </w:rPr>
          <w:t xml:space="preserve"> necessarily</w:t>
        </w:r>
      </w:ins>
      <w:ins w:id="818" w:author="Benton, Deon" w:date="2026-05-08T14:34:00Z" w16du:dateUtc="2026-05-08T19:34:00Z">
        <w:r w:rsidR="00683CE1">
          <w:rPr>
            <w:rFonts w:ascii="Times New Roman" w:hAnsi="Times New Roman" w:cs="Times New Roman"/>
          </w:rPr>
          <w:t xml:space="preserve"> the case that the model’s weights have not been tuned through learning</w:t>
        </w:r>
      </w:ins>
      <w:ins w:id="819" w:author="Benton, Deon" w:date="2026-05-08T14:40:00Z" w16du:dateUtc="2026-05-08T19:40:00Z">
        <w:r w:rsidR="006375D6">
          <w:rPr>
            <w:rFonts w:ascii="Times New Roman" w:hAnsi="Times New Roman" w:cs="Times New Roman"/>
          </w:rPr>
          <w:t>,</w:t>
        </w:r>
      </w:ins>
      <w:ins w:id="820" w:author="Benton, Deon" w:date="2026-05-08T14:33:00Z" w16du:dateUtc="2026-05-08T19:33:00Z">
        <w:r w:rsidR="00683CE1">
          <w:rPr>
            <w:rFonts w:ascii="Times New Roman" w:hAnsi="Times New Roman" w:cs="Times New Roman"/>
          </w:rPr>
          <w:t xml:space="preserve"> the pattern of activation that these</w:t>
        </w:r>
      </w:ins>
      <w:ins w:id="821" w:author="Benton, Deon" w:date="2026-05-08T14:34:00Z" w16du:dateUtc="2026-05-08T19:34:00Z">
        <w:r w:rsidR="00683CE1">
          <w:rPr>
            <w:rFonts w:ascii="Times New Roman" w:hAnsi="Times New Roman" w:cs="Times New Roman"/>
          </w:rPr>
          <w:t xml:space="preserve"> input</w:t>
        </w:r>
      </w:ins>
      <w:ins w:id="822" w:author="Benton, Deon" w:date="2026-05-08T14:33:00Z" w16du:dateUtc="2026-05-08T19:33:00Z">
        <w:r w:rsidR="00683CE1">
          <w:rPr>
            <w:rFonts w:ascii="Times New Roman" w:hAnsi="Times New Roman" w:cs="Times New Roman"/>
          </w:rPr>
          <w:t xml:space="preserve"> events elicit at the hidden layer </w:t>
        </w:r>
      </w:ins>
      <w:ins w:id="823" w:author="Benton, Deon" w:date="2026-05-08T14:34:00Z" w16du:dateUtc="2026-05-08T19:34:00Z">
        <w:r w:rsidR="00683CE1">
          <w:rPr>
            <w:rFonts w:ascii="Times New Roman" w:hAnsi="Times New Roman" w:cs="Times New Roman"/>
          </w:rPr>
          <w:t>will be largely</w:t>
        </w:r>
      </w:ins>
      <w:ins w:id="824" w:author="Benton, Deon" w:date="2026-05-08T14:35:00Z" w16du:dateUtc="2026-05-08T19:35:00Z">
        <w:r w:rsidR="00683CE1">
          <w:rPr>
            <w:rFonts w:ascii="Times New Roman" w:hAnsi="Times New Roman" w:cs="Times New Roman"/>
          </w:rPr>
          <w:t xml:space="preserve"> random</w:t>
        </w:r>
      </w:ins>
      <w:ins w:id="825" w:author="Benton, Deon" w:date="2026-05-08T14:40:00Z" w16du:dateUtc="2026-05-08T19:40:00Z">
        <w:r w:rsidR="00480291">
          <w:rPr>
            <w:rFonts w:ascii="Times New Roman" w:hAnsi="Times New Roman" w:cs="Times New Roman"/>
          </w:rPr>
          <w:t xml:space="preserve"> and unable to reproduce this input at the output l</w:t>
        </w:r>
      </w:ins>
      <w:ins w:id="826" w:author="Benton, Deon" w:date="2026-05-08T14:41:00Z" w16du:dateUtc="2026-05-08T19:41:00Z">
        <w:r w:rsidR="00480291">
          <w:rPr>
            <w:rFonts w:ascii="Times New Roman" w:hAnsi="Times New Roman" w:cs="Times New Roman"/>
          </w:rPr>
          <w:t>ayer as well as predict the future location of an agent</w:t>
        </w:r>
      </w:ins>
      <w:ins w:id="827" w:author="Benton, Deon" w:date="2026-05-08T14:35:00Z" w16du:dateUtc="2026-05-08T19:35:00Z">
        <w:r w:rsidR="00683CE1">
          <w:rPr>
            <w:rFonts w:ascii="Times New Roman" w:hAnsi="Times New Roman" w:cs="Times New Roman"/>
          </w:rPr>
          <w:t>.</w:t>
        </w:r>
      </w:ins>
      <w:ins w:id="828" w:author="Benton, Deon" w:date="2026-05-08T14:27:00Z" w16du:dateUtc="2026-05-08T19:27:00Z">
        <w:r w:rsidRPr="0078102C">
          <w:rPr>
            <w:rFonts w:ascii="Times New Roman" w:hAnsi="Times New Roman" w:cs="Times New Roman"/>
          </w:rPr>
          <w:t xml:space="preserve"> However, </w:t>
        </w:r>
      </w:ins>
      <w:ins w:id="829" w:author="Benton, Deon" w:date="2026-05-08T14:35:00Z" w16du:dateUtc="2026-05-08T19:35:00Z">
        <w:r w:rsidR="007652C6">
          <w:rPr>
            <w:rFonts w:ascii="Times New Roman" w:hAnsi="Times New Roman" w:cs="Times New Roman"/>
          </w:rPr>
          <w:t>as the network accrues more experience with these different ac</w:t>
        </w:r>
      </w:ins>
      <w:ins w:id="830" w:author="Benton, Deon" w:date="2026-05-08T14:36:00Z" w16du:dateUtc="2026-05-08T19:36:00Z">
        <w:r w:rsidR="007652C6">
          <w:rPr>
            <w:rFonts w:ascii="Times New Roman" w:hAnsi="Times New Roman" w:cs="Times New Roman"/>
          </w:rPr>
          <w:t>tions and</w:t>
        </w:r>
      </w:ins>
      <w:ins w:id="831" w:author="Benton, Deon" w:date="2026-05-08T14:38:00Z" w16du:dateUtc="2026-05-08T19:38:00Z">
        <w:r w:rsidR="0079607E">
          <w:rPr>
            <w:rFonts w:ascii="Times New Roman" w:hAnsi="Times New Roman" w:cs="Times New Roman"/>
          </w:rPr>
          <w:t xml:space="preserve"> </w:t>
        </w:r>
      </w:ins>
      <w:ins w:id="832" w:author="Benton, Deon" w:date="2026-05-08T14:43:00Z" w16du:dateUtc="2026-05-08T19:43:00Z">
        <w:r w:rsidR="00DD3B2D">
          <w:rPr>
            <w:rFonts w:ascii="Times New Roman" w:hAnsi="Times New Roman" w:cs="Times New Roman"/>
          </w:rPr>
          <w:t>the</w:t>
        </w:r>
      </w:ins>
      <w:ins w:id="833" w:author="Benton, Deon" w:date="2026-05-08T14:42:00Z" w16du:dateUtc="2026-05-08T19:42:00Z">
        <w:r w:rsidR="00480291">
          <w:rPr>
            <w:rFonts w:ascii="Times New Roman" w:hAnsi="Times New Roman" w:cs="Times New Roman"/>
          </w:rPr>
          <w:t xml:space="preserve"> input and output patterns of activity </w:t>
        </w:r>
      </w:ins>
      <w:ins w:id="834" w:author="Benton, Deon" w:date="2026-05-08T14:43:00Z" w16du:dateUtc="2026-05-08T19:43:00Z">
        <w:r w:rsidR="00DD3B2D">
          <w:rPr>
            <w:rFonts w:ascii="Times New Roman" w:hAnsi="Times New Roman" w:cs="Times New Roman"/>
          </w:rPr>
          <w:t>begin to align</w:t>
        </w:r>
      </w:ins>
      <w:ins w:id="835" w:author="Benton, Deon" w:date="2026-05-08T14:38:00Z" w16du:dateUtc="2026-05-08T19:38:00Z">
        <w:r w:rsidR="0079607E">
          <w:rPr>
            <w:rFonts w:ascii="Times New Roman" w:hAnsi="Times New Roman" w:cs="Times New Roman"/>
          </w:rPr>
          <w:t xml:space="preserve">, </w:t>
        </w:r>
      </w:ins>
      <w:ins w:id="836" w:author="Benton, Deon" w:date="2026-05-08T14:44:00Z" w16du:dateUtc="2026-05-08T19:44:00Z">
        <w:r w:rsidR="0057126E">
          <w:rPr>
            <w:rFonts w:ascii="Times New Roman" w:hAnsi="Times New Roman" w:cs="Times New Roman"/>
          </w:rPr>
          <w:t>its hidden-layer represen</w:t>
        </w:r>
      </w:ins>
      <w:ins w:id="837"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838"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839" w:author="Benton, Deon" w:date="2026-05-08T14:27:00Z" w16du:dateUtc="2026-05-08T19:27:00Z"/>
          <w:rFonts w:ascii="Times New Roman" w:hAnsi="Times New Roman" w:cs="Times New Roman"/>
        </w:rPr>
      </w:pPr>
      <w:ins w:id="840" w:author="Benton, Deon" w:date="2026-05-08T14:47:00Z" w16du:dateUtc="2026-05-08T19:47:00Z">
        <w:r>
          <w:rPr>
            <w:rFonts w:ascii="Times New Roman" w:hAnsi="Times New Roman" w:cs="Times New Roman"/>
          </w:rPr>
          <w:t xml:space="preserve">A critical feature of these hidden representations is that </w:t>
        </w:r>
      </w:ins>
      <w:ins w:id="841" w:author="Benton, Deon" w:date="2026-05-08T14:51:00Z" w16du:dateUtc="2026-05-08T19:51:00Z">
        <w:r w:rsidR="00137B43">
          <w:rPr>
            <w:rFonts w:ascii="Times New Roman" w:hAnsi="Times New Roman" w:cs="Times New Roman"/>
          </w:rPr>
          <w:t>not only do they</w:t>
        </w:r>
      </w:ins>
      <w:ins w:id="842" w:author="Benton, Deon" w:date="2026-05-08T14:27:00Z" w16du:dateUtc="2026-05-08T19:27:00Z">
        <w:r w:rsidR="0078102C" w:rsidRPr="0078102C">
          <w:rPr>
            <w:rFonts w:ascii="Times New Roman" w:hAnsi="Times New Roman" w:cs="Times New Roman"/>
          </w:rPr>
          <w:t xml:space="preserve"> encode</w:t>
        </w:r>
      </w:ins>
      <w:ins w:id="843" w:author="Benton, Deon" w:date="2026-05-08T14:49:00Z" w16du:dateUtc="2026-05-08T19:49:00Z">
        <w:r w:rsidR="00137B43">
          <w:rPr>
            <w:rFonts w:ascii="Times New Roman" w:hAnsi="Times New Roman" w:cs="Times New Roman"/>
          </w:rPr>
          <w:t xml:space="preserve"> </w:t>
        </w:r>
      </w:ins>
      <w:ins w:id="844" w:author="Benton, Deon" w:date="2026-05-08T14:51:00Z" w16du:dateUtc="2026-05-08T19:51:00Z">
        <w:r w:rsidR="00840AB8">
          <w:rPr>
            <w:rFonts w:ascii="Times New Roman" w:hAnsi="Times New Roman" w:cs="Times New Roman"/>
          </w:rPr>
          <w:t>different kinds of motion in an action event</w:t>
        </w:r>
      </w:ins>
      <w:ins w:id="845" w:author="Benton, Deon" w:date="2026-05-08T14:47:00Z" w16du:dateUtc="2026-05-08T19:47:00Z">
        <w:r>
          <w:rPr>
            <w:rFonts w:ascii="Times New Roman" w:hAnsi="Times New Roman" w:cs="Times New Roman"/>
          </w:rPr>
          <w:t xml:space="preserve">, but they </w:t>
        </w:r>
      </w:ins>
      <w:ins w:id="846" w:author="Benton, Deon" w:date="2026-05-08T14:53:00Z" w16du:dateUtc="2026-05-08T19:53:00Z">
        <w:r w:rsidR="00840AB8">
          <w:rPr>
            <w:rFonts w:ascii="Times New Roman" w:hAnsi="Times New Roman" w:cs="Times New Roman"/>
          </w:rPr>
          <w:t>also come to capture the</w:t>
        </w:r>
      </w:ins>
      <w:ins w:id="847" w:author="Benton, Deon" w:date="2026-05-08T14:48:00Z" w16du:dateUtc="2026-05-08T19:48:00Z">
        <w:r>
          <w:rPr>
            <w:rFonts w:ascii="Times New Roman" w:hAnsi="Times New Roman" w:cs="Times New Roman"/>
          </w:rPr>
          <w:t xml:space="preserve"> various surface features</w:t>
        </w:r>
      </w:ins>
      <w:ins w:id="848" w:author="Benton, Deon" w:date="2026-05-08T14:53:00Z" w16du:dateUtc="2026-05-08T19:53:00Z">
        <w:r w:rsidR="00840AB8">
          <w:rPr>
            <w:rFonts w:ascii="Times New Roman" w:hAnsi="Times New Roman" w:cs="Times New Roman"/>
          </w:rPr>
          <w:t xml:space="preserve"> that </w:t>
        </w:r>
      </w:ins>
      <w:ins w:id="849" w:author="Benton, Deon" w:date="2026-05-08T14:54:00Z" w16du:dateUtc="2026-05-08T19:54:00Z">
        <w:r w:rsidR="0022301C">
          <w:rPr>
            <w:rFonts w:ascii="Times New Roman" w:hAnsi="Times New Roman" w:cs="Times New Roman"/>
          </w:rPr>
          <w:t xml:space="preserve">reliably co-occur in those events. Because </w:t>
        </w:r>
      </w:ins>
      <w:ins w:id="850" w:author="Benton, Deon" w:date="2026-05-08T14:27:00Z" w16du:dateUtc="2026-05-08T19:27:00Z">
        <w:r w:rsidR="0078102C" w:rsidRPr="0078102C">
          <w:rPr>
            <w:rFonts w:ascii="Times New Roman" w:hAnsi="Times New Roman" w:cs="Times New Roman"/>
          </w:rPr>
          <w:t xml:space="preserve">Curved Motion, Jump Height, and Barrier Height </w:t>
        </w:r>
      </w:ins>
      <w:ins w:id="851" w:author="Benton, Deon" w:date="2026-05-08T14:55:00Z" w16du:dateUtc="2026-05-08T19:55:00Z">
        <w:r w:rsidR="0022301C">
          <w:rPr>
            <w:rFonts w:ascii="Times New Roman" w:hAnsi="Times New Roman" w:cs="Times New Roman"/>
          </w:rPr>
          <w:t xml:space="preserve">are examples of features that appear frequently together, they will </w:t>
        </w:r>
      </w:ins>
      <w:ins w:id="852" w:author="Benton, Deon" w:date="2026-05-08T14:27:00Z" w16du:dateUtc="2026-05-08T19:27:00Z">
        <w:r w:rsidR="0078102C" w:rsidRPr="0078102C">
          <w:rPr>
            <w:rFonts w:ascii="Times New Roman" w:hAnsi="Times New Roman" w:cs="Times New Roman"/>
          </w:rPr>
          <w:t xml:space="preserve">become indirectly </w:t>
        </w:r>
      </w:ins>
      <w:ins w:id="853" w:author="Benton, Deon" w:date="2026-05-08T14:55:00Z" w16du:dateUtc="2026-05-08T19:55:00Z">
        <w:r w:rsidR="0022301C">
          <w:rPr>
            <w:rFonts w:ascii="Times New Roman" w:hAnsi="Times New Roman" w:cs="Times New Roman"/>
          </w:rPr>
          <w:t>associated via the shared hidden-layer representation</w:t>
        </w:r>
      </w:ins>
      <w:ins w:id="854" w:author="Benton, Deon" w:date="2026-05-08T14:27:00Z" w16du:dateUtc="2026-05-08T19:27:00Z">
        <w:r w:rsidR="0078102C" w:rsidRPr="0078102C">
          <w:rPr>
            <w:rFonts w:ascii="Times New Roman" w:hAnsi="Times New Roman" w:cs="Times New Roman"/>
          </w:rPr>
          <w:t xml:space="preserve">. </w:t>
        </w:r>
      </w:ins>
      <w:ins w:id="855"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856" w:author="Benton, Deon" w:date="2026-05-08T14:57:00Z" w16du:dateUtc="2026-05-08T19:57:00Z">
        <w:r w:rsidR="00B028F4">
          <w:rPr>
            <w:rFonts w:ascii="Times New Roman" w:hAnsi="Times New Roman" w:cs="Times New Roman"/>
          </w:rPr>
          <w:t>e strength of these associations is sufficiently robust,</w:t>
        </w:r>
      </w:ins>
      <w:ins w:id="857"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858" w:author="Benton, Deon" w:date="2026-05-08T14:57:00Z" w16du:dateUtc="2026-05-08T19:57:00Z">
        <w:r w:rsidR="00B028F4">
          <w:rPr>
            <w:rFonts w:ascii="Times New Roman" w:hAnsi="Times New Roman" w:cs="Times New Roman"/>
          </w:rPr>
          <w:t xml:space="preserve"> either during pretraining or habituation</w:t>
        </w:r>
      </w:ins>
      <w:ins w:id="859" w:author="Benton, Deon" w:date="2026-05-08T14:27:00Z" w16du:dateUtc="2026-05-08T19:27:00Z">
        <w:r w:rsidR="0078102C" w:rsidRPr="0078102C">
          <w:rPr>
            <w:rFonts w:ascii="Times New Roman" w:hAnsi="Times New Roman" w:cs="Times New Roman"/>
          </w:rPr>
          <w:t xml:space="preserve">. </w:t>
        </w:r>
      </w:ins>
      <w:ins w:id="860" w:author="Benton, Deon" w:date="2026-05-08T14:57:00Z" w16du:dateUtc="2026-05-08T19:57:00Z">
        <w:r w:rsidR="00B028F4">
          <w:rPr>
            <w:rFonts w:ascii="Times New Roman" w:hAnsi="Times New Roman" w:cs="Times New Roman"/>
          </w:rPr>
          <w:t>It will turn out that t</w:t>
        </w:r>
      </w:ins>
      <w:ins w:id="861" w:author="Benton, Deon" w:date="2026-05-08T14:27:00Z" w16du:dateUtc="2026-05-08T19:27:00Z">
        <w:r w:rsidR="0078102C" w:rsidRPr="0078102C">
          <w:rPr>
            <w:rFonts w:ascii="Times New Roman" w:hAnsi="Times New Roman" w:cs="Times New Roman"/>
          </w:rPr>
          <w:t xml:space="preserve">his reactivation process </w:t>
        </w:r>
      </w:ins>
      <w:ins w:id="862" w:author="Benton, Deon" w:date="2026-05-08T14:57:00Z" w16du:dateUtc="2026-05-08T19:57:00Z">
        <w:r w:rsidR="00B028F4">
          <w:rPr>
            <w:rFonts w:ascii="Times New Roman" w:hAnsi="Times New Roman" w:cs="Times New Roman"/>
          </w:rPr>
          <w:t xml:space="preserve">is vital to understand </w:t>
        </w:r>
      </w:ins>
      <w:ins w:id="863" w:author="Benton, Deon" w:date="2026-05-08T14:58:00Z" w16du:dateUtc="2026-05-08T19:58:00Z">
        <w:r w:rsidR="00B028F4">
          <w:rPr>
            <w:rFonts w:ascii="Times New Roman" w:hAnsi="Times New Roman" w:cs="Times New Roman"/>
          </w:rPr>
          <w:t>the</w:t>
        </w:r>
      </w:ins>
      <w:ins w:id="864" w:author="Benton, Deon" w:date="2026-05-08T14:27:00Z" w16du:dateUtc="2026-05-08T19:27:00Z">
        <w:r w:rsidR="0078102C" w:rsidRPr="0078102C">
          <w:rPr>
            <w:rFonts w:ascii="Times New Roman" w:hAnsi="Times New Roman" w:cs="Times New Roman"/>
          </w:rPr>
          <w:t xml:space="preserve"> network’s </w:t>
        </w:r>
      </w:ins>
      <w:ins w:id="865" w:author="Benton, Deon" w:date="2026-05-08T14:58:00Z" w16du:dateUtc="2026-05-08T19:58:00Z">
        <w:r w:rsidR="00B028F4">
          <w:rPr>
            <w:rFonts w:ascii="Times New Roman" w:hAnsi="Times New Roman" w:cs="Times New Roman"/>
          </w:rPr>
          <w:t xml:space="preserve">test </w:t>
        </w:r>
      </w:ins>
      <w:ins w:id="866"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867" w:author="Benton, Deon" w:date="2026-05-08T14:27:00Z" w16du:dateUtc="2026-05-08T19:27:00Z"/>
          <w:rFonts w:ascii="Times New Roman" w:hAnsi="Times New Roman" w:cs="Times New Roman"/>
        </w:rPr>
      </w:pPr>
      <w:ins w:id="868" w:author="Benton, Deon" w:date="2026-05-08T15:02:00Z" w16du:dateUtc="2026-05-08T20:02:00Z">
        <w:r>
          <w:rPr>
            <w:rFonts w:ascii="Times New Roman" w:hAnsi="Times New Roman" w:cs="Times New Roman"/>
          </w:rPr>
          <w:t>To illustrate, c</w:t>
        </w:r>
      </w:ins>
      <w:ins w:id="869" w:author="Benton, Deon" w:date="2026-05-08T14:27:00Z" w16du:dateUtc="2026-05-08T19:27:00Z">
        <w:r w:rsidR="0078102C" w:rsidRPr="0078102C">
          <w:rPr>
            <w:rFonts w:ascii="Times New Roman" w:hAnsi="Times New Roman" w:cs="Times New Roman"/>
          </w:rPr>
          <w:t xml:space="preserve">onsider the Experimental condition in </w:t>
        </w:r>
      </w:ins>
      <w:ins w:id="870" w:author="Benton, Deon" w:date="2026-05-08T15:02:00Z" w16du:dateUtc="2026-05-08T20:02:00Z">
        <w:r w:rsidR="006D5C46">
          <w:rPr>
            <w:rFonts w:ascii="Times New Roman" w:hAnsi="Times New Roman" w:cs="Times New Roman"/>
          </w:rPr>
          <w:t>the first simulation</w:t>
        </w:r>
      </w:ins>
      <w:ins w:id="871" w:author="Benton, Deon" w:date="2026-05-08T14:27:00Z" w16du:dateUtc="2026-05-08T19:27:00Z">
        <w:r w:rsidR="0078102C" w:rsidRPr="0078102C">
          <w:rPr>
            <w:rFonts w:ascii="Times New Roman" w:hAnsi="Times New Roman" w:cs="Times New Roman"/>
          </w:rPr>
          <w:t>.</w:t>
        </w:r>
      </w:ins>
      <w:ins w:id="872" w:author="Benton, Deon" w:date="2026-05-08T15:03:00Z" w16du:dateUtc="2026-05-08T20:03:00Z">
        <w:r w:rsidR="00CB4724">
          <w:rPr>
            <w:rFonts w:ascii="Times New Roman" w:hAnsi="Times New Roman" w:cs="Times New Roman"/>
          </w:rPr>
          <w:t xml:space="preserve"> As was true for infants in this condition,</w:t>
        </w:r>
      </w:ins>
      <w:ins w:id="873" w:author="Benton, Deon" w:date="2026-05-08T14:27:00Z" w16du:dateUtc="2026-05-08T19:27:00Z">
        <w:r w:rsidR="0078102C" w:rsidRPr="0078102C">
          <w:rPr>
            <w:rFonts w:ascii="Times New Roman" w:hAnsi="Times New Roman" w:cs="Times New Roman"/>
          </w:rPr>
          <w:t xml:space="preserve"> </w:t>
        </w:r>
      </w:ins>
      <w:ins w:id="874" w:author="Benton, Deon" w:date="2026-05-08T15:03:00Z" w16du:dateUtc="2026-05-08T20:03:00Z">
        <w:r w:rsidR="00CB4724">
          <w:rPr>
            <w:rFonts w:ascii="Times New Roman" w:hAnsi="Times New Roman" w:cs="Times New Roman"/>
          </w:rPr>
          <w:t>networks were habituated to an</w:t>
        </w:r>
      </w:ins>
      <w:ins w:id="875" w:author="Benton, Deon" w:date="2026-05-08T14:27:00Z" w16du:dateUtc="2026-05-08T19:27:00Z">
        <w:r w:rsidR="0078102C" w:rsidRPr="0078102C">
          <w:rPr>
            <w:rFonts w:ascii="Times New Roman" w:hAnsi="Times New Roman" w:cs="Times New Roman"/>
          </w:rPr>
          <w:t xml:space="preserve"> event in which an </w:t>
        </w:r>
        <w:proofErr w:type="gramStart"/>
        <w:r w:rsidR="0078102C" w:rsidRPr="0078102C">
          <w:rPr>
            <w:rFonts w:ascii="Times New Roman" w:hAnsi="Times New Roman" w:cs="Times New Roman"/>
          </w:rPr>
          <w:t>animate</w:t>
        </w:r>
        <w:proofErr w:type="gramEnd"/>
        <w:r w:rsidR="0078102C" w:rsidRPr="0078102C">
          <w:rPr>
            <w:rFonts w:ascii="Times New Roman" w:hAnsi="Times New Roman" w:cs="Times New Roman"/>
          </w:rPr>
          <w:t xml:space="preserve">-like object </w:t>
        </w:r>
      </w:ins>
      <w:ins w:id="876" w:author="Benton, Deon" w:date="2026-05-08T15:26:00Z" w16du:dateUtc="2026-05-08T20:26:00Z">
        <w:r w:rsidR="00495E0C">
          <w:rPr>
            <w:rFonts w:ascii="Times New Roman" w:hAnsi="Times New Roman" w:cs="Times New Roman"/>
          </w:rPr>
          <w:t xml:space="preserve">jumped </w:t>
        </w:r>
      </w:ins>
      <w:ins w:id="877" w:author="Benton, Deon" w:date="2026-05-08T14:27:00Z" w16du:dateUtc="2026-05-08T19:27:00Z">
        <w:r w:rsidR="0078102C" w:rsidRPr="0078102C">
          <w:rPr>
            <w:rFonts w:ascii="Times New Roman" w:hAnsi="Times New Roman" w:cs="Times New Roman"/>
          </w:rPr>
          <w:t>over a centrally located obstacle along a</w:t>
        </w:r>
      </w:ins>
      <w:ins w:id="878" w:author="Benton, Deon" w:date="2026-05-08T15:04:00Z" w16du:dateUtc="2026-05-08T20:04:00Z">
        <w:r w:rsidR="00CB4724">
          <w:rPr>
            <w:rFonts w:ascii="Times New Roman" w:hAnsi="Times New Roman" w:cs="Times New Roman"/>
          </w:rPr>
          <w:t xml:space="preserve">n </w:t>
        </w:r>
      </w:ins>
      <w:ins w:id="879" w:author="Benton, Deon" w:date="2026-05-08T14:27:00Z" w16du:dateUtc="2026-05-08T19:27:00Z">
        <w:r w:rsidR="0078102C" w:rsidRPr="0078102C">
          <w:rPr>
            <w:rFonts w:ascii="Times New Roman" w:hAnsi="Times New Roman" w:cs="Times New Roman"/>
          </w:rPr>
          <w:t>arced trajectory</w:t>
        </w:r>
      </w:ins>
      <w:ins w:id="880" w:author="Benton, Deon" w:date="2026-05-08T15:26:00Z" w16du:dateUtc="2026-05-08T20:26:00Z">
        <w:r w:rsidR="00495E0C">
          <w:rPr>
            <w:rFonts w:ascii="Times New Roman" w:hAnsi="Times New Roman" w:cs="Times New Roman"/>
          </w:rPr>
          <w:t>.</w:t>
        </w:r>
      </w:ins>
      <w:ins w:id="881" w:author="Benton, Deon" w:date="2026-05-08T15:04:00Z" w16du:dateUtc="2026-05-08T20:04:00Z">
        <w:r w:rsidR="00CB4724">
          <w:rPr>
            <w:rFonts w:ascii="Times New Roman" w:hAnsi="Times New Roman" w:cs="Times New Roman"/>
          </w:rPr>
          <w:t xml:space="preserve"> </w:t>
        </w:r>
      </w:ins>
      <w:ins w:id="882" w:author="Benton, Deon" w:date="2026-05-08T14:27:00Z" w16du:dateUtc="2026-05-08T19:27:00Z">
        <w:r w:rsidR="0078102C" w:rsidRPr="0078102C">
          <w:rPr>
            <w:rFonts w:ascii="Times New Roman" w:hAnsi="Times New Roman" w:cs="Times New Roman"/>
          </w:rPr>
          <w:t xml:space="preserve">Although some features of this event were novel </w:t>
        </w:r>
      </w:ins>
      <w:ins w:id="883" w:author="Benton, Deon" w:date="2026-05-08T15:26:00Z" w16du:dateUtc="2026-05-08T20:26:00Z">
        <w:r w:rsidR="00495E0C">
          <w:rPr>
            <w:rFonts w:ascii="Times New Roman" w:hAnsi="Times New Roman" w:cs="Times New Roman"/>
          </w:rPr>
          <w:t xml:space="preserve">relative to that experienced during the pretraining </w:t>
        </w:r>
        <w:proofErr w:type="gramStart"/>
        <w:r w:rsidR="00495E0C">
          <w:rPr>
            <w:rFonts w:ascii="Times New Roman" w:hAnsi="Times New Roman" w:cs="Times New Roman"/>
          </w:rPr>
          <w:t>phase</w:t>
        </w:r>
      </w:ins>
      <w:ins w:id="884" w:author="Benton, Deon" w:date="2026-05-08T15:27:00Z" w16du:dateUtc="2026-05-08T20:27:00Z">
        <w:r w:rsidR="00495E0C">
          <w:rPr>
            <w:rFonts w:ascii="Times New Roman" w:hAnsi="Times New Roman" w:cs="Times New Roman"/>
          </w:rPr>
          <w:t>—</w:t>
        </w:r>
        <w:proofErr w:type="gramEnd"/>
        <w:r w:rsidR="00495E0C">
          <w:rPr>
            <w:rFonts w:ascii="Times New Roman" w:hAnsi="Times New Roman" w:cs="Times New Roman"/>
          </w:rPr>
          <w:t xml:space="preserve">for example, the </w:t>
        </w:r>
        <w:r w:rsidR="00495E0C">
          <w:rPr>
            <w:rFonts w:ascii="Times New Roman" w:hAnsi="Times New Roman" w:cs="Times New Roman"/>
          </w:rPr>
          <w:lastRenderedPageBreak/>
          <w:t>height of the jump as well as the barrier over which it occurred differed from that</w:t>
        </w:r>
        <w:r w:rsidR="002527A9">
          <w:rPr>
            <w:rFonts w:ascii="Times New Roman" w:hAnsi="Times New Roman" w:cs="Times New Roman"/>
          </w:rPr>
          <w:t xml:space="preserve"> encountered during pretraining—</w:t>
        </w:r>
      </w:ins>
      <w:ins w:id="885" w:author="Benton, Deon" w:date="2026-05-08T14:27:00Z" w16du:dateUtc="2026-05-08T19:27:00Z">
        <w:r w:rsidR="0078102C" w:rsidRPr="0078102C">
          <w:rPr>
            <w:rFonts w:ascii="Times New Roman" w:hAnsi="Times New Roman" w:cs="Times New Roman"/>
          </w:rPr>
          <w:t>many</w:t>
        </w:r>
      </w:ins>
      <w:ins w:id="886" w:author="Benton, Deon" w:date="2026-05-08T15:28:00Z" w16du:dateUtc="2026-05-08T20:28:00Z">
        <w:r w:rsidR="002527A9">
          <w:rPr>
            <w:rFonts w:ascii="Times New Roman" w:hAnsi="Times New Roman" w:cs="Times New Roman"/>
          </w:rPr>
          <w:t xml:space="preserve"> of these features were familiar</w:t>
        </w:r>
      </w:ins>
      <w:ins w:id="887" w:author="Benton, Deon" w:date="2026-05-08T15:08:00Z" w16du:dateUtc="2026-05-08T20:08:00Z">
        <w:r w:rsidR="00664F9B">
          <w:rPr>
            <w:rFonts w:ascii="Times New Roman" w:hAnsi="Times New Roman" w:cs="Times New Roman"/>
          </w:rPr>
          <w:t>.</w:t>
        </w:r>
      </w:ins>
      <w:ins w:id="888" w:author="Benton, Deon" w:date="2026-05-08T15:09:00Z" w16du:dateUtc="2026-05-08T20:09:00Z">
        <w:r w:rsidR="000C3E94">
          <w:rPr>
            <w:rFonts w:ascii="Times New Roman" w:hAnsi="Times New Roman" w:cs="Times New Roman"/>
          </w:rPr>
          <w:t xml:space="preserve"> C</w:t>
        </w:r>
      </w:ins>
      <w:ins w:id="889" w:author="Benton, Deon" w:date="2026-05-08T15:07:00Z" w16du:dateUtc="2026-05-08T20:07:00Z">
        <w:r w:rsidR="00664F9B">
          <w:rPr>
            <w:rFonts w:ascii="Times New Roman" w:hAnsi="Times New Roman" w:cs="Times New Roman"/>
          </w:rPr>
          <w:t xml:space="preserve">urved motion itself </w:t>
        </w:r>
      </w:ins>
      <w:ins w:id="890" w:author="Benton, Deon" w:date="2026-05-08T15:10:00Z" w16du:dateUtc="2026-05-08T20:10:00Z">
        <w:r w:rsidR="000C3E94">
          <w:rPr>
            <w:rFonts w:ascii="Times New Roman" w:hAnsi="Times New Roman" w:cs="Times New Roman"/>
          </w:rPr>
          <w:t>along with an</w:t>
        </w:r>
      </w:ins>
      <w:ins w:id="891" w:author="Benton, Deon" w:date="2026-05-08T15:07:00Z" w16du:dateUtc="2026-05-08T20:07:00Z">
        <w:r w:rsidR="00664F9B">
          <w:rPr>
            <w:rFonts w:ascii="Times New Roman" w:hAnsi="Times New Roman" w:cs="Times New Roman"/>
          </w:rPr>
          <w:t xml:space="preserve"> obstacle </w:t>
        </w:r>
      </w:ins>
      <w:ins w:id="892" w:author="Benton, Deon" w:date="2026-05-08T15:10:00Z" w16du:dateUtc="2026-05-08T20:10:00Z">
        <w:r w:rsidR="000C3E94">
          <w:rPr>
            <w:rFonts w:ascii="Times New Roman" w:hAnsi="Times New Roman" w:cs="Times New Roman"/>
          </w:rPr>
          <w:t>located</w:t>
        </w:r>
      </w:ins>
      <w:ins w:id="893" w:author="Benton, Deon" w:date="2026-05-08T15:08:00Z" w16du:dateUtc="2026-05-08T20:08:00Z">
        <w:r w:rsidR="00664F9B">
          <w:rPr>
            <w:rFonts w:ascii="Times New Roman" w:hAnsi="Times New Roman" w:cs="Times New Roman"/>
          </w:rPr>
          <w:t xml:space="preserve"> beneath</w:t>
        </w:r>
      </w:ins>
      <w:ins w:id="894" w:author="Benton, Deon" w:date="2026-05-08T15:10:00Z" w16du:dateUtc="2026-05-08T20:10:00Z">
        <w:r w:rsidR="000C3E94">
          <w:rPr>
            <w:rFonts w:ascii="Times New Roman" w:hAnsi="Times New Roman" w:cs="Times New Roman"/>
          </w:rPr>
          <w:t xml:space="preserve"> it</w:t>
        </w:r>
      </w:ins>
      <w:ins w:id="895" w:author="Benton, Deon" w:date="2026-05-08T15:08:00Z" w16du:dateUtc="2026-05-08T20:08:00Z">
        <w:r w:rsidR="00664F9B">
          <w:rPr>
            <w:rFonts w:ascii="Times New Roman" w:hAnsi="Times New Roman" w:cs="Times New Roman"/>
          </w:rPr>
          <w:t xml:space="preserve"> are two </w:t>
        </w:r>
      </w:ins>
      <w:ins w:id="896" w:author="Benton, Deon" w:date="2026-05-08T15:28:00Z" w16du:dateUtc="2026-05-08T20:28:00Z">
        <w:r w:rsidR="00E7568F">
          <w:rPr>
            <w:rFonts w:ascii="Times New Roman" w:hAnsi="Times New Roman" w:cs="Times New Roman"/>
          </w:rPr>
          <w:t>such features that were experienced during the pretraining p</w:t>
        </w:r>
      </w:ins>
      <w:ins w:id="897" w:author="Benton, Deon" w:date="2026-05-08T15:29:00Z" w16du:dateUtc="2026-05-08T20:29:00Z">
        <w:r w:rsidR="00E7568F">
          <w:rPr>
            <w:rFonts w:ascii="Times New Roman" w:hAnsi="Times New Roman" w:cs="Times New Roman"/>
          </w:rPr>
          <w:t>hase</w:t>
        </w:r>
      </w:ins>
      <w:ins w:id="898" w:author="Benton, Deon" w:date="2026-05-08T15:08:00Z" w16du:dateUtc="2026-05-08T20:08:00Z">
        <w:r w:rsidR="00664F9B">
          <w:rPr>
            <w:rFonts w:ascii="Times New Roman" w:hAnsi="Times New Roman" w:cs="Times New Roman"/>
          </w:rPr>
          <w:t xml:space="preserve">. </w:t>
        </w:r>
      </w:ins>
      <w:ins w:id="899" w:author="Benton, Deon" w:date="2026-05-08T15:11:00Z" w16du:dateUtc="2026-05-08T20:11:00Z">
        <w:r w:rsidR="000C3E94">
          <w:rPr>
            <w:rFonts w:ascii="Times New Roman" w:hAnsi="Times New Roman" w:cs="Times New Roman"/>
          </w:rPr>
          <w:t>Given that the obstacle</w:t>
        </w:r>
      </w:ins>
      <w:ins w:id="900" w:author="Benton, Deon" w:date="2026-05-08T14:27:00Z" w16du:dateUtc="2026-05-08T19:27:00Z">
        <w:r w:rsidR="0078102C" w:rsidRPr="0078102C">
          <w:rPr>
            <w:rFonts w:ascii="Times New Roman" w:hAnsi="Times New Roman" w:cs="Times New Roman"/>
          </w:rPr>
          <w:t xml:space="preserve"> was </w:t>
        </w:r>
      </w:ins>
      <w:ins w:id="901"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902" w:author="Benton, Deon" w:date="2026-05-08T15:12:00Z" w16du:dateUtc="2026-05-08T20:12:00Z">
        <w:r w:rsidR="00266A26">
          <w:rPr>
            <w:rFonts w:ascii="Times New Roman" w:hAnsi="Times New Roman" w:cs="Times New Roman"/>
          </w:rPr>
          <w:t>, the</w:t>
        </w:r>
      </w:ins>
      <w:ins w:id="903"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904" w:author="Benton, Deon" w:date="2026-05-08T15:29:00Z" w16du:dateUtc="2026-05-08T20:29:00Z">
        <w:r w:rsidR="00C10154">
          <w:rPr>
            <w:rFonts w:ascii="Times New Roman" w:hAnsi="Times New Roman" w:cs="Times New Roman"/>
          </w:rPr>
          <w:t xml:space="preserve"> obstacles and the</w:t>
        </w:r>
      </w:ins>
      <w:ins w:id="905" w:author="Benton, Deon" w:date="2026-05-08T15:20:00Z" w16du:dateUtc="2026-05-08T20:20:00Z">
        <w:r w:rsidR="00114C92">
          <w:rPr>
            <w:rFonts w:ascii="Times New Roman" w:hAnsi="Times New Roman" w:cs="Times New Roman"/>
          </w:rPr>
          <w:t xml:space="preserve"> arced motion </w:t>
        </w:r>
      </w:ins>
      <w:proofErr w:type="gramStart"/>
      <w:ins w:id="906" w:author="Benton, Deon" w:date="2026-05-08T15:30:00Z" w16du:dateUtc="2026-05-08T20:30:00Z">
        <w:r w:rsidR="00C10154">
          <w:rPr>
            <w:rFonts w:ascii="Times New Roman" w:hAnsi="Times New Roman" w:cs="Times New Roman"/>
          </w:rPr>
          <w:t>occurs</w:t>
        </w:r>
        <w:proofErr w:type="gramEnd"/>
        <w:r w:rsidR="00C10154">
          <w:rPr>
            <w:rFonts w:ascii="Times New Roman" w:hAnsi="Times New Roman" w:cs="Times New Roman"/>
          </w:rPr>
          <w:t xml:space="preserve"> over it. This means that the only</w:t>
        </w:r>
      </w:ins>
      <w:ins w:id="907" w:author="Benton, Deon" w:date="2026-05-08T15:21:00Z" w16du:dateUtc="2026-05-08T20:21:00Z">
        <w:r w:rsidR="00114C92">
          <w:rPr>
            <w:rFonts w:ascii="Times New Roman" w:hAnsi="Times New Roman" w:cs="Times New Roman"/>
          </w:rPr>
          <w:t xml:space="preserve"> truly</w:t>
        </w:r>
      </w:ins>
      <w:ins w:id="908" w:author="Benton, Deon" w:date="2026-05-08T15:14:00Z" w16du:dateUtc="2026-05-08T20:14:00Z">
        <w:r w:rsidR="007B2461">
          <w:rPr>
            <w:rFonts w:ascii="Times New Roman" w:hAnsi="Times New Roman" w:cs="Times New Roman"/>
          </w:rPr>
          <w:t xml:space="preserve"> </w:t>
        </w:r>
      </w:ins>
      <w:ins w:id="909" w:author="Benton, Deon" w:date="2026-05-08T15:15:00Z" w16du:dateUtc="2026-05-08T20:15:00Z">
        <w:r w:rsidR="007B2461">
          <w:rPr>
            <w:rFonts w:ascii="Times New Roman" w:hAnsi="Times New Roman" w:cs="Times New Roman"/>
          </w:rPr>
          <w:t xml:space="preserve">new </w:t>
        </w:r>
      </w:ins>
      <w:ins w:id="910" w:author="Benton, Deon" w:date="2026-05-08T15:14:00Z" w16du:dateUtc="2026-05-08T20:14:00Z">
        <w:r w:rsidR="007B2461">
          <w:rPr>
            <w:rFonts w:ascii="Times New Roman" w:hAnsi="Times New Roman" w:cs="Times New Roman"/>
          </w:rPr>
          <w:t>information that</w:t>
        </w:r>
      </w:ins>
      <w:ins w:id="911" w:author="Benton, Deon" w:date="2026-05-08T15:12:00Z" w16du:dateUtc="2026-05-08T20:12:00Z">
        <w:r w:rsidR="00266A26">
          <w:rPr>
            <w:rFonts w:ascii="Times New Roman" w:hAnsi="Times New Roman" w:cs="Times New Roman"/>
          </w:rPr>
          <w:t xml:space="preserve"> </w:t>
        </w:r>
      </w:ins>
      <w:ins w:id="912" w:author="Benton, Deon" w:date="2026-05-08T15:16:00Z" w16du:dateUtc="2026-05-08T20:16:00Z">
        <w:r w:rsidR="007B2461">
          <w:rPr>
            <w:rFonts w:ascii="Times New Roman" w:hAnsi="Times New Roman" w:cs="Times New Roman"/>
          </w:rPr>
          <w:t xml:space="preserve">needed to be incorporated into the </w:t>
        </w:r>
      </w:ins>
      <w:ins w:id="913" w:author="Benton, Deon" w:date="2026-05-08T15:12:00Z" w16du:dateUtc="2026-05-08T20:12:00Z">
        <w:r w:rsidR="00266A26">
          <w:rPr>
            <w:rFonts w:ascii="Times New Roman" w:hAnsi="Times New Roman" w:cs="Times New Roman"/>
          </w:rPr>
          <w:t>model’s hidden representation</w:t>
        </w:r>
      </w:ins>
      <w:ins w:id="914" w:author="Benton, Deon" w:date="2026-05-08T15:14:00Z" w16du:dateUtc="2026-05-08T20:14:00Z">
        <w:r w:rsidR="007B2461">
          <w:rPr>
            <w:rFonts w:ascii="Times New Roman" w:hAnsi="Times New Roman" w:cs="Times New Roman"/>
          </w:rPr>
          <w:t xml:space="preserve"> </w:t>
        </w:r>
      </w:ins>
      <w:ins w:id="915" w:author="Benton, Deon" w:date="2026-05-08T15:30:00Z" w16du:dateUtc="2026-05-08T20:30:00Z">
        <w:r w:rsidR="00C10154">
          <w:rPr>
            <w:rFonts w:ascii="Times New Roman" w:hAnsi="Times New Roman" w:cs="Times New Roman"/>
          </w:rPr>
          <w:t xml:space="preserve">during the habituation phase </w:t>
        </w:r>
      </w:ins>
      <w:ins w:id="916" w:author="Benton, Deon" w:date="2026-05-08T15:14:00Z" w16du:dateUtc="2026-05-08T20:14:00Z">
        <w:r w:rsidR="007B2461">
          <w:rPr>
            <w:rFonts w:ascii="Times New Roman" w:hAnsi="Times New Roman" w:cs="Times New Roman"/>
          </w:rPr>
          <w:t xml:space="preserve">was </w:t>
        </w:r>
      </w:ins>
      <w:ins w:id="917" w:author="Benton, Deon" w:date="2026-05-08T15:12:00Z" w16du:dateUtc="2026-05-08T20:12:00Z">
        <w:r w:rsidR="00266A26">
          <w:rPr>
            <w:rFonts w:ascii="Times New Roman" w:hAnsi="Times New Roman" w:cs="Times New Roman"/>
          </w:rPr>
          <w:t xml:space="preserve">the novel jump and barrier </w:t>
        </w:r>
      </w:ins>
      <w:ins w:id="918" w:author="Benton, Deon" w:date="2026-05-08T15:13:00Z" w16du:dateUtc="2026-05-08T20:13:00Z">
        <w:r w:rsidR="00266A26">
          <w:rPr>
            <w:rFonts w:ascii="Times New Roman" w:hAnsi="Times New Roman" w:cs="Times New Roman"/>
          </w:rPr>
          <w:t>height</w:t>
        </w:r>
      </w:ins>
      <w:ins w:id="919" w:author="Benton, Deon" w:date="2026-05-08T15:19:00Z" w16du:dateUtc="2026-05-08T20:19:00Z">
        <w:r w:rsidR="00114C92">
          <w:rPr>
            <w:rFonts w:ascii="Times New Roman" w:hAnsi="Times New Roman" w:cs="Times New Roman"/>
          </w:rPr>
          <w:t xml:space="preserve">s. </w:t>
        </w:r>
      </w:ins>
      <w:ins w:id="920" w:author="Benton, Deon" w:date="2026-05-08T15:40:00Z" w16du:dateUtc="2026-05-08T20:40:00Z">
        <w:r w:rsidR="00F10AD1">
          <w:rPr>
            <w:rFonts w:ascii="Times New Roman" w:hAnsi="Times New Roman" w:cs="Times New Roman"/>
          </w:rPr>
          <w:t>A consequence of this is that when</w:t>
        </w:r>
      </w:ins>
      <w:ins w:id="921" w:author="Benton, Deon" w:date="2026-05-08T15:34:00Z" w16du:dateUtc="2026-05-08T20:34:00Z">
        <w:r w:rsidR="00A17002">
          <w:rPr>
            <w:rFonts w:ascii="Times New Roman" w:hAnsi="Times New Roman" w:cs="Times New Roman"/>
          </w:rPr>
          <w:t xml:space="preserve"> networks </w:t>
        </w:r>
      </w:ins>
      <w:ins w:id="922" w:author="Benton, Deon" w:date="2026-05-08T15:40:00Z" w16du:dateUtc="2026-05-08T20:40:00Z">
        <w:r w:rsidR="00F10AD1">
          <w:rPr>
            <w:rFonts w:ascii="Times New Roman" w:hAnsi="Times New Roman" w:cs="Times New Roman"/>
          </w:rPr>
          <w:t xml:space="preserve">are later shown </w:t>
        </w:r>
      </w:ins>
      <w:ins w:id="923" w:author="Benton, Deon" w:date="2026-05-08T15:36:00Z" w16du:dateUtc="2026-05-08T20:36:00Z">
        <w:r w:rsidR="004E278D">
          <w:rPr>
            <w:rFonts w:ascii="Times New Roman" w:hAnsi="Times New Roman" w:cs="Times New Roman"/>
          </w:rPr>
          <w:t xml:space="preserve">a </w:t>
        </w:r>
      </w:ins>
      <w:ins w:id="924" w:author="Benton, Deon" w:date="2026-05-08T15:34:00Z" w16du:dateUtc="2026-05-08T20:34:00Z">
        <w:r w:rsidR="00A17002">
          <w:rPr>
            <w:rFonts w:ascii="Times New Roman" w:hAnsi="Times New Roman" w:cs="Times New Roman"/>
          </w:rPr>
          <w:t>high</w:t>
        </w:r>
      </w:ins>
      <w:ins w:id="925" w:author="Benton, Deon" w:date="2026-05-08T15:36:00Z" w16du:dateUtc="2026-05-08T20:36:00Z">
        <w:r w:rsidR="004E278D">
          <w:rPr>
            <w:rFonts w:ascii="Times New Roman" w:hAnsi="Times New Roman" w:cs="Times New Roman"/>
          </w:rPr>
          <w:t>, curved</w:t>
        </w:r>
      </w:ins>
      <w:ins w:id="926"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927" w:author="Benton, Deon" w:date="2026-05-08T15:41:00Z" w16du:dateUtc="2026-05-08T20:41:00Z">
        <w:r w:rsidR="00F10AD1">
          <w:rPr>
            <w:rFonts w:ascii="Times New Roman" w:hAnsi="Times New Roman" w:cs="Times New Roman"/>
          </w:rPr>
          <w:t>,</w:t>
        </w:r>
      </w:ins>
      <w:ins w:id="928"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929" w:author="Benton, Deon" w:date="2026-05-08T15:36:00Z" w16du:dateUtc="2026-05-08T20:36:00Z">
        <w:r w:rsidR="004E278D">
          <w:rPr>
            <w:rFonts w:ascii="Times New Roman" w:hAnsi="Times New Roman" w:cs="Times New Roman"/>
          </w:rPr>
          <w:t>that became associated with it</w:t>
        </w:r>
      </w:ins>
      <w:ins w:id="930"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931" w:author="Benton, Deon" w:date="2026-05-08T15:41:00Z" w16du:dateUtc="2026-05-08T20:41:00Z">
        <w:r w:rsidR="00F10AD1">
          <w:rPr>
            <w:rFonts w:ascii="Times New Roman" w:hAnsi="Times New Roman" w:cs="Times New Roman"/>
          </w:rPr>
          <w:t>phase is reactivated</w:t>
        </w:r>
      </w:ins>
      <w:ins w:id="932" w:author="Benton, Deon" w:date="2026-05-08T15:34:00Z" w16du:dateUtc="2026-05-08T20:34:00Z">
        <w:r w:rsidR="00A17002" w:rsidRPr="00A17002">
          <w:rPr>
            <w:rFonts w:ascii="Times New Roman" w:hAnsi="Times New Roman" w:cs="Times New Roman"/>
          </w:rPr>
          <w:t>.</w:t>
        </w:r>
      </w:ins>
      <w:ins w:id="933" w:author="Benton, Deon" w:date="2026-05-08T15:41:00Z" w16du:dateUtc="2026-05-08T20:41:00Z">
        <w:r w:rsidR="002B77BD">
          <w:rPr>
            <w:rFonts w:ascii="Times New Roman" w:hAnsi="Times New Roman" w:cs="Times New Roman"/>
          </w:rPr>
          <w:t xml:space="preserve"> However, because no</w:t>
        </w:r>
      </w:ins>
      <w:ins w:id="934" w:author="Benton, Deon" w:date="2026-05-08T15:39:00Z" w16du:dateUtc="2026-05-08T20:39:00Z">
        <w:r w:rsidR="00F10AD1">
          <w:rPr>
            <w:rFonts w:ascii="Times New Roman" w:hAnsi="Times New Roman" w:cs="Times New Roman"/>
          </w:rPr>
          <w:t xml:space="preserve"> actual barrier appeared during this event</w:t>
        </w:r>
      </w:ins>
      <w:ins w:id="935" w:author="Benton, Deon" w:date="2026-05-08T15:38:00Z" w16du:dateUtc="2026-05-08T20:38:00Z">
        <w:r w:rsidR="00E0555B">
          <w:rPr>
            <w:rFonts w:ascii="Times New Roman" w:hAnsi="Times New Roman" w:cs="Times New Roman"/>
          </w:rPr>
          <w:t xml:space="preserve">—despite </w:t>
        </w:r>
      </w:ins>
      <w:ins w:id="936" w:author="Benton, Deon" w:date="2026-05-08T15:39:00Z" w16du:dateUtc="2026-05-08T20:39:00Z">
        <w:r w:rsidR="00F10AD1">
          <w:rPr>
            <w:rFonts w:ascii="Times New Roman" w:hAnsi="Times New Roman" w:cs="Times New Roman"/>
          </w:rPr>
          <w:t xml:space="preserve">its </w:t>
        </w:r>
      </w:ins>
      <w:ins w:id="937" w:author="Benton, Deon" w:date="2026-05-08T15:38:00Z" w16du:dateUtc="2026-05-08T20:38:00Z">
        <w:r w:rsidR="00E0555B">
          <w:rPr>
            <w:rFonts w:ascii="Times New Roman" w:hAnsi="Times New Roman" w:cs="Times New Roman"/>
          </w:rPr>
          <w:t xml:space="preserve">representation </w:t>
        </w:r>
      </w:ins>
      <w:ins w:id="938" w:author="Benton, Deon" w:date="2026-05-08T15:39:00Z" w16du:dateUtc="2026-05-08T20:39:00Z">
        <w:r w:rsidR="00F10AD1">
          <w:rPr>
            <w:rFonts w:ascii="Times New Roman" w:hAnsi="Times New Roman" w:cs="Times New Roman"/>
          </w:rPr>
          <w:t>being active during it</w:t>
        </w:r>
      </w:ins>
      <w:ins w:id="939" w:author="Benton, Deon" w:date="2026-05-08T15:38:00Z" w16du:dateUtc="2026-05-08T20:38:00Z">
        <w:r w:rsidR="00E0555B">
          <w:rPr>
            <w:rFonts w:ascii="Times New Roman" w:hAnsi="Times New Roman" w:cs="Times New Roman"/>
          </w:rPr>
          <w:t>—</w:t>
        </w:r>
      </w:ins>
      <w:ins w:id="940" w:author="Benton, Deon" w:date="2026-05-08T15:42:00Z" w16du:dateUtc="2026-05-08T20:42:00Z">
        <w:r w:rsidR="002B77BD">
          <w:rPr>
            <w:rFonts w:ascii="Times New Roman" w:hAnsi="Times New Roman" w:cs="Times New Roman"/>
          </w:rPr>
          <w:t xml:space="preserve">the network </w:t>
        </w:r>
      </w:ins>
      <w:ins w:id="941" w:author="Benton, Deon" w:date="2026-05-08T15:38:00Z" w16du:dateUtc="2026-05-08T20:38:00Z">
        <w:r w:rsidR="00E0555B">
          <w:rPr>
            <w:rFonts w:ascii="Times New Roman" w:hAnsi="Times New Roman" w:cs="Times New Roman"/>
          </w:rPr>
          <w:t>produced a huge spike in error</w:t>
        </w:r>
      </w:ins>
      <w:ins w:id="942" w:author="Benton, Deon" w:date="2026-05-08T14:27:00Z" w16du:dateUtc="2026-05-08T19:27:00Z">
        <w:r w:rsidR="0078102C" w:rsidRPr="0078102C">
          <w:rPr>
            <w:rFonts w:ascii="Times New Roman" w:hAnsi="Times New Roman" w:cs="Times New Roman"/>
          </w:rPr>
          <w:t>. By contrast,</w:t>
        </w:r>
      </w:ins>
      <w:ins w:id="943"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944" w:author="Benton, Deon" w:date="2026-05-08T15:43:00Z" w16du:dateUtc="2026-05-08T20:43:00Z">
        <w:r w:rsidR="002B77BD">
          <w:rPr>
            <w:rFonts w:ascii="Times New Roman" w:hAnsi="Times New Roman" w:cs="Times New Roman"/>
          </w:rPr>
          <w:t>that</w:t>
        </w:r>
      </w:ins>
      <w:ins w:id="945" w:author="Benton, Deon" w:date="2026-05-08T15:24:00Z" w16du:dateUtc="2026-05-08T20:24:00Z">
        <w:r w:rsidR="00394891">
          <w:rPr>
            <w:rFonts w:ascii="Times New Roman" w:hAnsi="Times New Roman" w:cs="Times New Roman"/>
          </w:rPr>
          <w:t xml:space="preserve"> networks had repeatedly experienced during pretr</w:t>
        </w:r>
      </w:ins>
      <w:ins w:id="946" w:author="Benton, Deon" w:date="2026-05-08T15:25:00Z" w16du:dateUtc="2026-05-08T20:25:00Z">
        <w:r w:rsidR="00394891">
          <w:rPr>
            <w:rFonts w:ascii="Times New Roman" w:hAnsi="Times New Roman" w:cs="Times New Roman"/>
          </w:rPr>
          <w:t>aining,</w:t>
        </w:r>
      </w:ins>
      <w:ins w:id="947" w:author="Benton, Deon" w:date="2026-05-08T14:27:00Z" w16du:dateUtc="2026-05-08T19:27:00Z">
        <w:r w:rsidR="0078102C" w:rsidRPr="0078102C">
          <w:rPr>
            <w:rFonts w:ascii="Times New Roman" w:hAnsi="Times New Roman" w:cs="Times New Roman"/>
          </w:rPr>
          <w:t xml:space="preserve"> </w:t>
        </w:r>
      </w:ins>
      <w:ins w:id="948" w:author="Benton, Deon" w:date="2026-05-08T15:43:00Z" w16du:dateUtc="2026-05-08T20:43:00Z">
        <w:r w:rsidR="002B77BD">
          <w:rPr>
            <w:rFonts w:ascii="Times New Roman" w:hAnsi="Times New Roman" w:cs="Times New Roman"/>
          </w:rPr>
          <w:t>the spike in error was much less substantial</w:t>
        </w:r>
      </w:ins>
      <w:ins w:id="949" w:author="Benton, Deon" w:date="2026-05-08T15:23:00Z" w16du:dateUtc="2026-05-08T20:23:00Z">
        <w:r w:rsidR="00394891">
          <w:rPr>
            <w:rFonts w:ascii="Times New Roman" w:hAnsi="Times New Roman" w:cs="Times New Roman"/>
          </w:rPr>
          <w:t xml:space="preserve">. </w:t>
        </w:r>
      </w:ins>
      <w:ins w:id="950"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951" w:author="Benton, Deon" w:date="2026-05-08T14:27:00Z" w16du:dateUtc="2026-05-08T19:27:00Z"/>
          <w:rFonts w:ascii="Times New Roman" w:hAnsi="Times New Roman" w:cs="Times New Roman"/>
        </w:rPr>
      </w:pPr>
      <w:ins w:id="952" w:author="Benton, Deon" w:date="2026-05-08T15:43:00Z" w16du:dateUtc="2026-05-08T20:43:00Z">
        <w:r>
          <w:rPr>
            <w:rFonts w:ascii="Times New Roman" w:hAnsi="Times New Roman" w:cs="Times New Roman"/>
          </w:rPr>
          <w:t xml:space="preserve">These same associative ideas can also </w:t>
        </w:r>
      </w:ins>
      <w:ins w:id="953" w:author="Benton, Deon" w:date="2026-05-08T15:44:00Z" w16du:dateUtc="2026-05-08T20:44:00Z">
        <w:r>
          <w:rPr>
            <w:rFonts w:ascii="Times New Roman" w:hAnsi="Times New Roman" w:cs="Times New Roman"/>
          </w:rPr>
          <w:t>explain</w:t>
        </w:r>
      </w:ins>
      <w:ins w:id="954" w:author="Benton, Deon" w:date="2026-05-08T14:27:00Z" w16du:dateUtc="2026-05-08T19:27:00Z">
        <w:r w:rsidR="0078102C" w:rsidRPr="0078102C">
          <w:rPr>
            <w:rFonts w:ascii="Times New Roman" w:hAnsi="Times New Roman" w:cs="Times New Roman"/>
          </w:rPr>
          <w:t xml:space="preserve"> </w:t>
        </w:r>
      </w:ins>
      <w:ins w:id="955" w:author="Benton, Deon" w:date="2026-05-08T15:43:00Z" w16du:dateUtc="2026-05-08T20:43:00Z">
        <w:r>
          <w:rPr>
            <w:rFonts w:ascii="Times New Roman" w:hAnsi="Times New Roman" w:cs="Times New Roman"/>
          </w:rPr>
          <w:t>how, mechanistically, networks</w:t>
        </w:r>
      </w:ins>
      <w:ins w:id="956" w:author="Benton, Deon" w:date="2026-05-08T14:27:00Z" w16du:dateUtc="2026-05-08T19:27:00Z">
        <w:r w:rsidR="0078102C" w:rsidRPr="0078102C">
          <w:rPr>
            <w:rFonts w:ascii="Times New Roman" w:hAnsi="Times New Roman" w:cs="Times New Roman"/>
          </w:rPr>
          <w:t xml:space="preserve"> in the Control condition </w:t>
        </w:r>
      </w:ins>
      <w:ins w:id="957" w:author="Benton, Deon" w:date="2026-05-08T15:43:00Z" w16du:dateUtc="2026-05-08T20:43:00Z">
        <w:r>
          <w:rPr>
            <w:rFonts w:ascii="Times New Roman" w:hAnsi="Times New Roman" w:cs="Times New Roman"/>
          </w:rPr>
          <w:t xml:space="preserve">came to look </w:t>
        </w:r>
      </w:ins>
      <w:ins w:id="958" w:author="Benton, Deon" w:date="2026-05-08T14:27:00Z" w16du:dateUtc="2026-05-08T19:27:00Z">
        <w:r w:rsidR="0078102C" w:rsidRPr="0078102C">
          <w:rPr>
            <w:rFonts w:ascii="Times New Roman" w:hAnsi="Times New Roman" w:cs="Times New Roman"/>
          </w:rPr>
          <w:t xml:space="preserve">about equally long at both test events. </w:t>
        </w:r>
      </w:ins>
      <w:ins w:id="959"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960" w:author="Benton, Deon" w:date="2026-05-08T17:11:00Z" w16du:dateUtc="2026-05-08T22:11:00Z">
        <w:r w:rsidR="00202BB9">
          <w:rPr>
            <w:rFonts w:ascii="Times New Roman" w:hAnsi="Times New Roman" w:cs="Times New Roman"/>
          </w:rPr>
          <w:t>given that the present account assumes that</w:t>
        </w:r>
      </w:ins>
      <w:ins w:id="961"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962" w:author="Benton, Deon" w:date="2026-05-08T16:44:00Z" w16du:dateUtc="2026-05-08T21:44:00Z">
        <w:r w:rsidR="00B6689F">
          <w:rPr>
            <w:rFonts w:ascii="Times New Roman" w:hAnsi="Times New Roman" w:cs="Times New Roman"/>
          </w:rPr>
          <w:t xml:space="preserve"> Ultimately, th</w:t>
        </w:r>
      </w:ins>
      <w:ins w:id="963"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964" w:author="Benton, Deon" w:date="2026-05-08T16:38:00Z" w16du:dateUtc="2026-05-08T21:38:00Z">
        <w:r w:rsidR="00DE47EF">
          <w:rPr>
            <w:rFonts w:ascii="Times New Roman" w:hAnsi="Times New Roman" w:cs="Times New Roman"/>
          </w:rPr>
          <w:t>.</w:t>
        </w:r>
      </w:ins>
      <w:ins w:id="965" w:author="Benton, Deon" w:date="2026-05-08T16:37:00Z" w16du:dateUtc="2026-05-08T21:37:00Z">
        <w:r w:rsidR="00DE47EF">
          <w:rPr>
            <w:rFonts w:ascii="Times New Roman" w:hAnsi="Times New Roman" w:cs="Times New Roman"/>
          </w:rPr>
          <w:t xml:space="preserve"> </w:t>
        </w:r>
      </w:ins>
      <w:ins w:id="966" w:author="Benton, Deon" w:date="2026-05-08T16:45:00Z" w16du:dateUtc="2026-05-08T21:45:00Z">
        <w:r w:rsidR="00210734">
          <w:rPr>
            <w:rFonts w:ascii="Times New Roman" w:hAnsi="Times New Roman" w:cs="Times New Roman"/>
          </w:rPr>
          <w:t xml:space="preserve">A corollary of this is that the model showed comparable </w:t>
        </w:r>
      </w:ins>
      <w:ins w:id="967" w:author="Benton, Deon" w:date="2026-05-08T16:46:00Z" w16du:dateUtc="2026-05-08T21:46:00Z">
        <w:r w:rsidR="00210734">
          <w:rPr>
            <w:rFonts w:ascii="Times New Roman" w:hAnsi="Times New Roman" w:cs="Times New Roman"/>
          </w:rPr>
          <w:t>error</w:t>
        </w:r>
      </w:ins>
      <w:ins w:id="968"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969" w:author="Benton, Deon" w:date="2026-05-08T13:49:00Z" w16du:dateUtc="2026-05-08T18:49:00Z"/>
          <w:rFonts w:ascii="Times New Roman" w:hAnsi="Times New Roman" w:cs="Times New Roman"/>
        </w:rPr>
      </w:pPr>
      <w:ins w:id="970" w:author="Benton, Deon" w:date="2026-05-08T14:27:00Z" w16du:dateUtc="2026-05-08T19:27:00Z">
        <w:r w:rsidRPr="0078102C">
          <w:rPr>
            <w:rFonts w:ascii="Times New Roman" w:hAnsi="Times New Roman" w:cs="Times New Roman"/>
          </w:rPr>
          <w:lastRenderedPageBreak/>
          <w:t xml:space="preserve">In sum, </w:t>
        </w:r>
      </w:ins>
      <w:ins w:id="971" w:author="Benton, Deon" w:date="2026-05-08T16:47:00Z" w16du:dateUtc="2026-05-08T21:47:00Z">
        <w:r w:rsidR="00C26E65">
          <w:rPr>
            <w:rFonts w:ascii="Times New Roman" w:hAnsi="Times New Roman" w:cs="Times New Roman"/>
          </w:rPr>
          <w:t>the reason netwo</w:t>
        </w:r>
      </w:ins>
      <w:ins w:id="972" w:author="Benton, Deon" w:date="2026-05-08T16:48:00Z" w16du:dateUtc="2026-05-08T21:48:00Z">
        <w:r w:rsidR="00C26E65">
          <w:rPr>
            <w:rFonts w:ascii="Times New Roman" w:hAnsi="Times New Roman" w:cs="Times New Roman"/>
          </w:rPr>
          <w:t>rks looked longer</w:t>
        </w:r>
      </w:ins>
      <w:ins w:id="973" w:author="Benton, Deon" w:date="2026-05-08T14:27:00Z" w16du:dateUtc="2026-05-08T19:27:00Z">
        <w:r w:rsidRPr="0078102C">
          <w:rPr>
            <w:rFonts w:ascii="Times New Roman" w:hAnsi="Times New Roman" w:cs="Times New Roman"/>
          </w:rPr>
          <w:t xml:space="preserve"> at the Inefficient test event</w:t>
        </w:r>
      </w:ins>
      <w:ins w:id="974" w:author="Benton, Deon" w:date="2026-05-08T16:48:00Z" w16du:dateUtc="2026-05-08T21:48:00Z">
        <w:r w:rsidR="00C26E65">
          <w:rPr>
            <w:rFonts w:ascii="Times New Roman" w:hAnsi="Times New Roman" w:cs="Times New Roman"/>
          </w:rPr>
          <w:t xml:space="preserve"> than at the Efficient test event</w:t>
        </w:r>
      </w:ins>
      <w:ins w:id="975" w:author="Benton, Deon" w:date="2026-05-08T14:27:00Z" w16du:dateUtc="2026-05-08T19:27:00Z">
        <w:r w:rsidRPr="0078102C">
          <w:rPr>
            <w:rFonts w:ascii="Times New Roman" w:hAnsi="Times New Roman" w:cs="Times New Roman"/>
          </w:rPr>
          <w:t xml:space="preserve"> in the Experimental condition </w:t>
        </w:r>
      </w:ins>
      <w:ins w:id="976" w:author="Benton, Deon" w:date="2026-05-08T16:48:00Z" w16du:dateUtc="2026-05-08T21:48:00Z">
        <w:r w:rsidR="00C26E65">
          <w:rPr>
            <w:rFonts w:ascii="Times New Roman" w:hAnsi="Times New Roman" w:cs="Times New Roman"/>
          </w:rPr>
          <w:t xml:space="preserve">is </w:t>
        </w:r>
      </w:ins>
      <w:ins w:id="977" w:author="Benton, Deon" w:date="2026-05-08T14:27:00Z" w16du:dateUtc="2026-05-08T19:27:00Z">
        <w:r w:rsidRPr="0078102C">
          <w:rPr>
            <w:rFonts w:ascii="Times New Roman" w:hAnsi="Times New Roman" w:cs="Times New Roman"/>
          </w:rPr>
          <w:t xml:space="preserve">because the </w:t>
        </w:r>
      </w:ins>
      <w:ins w:id="978" w:author="Benton, Deon" w:date="2026-05-08T16:48:00Z" w16du:dateUtc="2026-05-08T21:48:00Z">
        <w:r w:rsidR="00C26E65">
          <w:rPr>
            <w:rFonts w:ascii="Times New Roman" w:hAnsi="Times New Roman" w:cs="Times New Roman"/>
          </w:rPr>
          <w:t>association that was formed between</w:t>
        </w:r>
      </w:ins>
      <w:ins w:id="979" w:author="Benton, Deon" w:date="2026-05-08T14:27:00Z" w16du:dateUtc="2026-05-08T19:27:00Z">
        <w:r w:rsidRPr="0078102C">
          <w:rPr>
            <w:rFonts w:ascii="Times New Roman" w:hAnsi="Times New Roman" w:cs="Times New Roman"/>
          </w:rPr>
          <w:t xml:space="preserve"> curved motion and obstacle-related information</w:t>
        </w:r>
      </w:ins>
      <w:ins w:id="980" w:author="Benton, Deon" w:date="2026-05-08T16:48:00Z" w16du:dateUtc="2026-05-08T21:48:00Z">
        <w:r w:rsidR="00C26E65">
          <w:rPr>
            <w:rFonts w:ascii="Times New Roman" w:hAnsi="Times New Roman" w:cs="Times New Roman"/>
          </w:rPr>
          <w:t xml:space="preserve"> during pretraining—and that was subsequently reinforced duri</w:t>
        </w:r>
      </w:ins>
      <w:ins w:id="981" w:author="Benton, Deon" w:date="2026-05-08T16:49:00Z" w16du:dateUtc="2026-05-08T21:49:00Z">
        <w:r w:rsidR="00C26E65">
          <w:rPr>
            <w:rFonts w:ascii="Times New Roman" w:hAnsi="Times New Roman" w:cs="Times New Roman"/>
          </w:rPr>
          <w:t>ng the habituation phase—</w:t>
        </w:r>
      </w:ins>
      <w:ins w:id="982"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983" w:author="Benton, Deon" w:date="2026-05-08T16:49:00Z" w16du:dateUtc="2026-05-08T21:49:00Z">
        <w:r w:rsidR="00C26E65">
          <w:rPr>
            <w:rFonts w:ascii="Times New Roman" w:hAnsi="Times New Roman" w:cs="Times New Roman"/>
          </w:rPr>
          <w:t xml:space="preserve"> the reason</w:t>
        </w:r>
      </w:ins>
      <w:ins w:id="984"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985" w:author="Benton, Deon" w:date="2026-05-08T16:49:00Z" w16du:dateUtc="2026-05-08T21:49:00Z">
        <w:r w:rsidR="00C26E65">
          <w:rPr>
            <w:rFonts w:ascii="Times New Roman" w:hAnsi="Times New Roman" w:cs="Times New Roman"/>
          </w:rPr>
          <w:t xml:space="preserve"> is</w:t>
        </w:r>
      </w:ins>
      <w:ins w:id="986"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Taken together, these findings suggest that infants’ looking behavior in Gergely-style studies may be ex</w:t>
        </w:r>
      </w:ins>
      <w:ins w:id="987" w:author="Benton, Deon" w:date="2026-05-08T16:50:00Z" w16du:dateUtc="2026-05-08T21:50:00Z">
        <w:r w:rsidR="004A732C">
          <w:rPr>
            <w:rFonts w:ascii="Times New Roman" w:hAnsi="Times New Roman" w:cs="Times New Roman"/>
          </w:rPr>
          <w:t>plained</w:t>
        </w:r>
      </w:ins>
      <w:ins w:id="988" w:author="Benton, Deon" w:date="2026-05-08T14:27:00Z" w16du:dateUtc="2026-05-08T19:27:00Z">
        <w:r w:rsidRPr="0078102C">
          <w:rPr>
            <w:rFonts w:ascii="Times New Roman" w:hAnsi="Times New Roman" w:cs="Times New Roman"/>
          </w:rPr>
          <w:t xml:space="preserve"> in terms of learned associations among perceptual features</w:t>
        </w:r>
      </w:ins>
      <w:ins w:id="989" w:author="Benton, Deon" w:date="2026-05-08T16:50:00Z" w16du:dateUtc="2026-05-08T21:50:00Z">
        <w:r w:rsidR="004A732C">
          <w:rPr>
            <w:rFonts w:ascii="Times New Roman" w:hAnsi="Times New Roman" w:cs="Times New Roman"/>
          </w:rPr>
          <w:t xml:space="preserve"> combined with assumptions about the visual salience of those features.</w:t>
        </w:r>
      </w:ins>
      <w:ins w:id="990" w:author="Benton, Deon" w:date="2026-05-08T14:27:00Z" w16du:dateUtc="2026-05-08T19:27:00Z">
        <w:r w:rsidRPr="0078102C">
          <w:rPr>
            <w:rFonts w:ascii="Times New Roman" w:hAnsi="Times New Roman" w:cs="Times New Roman"/>
          </w:rPr>
          <w:t xml:space="preserve"> </w:t>
        </w:r>
      </w:ins>
      <w:ins w:id="991"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992" w:author="Benton, Deon" w:date="2026-05-08T17:04:00Z" w16du:dateUtc="2026-05-08T22:04:00Z">
        <w:r w:rsidR="00000938">
          <w:rPr>
            <w:rFonts w:ascii="Times New Roman" w:hAnsi="Times New Roman" w:cs="Times New Roman"/>
          </w:rPr>
          <w:t>operate</w:t>
        </w:r>
      </w:ins>
      <w:ins w:id="993"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4A4D79E8" w:rsidR="00524642" w:rsidRDefault="001E1E8F" w:rsidP="008554A5">
      <w:pPr>
        <w:spacing w:line="480" w:lineRule="auto"/>
        <w:ind w:firstLine="720"/>
        <w:contextualSpacing/>
        <w:rPr>
          <w:rFonts w:ascii="Times New Roman" w:eastAsia="Times New Roman" w:hAnsi="Times New Roman" w:cs="Times New Roman"/>
        </w:rPr>
      </w:pPr>
      <w:ins w:id="994" w:author="Benton, Deon" w:date="2026-05-08T13:49:00Z" w16du:dateUtc="2026-05-08T18:49:00Z">
        <w:r>
          <w:rPr>
            <w:rFonts w:ascii="Times New Roman" w:hAnsi="Times New Roman" w:cs="Times New Roman"/>
          </w:rPr>
          <w:t xml:space="preserve"> </w:t>
        </w:r>
      </w:ins>
      <w:ins w:id="995" w:author="Benton, Deon" w:date="2026-05-08T17:05:00Z" w16du:dateUtc="2026-05-08T22:05:00Z">
        <w:r w:rsidR="00000938">
          <w:rPr>
            <w:rFonts w:ascii="Times New Roman" w:eastAsia="Times New Roman" w:hAnsi="Times New Roman" w:cs="Times New Roman"/>
          </w:rPr>
          <w:t>Although the current results</w:t>
        </w:r>
      </w:ins>
      <w:ins w:id="996" w:author="Benton, Deon" w:date="2026-05-08T14:15:00Z" w16du:dateUtc="2026-05-08T19:15:00Z">
        <w:r w:rsidR="00A150EF">
          <w:rPr>
            <w:rFonts w:ascii="Times New Roman" w:eastAsia="Times New Roman" w:hAnsi="Times New Roman" w:cs="Times New Roman"/>
          </w:rPr>
          <w:t xml:space="preserve"> challenge the </w:t>
        </w:r>
      </w:ins>
      <w:ins w:id="997" w:author="Benton, Deon" w:date="2026-05-08T14:17:00Z" w16du:dateUtc="2026-05-08T19:17:00Z">
        <w:r w:rsidR="00A150EF">
          <w:rPr>
            <w:rFonts w:ascii="Times New Roman" w:eastAsia="Times New Roman" w:hAnsi="Times New Roman" w:cs="Times New Roman"/>
          </w:rPr>
          <w:t>claim</w:t>
        </w:r>
      </w:ins>
      <w:ins w:id="998" w:author="Benton, Deon" w:date="2026-05-08T14:15:00Z" w16du:dateUtc="2026-05-08T19:15:00Z">
        <w:r w:rsidR="00A150EF">
          <w:rPr>
            <w:rFonts w:ascii="Times New Roman" w:eastAsia="Times New Roman" w:hAnsi="Times New Roman" w:cs="Times New Roman"/>
          </w:rPr>
          <w:t xml:space="preserve"> that </w:t>
        </w:r>
      </w:ins>
      <w:ins w:id="999" w:author="Benton, Deon" w:date="2026-05-08T14:17:00Z" w16du:dateUtc="2026-05-08T19:17:00Z">
        <w:r w:rsidR="00A150EF">
          <w:rPr>
            <w:rFonts w:ascii="Times New Roman" w:eastAsia="Times New Roman" w:hAnsi="Times New Roman" w:cs="Times New Roman"/>
          </w:rPr>
          <w:t>infants</w:t>
        </w:r>
      </w:ins>
      <w:ins w:id="1000" w:author="Benton, Deon" w:date="2026-05-08T14:15:00Z" w16du:dateUtc="2026-05-08T19:15:00Z">
        <w:r w:rsidR="00A150EF">
          <w:rPr>
            <w:rFonts w:ascii="Times New Roman" w:eastAsia="Times New Roman" w:hAnsi="Times New Roman" w:cs="Times New Roman"/>
          </w:rPr>
          <w:t xml:space="preserve"> </w:t>
        </w:r>
      </w:ins>
      <w:ins w:id="1001" w:author="Benton, Deon" w:date="2026-05-08T14:17:00Z" w16du:dateUtc="2026-05-08T19:17:00Z">
        <w:r w:rsidR="00A150EF">
          <w:rPr>
            <w:rFonts w:ascii="Times New Roman" w:eastAsia="Times New Roman" w:hAnsi="Times New Roman" w:cs="Times New Roman"/>
          </w:rPr>
          <w:t>possess</w:t>
        </w:r>
      </w:ins>
      <w:ins w:id="1002" w:author="Benton, Deon" w:date="2026-05-08T14:19:00Z" w16du:dateUtc="2026-05-08T19:19:00Z">
        <w:r w:rsidR="000615BE">
          <w:rPr>
            <w:rFonts w:ascii="Times New Roman" w:eastAsia="Times New Roman" w:hAnsi="Times New Roman" w:cs="Times New Roman"/>
          </w:rPr>
          <w:t xml:space="preserve"> a domain-specific syst</w:t>
        </w:r>
      </w:ins>
      <w:ins w:id="1003"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1004" w:author="Benton, Deon" w:date="2026-05-08T14:21:00Z" w16du:dateUtc="2026-05-08T19:21:00Z">
        <w:r w:rsidR="009F5C22">
          <w:rPr>
            <w:rFonts w:ascii="Times New Roman" w:eastAsia="Times New Roman" w:hAnsi="Times New Roman" w:cs="Times New Roman"/>
          </w:rPr>
          <w:t xml:space="preserve"> their efficiency and rationality</w:t>
        </w:r>
      </w:ins>
      <w:ins w:id="1005" w:author="Benton, Deon" w:date="2026-05-08T17:06:00Z" w16du:dateUtc="2026-05-08T22:06:00Z">
        <w:r w:rsidR="00000938">
          <w:rPr>
            <w:rFonts w:ascii="Times New Roman" w:eastAsia="Times New Roman" w:hAnsi="Times New Roman" w:cs="Times New Roman"/>
          </w:rPr>
          <w:t>,</w:t>
        </w:r>
      </w:ins>
      <w:ins w:id="1006" w:author="Benton, Deon" w:date="2026-05-08T17:10:00Z" w16du:dateUtc="2026-05-08T22:10:00Z">
        <w:r w:rsidR="003A67F7">
          <w:rPr>
            <w:rFonts w:ascii="Times New Roman" w:eastAsia="Times New Roman" w:hAnsi="Times New Roman" w:cs="Times New Roman"/>
          </w:rPr>
          <w:t xml:space="preserve"> they nevertheless raise one potential concern:</w:t>
        </w:r>
      </w:ins>
      <w:ins w:id="1007" w:author="Benton, Deon" w:date="2026-05-08T17:06:00Z" w16du:dateUtc="2026-05-08T22:06:00Z">
        <w:r w:rsidR="00000938">
          <w:rPr>
            <w:rFonts w:ascii="Times New Roman" w:eastAsia="Times New Roman" w:hAnsi="Times New Roman" w:cs="Times New Roman"/>
          </w:rPr>
          <w:t xml:space="preserve"> </w:t>
        </w:r>
      </w:ins>
      <w:ins w:id="1008" w:author="Benton, Deon" w:date="2026-05-08T17:10:00Z" w16du:dateUtc="2026-05-08T22:10:00Z">
        <w:r w:rsidR="003A67F7">
          <w:rPr>
            <w:rFonts w:ascii="Times New Roman" w:eastAsia="Times New Roman" w:hAnsi="Times New Roman" w:cs="Times New Roman"/>
          </w:rPr>
          <w:t>This is that</w:t>
        </w:r>
      </w:ins>
      <w:ins w:id="1009"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1010" w:author="Benton, Deon" w:date="2026-05-08T17:07:00Z" w16du:dateUtc="2026-05-08T22:07:00Z">
        <w:r w:rsidR="009774E2">
          <w:rPr>
            <w:rFonts w:ascii="Times New Roman" w:eastAsia="Times New Roman" w:hAnsi="Times New Roman" w:cs="Times New Roman"/>
          </w:rPr>
          <w:t xml:space="preserve"> may have been </w:t>
        </w:r>
      </w:ins>
      <w:ins w:id="1011" w:author="Benton, Deon" w:date="2026-05-08T17:08:00Z" w16du:dateUtc="2026-05-08T22:08:00Z">
        <w:r w:rsidR="009774E2">
          <w:rPr>
            <w:rFonts w:ascii="Times New Roman" w:eastAsia="Times New Roman" w:hAnsi="Times New Roman" w:cs="Times New Roman"/>
          </w:rPr>
          <w:t>much purer than that</w:t>
        </w:r>
      </w:ins>
      <w:ins w:id="1012" w:author="Benton, Deon" w:date="2026-05-08T17:07:00Z" w16du:dateUtc="2026-05-08T22:07:00Z">
        <w:r w:rsidR="009774E2">
          <w:rPr>
            <w:rFonts w:ascii="Times New Roman" w:eastAsia="Times New Roman" w:hAnsi="Times New Roman" w:cs="Times New Roman"/>
          </w:rPr>
          <w:t xml:space="preserve"> of infants</w:t>
        </w:r>
      </w:ins>
      <w:ins w:id="1013" w:author="Benton, Deon" w:date="2026-05-08T17:08:00Z" w16du:dateUtc="2026-05-08T22:08:00Z">
        <w:r w:rsidR="009774E2">
          <w:rPr>
            <w:rFonts w:ascii="Times New Roman" w:eastAsia="Times New Roman" w:hAnsi="Times New Roman" w:cs="Times New Roman"/>
          </w:rPr>
          <w:t xml:space="preserve">. The </w:t>
        </w:r>
      </w:ins>
      <w:ins w:id="1014"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1015" w:author="Benton, Deon" w:date="2026-05-08T17:09:00Z" w16du:dateUtc="2026-05-08T22:09:00Z">
        <w:r w:rsidR="003A67F7">
          <w:rPr>
            <w:rFonts w:ascii="Times New Roman" w:eastAsia="Times New Roman" w:hAnsi="Times New Roman" w:cs="Times New Roman"/>
          </w:rPr>
          <w:t>By contrast</w:t>
        </w:r>
      </w:ins>
      <w:ins w:id="1016"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w:t>
      </w:r>
      <w:r w:rsidR="004C38F1">
        <w:rPr>
          <w:rFonts w:ascii="Times New Roman" w:eastAsia="Times New Roman" w:hAnsi="Times New Roman" w:cs="Times New Roman"/>
        </w:rPr>
        <w:lastRenderedPageBreak/>
        <w:t xml:space="preserve">performance in </w:t>
      </w:r>
      <w:ins w:id="1017" w:author="Benton, Deon" w:date="2026-05-16T15:39:00Z" w16du:dateUtc="2026-05-16T20:39:00Z">
        <w:r w:rsidR="00DB0881">
          <w:rPr>
            <w:rFonts w:ascii="Times New Roman" w:eastAsia="Times New Roman" w:hAnsi="Times New Roman" w:cs="Times New Roman"/>
          </w:rPr>
          <w:t>action efficiency understanding</w:t>
        </w:r>
      </w:ins>
      <w:r w:rsidR="004C38F1">
        <w:rPr>
          <w:rFonts w:ascii="Times New Roman" w:eastAsia="Times New Roman" w:hAnsi="Times New Roman" w:cs="Times New Roman"/>
        </w:rPr>
        <w:t xml:space="preserve">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w:t>
      </w:r>
      <w:proofErr w:type="gramStart"/>
      <w:r w:rsidR="00426521">
        <w:rPr>
          <w:rFonts w:ascii="Times New Roman" w:eastAsia="Times New Roman" w:hAnsi="Times New Roman" w:cs="Times New Roman"/>
        </w:rPr>
        <w:t>occurred</w:t>
      </w:r>
      <w:proofErr w:type="gramEnd"/>
      <w:r w:rsidR="00426521">
        <w:rPr>
          <w:rFonts w:ascii="Times New Roman" w:eastAsia="Times New Roman" w:hAnsi="Times New Roman" w:cs="Times New Roman"/>
        </w:rPr>
        <w:t xml:space="preserve">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7BD50548"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 xml:space="preserve">served as a direct replication of </w:t>
      </w:r>
      <w:r w:rsidR="00585C9B">
        <w:rPr>
          <w:rFonts w:ascii="Times New Roman" w:eastAsia="Times New Roman" w:hAnsi="Times New Roman" w:cs="Times New Roman"/>
        </w:rPr>
        <w:lastRenderedPageBreak/>
        <w:t>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 xml:space="preserve">does not model infants’ real-world action-processing experience—this is a model of a typical </w:t>
      </w:r>
      <w:ins w:id="1018" w:author="Benton, Deon" w:date="2026-05-16T15:39:00Z" w16du:dateUtc="2026-05-16T20:39:00Z">
        <w:r w:rsidR="00DB0881">
          <w:rPr>
            <w:rFonts w:ascii="Times New Roman" w:eastAsia="Times New Roman" w:hAnsi="Times New Roman" w:cs="Times New Roman"/>
          </w:rPr>
          <w:t>action efficiency understanding</w:t>
        </w:r>
      </w:ins>
      <w:r w:rsidR="0063430A">
        <w:rPr>
          <w:rFonts w:ascii="Times New Roman" w:eastAsia="Times New Roman" w:hAnsi="Times New Roman" w:cs="Times New Roman"/>
        </w:rPr>
        <w:t xml:space="preserve">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w:t>
      </w:r>
      <w:proofErr w:type="gramStart"/>
      <w:r w:rsidR="00316A4A">
        <w:rPr>
          <w:rFonts w:ascii="Times New Roman" w:eastAsia="Times New Roman" w:hAnsi="Times New Roman" w:cs="Times New Roman"/>
        </w:rPr>
        <w:t xml:space="preserve">despite </w:t>
      </w:r>
      <w:r w:rsidR="0083543A">
        <w:rPr>
          <w:rFonts w:ascii="Times New Roman" w:eastAsia="Times New Roman" w:hAnsi="Times New Roman" w:cs="Times New Roman"/>
        </w:rPr>
        <w:t>the fact that</w:t>
      </w:r>
      <w:proofErr w:type="gramEnd"/>
      <w:r w:rsidR="0083543A">
        <w:rPr>
          <w:rFonts w:ascii="Times New Roman" w:eastAsia="Times New Roman" w:hAnsi="Times New Roman" w:cs="Times New Roman"/>
        </w:rPr>
        <w:t xml:space="preserve">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610CAC"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w:t>
      </w:r>
      <w:r w:rsidR="00AD4C5C" w:rsidRPr="00AD2FB8">
        <w:rPr>
          <w:rFonts w:ascii="Times New Roman" w:hAnsi="Times New Roman" w:cs="Times New Roman"/>
          <w:color w:val="000000" w:themeColor="text1"/>
        </w:rPr>
        <w:lastRenderedPageBreak/>
        <w:t xml:space="preserve">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6175F07F"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1019"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 xml:space="preserve">a veridical account of infants’ looking-time behavior in </w:t>
      </w:r>
      <w:ins w:id="1020"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lastRenderedPageBreak/>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3DE229EA"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1021"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1022" w:author="Benton, Deon" w:date="2026-05-08T22:31:00Z" w16du:dateUtc="2026-05-09T03:31:00Z">
        <w:r w:rsidR="008A3B04">
          <w:rPr>
            <w:rFonts w:ascii="Times New Roman" w:hAnsi="Times New Roman" w:cs="Times New Roman"/>
          </w:rPr>
          <w:t xml:space="preserve">provides a veridical account of infant </w:t>
        </w:r>
      </w:ins>
      <w:ins w:id="1023" w:author="Benton, Deon" w:date="2026-05-16T15:39:00Z" w16du:dateUtc="2026-05-16T20:39:00Z">
        <w:r w:rsidR="00DB0881">
          <w:rPr>
            <w:rFonts w:ascii="Times New Roman" w:hAnsi="Times New Roman" w:cs="Times New Roman"/>
          </w:rPr>
          <w:t>action efficiency understanding</w:t>
        </w:r>
      </w:ins>
      <w:ins w:id="1024" w:author="Benton, Deon" w:date="2026-05-08T22:32:00Z" w16du:dateUtc="2026-05-09T03:32:00Z">
        <w:r w:rsidR="008A3B04">
          <w:rPr>
            <w:rFonts w:ascii="Times New Roman" w:hAnsi="Times New Roman" w:cs="Times New Roman"/>
          </w:rPr>
          <w:t>.</w:t>
        </w:r>
      </w:ins>
      <w:ins w:id="1025" w:author="Benton, Deon" w:date="2026-05-08T22:33:00Z" w16du:dateUtc="2026-05-09T03:33:00Z">
        <w:r w:rsidR="008A3B04">
          <w:rPr>
            <w:rFonts w:ascii="Times New Roman" w:hAnsi="Times New Roman" w:cs="Times New Roman"/>
          </w:rPr>
          <w:t xml:space="preserve"> One way to address this issue is to show that ALIAS can capture </w:t>
        </w:r>
      </w:ins>
      <w:ins w:id="1026"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1027"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w:t>
      </w:r>
      <w:ins w:id="1028" w:author="Benton, Deon" w:date="2026-05-16T15:39:00Z" w16du:dateUtc="2026-05-16T20:39:00Z">
        <w:r w:rsidR="00DB0881">
          <w:rPr>
            <w:rFonts w:ascii="Times New Roman" w:eastAsia="Times New Roman" w:hAnsi="Times New Roman" w:cs="Times New Roman"/>
          </w:rPr>
          <w:t xml:space="preserve">action efficiency </w:t>
        </w:r>
        <w:r w:rsidR="00DB0881">
          <w:rPr>
            <w:rFonts w:ascii="Times New Roman" w:eastAsia="Times New Roman" w:hAnsi="Times New Roman" w:cs="Times New Roman"/>
          </w:rPr>
          <w:lastRenderedPageBreak/>
          <w:t>understanding</w:t>
        </w:r>
      </w:ins>
      <w:r w:rsidR="00D876C9">
        <w:rPr>
          <w:rFonts w:ascii="Times New Roman" w:eastAsia="Times New Roman" w:hAnsi="Times New Roman" w:cs="Times New Roman"/>
        </w:rPr>
        <w:t xml:space="preserve"> studies do not depend on whether the entities involved are animate.</w:t>
      </w:r>
      <w:r w:rsidR="00E2240B">
        <w:rPr>
          <w:rFonts w:ascii="Times New Roman" w:eastAsia="Times New Roman" w:hAnsi="Times New Roman" w:cs="Times New Roman"/>
        </w:rPr>
        <w:t xml:space="preserve"> The objects used in this simulation</w:t>
      </w:r>
      <w:ins w:id="1029"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1030"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1031" w:author="Benton, Deon" w:date="2026-05-10T15:26:00Z" w16du:dateUtc="2026-05-10T20:26:00Z">
        <w:r w:rsidR="00E2240B" w:rsidDel="00680F6C">
          <w:rPr>
            <w:rFonts w:ascii="Times New Roman" w:eastAsia="Times New Roman" w:hAnsi="Times New Roman" w:cs="Times New Roman"/>
          </w:rPr>
          <w:delText>B</w:delText>
        </w:r>
      </w:del>
      <w:ins w:id="1032"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1033"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1034"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1035"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1036"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1037"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1038"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1039" w:author="Benton, Deon" w:date="2026-05-08T22:39:00Z" w16du:dateUtc="2026-05-09T03:39:00Z">
        <w:r w:rsidR="003A4C4D">
          <w:rPr>
            <w:rFonts w:ascii="Times New Roman" w:eastAsia="Times New Roman" w:hAnsi="Times New Roman" w:cs="Times New Roman"/>
          </w:rPr>
          <w:t>—</w:t>
        </w:r>
      </w:ins>
      <w:ins w:id="1040"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1041" w:author="Benton, Deon" w:date="2026-05-10T15:27:00Z" w16du:dateUtc="2026-05-10T20:27:00Z">
        <w:r w:rsidR="000D3453">
          <w:rPr>
            <w:rFonts w:ascii="Times New Roman" w:eastAsia="Times New Roman" w:hAnsi="Times New Roman" w:cs="Times New Roman"/>
          </w:rPr>
          <w:t>OM10 and OM10-2’s inability</w:t>
        </w:r>
      </w:ins>
      <w:ins w:id="1042" w:author="Benton, Deon" w:date="2026-05-10T15:38:00Z" w16du:dateUtc="2026-05-10T20:38:00Z">
        <w:r w:rsidR="00D500FD">
          <w:rPr>
            <w:rFonts w:ascii="Times New Roman" w:eastAsia="Times New Roman" w:hAnsi="Times New Roman" w:cs="Times New Roman"/>
          </w:rPr>
          <w:t xml:space="preserve"> to represent the surface featur</w:t>
        </w:r>
      </w:ins>
      <w:ins w:id="1043" w:author="Benton, Deon" w:date="2026-05-10T15:39:00Z" w16du:dateUtc="2026-05-10T20:39:00Z">
        <w:r w:rsidR="00D500FD">
          <w:rPr>
            <w:rFonts w:ascii="Times New Roman" w:eastAsia="Times New Roman" w:hAnsi="Times New Roman" w:cs="Times New Roman"/>
          </w:rPr>
          <w:t>es of different kinds of entities</w:t>
        </w:r>
      </w:ins>
      <w:ins w:id="1044"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03EA75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996D7B0"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D774AA"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w:t>
      </w:r>
      <w:ins w:id="1045" w:author="Benton, Deon" w:date="2026-05-16T15:39:00Z" w16du:dateUtc="2026-05-16T20:39:00Z">
        <w:r w:rsidR="00DB0881">
          <w:rPr>
            <w:rFonts w:ascii="Times New Roman" w:eastAsia="Times New Roman" w:hAnsi="Times New Roman" w:cs="Times New Roman"/>
          </w:rPr>
          <w:t>action efficiency understanding</w:t>
        </w:r>
      </w:ins>
      <w:r w:rsidR="001E7E39">
        <w:rPr>
          <w:rFonts w:ascii="Times New Roman" w:eastAsia="Times New Roman" w:hAnsi="Times New Roman" w:cs="Times New Roman"/>
        </w:rPr>
        <w:t xml:space="preserve">.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 xml:space="preserve">However, and as was true in Simulation 1a, ALIAS failed to reproduce infants’ looking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02B42BAB"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 xml:space="preserve">in </w:t>
      </w:r>
      <w:ins w:id="1046" w:author="Benton, Deon" w:date="2026-05-16T15:39:00Z" w16du:dateUtc="2026-05-16T20:39:00Z">
        <w:r w:rsidR="00DB0881">
          <w:rPr>
            <w:rFonts w:ascii="Times New Roman" w:hAnsi="Times New Roman" w:cs="Times New Roman"/>
          </w:rPr>
          <w:t>action efficiency understanding</w:t>
        </w:r>
      </w:ins>
      <w:r w:rsidR="0066656B">
        <w:rPr>
          <w:rFonts w:ascii="Times New Roman" w:hAnsi="Times New Roman" w:cs="Times New Roman"/>
        </w:rPr>
        <w:t xml:space="preserve">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t>
      </w:r>
      <w:r w:rsidR="00B66B6C">
        <w:rPr>
          <w:rFonts w:ascii="Times New Roman" w:hAnsi="Times New Roman" w:cs="Times New Roman"/>
        </w:rPr>
        <w:lastRenderedPageBreak/>
        <w:t xml:space="preserve">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w:t>
      </w:r>
      <w:r w:rsidR="008F3FD0">
        <w:rPr>
          <w:rFonts w:ascii="Times New Roman" w:hAnsi="Times New Roman" w:cs="Times New Roman"/>
        </w:rPr>
        <w:lastRenderedPageBreak/>
        <w:t>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0CB7F361"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ins w:id="1047" w:author="Benton, Deon" w:date="2026-05-15T23:52:00Z" w16du:dateUtc="2026-05-16T04:52:00Z">
        <w:r w:rsidR="007207DC">
          <w:rPr>
            <w:rFonts w:ascii="Times New Roman" w:hAnsi="Times New Roman" w:cs="Times New Roman"/>
          </w:rPr>
          <w:t xml:space="preserve">as </w:t>
        </w:r>
      </w:ins>
      <w:r w:rsidR="00A76C18">
        <w:rPr>
          <w:rFonts w:ascii="Times New Roman" w:hAnsi="Times New Roman" w:cs="Times New Roman"/>
        </w:rPr>
        <w:t>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w:t>
      </w:r>
      <w:r w:rsidR="00D17834">
        <w:rPr>
          <w:rFonts w:ascii="Times New Roman" w:hAnsi="Times New Roman" w:cs="Times New Roman"/>
        </w:rPr>
        <w:lastRenderedPageBreak/>
        <w:t>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1048" w:author="Benton, Deon" w:date="2026-05-15T23:11:00Z" w16du:dateUtc="2026-05-16T04:11:00Z"/>
          <w:rFonts w:ascii="Times New Roman" w:hAnsi="Times New Roman" w:cs="Times New Roman"/>
        </w:rPr>
      </w:pPr>
    </w:p>
    <w:p w14:paraId="6E3EB8FD" w14:textId="54A01DAF" w:rsidR="007207DC" w:rsidRDefault="00524642" w:rsidP="007207DC">
      <w:pPr>
        <w:spacing w:line="480" w:lineRule="auto"/>
        <w:ind w:firstLine="720"/>
        <w:contextualSpacing/>
        <w:rPr>
          <w:ins w:id="1049" w:author="Benton, Deon" w:date="2026-05-15T23:56:00Z" w16du:dateUtc="2026-05-16T04:56:00Z"/>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w:t>
      </w:r>
      <w:r w:rsidR="00EC3B66">
        <w:rPr>
          <w:rFonts w:ascii="Times New Roman" w:hAnsi="Times New Roman" w:cs="Times New Roman"/>
        </w:rPr>
        <w:lastRenderedPageBreak/>
        <w:t xml:space="preserve">Incongruent test event—in which the first object failed to stop next to the first one—than to the Congruent test event—in which the first object came to rest next to the first one. </w:t>
      </w:r>
      <w:ins w:id="1050" w:author="Benton, Deon" w:date="2026-05-15T23:56:00Z" w16du:dateUtc="2026-05-16T04:56:00Z">
        <w:r w:rsidR="007207DC">
          <w:rPr>
            <w:rFonts w:ascii="Times New Roman" w:hAnsi="Times New Roman" w:cs="Times New Roman"/>
          </w:rPr>
          <w:t xml:space="preserve">The </w:t>
        </w:r>
      </w:ins>
      <w:ins w:id="1051" w:author="Benton, Deon" w:date="2026-05-16T00:08:00Z" w16du:dateUtc="2026-05-16T05:08:00Z">
        <w:r w:rsidR="00AE768C">
          <w:rPr>
            <w:rFonts w:ascii="Times New Roman" w:hAnsi="Times New Roman" w:cs="Times New Roman"/>
          </w:rPr>
          <w:t xml:space="preserve">mechanistic </w:t>
        </w:r>
      </w:ins>
      <w:ins w:id="1052" w:author="Benton, Deon" w:date="2026-05-15T23:56:00Z" w16du:dateUtc="2026-05-16T04:56:00Z">
        <w:r w:rsidR="007207DC">
          <w:rPr>
            <w:rFonts w:ascii="Times New Roman" w:hAnsi="Times New Roman" w:cs="Times New Roman"/>
          </w:rPr>
          <w:t>reason</w:t>
        </w:r>
      </w:ins>
      <w:ins w:id="1053" w:author="Benton, Deon" w:date="2026-05-15T23:57:00Z" w16du:dateUtc="2026-05-16T04:57:00Z">
        <w:r w:rsidR="007207DC">
          <w:rPr>
            <w:rFonts w:ascii="Times New Roman" w:hAnsi="Times New Roman" w:cs="Times New Roman"/>
          </w:rPr>
          <w:t xml:space="preserve"> for </w:t>
        </w:r>
      </w:ins>
      <w:ins w:id="1054" w:author="Benton, Deon" w:date="2026-05-16T00:23:00Z" w16du:dateUtc="2026-05-16T05:23:00Z">
        <w:r w:rsidR="009D5B76">
          <w:rPr>
            <w:rFonts w:ascii="Times New Roman" w:hAnsi="Times New Roman" w:cs="Times New Roman"/>
          </w:rPr>
          <w:t>how netw</w:t>
        </w:r>
      </w:ins>
      <w:ins w:id="1055" w:author="Benton, Deon" w:date="2026-05-16T00:24:00Z" w16du:dateUtc="2026-05-16T05:24:00Z">
        <w:r w:rsidR="009D5B76">
          <w:rPr>
            <w:rFonts w:ascii="Times New Roman" w:hAnsi="Times New Roman" w:cs="Times New Roman"/>
          </w:rPr>
          <w:t>orks came to look longer at the Incongruent test event than at the Congruent one is straightforward</w:t>
        </w:r>
      </w:ins>
      <w:ins w:id="1056" w:author="Benton, Deon" w:date="2026-05-15T23:57:00Z" w16du:dateUtc="2026-05-16T04:57:00Z">
        <w:r w:rsidR="007207DC">
          <w:rPr>
            <w:rFonts w:ascii="Times New Roman" w:hAnsi="Times New Roman" w:cs="Times New Roman"/>
          </w:rPr>
          <w:t>: Th</w:t>
        </w:r>
      </w:ins>
      <w:ins w:id="1057" w:author="Benton, Deon" w:date="2026-05-15T23:58:00Z" w16du:dateUtc="2026-05-16T04:58:00Z">
        <w:r w:rsidR="007207DC">
          <w:rPr>
            <w:rFonts w:ascii="Times New Roman" w:hAnsi="Times New Roman" w:cs="Times New Roman"/>
          </w:rPr>
          <w:t xml:space="preserve">e </w:t>
        </w:r>
      </w:ins>
      <w:ins w:id="1058" w:author="Benton, Deon" w:date="2026-05-16T00:07:00Z" w16du:dateUtc="2026-05-16T05:07:00Z">
        <w:r w:rsidR="00AE768C">
          <w:rPr>
            <w:rFonts w:ascii="Times New Roman" w:hAnsi="Times New Roman" w:cs="Times New Roman"/>
          </w:rPr>
          <w:t xml:space="preserve">input </w:t>
        </w:r>
      </w:ins>
      <w:ins w:id="1059" w:author="Benton, Deon" w:date="2026-05-16T00:24:00Z" w16du:dateUtc="2026-05-16T05:24:00Z">
        <w:r w:rsidR="00A048A3">
          <w:rPr>
            <w:rFonts w:ascii="Times New Roman" w:hAnsi="Times New Roman" w:cs="Times New Roman"/>
          </w:rPr>
          <w:t xml:space="preserve">to the network during the Incongruent test event </w:t>
        </w:r>
      </w:ins>
      <w:ins w:id="1060" w:author="Benton, Deon" w:date="2026-05-16T00:01:00Z" w16du:dateUtc="2026-05-16T05:01:00Z">
        <w:r w:rsidR="00AE768C">
          <w:rPr>
            <w:rFonts w:ascii="Times New Roman" w:hAnsi="Times New Roman" w:cs="Times New Roman"/>
          </w:rPr>
          <w:t xml:space="preserve">(e.g., </w:t>
        </w:r>
      </w:ins>
      <w:ins w:id="1061" w:author="Benton, Deon" w:date="2026-05-16T00:05:00Z" w16du:dateUtc="2026-05-16T05:05:00Z">
        <w:r w:rsidR="00AE768C">
          <w:rPr>
            <w:rFonts w:ascii="Times New Roman" w:hAnsi="Times New Roman" w:cs="Times New Roman"/>
          </w:rPr>
          <w:t xml:space="preserve">curved motion, small barrier, low </w:t>
        </w:r>
      </w:ins>
      <w:ins w:id="1062" w:author="Benton, Deon" w:date="2026-05-16T00:06:00Z" w16du:dateUtc="2026-05-16T05:06:00Z">
        <w:r w:rsidR="00AE768C">
          <w:rPr>
            <w:rFonts w:ascii="Times New Roman" w:hAnsi="Times New Roman" w:cs="Times New Roman"/>
          </w:rPr>
          <w:t xml:space="preserve">jump, </w:t>
        </w:r>
      </w:ins>
      <w:ins w:id="1063" w:author="Benton, Deon" w:date="2026-05-16T00:24:00Z" w16du:dateUtc="2026-05-16T05:24:00Z">
        <w:r w:rsidR="00A048A3">
          <w:rPr>
            <w:rFonts w:ascii="Times New Roman" w:hAnsi="Times New Roman" w:cs="Times New Roman"/>
          </w:rPr>
          <w:t xml:space="preserve">spatial </w:t>
        </w:r>
      </w:ins>
      <w:proofErr w:type="spellStart"/>
      <w:ins w:id="1064" w:author="Benton, Deon" w:date="2026-05-16T00:26:00Z" w16du:dateUtc="2026-05-16T05:26:00Z">
        <w:r w:rsidR="00A048A3">
          <w:rPr>
            <w:rFonts w:ascii="Times New Roman" w:hAnsi="Times New Roman" w:cs="Times New Roman"/>
          </w:rPr>
          <w:t>noncontiguity</w:t>
        </w:r>
      </w:ins>
      <w:proofErr w:type="spellEnd"/>
      <w:ins w:id="1065" w:author="Benton, Deon" w:date="2026-05-16T00:24:00Z" w16du:dateUtc="2026-05-16T05:24:00Z">
        <w:r w:rsidR="00A048A3">
          <w:rPr>
            <w:rFonts w:ascii="Times New Roman" w:hAnsi="Times New Roman" w:cs="Times New Roman"/>
          </w:rPr>
          <w:t xml:space="preserve"> between an</w:t>
        </w:r>
      </w:ins>
      <w:ins w:id="1066" w:author="Benton, Deon" w:date="2026-05-16T00:25:00Z" w16du:dateUtc="2026-05-16T05:25:00Z">
        <w:r w:rsidR="00A048A3">
          <w:rPr>
            <w:rFonts w:ascii="Times New Roman" w:hAnsi="Times New Roman" w:cs="Times New Roman"/>
          </w:rPr>
          <w:t xml:space="preserve"> agent and its goal</w:t>
        </w:r>
      </w:ins>
      <w:ins w:id="1067" w:author="Benton, Deon" w:date="2026-05-16T00:06:00Z" w16du:dateUtc="2026-05-16T05:06:00Z">
        <w:r w:rsidR="00AE768C">
          <w:rPr>
            <w:rFonts w:ascii="Times New Roman" w:hAnsi="Times New Roman" w:cs="Times New Roman"/>
          </w:rPr>
          <w:t>)</w:t>
        </w:r>
      </w:ins>
      <w:ins w:id="1068" w:author="Benton, Deon" w:date="2026-05-15T23:58:00Z" w16du:dateUtc="2026-05-16T04:58:00Z">
        <w:r w:rsidR="007207DC">
          <w:rPr>
            <w:rFonts w:ascii="Times New Roman" w:hAnsi="Times New Roman" w:cs="Times New Roman"/>
          </w:rPr>
          <w:t xml:space="preserve"> violated </w:t>
        </w:r>
        <w:r w:rsidR="00AE768C">
          <w:rPr>
            <w:rFonts w:ascii="Times New Roman" w:hAnsi="Times New Roman" w:cs="Times New Roman"/>
          </w:rPr>
          <w:t>an association that was learned during the pretra</w:t>
        </w:r>
      </w:ins>
      <w:ins w:id="1069" w:author="Benton, Deon" w:date="2026-05-15T23:59:00Z" w16du:dateUtc="2026-05-16T04:59:00Z">
        <w:r w:rsidR="00AE768C">
          <w:rPr>
            <w:rFonts w:ascii="Times New Roman" w:hAnsi="Times New Roman" w:cs="Times New Roman"/>
          </w:rPr>
          <w:t>ining phase between this</w:t>
        </w:r>
      </w:ins>
      <w:ins w:id="1070" w:author="Benton, Deon" w:date="2026-05-16T00:08:00Z" w16du:dateUtc="2026-05-16T05:08:00Z">
        <w:r w:rsidR="00AE768C">
          <w:rPr>
            <w:rFonts w:ascii="Times New Roman" w:hAnsi="Times New Roman" w:cs="Times New Roman"/>
          </w:rPr>
          <w:t xml:space="preserve"> visual</w:t>
        </w:r>
      </w:ins>
      <w:ins w:id="1071" w:author="Benton, Deon" w:date="2026-05-15T23:59:00Z" w16du:dateUtc="2026-05-16T04:59:00Z">
        <w:r w:rsidR="00AE768C">
          <w:rPr>
            <w:rFonts w:ascii="Times New Roman" w:hAnsi="Times New Roman" w:cs="Times New Roman"/>
          </w:rPr>
          <w:t xml:space="preserve"> information and </w:t>
        </w:r>
      </w:ins>
      <w:ins w:id="1072" w:author="Benton, Deon" w:date="2026-05-16T00:09:00Z" w16du:dateUtc="2026-05-16T05:09:00Z">
        <w:r w:rsidR="00AE768C">
          <w:rPr>
            <w:rFonts w:ascii="Times New Roman" w:hAnsi="Times New Roman" w:cs="Times New Roman"/>
          </w:rPr>
          <w:t xml:space="preserve">the </w:t>
        </w:r>
        <w:r w:rsidR="00953F2D">
          <w:rPr>
            <w:rFonts w:ascii="Times New Roman" w:hAnsi="Times New Roman" w:cs="Times New Roman"/>
          </w:rPr>
          <w:t>fact that each time an agent came to rest ne</w:t>
        </w:r>
      </w:ins>
      <w:ins w:id="1073" w:author="Benton, Deon" w:date="2026-05-16T00:10:00Z" w16du:dateUtc="2026-05-16T05:10:00Z">
        <w:r w:rsidR="00953F2D">
          <w:rPr>
            <w:rFonts w:ascii="Times New Roman" w:hAnsi="Times New Roman" w:cs="Times New Roman"/>
          </w:rPr>
          <w:t>xt to its goal, the two were spatially contiguous</w:t>
        </w:r>
      </w:ins>
      <w:ins w:id="1074" w:author="Benton, Deon" w:date="2026-05-15T23:59:00Z" w16du:dateUtc="2026-05-16T04:59:00Z">
        <w:r w:rsidR="00AE768C">
          <w:rPr>
            <w:rFonts w:ascii="Times New Roman" w:hAnsi="Times New Roman" w:cs="Times New Roman"/>
          </w:rPr>
          <w:t xml:space="preserve">. </w:t>
        </w:r>
      </w:ins>
      <w:ins w:id="1075" w:author="Benton, Deon" w:date="2026-05-16T00:23:00Z" w16du:dateUtc="2026-05-16T05:23:00Z">
        <w:r w:rsidR="00023160">
          <w:rPr>
            <w:rFonts w:ascii="Times New Roman" w:hAnsi="Times New Roman" w:cs="Times New Roman"/>
          </w:rPr>
          <w:t>No such violation occurred for the Congruent event</w:t>
        </w:r>
      </w:ins>
      <w:ins w:id="1076" w:author="Benton, Deon" w:date="2026-05-16T00:27:00Z" w16du:dateUtc="2026-05-16T05:27:00Z">
        <w:r w:rsidR="00A048A3">
          <w:rPr>
            <w:rFonts w:ascii="Times New Roman" w:hAnsi="Times New Roman" w:cs="Times New Roman"/>
          </w:rPr>
          <w:t>; the input to the network during this event was consiste</w:t>
        </w:r>
      </w:ins>
      <w:ins w:id="1077" w:author="Benton, Deon" w:date="2026-05-16T00:28:00Z" w16du:dateUtc="2026-05-16T05:28:00Z">
        <w:r w:rsidR="00A048A3">
          <w:rPr>
            <w:rFonts w:ascii="Times New Roman" w:hAnsi="Times New Roman" w:cs="Times New Roman"/>
          </w:rPr>
          <w:t>nt with that encountered during the pretraining phase.</w:t>
        </w:r>
      </w:ins>
      <w:ins w:id="1078" w:author="Benton, Deon" w:date="2026-05-16T00:23:00Z" w16du:dateUtc="2026-05-16T05:23:00Z">
        <w:r w:rsidR="00023160">
          <w:rPr>
            <w:rFonts w:ascii="Times New Roman" w:hAnsi="Times New Roman" w:cs="Times New Roman"/>
          </w:rPr>
          <w:t xml:space="preserve"> </w:t>
        </w:r>
      </w:ins>
    </w:p>
    <w:p w14:paraId="2738DB63" w14:textId="6FF1234A" w:rsidR="00D73225" w:rsidRDefault="001324BD" w:rsidP="00255559">
      <w:pPr>
        <w:spacing w:line="480" w:lineRule="auto"/>
        <w:ind w:firstLine="720"/>
        <w:contextualSpacing/>
        <w:rPr>
          <w:ins w:id="1079" w:author="Benton, Deon" w:date="2026-05-15T23:47:00Z" w16du:dateUtc="2026-05-16T04:47:00Z"/>
          <w:rFonts w:ascii="Times New Roman" w:hAnsi="Times New Roman" w:cs="Times New Roman"/>
        </w:rPr>
      </w:pPr>
      <w:r>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w:t>
      </w:r>
      <w:ins w:id="1080" w:author="Benton, Deon" w:date="2026-05-15T23:26:00Z" w16du:dateUtc="2026-05-16T04:26:00Z">
        <w:r w:rsidR="0078005C">
          <w:rPr>
            <w:rFonts w:ascii="Times New Roman" w:hAnsi="Times New Roman" w:cs="Times New Roman"/>
          </w:rPr>
          <w:t>events on which they were tested</w:t>
        </w:r>
      </w:ins>
      <w:r w:rsidR="00757C00">
        <w:rPr>
          <w:rFonts w:ascii="Times New Roman" w:hAnsi="Times New Roman" w:cs="Times New Roman"/>
        </w:rPr>
        <w:t xml:space="preserve">. </w:t>
      </w:r>
      <w:r>
        <w:rPr>
          <w:rFonts w:ascii="Times New Roman" w:hAnsi="Times New Roman" w:cs="Times New Roman"/>
        </w:rPr>
        <w:t xml:space="preserve">Specifically, these networks produced greater </w:t>
      </w:r>
      <w:proofErr w:type="gramStart"/>
      <w:r>
        <w:rPr>
          <w:rFonts w:ascii="Times New Roman" w:hAnsi="Times New Roman" w:cs="Times New Roman"/>
        </w:rPr>
        <w:t>error</w:t>
      </w:r>
      <w:proofErr w:type="gramEnd"/>
      <w:r>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w:t>
      </w:r>
      <w:ins w:id="1081" w:author="Benton, Deon" w:date="2026-05-15T23:46:00Z" w16du:dateUtc="2026-05-16T04:46:00Z">
        <w:r w:rsidR="00FE1CC9">
          <w:rPr>
            <w:rFonts w:ascii="Times New Roman" w:hAnsi="Times New Roman" w:cs="Times New Roman"/>
          </w:rPr>
          <w:t xml:space="preserve">that were </w:t>
        </w:r>
      </w:ins>
      <w:r w:rsidR="00FB1AFA">
        <w:rPr>
          <w:rFonts w:ascii="Times New Roman" w:hAnsi="Times New Roman" w:cs="Times New Roman"/>
        </w:rPr>
        <w:t xml:space="preserve">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 xml:space="preserve">that is, information about obstacles and goals—were </w:t>
      </w:r>
      <w:ins w:id="1082" w:author="Benton, Deon" w:date="2026-05-15T23:26:00Z" w16du:dateUtc="2026-05-16T04:26:00Z">
        <w:r w:rsidR="0078005C">
          <w:rPr>
            <w:rFonts w:ascii="Times New Roman" w:hAnsi="Times New Roman" w:cs="Times New Roman"/>
          </w:rPr>
          <w:t>missing from the input during habituation</w:t>
        </w:r>
      </w:ins>
      <w:r w:rsidR="00FB1AFA">
        <w:rPr>
          <w:rFonts w:ascii="Times New Roman" w:hAnsi="Times New Roman" w:cs="Times New Roman"/>
        </w:rPr>
        <w:t>.</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ins w:id="1083" w:author="Benton, Deon" w:date="2026-05-16T00:10:00Z" w16du:dateUtc="2026-05-16T05:10:00Z">
        <w:r w:rsidR="00E2332F">
          <w:rPr>
            <w:rFonts w:ascii="Times New Roman" w:hAnsi="Times New Roman" w:cs="Times New Roman"/>
          </w:rPr>
          <w:t>The mechanistic basis for this pattern of responding is also straightforward to understand.</w:t>
        </w:r>
        <w:r w:rsidR="00466B42">
          <w:rPr>
            <w:rFonts w:ascii="Times New Roman" w:hAnsi="Times New Roman" w:cs="Times New Roman"/>
          </w:rPr>
          <w:t xml:space="preserve"> </w:t>
        </w:r>
      </w:ins>
      <w:ins w:id="1084" w:author="Benton, Deon" w:date="2026-05-16T00:21:00Z" w16du:dateUtc="2026-05-16T05:21:00Z">
        <w:r w:rsidR="00771028">
          <w:rPr>
            <w:rFonts w:ascii="Times New Roman" w:hAnsi="Times New Roman" w:cs="Times New Roman"/>
          </w:rPr>
          <w:t>Here, networks looked longer at the</w:t>
        </w:r>
      </w:ins>
      <w:ins w:id="1085" w:author="Benton, Deon" w:date="2026-05-16T00:10:00Z" w16du:dateUtc="2026-05-16T05:10:00Z">
        <w:r w:rsidR="00466B42">
          <w:rPr>
            <w:rFonts w:ascii="Times New Roman" w:hAnsi="Times New Roman" w:cs="Times New Roman"/>
          </w:rPr>
          <w:t xml:space="preserve"> </w:t>
        </w:r>
      </w:ins>
      <w:ins w:id="1086" w:author="Benton, Deon" w:date="2026-05-16T00:11:00Z" w16du:dateUtc="2026-05-16T05:11:00Z">
        <w:r w:rsidR="00466B42">
          <w:rPr>
            <w:rFonts w:ascii="Times New Roman" w:hAnsi="Times New Roman" w:cs="Times New Roman"/>
          </w:rPr>
          <w:t xml:space="preserve">No-Obstacle test event than at the Obstacle one </w:t>
        </w:r>
      </w:ins>
      <w:ins w:id="1087" w:author="Benton, Deon" w:date="2026-05-16T00:21:00Z" w16du:dateUtc="2026-05-16T05:21:00Z">
        <w:r w:rsidR="00771028">
          <w:rPr>
            <w:rFonts w:ascii="Times New Roman" w:hAnsi="Times New Roman" w:cs="Times New Roman"/>
          </w:rPr>
          <w:t>because the</w:t>
        </w:r>
      </w:ins>
      <w:ins w:id="1088" w:author="Benton, Deon" w:date="2026-05-16T00:11:00Z" w16du:dateUtc="2026-05-16T05:11:00Z">
        <w:r w:rsidR="00466B42">
          <w:rPr>
            <w:rFonts w:ascii="Times New Roman" w:hAnsi="Times New Roman" w:cs="Times New Roman"/>
          </w:rPr>
          <w:t xml:space="preserve"> presence of curved motion in the absence of an obstacle</w:t>
        </w:r>
      </w:ins>
      <w:ins w:id="1089" w:author="Benton, Deon" w:date="2026-05-16T00:21:00Z" w16du:dateUtc="2026-05-16T05:21:00Z">
        <w:r w:rsidR="00771028">
          <w:rPr>
            <w:rFonts w:ascii="Times New Roman" w:hAnsi="Times New Roman" w:cs="Times New Roman"/>
          </w:rPr>
          <w:t xml:space="preserve"> in the No-O</w:t>
        </w:r>
      </w:ins>
      <w:ins w:id="1090" w:author="Benton, Deon" w:date="2026-05-16T00:22:00Z" w16du:dateUtc="2026-05-16T05:22:00Z">
        <w:r w:rsidR="00771028">
          <w:rPr>
            <w:rFonts w:ascii="Times New Roman" w:hAnsi="Times New Roman" w:cs="Times New Roman"/>
          </w:rPr>
          <w:t>bstacle event</w:t>
        </w:r>
      </w:ins>
      <w:ins w:id="1091" w:author="Benton, Deon" w:date="2026-05-16T00:11:00Z" w16du:dateUtc="2026-05-16T05:11:00Z">
        <w:r w:rsidR="00466B42">
          <w:rPr>
            <w:rFonts w:ascii="Times New Roman" w:hAnsi="Times New Roman" w:cs="Times New Roman"/>
          </w:rPr>
          <w:t xml:space="preserve"> violated a</w:t>
        </w:r>
      </w:ins>
      <w:ins w:id="1092" w:author="Benton, Deon" w:date="2026-05-16T00:22:00Z" w16du:dateUtc="2026-05-16T05:22:00Z">
        <w:r w:rsidR="00771028">
          <w:rPr>
            <w:rFonts w:ascii="Times New Roman" w:hAnsi="Times New Roman" w:cs="Times New Roman"/>
          </w:rPr>
          <w:t>n association that was established during the pretraining phase between curved motion and obstacles; no such violation occurred in the Obstacle test event.</w:t>
        </w:r>
      </w:ins>
      <w:ins w:id="1093" w:author="Benton, Deon" w:date="2026-05-16T00:11:00Z" w16du:dateUtc="2026-05-16T05:11:00Z">
        <w:r w:rsidR="00466B42">
          <w:rPr>
            <w:rFonts w:ascii="Times New Roman" w:hAnsi="Times New Roman" w:cs="Times New Roman"/>
          </w:rPr>
          <w:t xml:space="preserve"> </w:t>
        </w:r>
      </w:ins>
    </w:p>
    <w:p w14:paraId="14D9B74A" w14:textId="0565A35D" w:rsidR="005735F8" w:rsidRDefault="001C35AE" w:rsidP="00255559">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w:t>
      </w:r>
      <w:r w:rsidR="003C2506">
        <w:rPr>
          <w:rFonts w:ascii="Times New Roman" w:hAnsi="Times New Roman" w:cs="Times New Roman"/>
        </w:rPr>
        <w:lastRenderedPageBreak/>
        <w:t>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w:t>
      </w:r>
      <w:r w:rsidR="007F617E">
        <w:rPr>
          <w:rFonts w:ascii="Times New Roman" w:hAnsi="Times New Roman" w:cs="Times New Roman"/>
        </w:rPr>
        <w:lastRenderedPageBreak/>
        <w:t>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3D59E1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w:t>
      </w:r>
      <w:r w:rsidR="00EC79AC">
        <w:rPr>
          <w:rFonts w:ascii="Times New Roman" w:hAnsi="Times New Roman" w:cs="Times New Roman"/>
        </w:rPr>
        <w:lastRenderedPageBreak/>
        <w:t xml:space="preserve">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w:t>
      </w:r>
      <w:proofErr w:type="gramStart"/>
      <w:r w:rsidR="009B5BBB">
        <w:rPr>
          <w:rFonts w:ascii="Times New Roman" w:hAnsi="Times New Roman" w:cs="Times New Roman"/>
        </w:rPr>
        <w:t>behaviors</w:t>
      </w:r>
      <w:proofErr w:type="gramEnd"/>
      <w:r w:rsidR="009B5BBB">
        <w:rPr>
          <w:rFonts w:ascii="Times New Roman" w:hAnsi="Times New Roman" w:cs="Times New Roman"/>
        </w:rPr>
        <w:t xml:space="preserve"> in </w:t>
      </w:r>
      <w:ins w:id="1094" w:author="Benton, Deon" w:date="2026-05-16T15:39:00Z" w16du:dateUtc="2026-05-16T20:39:00Z">
        <w:r w:rsidR="00DB0881">
          <w:rPr>
            <w:rFonts w:ascii="Times New Roman" w:hAnsi="Times New Roman" w:cs="Times New Roman"/>
          </w:rPr>
          <w:t>action efficiency understanding</w:t>
        </w:r>
      </w:ins>
      <w:r w:rsidR="009B5BBB">
        <w:rPr>
          <w:rFonts w:ascii="Times New Roman" w:hAnsi="Times New Roman" w:cs="Times New Roman"/>
        </w:rPr>
        <w:t xml:space="preserve">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w:t>
      </w:r>
      <w:ins w:id="1095" w:author="Benton, Deon" w:date="2026-05-16T15:39:00Z" w16du:dateUtc="2026-05-16T20:39:00Z">
        <w:r w:rsidR="00DB0881">
          <w:rPr>
            <w:rFonts w:ascii="Times New Roman" w:hAnsi="Times New Roman" w:cs="Times New Roman"/>
          </w:rPr>
          <w:t>action efficiency understanding</w:t>
        </w:r>
      </w:ins>
      <w:r w:rsidR="003F443C">
        <w:rPr>
          <w:rFonts w:ascii="Times New Roman" w:hAnsi="Times New Roman" w:cs="Times New Roman"/>
        </w:rPr>
        <w:t xml:space="preserve">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 xml:space="preserve">a domain-general associative </w:t>
      </w:r>
      <w:r w:rsidR="0007750A">
        <w:rPr>
          <w:rFonts w:ascii="Times New Roman" w:hAnsi="Times New Roman" w:cs="Times New Roman"/>
        </w:rPr>
        <w:lastRenderedPageBreak/>
        <w:t>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5F98579F" w:rsidR="00227F52" w:rsidRDefault="00847F52" w:rsidP="005D2110">
      <w:pPr>
        <w:spacing w:line="480" w:lineRule="auto"/>
        <w:ind w:firstLine="720"/>
        <w:contextualSpacing/>
        <w:rPr>
          <w:ins w:id="1096"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1097"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1098" w:author="Benton, Deon" w:date="2026-04-28T15:48:00Z" w16du:dateUtc="2026-04-28T20:48:00Z">
        <w:r w:rsidR="00747CCB">
          <w:rPr>
            <w:rFonts w:ascii="Times New Roman" w:hAnsi="Times New Roman" w:cs="Times New Roman"/>
          </w:rPr>
          <w:t xml:space="preserve"> These infants were then tested on two events</w:t>
        </w:r>
      </w:ins>
      <w:ins w:id="1099"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w:t>
        </w:r>
      </w:ins>
      <w:ins w:id="1100" w:author="Benton, Deon" w:date="2026-05-16T01:04:00Z" w16du:dateUtc="2026-05-16T06:04:00Z">
        <w:r w:rsidR="00C727CC">
          <w:rPr>
            <w:rFonts w:ascii="Times New Roman" w:hAnsi="Times New Roman" w:cs="Times New Roman"/>
          </w:rPr>
          <w:t>Low, efficient</w:t>
        </w:r>
      </w:ins>
      <w:ins w:id="1101" w:author="Benton, Deon" w:date="2026-04-28T15:49:00Z" w16du:dateUtc="2026-04-28T20:49:00Z">
        <w:r w:rsidR="00747CCB" w:rsidRPr="00A231E7">
          <w:rPr>
            <w:rFonts w:ascii="Times New Roman" w:hAnsi="Times New Roman" w:cs="Times New Roman"/>
          </w:rPr>
          <w:t xml:space="preserve">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w:t>
        </w:r>
      </w:ins>
      <w:ins w:id="1102" w:author="Benton, Deon" w:date="2026-05-16T01:04:00Z" w16du:dateUtc="2026-05-16T06:04:00Z">
        <w:r w:rsidR="00C727CC">
          <w:rPr>
            <w:rFonts w:ascii="Times New Roman" w:hAnsi="Times New Roman" w:cs="Times New Roman"/>
          </w:rPr>
          <w:t>H</w:t>
        </w:r>
      </w:ins>
      <w:ins w:id="1103" w:author="Benton, Deon" w:date="2026-04-28T15:49:00Z" w16du:dateUtc="2026-04-28T20:49:00Z">
        <w:r w:rsidR="00747CCB" w:rsidRPr="00A231E7">
          <w:rPr>
            <w:rFonts w:ascii="Times New Roman" w:hAnsi="Times New Roman" w:cs="Times New Roman"/>
          </w:rPr>
          <w:t>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1104"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1105"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1106" w:author="Benton, Deon" w:date="2026-04-28T15:49:00Z" w16du:dateUtc="2026-04-28T20:49:00Z">
        <w:r w:rsidR="00227F52">
          <w:rPr>
            <w:rFonts w:ascii="Times New Roman" w:hAnsi="Times New Roman" w:cs="Times New Roman"/>
          </w:rPr>
          <w:t xml:space="preserve"> and tested on the same </w:t>
        </w:r>
      </w:ins>
      <w:ins w:id="1107" w:author="Benton, Deon" w:date="2026-04-28T15:50:00Z" w16du:dateUtc="2026-04-28T20:50:00Z">
        <w:r w:rsidR="00227F52">
          <w:rPr>
            <w:rFonts w:ascii="Times New Roman" w:hAnsi="Times New Roman" w:cs="Times New Roman"/>
          </w:rPr>
          <w:t xml:space="preserve">events except that the barrier was located peripherally. </w:t>
        </w:r>
      </w:ins>
      <w:ins w:id="1108"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w:t>
        </w:r>
      </w:ins>
      <w:ins w:id="1109" w:author="Benton, Deon" w:date="2026-05-16T01:08:00Z" w16du:dateUtc="2026-05-16T06:08:00Z">
        <w:r w:rsidR="00DD3452">
          <w:rPr>
            <w:rFonts w:ascii="Times New Roman" w:hAnsi="Times New Roman" w:cs="Times New Roman"/>
          </w:rPr>
          <w:t>H</w:t>
        </w:r>
      </w:ins>
      <w:ins w:id="1110" w:author="Benton, Deon" w:date="2026-04-28T15:52:00Z" w16du:dateUtc="2026-04-28T20:52:00Z">
        <w:r w:rsidR="008050B6">
          <w:rPr>
            <w:rFonts w:ascii="Times New Roman" w:hAnsi="Times New Roman" w:cs="Times New Roman"/>
          </w:rPr>
          <w:t xml:space="preserve">igh, inefficient test event than at the </w:t>
        </w:r>
      </w:ins>
      <w:ins w:id="1111" w:author="Benton, Deon" w:date="2026-05-16T01:08:00Z" w16du:dateUtc="2026-05-16T06:08:00Z">
        <w:r w:rsidR="00DD3452">
          <w:rPr>
            <w:rFonts w:ascii="Times New Roman" w:hAnsi="Times New Roman" w:cs="Times New Roman"/>
          </w:rPr>
          <w:t>L</w:t>
        </w:r>
      </w:ins>
      <w:ins w:id="1112" w:author="Benton, Deon" w:date="2026-04-28T15:52:00Z" w16du:dateUtc="2026-04-28T20:52:00Z">
        <w:r w:rsidR="008050B6">
          <w:rPr>
            <w:rFonts w:ascii="Times New Roman" w:hAnsi="Times New Roman" w:cs="Times New Roman"/>
          </w:rPr>
          <w:t>ow, inefficient one; infants in Experiment 2 looked</w:t>
        </w:r>
      </w:ins>
      <w:ins w:id="1113" w:author="Benton, Deon" w:date="2026-04-28T15:53:00Z" w16du:dateUtc="2026-04-28T20:53:00Z">
        <w:r w:rsidR="008050B6">
          <w:rPr>
            <w:rFonts w:ascii="Times New Roman" w:hAnsi="Times New Roman" w:cs="Times New Roman"/>
          </w:rPr>
          <w:t xml:space="preserve"> </w:t>
        </w:r>
      </w:ins>
      <w:ins w:id="1114" w:author="Benton, Deon" w:date="2026-04-28T15:54:00Z" w16du:dateUtc="2026-04-28T20:54:00Z">
        <w:r w:rsidR="008050B6">
          <w:rPr>
            <w:rFonts w:ascii="Times New Roman" w:hAnsi="Times New Roman" w:cs="Times New Roman"/>
          </w:rPr>
          <w:t xml:space="preserve">about equally long at both test events. If anything, </w:t>
        </w:r>
      </w:ins>
      <w:ins w:id="1115" w:author="Benton, Deon" w:date="2026-04-28T15:53:00Z" w16du:dateUtc="2026-04-28T20:53:00Z">
        <w:r w:rsidR="008050B6">
          <w:rPr>
            <w:rFonts w:ascii="Times New Roman" w:hAnsi="Times New Roman" w:cs="Times New Roman"/>
          </w:rPr>
          <w:t>there was a</w:t>
        </w:r>
      </w:ins>
      <w:ins w:id="1116" w:author="Benton, Deon" w:date="2026-04-28T15:54:00Z" w16du:dateUtc="2026-04-28T20:54:00Z">
        <w:r w:rsidR="008050B6">
          <w:rPr>
            <w:rFonts w:ascii="Times New Roman" w:hAnsi="Times New Roman" w:cs="Times New Roman"/>
          </w:rPr>
          <w:t xml:space="preserve"> numerical, but still</w:t>
        </w:r>
      </w:ins>
      <w:ins w:id="1117" w:author="Benton, Deon" w:date="2026-04-28T15:53:00Z" w16du:dateUtc="2026-04-28T20:53:00Z">
        <w:r w:rsidR="008050B6">
          <w:rPr>
            <w:rFonts w:ascii="Times New Roman" w:hAnsi="Times New Roman" w:cs="Times New Roman"/>
          </w:rPr>
          <w:t xml:space="preserve"> non</w:t>
        </w:r>
      </w:ins>
      <w:ins w:id="1118" w:author="Benton, Deon" w:date="2026-04-28T15:55:00Z" w16du:dateUtc="2026-04-28T20:55:00Z">
        <w:r w:rsidR="008050B6">
          <w:rPr>
            <w:rFonts w:ascii="Times New Roman" w:hAnsi="Times New Roman" w:cs="Times New Roman"/>
          </w:rPr>
          <w:t>-significant,</w:t>
        </w:r>
      </w:ins>
      <w:ins w:id="1119" w:author="Benton, Deon" w:date="2026-04-28T15:53:00Z" w16du:dateUtc="2026-04-28T20:53:00Z">
        <w:r w:rsidR="008050B6">
          <w:rPr>
            <w:rFonts w:ascii="Times New Roman" w:hAnsi="Times New Roman" w:cs="Times New Roman"/>
          </w:rPr>
          <w:t xml:space="preserve"> tendency for</w:t>
        </w:r>
      </w:ins>
      <w:ins w:id="1120" w:author="Benton, Deon" w:date="2026-04-28T15:54:00Z" w16du:dateUtc="2026-04-28T20:54:00Z">
        <w:r w:rsidR="008050B6">
          <w:rPr>
            <w:rFonts w:ascii="Times New Roman" w:hAnsi="Times New Roman" w:cs="Times New Roman"/>
          </w:rPr>
          <w:t xml:space="preserve"> </w:t>
        </w:r>
      </w:ins>
      <w:ins w:id="1121" w:author="Benton, Deon" w:date="2026-04-28T16:00:00Z" w16du:dateUtc="2026-04-28T21:00:00Z">
        <w:r w:rsidR="003C325C">
          <w:rPr>
            <w:rFonts w:ascii="Times New Roman" w:hAnsi="Times New Roman" w:cs="Times New Roman"/>
          </w:rPr>
          <w:t>infants in Experiment 2</w:t>
        </w:r>
      </w:ins>
      <w:ins w:id="1122" w:author="Benton, Deon" w:date="2026-04-28T15:54:00Z" w16du:dateUtc="2026-04-28T20:54:00Z">
        <w:r w:rsidR="008050B6">
          <w:rPr>
            <w:rFonts w:ascii="Times New Roman" w:hAnsi="Times New Roman" w:cs="Times New Roman"/>
          </w:rPr>
          <w:t xml:space="preserve"> to look longer at the </w:t>
        </w:r>
      </w:ins>
      <w:ins w:id="1123" w:author="Benton, Deon" w:date="2026-05-16T01:04:00Z" w16du:dateUtc="2026-05-16T06:04:00Z">
        <w:r w:rsidR="00C727CC">
          <w:rPr>
            <w:rFonts w:ascii="Times New Roman" w:hAnsi="Times New Roman" w:cs="Times New Roman"/>
          </w:rPr>
          <w:t>L</w:t>
        </w:r>
      </w:ins>
      <w:ins w:id="1124" w:author="Benton, Deon" w:date="2026-04-28T15:54:00Z" w16du:dateUtc="2026-04-28T20:54:00Z">
        <w:r w:rsidR="008050B6">
          <w:rPr>
            <w:rFonts w:ascii="Times New Roman" w:hAnsi="Times New Roman" w:cs="Times New Roman"/>
          </w:rPr>
          <w:t>ow, efficient event than at the high on</w:t>
        </w:r>
      </w:ins>
      <w:ins w:id="1125" w:author="Benton, Deon" w:date="2026-04-28T15:55:00Z" w16du:dateUtc="2026-04-28T20:55:00Z">
        <w:r w:rsidR="008050B6">
          <w:rPr>
            <w:rFonts w:ascii="Times New Roman" w:hAnsi="Times New Roman" w:cs="Times New Roman"/>
          </w:rPr>
          <w:t>e</w:t>
        </w:r>
      </w:ins>
      <w:ins w:id="1126" w:author="Benton, Deon" w:date="2026-04-28T15:54:00Z" w16du:dateUtc="2026-04-28T20:54:00Z">
        <w:r w:rsidR="008050B6">
          <w:rPr>
            <w:rFonts w:ascii="Times New Roman" w:hAnsi="Times New Roman" w:cs="Times New Roman"/>
          </w:rPr>
          <w:t>.</w:t>
        </w:r>
      </w:ins>
    </w:p>
    <w:p w14:paraId="199A3619" w14:textId="55D41426" w:rsidR="00847F52" w:rsidRDefault="00227F52" w:rsidP="005D2110">
      <w:pPr>
        <w:spacing w:line="480" w:lineRule="auto"/>
        <w:ind w:firstLine="720"/>
        <w:contextualSpacing/>
        <w:rPr>
          <w:rFonts w:ascii="Times New Roman" w:hAnsi="Times New Roman" w:cs="Times New Roman"/>
        </w:rPr>
      </w:pPr>
      <w:ins w:id="1127" w:author="Benton, Deon" w:date="2026-04-28T15:50:00Z" w16du:dateUtc="2026-04-28T20:50:00Z">
        <w:r>
          <w:rPr>
            <w:rFonts w:ascii="Times New Roman" w:hAnsi="Times New Roman" w:cs="Times New Roman"/>
          </w:rPr>
          <w:t>One question that these studies raised was whether</w:t>
        </w:r>
      </w:ins>
      <w:ins w:id="1128" w:author="Benton, Deon" w:date="2026-04-28T15:55:00Z" w16du:dateUtc="2026-04-28T20:55:00Z">
        <w:r w:rsidR="00801EFC">
          <w:rPr>
            <w:rFonts w:ascii="Times New Roman" w:hAnsi="Times New Roman" w:cs="Times New Roman"/>
          </w:rPr>
          <w:t xml:space="preserve"> infants expect agents that </w:t>
        </w:r>
      </w:ins>
      <w:ins w:id="1129" w:author="Benton, Deon" w:date="2026-04-28T15:56:00Z" w16du:dateUtc="2026-04-28T20:56:00Z">
        <w:r w:rsidR="00801EFC">
          <w:rPr>
            <w:rFonts w:ascii="Times New Roman" w:hAnsi="Times New Roman" w:cs="Times New Roman"/>
          </w:rPr>
          <w:t>engage</w:t>
        </w:r>
      </w:ins>
      <w:ins w:id="1130" w:author="Benton, Deon" w:date="2026-04-28T16:00:00Z" w16du:dateUtc="2026-04-28T21:00:00Z">
        <w:r w:rsidR="001534A0">
          <w:rPr>
            <w:rFonts w:ascii="Times New Roman" w:hAnsi="Times New Roman" w:cs="Times New Roman"/>
          </w:rPr>
          <w:t>d</w:t>
        </w:r>
      </w:ins>
      <w:ins w:id="1131" w:author="Benton, Deon" w:date="2026-04-28T15:56:00Z" w16du:dateUtc="2026-04-28T20:56:00Z">
        <w:r w:rsidR="00801EFC">
          <w:rPr>
            <w:rFonts w:ascii="Times New Roman" w:hAnsi="Times New Roman" w:cs="Times New Roman"/>
          </w:rPr>
          <w:t xml:space="preserve"> in </w:t>
        </w:r>
      </w:ins>
      <w:ins w:id="1132" w:author="Benton, Deon" w:date="2026-04-28T16:00:00Z" w16du:dateUtc="2026-04-28T21:00:00Z">
        <w:r w:rsidR="001534A0">
          <w:rPr>
            <w:rFonts w:ascii="Times New Roman" w:hAnsi="Times New Roman" w:cs="Times New Roman"/>
          </w:rPr>
          <w:t>inefficient and costly</w:t>
        </w:r>
      </w:ins>
      <w:ins w:id="1133" w:author="Benton, Deon" w:date="2026-04-28T15:56:00Z" w16du:dateUtc="2026-04-28T20:56:00Z">
        <w:r w:rsidR="00801EFC">
          <w:rPr>
            <w:rFonts w:ascii="Times New Roman" w:hAnsi="Times New Roman" w:cs="Times New Roman"/>
          </w:rPr>
          <w:t xml:space="preserve"> actions in the past to continue to do so in a new situation</w:t>
        </w:r>
      </w:ins>
      <w:ins w:id="1134" w:author="Benton, Deon" w:date="2026-04-28T16:00:00Z" w16du:dateUtc="2026-04-28T21:00:00Z">
        <w:r w:rsidR="00E35595">
          <w:rPr>
            <w:rFonts w:ascii="Times New Roman" w:hAnsi="Times New Roman" w:cs="Times New Roman"/>
          </w:rPr>
          <w:t xml:space="preserve"> with a different set of constraints</w:t>
        </w:r>
      </w:ins>
      <w:ins w:id="1135"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1136" w:author="Benton, Deon" w:date="2026-04-28T15:51:00Z" w16du:dateUtc="2026-04-28T20:51:00Z">
        <w:r>
          <w:rPr>
            <w:rFonts w:ascii="Times New Roman" w:hAnsi="Times New Roman" w:cs="Times New Roman"/>
          </w:rPr>
          <w:t xml:space="preserve">habituated </w:t>
        </w:r>
      </w:ins>
      <w:ins w:id="1137" w:author="Benton, Deon" w:date="2026-04-28T15:57:00Z" w16du:dateUtc="2026-04-28T20:57:00Z">
        <w:r w:rsidR="00801EFC">
          <w:rPr>
            <w:rFonts w:ascii="Times New Roman" w:hAnsi="Times New Roman" w:cs="Times New Roman"/>
          </w:rPr>
          <w:t xml:space="preserve">a third set of </w:t>
        </w:r>
        <w:r w:rsidR="00801EFC">
          <w:rPr>
            <w:rFonts w:ascii="Times New Roman" w:hAnsi="Times New Roman" w:cs="Times New Roman"/>
          </w:rPr>
          <w:lastRenderedPageBreak/>
          <w:t xml:space="preserve">infants to the </w:t>
        </w:r>
      </w:ins>
      <w:ins w:id="1138" w:author="Benton, Deon" w:date="2026-04-28T16:01:00Z" w16du:dateUtc="2026-04-28T21:01:00Z">
        <w:r w:rsidR="007B5F29">
          <w:rPr>
            <w:rFonts w:ascii="Times New Roman" w:hAnsi="Times New Roman" w:cs="Times New Roman"/>
          </w:rPr>
          <w:t>habituation event used in Experiment 2</w:t>
        </w:r>
      </w:ins>
      <w:ins w:id="1139" w:author="Benton, Deon" w:date="2026-04-28T15:57:00Z" w16du:dateUtc="2026-04-28T20:57:00Z">
        <w:r w:rsidR="00801EFC">
          <w:rPr>
            <w:rFonts w:ascii="Times New Roman" w:hAnsi="Times New Roman" w:cs="Times New Roman"/>
          </w:rPr>
          <w:t>.</w:t>
        </w:r>
      </w:ins>
      <w:ins w:id="1140"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1141" w:author="Benton, Deon" w:date="2026-04-28T16:02:00Z" w16du:dateUtc="2026-04-28T21:02:00Z">
        <w:r w:rsidR="007B5F29">
          <w:rPr>
            <w:rFonts w:ascii="Times New Roman" w:hAnsi="Times New Roman" w:cs="Times New Roman"/>
          </w:rPr>
          <w:t xml:space="preserve"> a barrier, however, these</w:t>
        </w:r>
      </w:ins>
      <w:ins w:id="1142" w:author="Benton, Deon" w:date="2026-04-28T15:57:00Z" w16du:dateUtc="2026-04-28T20:57:00Z">
        <w:r w:rsidR="00801EFC">
          <w:rPr>
            <w:rFonts w:ascii="Times New Roman" w:hAnsi="Times New Roman" w:cs="Times New Roman"/>
          </w:rPr>
          <w:t xml:space="preserve"> </w:t>
        </w:r>
      </w:ins>
      <w:ins w:id="1143" w:author="Benton, Deon" w:date="2026-04-28T16:02:00Z" w16du:dateUtc="2026-04-28T21:02:00Z">
        <w:r w:rsidR="007B5F29">
          <w:rPr>
            <w:rFonts w:ascii="Times New Roman" w:hAnsi="Times New Roman" w:cs="Times New Roman"/>
          </w:rPr>
          <w:t>infants</w:t>
        </w:r>
      </w:ins>
      <w:ins w:id="1144" w:author="Benton, Deon" w:date="2026-04-28T15:57:00Z" w16du:dateUtc="2026-04-28T20:57:00Z">
        <w:r w:rsidR="00801EFC">
          <w:rPr>
            <w:rFonts w:ascii="Times New Roman" w:hAnsi="Times New Roman" w:cs="Times New Roman"/>
          </w:rPr>
          <w:t xml:space="preserve"> were </w:t>
        </w:r>
      </w:ins>
      <w:ins w:id="1145" w:author="Benton, Deon" w:date="2026-04-28T16:02:00Z" w16du:dateUtc="2026-04-28T21:02:00Z">
        <w:r w:rsidR="007B5F29">
          <w:rPr>
            <w:rFonts w:ascii="Times New Roman" w:hAnsi="Times New Roman" w:cs="Times New Roman"/>
          </w:rPr>
          <w:t xml:space="preserve">tested on the test events used in Experiment 1, </w:t>
        </w:r>
      </w:ins>
      <w:ins w:id="1146" w:author="Benton, Deon" w:date="2026-04-28T15:57:00Z" w16du:dateUtc="2026-04-28T20:57:00Z">
        <w:r w:rsidR="00801EFC">
          <w:rPr>
            <w:rFonts w:ascii="Times New Roman" w:hAnsi="Times New Roman" w:cs="Times New Roman"/>
          </w:rPr>
          <w:t>which the barrier was located beneath the arced motion.</w:t>
        </w:r>
      </w:ins>
      <w:ins w:id="1147" w:author="Benton, Deon" w:date="2026-04-28T15:58:00Z" w16du:dateUtc="2026-04-28T20:58:00Z">
        <w:r w:rsidR="003C325C">
          <w:rPr>
            <w:rFonts w:ascii="Times New Roman" w:hAnsi="Times New Roman" w:cs="Times New Roman"/>
          </w:rPr>
          <w:t xml:space="preserve"> </w:t>
        </w:r>
      </w:ins>
      <w:ins w:id="1148" w:author="Benton, Deon" w:date="2026-04-28T16:03:00Z" w16du:dateUtc="2026-04-28T21:03:00Z">
        <w:r w:rsidR="007B5F29">
          <w:rPr>
            <w:rFonts w:ascii="Times New Roman" w:hAnsi="Times New Roman" w:cs="Times New Roman"/>
          </w:rPr>
          <w:t xml:space="preserve">As was the case for infants in Experiment 1, infants looked longer at the </w:t>
        </w:r>
      </w:ins>
      <w:ins w:id="1149" w:author="Benton, Deon" w:date="2026-05-16T01:08:00Z" w16du:dateUtc="2026-05-16T06:08:00Z">
        <w:r w:rsidR="00DD3452">
          <w:rPr>
            <w:rFonts w:ascii="Times New Roman" w:hAnsi="Times New Roman" w:cs="Times New Roman"/>
          </w:rPr>
          <w:t>H</w:t>
        </w:r>
      </w:ins>
      <w:ins w:id="1150" w:author="Benton, Deon" w:date="2026-04-28T16:03:00Z" w16du:dateUtc="2026-04-28T21:03:00Z">
        <w:r w:rsidR="007B5F29">
          <w:rPr>
            <w:rFonts w:ascii="Times New Roman" w:hAnsi="Times New Roman" w:cs="Times New Roman"/>
          </w:rPr>
          <w:t xml:space="preserve">igh, inefficient test event than at the </w:t>
        </w:r>
      </w:ins>
      <w:ins w:id="1151" w:author="Benton, Deon" w:date="2026-05-16T01:04:00Z" w16du:dateUtc="2026-05-16T06:04:00Z">
        <w:r w:rsidR="00C727CC">
          <w:rPr>
            <w:rFonts w:ascii="Times New Roman" w:hAnsi="Times New Roman" w:cs="Times New Roman"/>
          </w:rPr>
          <w:t>L</w:t>
        </w:r>
      </w:ins>
      <w:ins w:id="1152" w:author="Benton, Deon" w:date="2026-04-28T16:03:00Z" w16du:dateUtc="2026-04-28T21:03:00Z">
        <w:r w:rsidR="007B5F29">
          <w:rPr>
            <w:rFonts w:ascii="Times New Roman" w:hAnsi="Times New Roman" w:cs="Times New Roman"/>
          </w:rPr>
          <w:t>ow, efficient one.</w:t>
        </w:r>
      </w:ins>
      <w:ins w:id="1153" w:author="Benton, Deon" w:date="2026-04-28T16:02:00Z" w16du:dateUtc="2026-04-28T21:02:00Z">
        <w:r w:rsidR="007B5F29">
          <w:rPr>
            <w:rFonts w:ascii="Times New Roman" w:hAnsi="Times New Roman" w:cs="Times New Roman"/>
          </w:rPr>
          <w:t xml:space="preserve"> </w:t>
        </w:r>
      </w:ins>
      <w:ins w:id="1154"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1155"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1156" w:author="Benton, Deon" w:date="2026-04-28T16:06:00Z" w16du:dateUtc="2026-04-28T21:06:00Z">
        <w:r w:rsidR="00D26DDC">
          <w:rPr>
            <w:rFonts w:ascii="Times New Roman" w:hAnsi="Times New Roman" w:cs="Times New Roman"/>
          </w:rPr>
          <w:t xml:space="preserve">Second, if the </w:t>
        </w:r>
      </w:ins>
      <w:ins w:id="1157" w:author="Benton, Deon" w:date="2026-04-28T16:07:00Z" w16du:dateUtc="2026-04-28T21:07:00Z">
        <w:r w:rsidR="00D26DDC">
          <w:rPr>
            <w:rFonts w:ascii="Times New Roman" w:hAnsi="Times New Roman" w:cs="Times New Roman"/>
          </w:rPr>
          <w:t>environmental</w:t>
        </w:r>
      </w:ins>
      <w:ins w:id="1158" w:author="Benton, Deon" w:date="2026-04-28T16:06:00Z" w16du:dateUtc="2026-04-28T21:06:00Z">
        <w:r w:rsidR="00D26DDC">
          <w:rPr>
            <w:rFonts w:ascii="Times New Roman" w:hAnsi="Times New Roman" w:cs="Times New Roman"/>
          </w:rPr>
          <w:t xml:space="preserve"> context does not change, infants no longer expect agents to behave </w:t>
        </w:r>
      </w:ins>
      <w:ins w:id="1159"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1160" w:author="Benton, Deon" w:date="2026-04-28T16:08:00Z" w16du:dateUtc="2026-04-28T21:08:00Z">
        <w:r w:rsidR="00C543EB">
          <w:rPr>
            <w:rFonts w:ascii="Times New Roman" w:hAnsi="Times New Roman" w:cs="Times New Roman"/>
          </w:rPr>
          <w:t xml:space="preserve"> a new situation that differs from the old one.</w:t>
        </w:r>
      </w:ins>
      <w:ins w:id="1161" w:author="Benton, Deon" w:date="2026-04-28T16:06:00Z" w16du:dateUtc="2026-04-28T21:06:00Z">
        <w:r w:rsidR="00D26DDC">
          <w:rPr>
            <w:rFonts w:ascii="Times New Roman" w:hAnsi="Times New Roman" w:cs="Times New Roman"/>
          </w:rPr>
          <w:t xml:space="preserve"> </w:t>
        </w:r>
      </w:ins>
    </w:p>
    <w:p w14:paraId="62E4C8AD" w14:textId="1DBBC4AF" w:rsidR="00070634" w:rsidRDefault="00C543EB" w:rsidP="00853CF6">
      <w:pPr>
        <w:spacing w:line="480" w:lineRule="auto"/>
        <w:ind w:firstLine="720"/>
        <w:contextualSpacing/>
        <w:rPr>
          <w:rFonts w:ascii="Times New Roman" w:hAnsi="Times New Roman" w:cs="Times New Roman"/>
        </w:rPr>
      </w:pPr>
      <w:proofErr w:type="gramStart"/>
      <w:ins w:id="1162" w:author="Benton, Deon" w:date="2026-04-28T16:09:00Z" w16du:dateUtc="2026-04-28T21:09:00Z">
        <w:r>
          <w:rPr>
            <w:rFonts w:ascii="Times New Roman" w:hAnsi="Times New Roman" w:cs="Times New Roman"/>
          </w:rPr>
          <w:t>On the basis of</w:t>
        </w:r>
        <w:proofErr w:type="gramEnd"/>
        <w:r>
          <w:rPr>
            <w:rFonts w:ascii="Times New Roman" w:hAnsi="Times New Roman" w:cs="Times New Roman"/>
          </w:rPr>
          <w:t xml:space="preserve"> these findings, one might conclude that they </w:t>
        </w:r>
        <w:r w:rsidR="00B503E5">
          <w:rPr>
            <w:rFonts w:ascii="Times New Roman" w:hAnsi="Times New Roman" w:cs="Times New Roman"/>
          </w:rPr>
          <w:t>challenge a simple associative learn</w:t>
        </w:r>
      </w:ins>
      <w:ins w:id="1163" w:author="Benton, Deon" w:date="2026-04-28T16:10:00Z" w16du:dateUtc="2026-04-28T21:10:00Z">
        <w:r w:rsidR="00B503E5">
          <w:rPr>
            <w:rFonts w:ascii="Times New Roman" w:hAnsi="Times New Roman" w:cs="Times New Roman"/>
          </w:rPr>
          <w:t xml:space="preserve">ing account of these data. This is because </w:t>
        </w:r>
      </w:ins>
      <w:ins w:id="1164" w:author="Benton, Deon" w:date="2026-04-29T21:23:00Z" w16du:dateUtc="2026-04-30T02:23:00Z">
        <w:r w:rsidR="009351FD">
          <w:rPr>
            <w:rFonts w:ascii="Times New Roman" w:hAnsi="Times New Roman" w:cs="Times New Roman"/>
          </w:rPr>
          <w:t xml:space="preserve">it might be thought that </w:t>
        </w:r>
      </w:ins>
      <w:ins w:id="1165"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1166"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1167" w:author="Benton, Deon" w:date="2026-04-29T21:23:00Z" w16du:dateUtc="2026-04-30T02:23:00Z">
        <w:r w:rsidR="009351FD">
          <w:rPr>
            <w:rFonts w:ascii="Times New Roman" w:hAnsi="Times New Roman" w:cs="Times New Roman"/>
          </w:rPr>
          <w:t>are</w:t>
        </w:r>
      </w:ins>
      <w:ins w:id="1168" w:author="Benton, Deon" w:date="2026-04-28T16:10:00Z" w16du:dateUtc="2026-04-28T21:10:00Z">
        <w:r w:rsidR="00B503E5">
          <w:rPr>
            <w:rFonts w:ascii="Times New Roman" w:hAnsi="Times New Roman" w:cs="Times New Roman"/>
          </w:rPr>
          <w:t xml:space="preserve"> fundamentally at odds with how infants </w:t>
        </w:r>
        <w:proofErr w:type="gramStart"/>
        <w:r w:rsidR="00B503E5">
          <w:rPr>
            <w:rFonts w:ascii="Times New Roman" w:hAnsi="Times New Roman" w:cs="Times New Roman"/>
          </w:rPr>
          <w:t>actually performed</w:t>
        </w:r>
        <w:proofErr w:type="gramEnd"/>
        <w:r w:rsidR="00B503E5">
          <w:rPr>
            <w:rFonts w:ascii="Times New Roman" w:hAnsi="Times New Roman" w:cs="Times New Roman"/>
          </w:rPr>
          <w:t xml:space="preserve">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1169"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1170" w:author="Benton, Deon" w:date="2026-04-28T16:11:00Z" w16du:dateUtc="2026-04-28T21:11:00Z">
        <w:r w:rsidR="00B503E5">
          <w:rPr>
            <w:rFonts w:ascii="Times New Roman" w:hAnsi="Times New Roman" w:cs="Times New Roman"/>
          </w:rPr>
          <w:t xml:space="preserve">infants should show an equivalent increase in looking </w:t>
        </w:r>
      </w:ins>
      <w:ins w:id="1171" w:author="Benton, Deon" w:date="2026-04-28T16:12:00Z" w16du:dateUtc="2026-04-28T21:12:00Z">
        <w:r w:rsidR="00CE3B81">
          <w:rPr>
            <w:rFonts w:ascii="Times New Roman" w:hAnsi="Times New Roman" w:cs="Times New Roman"/>
          </w:rPr>
          <w:t>at</w:t>
        </w:r>
      </w:ins>
      <w:ins w:id="1172"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1173"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1174" w:author="Benton, Deon" w:date="2026-04-28T16:13:00Z" w16du:dateUtc="2026-04-28T21:13:00Z">
        <w:r w:rsidR="00CE3B81">
          <w:rPr>
            <w:rFonts w:ascii="Times New Roman" w:hAnsi="Times New Roman" w:cs="Times New Roman"/>
          </w:rPr>
          <w:t xml:space="preserve">a barrier </w:t>
        </w:r>
      </w:ins>
      <w:ins w:id="1175" w:author="Benton, Deon" w:date="2026-04-28T16:12:00Z" w16du:dateUtc="2026-04-28T21:12:00Z">
        <w:r w:rsidR="00CE3B81">
          <w:rPr>
            <w:rFonts w:ascii="Times New Roman" w:hAnsi="Times New Roman" w:cs="Times New Roman"/>
          </w:rPr>
          <w:t>and arced motio</w:t>
        </w:r>
      </w:ins>
      <w:ins w:id="1176"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1177"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1178"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 xml:space="preserve">look longer at the </w:t>
      </w:r>
      <w:del w:id="1179" w:author="Benton, Deon" w:date="2026-05-16T01:04:00Z" w16du:dateUtc="2026-05-16T06:04:00Z">
        <w:r w:rsidR="00730EFA" w:rsidDel="00C727CC">
          <w:rPr>
            <w:rFonts w:ascii="Times New Roman" w:hAnsi="Times New Roman" w:cs="Times New Roman"/>
          </w:rPr>
          <w:delText>low</w:delText>
        </w:r>
      </w:del>
      <w:ins w:id="1180" w:author="Benton, Deon" w:date="2026-05-16T01:04:00Z" w16du:dateUtc="2026-05-16T06:04:00Z">
        <w:r w:rsidR="00C727CC">
          <w:rPr>
            <w:rFonts w:ascii="Times New Roman" w:hAnsi="Times New Roman" w:cs="Times New Roman"/>
          </w:rPr>
          <w:t>Low</w:t>
        </w:r>
      </w:ins>
      <w:r w:rsidR="00730EFA">
        <w:rPr>
          <w:rFonts w:ascii="Times New Roman" w:hAnsi="Times New Roman" w:cs="Times New Roman"/>
        </w:rPr>
        <w:t xml:space="preserve">, efficient jump event than at the </w:t>
      </w:r>
      <w:del w:id="1181" w:author="Benton, Deon" w:date="2026-05-16T01:04:00Z" w16du:dateUtc="2026-05-16T06:04:00Z">
        <w:r w:rsidR="00730EFA" w:rsidDel="00C727CC">
          <w:rPr>
            <w:rFonts w:ascii="Times New Roman" w:hAnsi="Times New Roman" w:cs="Times New Roman"/>
          </w:rPr>
          <w:delText>high</w:delText>
        </w:r>
      </w:del>
      <w:ins w:id="1182" w:author="Benton, Deon" w:date="2026-05-16T01:04:00Z" w16du:dateUtc="2026-05-16T06:04:00Z">
        <w:r w:rsidR="00C727CC">
          <w:rPr>
            <w:rFonts w:ascii="Times New Roman" w:hAnsi="Times New Roman" w:cs="Times New Roman"/>
          </w:rPr>
          <w:t>High</w:t>
        </w:r>
      </w:ins>
      <w:r w:rsidR="00730EFA">
        <w:rPr>
          <w:rFonts w:ascii="Times New Roman" w:hAnsi="Times New Roman" w:cs="Times New Roman"/>
        </w:rPr>
        <w:t>, inefficient one</w:t>
      </w:r>
      <w:ins w:id="1183" w:author="Benton, Deon" w:date="2026-04-28T16:15:00Z" w16du:dateUtc="2026-04-28T21:15:00Z">
        <w:r w:rsidR="009E16A8">
          <w:rPr>
            <w:rFonts w:ascii="Times New Roman" w:hAnsi="Times New Roman" w:cs="Times New Roman"/>
          </w:rPr>
          <w:t xml:space="preserve">; the </w:t>
        </w:r>
      </w:ins>
      <w:ins w:id="1184" w:author="Benton, Deon" w:date="2026-05-16T01:04:00Z" w16du:dateUtc="2026-05-16T06:04:00Z">
        <w:r w:rsidR="007E04BC">
          <w:rPr>
            <w:rFonts w:ascii="Times New Roman" w:hAnsi="Times New Roman" w:cs="Times New Roman"/>
          </w:rPr>
          <w:t>L</w:t>
        </w:r>
      </w:ins>
      <w:ins w:id="1185" w:author="Benton, Deon" w:date="2026-04-28T16:15:00Z" w16du:dateUtc="2026-04-28T21:15:00Z">
        <w:r w:rsidR="009E16A8">
          <w:rPr>
            <w:rFonts w:ascii="Times New Roman" w:hAnsi="Times New Roman" w:cs="Times New Roman"/>
          </w:rPr>
          <w:t>ow, efficient event involves two changes relative to that seen during habituation</w:t>
        </w:r>
      </w:ins>
      <w:ins w:id="1186"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1187" w:author="Benton, Deon" w:date="2026-04-28T16:15:00Z" w16du:dateUtc="2026-04-28T21:15:00Z">
        <w:r w:rsidR="009E16A8">
          <w:rPr>
            <w:rFonts w:ascii="Times New Roman" w:hAnsi="Times New Roman" w:cs="Times New Roman"/>
          </w:rPr>
          <w:t xml:space="preserve">, whereas the </w:t>
        </w:r>
      </w:ins>
      <w:ins w:id="1188" w:author="Benton, Deon" w:date="2026-05-16T01:04:00Z" w16du:dateUtc="2026-05-16T06:04:00Z">
        <w:r w:rsidR="007E04BC">
          <w:rPr>
            <w:rFonts w:ascii="Times New Roman" w:hAnsi="Times New Roman" w:cs="Times New Roman"/>
          </w:rPr>
          <w:t>H</w:t>
        </w:r>
      </w:ins>
      <w:ins w:id="1189" w:author="Benton, Deon" w:date="2026-04-28T16:15:00Z" w16du:dateUtc="2026-04-28T21:15:00Z">
        <w:r w:rsidR="009E16A8">
          <w:rPr>
            <w:rFonts w:ascii="Times New Roman" w:hAnsi="Times New Roman" w:cs="Times New Roman"/>
          </w:rPr>
          <w:t>igh, inefficient event involve</w:t>
        </w:r>
      </w:ins>
      <w:ins w:id="1190" w:author="Benton, Deon" w:date="2026-04-28T16:16:00Z" w16du:dateUtc="2026-04-28T21:16:00Z">
        <w:r w:rsidR="009E16A8">
          <w:rPr>
            <w:rFonts w:ascii="Times New Roman" w:hAnsi="Times New Roman" w:cs="Times New Roman"/>
          </w:rPr>
          <w:t xml:space="preserve">s only a single change (i.e., a change to </w:t>
        </w:r>
        <w:r w:rsidR="009E16A8">
          <w:rPr>
            <w:rFonts w:ascii="Times New Roman" w:hAnsi="Times New Roman" w:cs="Times New Roman"/>
          </w:rPr>
          <w:lastRenderedPageBreak/>
          <w:t>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1191"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1192"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w:t>
      </w:r>
      <w:del w:id="1193" w:author="Benton, Deon" w:date="2026-05-16T01:09:00Z" w16du:dateUtc="2026-05-16T06:09:00Z">
        <w:r w:rsidR="00ED360E" w:rsidDel="00DD3452">
          <w:rPr>
            <w:rFonts w:ascii="Times New Roman" w:hAnsi="Times New Roman" w:cs="Times New Roman"/>
          </w:rPr>
          <w:delText>high</w:delText>
        </w:r>
      </w:del>
      <w:ins w:id="1194"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xml:space="preserve">,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w:t>
      </w:r>
      <w:del w:id="1195" w:author="Benton, Deon" w:date="2026-05-16T01:09:00Z" w16du:dateUtc="2026-05-16T06:09:00Z">
        <w:r w:rsidR="00ED360E" w:rsidDel="00DD3452">
          <w:rPr>
            <w:rFonts w:ascii="Times New Roman" w:hAnsi="Times New Roman" w:cs="Times New Roman"/>
          </w:rPr>
          <w:delText>high</w:delText>
        </w:r>
      </w:del>
      <w:ins w:id="1196"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w:t>
      </w:r>
      <w:del w:id="1197" w:author="Benton, Deon" w:date="2026-05-16T01:09:00Z" w16du:dateUtc="2026-05-16T06:09:00Z">
        <w:r w:rsidR="00244494" w:rsidDel="00DD3452">
          <w:rPr>
            <w:rFonts w:ascii="Times New Roman" w:hAnsi="Times New Roman" w:cs="Times New Roman"/>
          </w:rPr>
          <w:delText>high</w:delText>
        </w:r>
      </w:del>
      <w:ins w:id="1198" w:author="Benton, Deon" w:date="2026-05-16T01:09:00Z" w16du:dateUtc="2026-05-16T06:09:00Z">
        <w:r w:rsidR="00DD3452">
          <w:rPr>
            <w:rFonts w:ascii="Times New Roman" w:hAnsi="Times New Roman" w:cs="Times New Roman"/>
          </w:rPr>
          <w:t>High</w:t>
        </w:r>
      </w:ins>
      <w:r w:rsidR="00244494">
        <w:rPr>
          <w:rFonts w:ascii="Times New Roman" w:hAnsi="Times New Roman" w:cs="Times New Roman"/>
        </w:rPr>
        <w:t>,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5F289D7B" w14:textId="3AB7070D" w:rsidR="00717832" w:rsidRDefault="00524642" w:rsidP="00747493">
      <w:pPr>
        <w:spacing w:line="480" w:lineRule="auto"/>
        <w:ind w:firstLine="720"/>
        <w:contextualSpacing/>
        <w:rPr>
          <w:ins w:id="1199" w:author="Benton, Deon" w:date="2026-05-16T23:25:00Z" w16du:dateUtc="2026-05-17T04:25: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1200" w:author="Benton, Deon" w:date="2026-04-27T16:14:00Z" w16du:dateUtc="2026-04-27T21:14:00Z">
        <w:r w:rsidR="00184AC3">
          <w:rPr>
            <w:rFonts w:ascii="Times New Roman" w:eastAsia="Times New Roman" w:hAnsi="Times New Roman" w:cs="Times New Roman"/>
          </w:rPr>
          <w:t xml:space="preserve"> </w:t>
        </w:r>
      </w:ins>
      <w:ins w:id="1201"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w:t>
      </w:r>
      <w:r>
        <w:rPr>
          <w:rFonts w:ascii="Times New Roman" w:eastAsia="Times New Roman" w:hAnsi="Times New Roman" w:cs="Times New Roman"/>
        </w:rPr>
        <w:lastRenderedPageBreak/>
        <w:t xml:space="preserve">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1202" w:author="Benton, Deon" w:date="2026-04-27T16:13:00Z" w16du:dateUtc="2026-04-27T21:13:00Z">
        <w:r w:rsidR="00184AC3">
          <w:rPr>
            <w:rFonts w:ascii="Times New Roman" w:hAnsi="Times New Roman" w:cs="Times New Roman"/>
          </w:rPr>
          <w:t xml:space="preserve"> </w:t>
        </w:r>
      </w:ins>
      <w:ins w:id="1203" w:author="Benton, Deon" w:date="2026-04-27T16:16:00Z" w16du:dateUtc="2026-04-27T21:16:00Z">
        <w:r w:rsidR="001B35E7">
          <w:rPr>
            <w:rFonts w:ascii="Times New Roman" w:hAnsi="Times New Roman" w:cs="Times New Roman"/>
          </w:rPr>
          <w:t xml:space="preserve">These events were implemented in an identical manner </w:t>
        </w:r>
      </w:ins>
      <w:ins w:id="1204"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ins w:id="1205" w:author="Benton, Deon" w:date="2026-05-17T00:36:00Z" w16du:dateUtc="2026-05-17T05:36:00Z">
        <w:r w:rsidR="00747493">
          <w:rPr>
            <w:rFonts w:ascii="Times New Roman" w:hAnsi="Times New Roman" w:cs="Times New Roman"/>
          </w:rPr>
          <w:t xml:space="preserve"> In terms of the length of the pretraining phase, because the study associated with the present target finding tested 6-month-olds, the pretraining phase</w:t>
        </w:r>
      </w:ins>
      <w:ins w:id="1206" w:author="Benton, Deon" w:date="2026-05-17T00:37:00Z" w16du:dateUtc="2026-05-17T05:37:00Z">
        <w:r w:rsidR="00747493">
          <w:rPr>
            <w:rFonts w:ascii="Times New Roman" w:hAnsi="Times New Roman" w:cs="Times New Roman"/>
          </w:rPr>
          <w:t xml:space="preserve"> for ALIAS and ALIAS-2 was shortened to 450 epochs. Additionally, the </w:t>
        </w:r>
      </w:ins>
      <w:del w:id="1207" w:author="Benton, Deon" w:date="2026-05-17T00:37:00Z" w16du:dateUtc="2026-05-17T05:37:00Z">
        <w:r w:rsidR="002C1F03" w:rsidDel="00747493">
          <w:rPr>
            <w:rFonts w:ascii="Times New Roman" w:hAnsi="Times New Roman" w:cs="Times New Roman"/>
          </w:rPr>
          <w:delText xml:space="preserve"> </w:delText>
        </w:r>
      </w:del>
      <w:r w:rsidR="002C1F03">
        <w:rPr>
          <w:rFonts w:ascii="Times New Roman" w:hAnsi="Times New Roman" w:cs="Times New Roman"/>
        </w:rPr>
        <w:t xml:space="preserve">learning rate and number of hidden units </w:t>
      </w:r>
      <w:proofErr w:type="gramStart"/>
      <w:r w:rsidR="002C1F03">
        <w:rPr>
          <w:rFonts w:ascii="Times New Roman" w:hAnsi="Times New Roman" w:cs="Times New Roman"/>
        </w:rPr>
        <w:t>were  reduced</w:t>
      </w:r>
      <w:proofErr w:type="gramEnd"/>
      <w:r w:rsidR="002C1F03">
        <w:rPr>
          <w:rFonts w:ascii="Times New Roman" w:hAnsi="Times New Roman" w:cs="Times New Roman"/>
        </w:rPr>
        <w:t xml:space="preserve"> to 0.0875</w:t>
      </w:r>
      <w:ins w:id="1208" w:author="Benton, Deon" w:date="2026-05-17T00:38:00Z" w16du:dateUtc="2026-05-17T05:38:00Z">
        <w:r w:rsidR="00747493">
          <w:rPr>
            <w:rFonts w:ascii="Times New Roman" w:hAnsi="Times New Roman" w:cs="Times New Roman"/>
          </w:rPr>
          <w:t xml:space="preserve"> and</w:t>
        </w:r>
      </w:ins>
      <w:r w:rsidR="002C1F03">
        <w:rPr>
          <w:rFonts w:ascii="Times New Roman" w:hAnsi="Times New Roman" w:cs="Times New Roman"/>
        </w:rPr>
        <w:t xml:space="preserve"> 30</w:t>
      </w:r>
      <w:ins w:id="1209" w:author="Benton, Deon" w:date="2026-05-17T00:38:00Z" w16du:dateUtc="2026-05-17T05:38:00Z">
        <w:r w:rsidR="00747493">
          <w:rPr>
            <w:rFonts w:ascii="Times New Roman" w:hAnsi="Times New Roman" w:cs="Times New Roman"/>
          </w:rPr>
          <w:t>, respectively</w:t>
        </w:r>
      </w:ins>
      <w:r w:rsidR="002C1F03">
        <w:rPr>
          <w:rFonts w:ascii="Times New Roman" w:hAnsi="Times New Roman" w:cs="Times New Roman"/>
        </w:rPr>
        <w:t>.</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w:t>
      </w:r>
    </w:p>
    <w:p w14:paraId="286E3F8B" w14:textId="6D151AB0" w:rsidR="00747493" w:rsidRDefault="00717832" w:rsidP="00747493">
      <w:pPr>
        <w:spacing w:line="480" w:lineRule="auto"/>
        <w:ind w:firstLine="720"/>
        <w:contextualSpacing/>
        <w:rPr>
          <w:ins w:id="1210" w:author="Benton, Deon" w:date="2026-05-17T00:41:00Z" w16du:dateUtc="2026-05-17T05:41:00Z"/>
          <w:rFonts w:ascii="Times New Roman" w:hAnsi="Times New Roman" w:cs="Times New Roman"/>
        </w:rPr>
      </w:pPr>
      <w:ins w:id="1211" w:author="Benton, Deon" w:date="2026-05-16T23:31:00Z" w16du:dateUtc="2026-05-17T04:31:00Z">
        <w:r>
          <w:rPr>
            <w:rFonts w:ascii="Times New Roman" w:hAnsi="Times New Roman" w:cs="Times New Roman"/>
          </w:rPr>
          <w:t xml:space="preserve">Unlike the previous simulation, however, </w:t>
        </w:r>
      </w:ins>
      <w:ins w:id="1212" w:author="Benton, Deon" w:date="2026-05-16T23:32:00Z" w16du:dateUtc="2026-05-17T04:32:00Z">
        <w:r w:rsidR="00AB7EA0">
          <w:rPr>
            <w:rFonts w:ascii="Times New Roman" w:hAnsi="Times New Roman" w:cs="Times New Roman"/>
          </w:rPr>
          <w:t xml:space="preserve">OM10 was not used to simulate the current target finding. </w:t>
        </w:r>
      </w:ins>
      <w:r>
        <w:rPr>
          <w:rFonts w:ascii="Times New Roman" w:hAnsi="Times New Roman" w:cs="Times New Roman"/>
        </w:rPr>
        <w:t>Th</w:t>
      </w:r>
      <w:ins w:id="1213" w:author="Benton, Deon" w:date="2026-05-17T00:27:00Z" w16du:dateUtc="2026-05-17T05:27:00Z">
        <w:r w:rsidR="00413771">
          <w:rPr>
            <w:rFonts w:ascii="Times New Roman" w:hAnsi="Times New Roman" w:cs="Times New Roman"/>
          </w:rPr>
          <w:t xml:space="preserve">is has to do with the fact that the model is unable meaningfully to simulate </w:t>
        </w:r>
      </w:ins>
      <w:ins w:id="1214" w:author="Benton, Deon" w:date="2026-05-16T23:32:00Z" w16du:dateUtc="2026-05-17T04:32:00Z">
        <w:r w:rsidR="00AB7EA0">
          <w:rPr>
            <w:rFonts w:ascii="Times New Roman" w:hAnsi="Times New Roman" w:cs="Times New Roman"/>
          </w:rPr>
          <w:t>a key manipulation</w:t>
        </w:r>
      </w:ins>
      <w:r w:rsidRPr="00717832">
        <w:rPr>
          <w:rFonts w:ascii="Times New Roman" w:hAnsi="Times New Roman" w:cs="Times New Roman"/>
        </w:rPr>
        <w:t xml:space="preserve"> in Liu and </w:t>
      </w:r>
      <w:proofErr w:type="spellStart"/>
      <w:r w:rsidRPr="00717832">
        <w:rPr>
          <w:rFonts w:ascii="Times New Roman" w:hAnsi="Times New Roman" w:cs="Times New Roman"/>
        </w:rPr>
        <w:t>Spelke’s</w:t>
      </w:r>
      <w:proofErr w:type="spellEnd"/>
      <w:r w:rsidRPr="00717832">
        <w:rPr>
          <w:rFonts w:ascii="Times New Roman" w:hAnsi="Times New Roman" w:cs="Times New Roman"/>
        </w:rPr>
        <w:t xml:space="preserve"> (2017) experiments</w:t>
      </w:r>
      <w:ins w:id="1215" w:author="Benton, Deon" w:date="2026-05-17T00:27:00Z" w16du:dateUtc="2026-05-17T05:27:00Z">
        <w:r w:rsidR="00413771">
          <w:rPr>
            <w:rFonts w:ascii="Times New Roman" w:hAnsi="Times New Roman" w:cs="Times New Roman"/>
          </w:rPr>
          <w:t>.</w:t>
        </w:r>
      </w:ins>
      <w:ins w:id="1216" w:author="Benton, Deon" w:date="2026-05-16T23:32:00Z" w16du:dateUtc="2026-05-17T04:32:00Z">
        <w:r w:rsidR="00AB7EA0">
          <w:rPr>
            <w:rFonts w:ascii="Times New Roman" w:hAnsi="Times New Roman" w:cs="Times New Roman"/>
          </w:rPr>
          <w:t xml:space="preserve"> </w:t>
        </w:r>
      </w:ins>
      <w:ins w:id="1217" w:author="Benton, Deon" w:date="2026-05-17T00:27:00Z" w16du:dateUtc="2026-05-17T05:27:00Z">
        <w:r w:rsidR="00413771">
          <w:rPr>
            <w:rFonts w:ascii="Times New Roman" w:hAnsi="Times New Roman" w:cs="Times New Roman"/>
          </w:rPr>
          <w:t>The manipulation in question relates</w:t>
        </w:r>
      </w:ins>
      <w:del w:id="1218" w:author="Benton, Deon" w:date="2026-05-17T00:27:00Z" w16du:dateUtc="2026-05-17T05:27:00Z">
        <w:r w:rsidRPr="00717832" w:rsidDel="00413771">
          <w:rPr>
            <w:rFonts w:ascii="Times New Roman" w:hAnsi="Times New Roman" w:cs="Times New Roman"/>
          </w:rPr>
          <w:delText xml:space="preserve">. </w:delText>
        </w:r>
      </w:del>
      <w:ins w:id="1219" w:author="Benton, Deon" w:date="2026-05-16T23:26:00Z" w16du:dateUtc="2026-05-17T04:26:00Z">
        <w:r>
          <w:rPr>
            <w:rFonts w:ascii="Times New Roman" w:hAnsi="Times New Roman" w:cs="Times New Roman"/>
          </w:rPr>
          <w:t xml:space="preserve"> to the use of</w:t>
        </w:r>
        <w:r w:rsidRPr="006F4BF4">
          <w:rPr>
            <w:rFonts w:ascii="Times New Roman" w:hAnsi="Times New Roman" w:cs="Times New Roman"/>
          </w:rPr>
          <w:t xml:space="preserve"> </w:t>
        </w:r>
        <w:proofErr w:type="gramStart"/>
        <w:r w:rsidRPr="006F4BF4">
          <w:rPr>
            <w:rFonts w:ascii="Times New Roman" w:hAnsi="Times New Roman" w:cs="Times New Roman"/>
          </w:rPr>
          <w:t>differently</w:t>
        </w:r>
        <w:proofErr w:type="gramEnd"/>
        <w:r w:rsidRPr="006F4BF4">
          <w:rPr>
            <w:rFonts w:ascii="Times New Roman" w:hAnsi="Times New Roman" w:cs="Times New Roman"/>
          </w:rPr>
          <w:t xml:space="preserve"> sized barriers during the habituation and test phases of the experiments reported in that paper. </w:t>
        </w:r>
      </w:ins>
      <w:ins w:id="1220" w:author="Benton, Deon" w:date="2026-05-16T23:27:00Z" w16du:dateUtc="2026-05-17T04:27:00Z">
        <w:r>
          <w:rPr>
            <w:rFonts w:ascii="Times New Roman" w:hAnsi="Times New Roman" w:cs="Times New Roman"/>
          </w:rPr>
          <w:t xml:space="preserve">Although </w:t>
        </w:r>
      </w:ins>
      <w:ins w:id="1221" w:author="Benton, Deon" w:date="2026-05-16T23:29:00Z" w16du:dateUtc="2026-05-17T04:29:00Z">
        <w:r>
          <w:rPr>
            <w:rFonts w:ascii="Times New Roman" w:hAnsi="Times New Roman" w:cs="Times New Roman"/>
          </w:rPr>
          <w:t>OM10</w:t>
        </w:r>
      </w:ins>
      <w:ins w:id="1222" w:author="Benton, Deon" w:date="2026-05-16T23:27:00Z" w16du:dateUtc="2026-05-17T04:27:00Z">
        <w:r>
          <w:rPr>
            <w:rFonts w:ascii="Times New Roman" w:hAnsi="Times New Roman" w:cs="Times New Roman"/>
          </w:rPr>
          <w:t xml:space="preserve"> simulates the presence of barriers during habituation, this model omits </w:t>
        </w:r>
      </w:ins>
      <w:ins w:id="1223" w:author="Benton, Deon" w:date="2026-05-16T23:26:00Z" w16du:dateUtc="2026-05-17T04:26:00Z">
        <w:r w:rsidRPr="006F4BF4">
          <w:rPr>
            <w:rFonts w:ascii="Times New Roman" w:hAnsi="Times New Roman" w:cs="Times New Roman"/>
          </w:rPr>
          <w:t xml:space="preserve">barriers during the </w:t>
        </w:r>
      </w:ins>
      <w:ins w:id="1224" w:author="Benton, Deon" w:date="2026-05-17T00:28:00Z" w16du:dateUtc="2026-05-17T05:28:00Z">
        <w:r w:rsidR="00413771">
          <w:rPr>
            <w:rFonts w:ascii="Times New Roman" w:hAnsi="Times New Roman" w:cs="Times New Roman"/>
          </w:rPr>
          <w:t>prediction or test</w:t>
        </w:r>
      </w:ins>
      <w:ins w:id="1225" w:author="Benton, Deon" w:date="2026-05-16T23:26:00Z" w16du:dateUtc="2026-05-17T04:26:00Z">
        <w:r w:rsidRPr="006F4BF4">
          <w:rPr>
            <w:rFonts w:ascii="Times New Roman" w:hAnsi="Times New Roman" w:cs="Times New Roman"/>
          </w:rPr>
          <w:t xml:space="preserve"> phase </w:t>
        </w:r>
      </w:ins>
      <w:ins w:id="1226" w:author="Benton, Deon" w:date="2026-05-17T00:28:00Z" w16du:dateUtc="2026-05-17T05:28:00Z">
        <w:r w:rsidR="00413771">
          <w:rPr>
            <w:rFonts w:ascii="Times New Roman" w:hAnsi="Times New Roman" w:cs="Times New Roman"/>
          </w:rPr>
          <w:t xml:space="preserve">for networks in </w:t>
        </w:r>
      </w:ins>
      <w:proofErr w:type="gramStart"/>
      <w:ins w:id="1227" w:author="Benton, Deon" w:date="2026-05-17T00:29:00Z" w16du:dateUtc="2026-05-17T05:29:00Z">
        <w:r w:rsidR="00413771">
          <w:rPr>
            <w:rFonts w:ascii="Times New Roman" w:hAnsi="Times New Roman" w:cs="Times New Roman"/>
          </w:rPr>
          <w:t>the Experimental</w:t>
        </w:r>
      </w:ins>
      <w:proofErr w:type="gramEnd"/>
      <w:ins w:id="1228" w:author="Benton, Deon" w:date="2026-05-17T00:28:00Z" w16du:dateUtc="2026-05-17T05:28:00Z">
        <w:r w:rsidR="00413771">
          <w:rPr>
            <w:rFonts w:ascii="Times New Roman" w:hAnsi="Times New Roman" w:cs="Times New Roman"/>
          </w:rPr>
          <w:t xml:space="preserve"> and Control conditions</w:t>
        </w:r>
      </w:ins>
      <w:ins w:id="1229" w:author="Benton, Deon" w:date="2026-05-16T23:26:00Z" w16du:dateUtc="2026-05-17T04:26:00Z">
        <w:r w:rsidRPr="006F4BF4">
          <w:rPr>
            <w:rFonts w:ascii="Times New Roman" w:hAnsi="Times New Roman" w:cs="Times New Roman"/>
          </w:rPr>
          <w:t>.</w:t>
        </w:r>
      </w:ins>
      <w:ins w:id="1230" w:author="Benton, Deon" w:date="2026-05-16T23:29:00Z" w16du:dateUtc="2026-05-17T04:29:00Z">
        <w:r>
          <w:rPr>
            <w:rFonts w:ascii="Times New Roman" w:hAnsi="Times New Roman" w:cs="Times New Roman"/>
          </w:rPr>
          <w:t xml:space="preserve"> </w:t>
        </w:r>
      </w:ins>
      <w:ins w:id="1231" w:author="Benton, Deon" w:date="2026-05-16T23:26:00Z" w16du:dateUtc="2026-05-17T04:26:00Z">
        <w:r w:rsidRPr="006F4BF4">
          <w:rPr>
            <w:rFonts w:ascii="Times New Roman" w:hAnsi="Times New Roman" w:cs="Times New Roman"/>
          </w:rPr>
          <w:t xml:space="preserve">This feature of the model—which </w:t>
        </w:r>
      </w:ins>
      <w:ins w:id="1232" w:author="Benton, Deon" w:date="2026-05-17T00:28:00Z" w16du:dateUtc="2026-05-17T05:28:00Z">
        <w:r w:rsidR="00413771">
          <w:rPr>
            <w:rFonts w:ascii="Times New Roman" w:hAnsi="Times New Roman" w:cs="Times New Roman"/>
          </w:rPr>
          <w:t xml:space="preserve">here </w:t>
        </w:r>
      </w:ins>
      <w:ins w:id="1233" w:author="Benton, Deon" w:date="2026-05-16T23:26:00Z" w16du:dateUtc="2026-05-17T04:26:00Z">
        <w:r>
          <w:rPr>
            <w:rFonts w:ascii="Times New Roman" w:hAnsi="Times New Roman" w:cs="Times New Roman"/>
          </w:rPr>
          <w:t xml:space="preserve">is treated </w:t>
        </w:r>
        <w:r w:rsidRPr="006F4BF4">
          <w:rPr>
            <w:rFonts w:ascii="Times New Roman" w:hAnsi="Times New Roman" w:cs="Times New Roman"/>
          </w:rPr>
          <w:t xml:space="preserve">as a theoretical commitment—means that OM10 </w:t>
        </w:r>
      </w:ins>
      <w:ins w:id="1234" w:author="Benton, Deon" w:date="2026-05-17T00:29:00Z" w16du:dateUtc="2026-05-17T05:29:00Z">
        <w:r w:rsidR="00413771">
          <w:rPr>
            <w:rFonts w:ascii="Times New Roman" w:hAnsi="Times New Roman" w:cs="Times New Roman"/>
          </w:rPr>
          <w:t>cannot</w:t>
        </w:r>
      </w:ins>
      <w:ins w:id="1235" w:author="Benton, Deon" w:date="2026-05-16T23:26:00Z" w16du:dateUtc="2026-05-17T04:26:00Z">
        <w:r w:rsidRPr="006F4BF4">
          <w:rPr>
            <w:rFonts w:ascii="Times New Roman" w:hAnsi="Times New Roman" w:cs="Times New Roman"/>
          </w:rPr>
          <w:t xml:space="preserve"> simulate Liu and </w:t>
        </w:r>
        <w:proofErr w:type="spellStart"/>
        <w:r w:rsidRPr="006F4BF4">
          <w:rPr>
            <w:rFonts w:ascii="Times New Roman" w:hAnsi="Times New Roman" w:cs="Times New Roman"/>
          </w:rPr>
          <w:t>Spelke’s</w:t>
        </w:r>
        <w:proofErr w:type="spellEnd"/>
        <w:r w:rsidRPr="006F4BF4">
          <w:rPr>
            <w:rFonts w:ascii="Times New Roman" w:hAnsi="Times New Roman" w:cs="Times New Roman"/>
          </w:rPr>
          <w:t xml:space="preserve"> (2017) </w:t>
        </w:r>
      </w:ins>
      <w:ins w:id="1236" w:author="Benton, Deon" w:date="2026-05-17T00:30:00Z" w16du:dateUtc="2026-05-17T05:30:00Z">
        <w:r w:rsidR="00413771">
          <w:rPr>
            <w:rFonts w:ascii="Times New Roman" w:hAnsi="Times New Roman" w:cs="Times New Roman"/>
          </w:rPr>
          <w:t>experimental set-up</w:t>
        </w:r>
      </w:ins>
      <w:ins w:id="1237" w:author="Benton, Deon" w:date="2026-05-16T23:26:00Z" w16du:dateUtc="2026-05-17T04:26:00Z">
        <w:r w:rsidRPr="006F4BF4">
          <w:rPr>
            <w:rFonts w:ascii="Times New Roman" w:hAnsi="Times New Roman" w:cs="Times New Roman"/>
          </w:rPr>
          <w:t>.</w:t>
        </w:r>
      </w:ins>
      <w:ins w:id="1238" w:author="Benton, Deon" w:date="2026-05-17T00:30:00Z" w16du:dateUtc="2026-05-17T05:30:00Z">
        <w:r w:rsidR="00413771">
          <w:rPr>
            <w:rFonts w:ascii="Times New Roman" w:hAnsi="Times New Roman" w:cs="Times New Roman"/>
          </w:rPr>
          <w:t xml:space="preserve"> </w:t>
        </w:r>
      </w:ins>
      <w:ins w:id="1239" w:author="Benton, Deon" w:date="2026-05-17T00:32:00Z" w16du:dateUtc="2026-05-17T05:32:00Z">
        <w:r w:rsidR="00413771">
          <w:rPr>
            <w:rFonts w:ascii="Times New Roman" w:hAnsi="Times New Roman" w:cs="Times New Roman"/>
          </w:rPr>
          <w:lastRenderedPageBreak/>
          <w:t>Note that this</w:t>
        </w:r>
      </w:ins>
      <w:ins w:id="1240" w:author="Benton, Deon" w:date="2026-05-17T00:31:00Z" w16du:dateUtc="2026-05-17T05:31:00Z">
        <w:r w:rsidR="00413771">
          <w:rPr>
            <w:rFonts w:ascii="Times New Roman" w:hAnsi="Times New Roman" w:cs="Times New Roman"/>
          </w:rPr>
          <w:t xml:space="preserve"> </w:t>
        </w:r>
      </w:ins>
      <w:ins w:id="1241" w:author="Benton, Deon" w:date="2026-05-17T00:33:00Z" w16du:dateUtc="2026-05-17T05:33:00Z">
        <w:r w:rsidR="00413771">
          <w:rPr>
            <w:rFonts w:ascii="Times New Roman" w:hAnsi="Times New Roman" w:cs="Times New Roman"/>
          </w:rPr>
          <w:t>is not an</w:t>
        </w:r>
      </w:ins>
      <w:ins w:id="1242" w:author="Benton, Deon" w:date="2026-05-17T00:31:00Z" w16du:dateUtc="2026-05-17T05:31:00Z">
        <w:r w:rsidR="00413771">
          <w:rPr>
            <w:rFonts w:ascii="Times New Roman" w:hAnsi="Times New Roman" w:cs="Times New Roman"/>
          </w:rPr>
          <w:t xml:space="preserve"> in-principle limitation</w:t>
        </w:r>
      </w:ins>
      <w:ins w:id="1243" w:author="Benton, Deon" w:date="2026-05-17T00:33:00Z" w16du:dateUtc="2026-05-17T05:33:00Z">
        <w:r w:rsidR="00413771">
          <w:rPr>
            <w:rFonts w:ascii="Times New Roman" w:hAnsi="Times New Roman" w:cs="Times New Roman"/>
          </w:rPr>
          <w:t xml:space="preserve"> of this model; it is straightforward to</w:t>
        </w:r>
      </w:ins>
      <w:ins w:id="1244" w:author="Benton, Deon" w:date="2026-05-17T00:31:00Z" w16du:dateUtc="2026-05-17T05:31:00Z">
        <w:r w:rsidR="00413771">
          <w:rPr>
            <w:rFonts w:ascii="Times New Roman" w:hAnsi="Times New Roman" w:cs="Times New Roman"/>
          </w:rPr>
          <w:t xml:space="preserve"> </w:t>
        </w:r>
      </w:ins>
      <w:ins w:id="1245" w:author="Benton, Deon" w:date="2026-05-16T23:26:00Z" w16du:dateUtc="2026-05-17T04:26:00Z">
        <w:r w:rsidRPr="006F4BF4">
          <w:rPr>
            <w:rFonts w:ascii="Times New Roman" w:hAnsi="Times New Roman" w:cs="Times New Roman"/>
          </w:rPr>
          <w:t xml:space="preserve">modify OM10 such that obstacle information </w:t>
        </w:r>
        <w:r>
          <w:rPr>
            <w:rFonts w:ascii="Times New Roman" w:hAnsi="Times New Roman" w:cs="Times New Roman"/>
          </w:rPr>
          <w:t>is</w:t>
        </w:r>
        <w:r w:rsidRPr="006F4BF4">
          <w:rPr>
            <w:rFonts w:ascii="Times New Roman" w:hAnsi="Times New Roman" w:cs="Times New Roman"/>
          </w:rPr>
          <w:t xml:space="preserve"> present during the test phase,</w:t>
        </w:r>
      </w:ins>
      <w:ins w:id="1246" w:author="Benton, Deon" w:date="2026-05-17T00:33:00Z" w16du:dateUtc="2026-05-17T05:33:00Z">
        <w:r w:rsidR="00413771">
          <w:rPr>
            <w:rFonts w:ascii="Times New Roman" w:hAnsi="Times New Roman" w:cs="Times New Roman"/>
          </w:rPr>
          <w:t xml:space="preserve"> However, doing</w:t>
        </w:r>
      </w:ins>
      <w:ins w:id="1247" w:author="Benton, Deon" w:date="2026-05-16T23:26:00Z" w16du:dateUtc="2026-05-17T04:26:00Z">
        <w:r w:rsidRPr="006F4BF4">
          <w:rPr>
            <w:rFonts w:ascii="Times New Roman" w:hAnsi="Times New Roman" w:cs="Times New Roman"/>
          </w:rPr>
          <w:t xml:space="preserve"> so would </w:t>
        </w:r>
      </w:ins>
      <w:ins w:id="1248" w:author="Benton, Deon" w:date="2026-05-17T00:33:00Z" w16du:dateUtc="2026-05-17T05:33:00Z">
        <w:r w:rsidR="003E19F0">
          <w:rPr>
            <w:rFonts w:ascii="Times New Roman" w:hAnsi="Times New Roman" w:cs="Times New Roman"/>
          </w:rPr>
          <w:t>be</w:t>
        </w:r>
      </w:ins>
      <w:ins w:id="1249" w:author="Benton, Deon" w:date="2026-05-16T23:26:00Z" w16du:dateUtc="2026-05-17T04:26:00Z">
        <w:r w:rsidRPr="006F4BF4">
          <w:rPr>
            <w:rFonts w:ascii="Times New Roman" w:hAnsi="Times New Roman" w:cs="Times New Roman"/>
          </w:rPr>
          <w:t xml:space="preserve"> </w:t>
        </w:r>
        <w:r>
          <w:rPr>
            <w:rFonts w:ascii="Times New Roman" w:hAnsi="Times New Roman" w:cs="Times New Roman"/>
          </w:rPr>
          <w:t>radica</w:t>
        </w:r>
        <w:r w:rsidRPr="006F4BF4">
          <w:rPr>
            <w:rFonts w:ascii="Times New Roman" w:hAnsi="Times New Roman" w:cs="Times New Roman"/>
          </w:rPr>
          <w:t xml:space="preserve">l departure from how the model was originally conceived by </w:t>
        </w:r>
        <w:proofErr w:type="spellStart"/>
        <w:r w:rsidRPr="006F4BF4">
          <w:rPr>
            <w:rFonts w:ascii="Times New Roman" w:hAnsi="Times New Roman" w:cs="Times New Roman"/>
          </w:rPr>
          <w:t>Overwalle</w:t>
        </w:r>
        <w:proofErr w:type="spellEnd"/>
        <w:r w:rsidRPr="006F4BF4">
          <w:rPr>
            <w:rFonts w:ascii="Times New Roman" w:hAnsi="Times New Roman" w:cs="Times New Roman"/>
          </w:rPr>
          <w:t xml:space="preserve"> (2010) and how it was implemented in the previous simulation</w:t>
        </w:r>
      </w:ins>
      <w:ins w:id="1250" w:author="Benton, Deon" w:date="2026-05-17T00:32:00Z" w16du:dateUtc="2026-05-17T05:32:00Z">
        <w:r w:rsidR="00413771">
          <w:rPr>
            <w:rFonts w:ascii="Times New Roman" w:hAnsi="Times New Roman" w:cs="Times New Roman"/>
          </w:rPr>
          <w:t>s</w:t>
        </w:r>
      </w:ins>
      <w:ins w:id="1251" w:author="Benton, Deon" w:date="2026-05-16T23:26:00Z" w16du:dateUtc="2026-05-17T04:26:00Z">
        <w:r w:rsidRPr="006F4BF4">
          <w:rPr>
            <w:rFonts w:ascii="Times New Roman" w:hAnsi="Times New Roman" w:cs="Times New Roman"/>
          </w:rPr>
          <w:t>.</w:t>
        </w:r>
      </w:ins>
      <w:ins w:id="1252" w:author="Benton, Deon" w:date="2026-05-17T00:40:00Z" w16du:dateUtc="2026-05-17T05:40:00Z">
        <w:r w:rsidR="00747493">
          <w:rPr>
            <w:rFonts w:ascii="Times New Roman" w:hAnsi="Times New Roman" w:cs="Times New Roman"/>
          </w:rPr>
          <w:t xml:space="preserve"> OM10-2 </w:t>
        </w:r>
      </w:ins>
      <w:ins w:id="1253" w:author="Benton, Deon" w:date="2026-05-17T00:43:00Z" w16du:dateUtc="2026-05-17T05:43:00Z">
        <w:r w:rsidR="00747493">
          <w:rPr>
            <w:rFonts w:ascii="Times New Roman" w:hAnsi="Times New Roman" w:cs="Times New Roman"/>
          </w:rPr>
          <w:t xml:space="preserve">was thus the only version of </w:t>
        </w:r>
      </w:ins>
      <w:ins w:id="1254" w:author="Benton, Deon" w:date="2026-05-17T00:45:00Z" w16du:dateUtc="2026-05-17T05:45:00Z">
        <w:r w:rsidR="00747493">
          <w:rPr>
            <w:rFonts w:ascii="Times New Roman" w:hAnsi="Times New Roman" w:cs="Times New Roman"/>
          </w:rPr>
          <w:t xml:space="preserve">the </w:t>
        </w:r>
      </w:ins>
      <w:ins w:id="1255" w:author="Benton, Deon" w:date="2026-05-17T00:43:00Z" w16du:dateUtc="2026-05-17T05:43:00Z">
        <w:r w:rsidR="00747493">
          <w:rPr>
            <w:rFonts w:ascii="Times New Roman" w:hAnsi="Times New Roman" w:cs="Times New Roman"/>
          </w:rPr>
          <w:t>OM10 models</w:t>
        </w:r>
      </w:ins>
      <w:ins w:id="1256" w:author="Benton, Deon" w:date="2026-05-17T00:45:00Z" w16du:dateUtc="2026-05-17T05:45:00Z">
        <w:r w:rsidR="00747493">
          <w:rPr>
            <w:rFonts w:ascii="Times New Roman" w:hAnsi="Times New Roman" w:cs="Times New Roman"/>
          </w:rPr>
          <w:t xml:space="preserve"> presented here</w:t>
        </w:r>
      </w:ins>
      <w:ins w:id="1257" w:author="Benton, Deon" w:date="2026-05-17T00:43:00Z" w16du:dateUtc="2026-05-17T05:43:00Z">
        <w:r w:rsidR="00747493">
          <w:rPr>
            <w:rFonts w:ascii="Times New Roman" w:hAnsi="Times New Roman" w:cs="Times New Roman"/>
          </w:rPr>
          <w:t xml:space="preserve"> that </w:t>
        </w:r>
      </w:ins>
      <w:ins w:id="1258" w:author="Benton, Deon" w:date="2026-05-17T00:44:00Z" w16du:dateUtc="2026-05-17T05:44:00Z">
        <w:r w:rsidR="00747493">
          <w:rPr>
            <w:rFonts w:ascii="Times New Roman" w:hAnsi="Times New Roman" w:cs="Times New Roman"/>
          </w:rPr>
          <w:t>w</w:t>
        </w:r>
      </w:ins>
      <w:ins w:id="1259" w:author="Benton, Deon" w:date="2026-05-17T00:45:00Z" w16du:dateUtc="2026-05-17T05:45:00Z">
        <w:r w:rsidR="00747493">
          <w:rPr>
            <w:rFonts w:ascii="Times New Roman" w:hAnsi="Times New Roman" w:cs="Times New Roman"/>
          </w:rPr>
          <w:t>as</w:t>
        </w:r>
      </w:ins>
      <w:ins w:id="1260" w:author="Benton, Deon" w:date="2026-05-17T00:43:00Z" w16du:dateUtc="2026-05-17T05:43:00Z">
        <w:r w:rsidR="00747493">
          <w:rPr>
            <w:rFonts w:ascii="Times New Roman" w:hAnsi="Times New Roman" w:cs="Times New Roman"/>
          </w:rPr>
          <w:t xml:space="preserve"> used to simulate Liu and </w:t>
        </w:r>
        <w:proofErr w:type="spellStart"/>
        <w:r w:rsidR="00747493">
          <w:rPr>
            <w:rFonts w:ascii="Times New Roman" w:hAnsi="Times New Roman" w:cs="Times New Roman"/>
          </w:rPr>
          <w:t>Spelke</w:t>
        </w:r>
        <w:proofErr w:type="spellEnd"/>
        <w:r w:rsidR="00747493">
          <w:rPr>
            <w:rFonts w:ascii="Times New Roman" w:hAnsi="Times New Roman" w:cs="Times New Roman"/>
          </w:rPr>
          <w:t xml:space="preserve"> (2017). This </w:t>
        </w:r>
      </w:ins>
      <w:ins w:id="1261" w:author="Benton, Deon" w:date="2026-05-17T00:45:00Z" w16du:dateUtc="2026-05-17T05:45:00Z">
        <w:r w:rsidR="00747493">
          <w:rPr>
            <w:rFonts w:ascii="Times New Roman" w:hAnsi="Times New Roman" w:cs="Times New Roman"/>
          </w:rPr>
          <w:t>directly followed from the</w:t>
        </w:r>
      </w:ins>
      <w:ins w:id="1262" w:author="Benton, Deon" w:date="2026-05-17T00:43:00Z" w16du:dateUtc="2026-05-17T05:43:00Z">
        <w:r w:rsidR="00747493">
          <w:rPr>
            <w:rFonts w:ascii="Times New Roman" w:hAnsi="Times New Roman" w:cs="Times New Roman"/>
          </w:rPr>
          <w:t xml:space="preserve"> fact that this model was developed</w:t>
        </w:r>
      </w:ins>
      <w:ins w:id="1263" w:author="Benton, Deon" w:date="2026-05-17T00:45:00Z" w16du:dateUtc="2026-05-17T05:45:00Z">
        <w:r w:rsidR="00747493">
          <w:rPr>
            <w:rFonts w:ascii="Times New Roman" w:hAnsi="Times New Roman" w:cs="Times New Roman"/>
          </w:rPr>
          <w:t xml:space="preserve"> </w:t>
        </w:r>
      </w:ins>
      <w:ins w:id="1264" w:author="Benton, Deon" w:date="2026-05-17T00:46:00Z" w16du:dateUtc="2026-05-17T05:46:00Z">
        <w:r w:rsidR="00747493">
          <w:rPr>
            <w:rFonts w:ascii="Times New Roman" w:hAnsi="Times New Roman" w:cs="Times New Roman"/>
          </w:rPr>
          <w:t>explicitly</w:t>
        </w:r>
      </w:ins>
      <w:ins w:id="1265" w:author="Benton, Deon" w:date="2026-05-17T00:43:00Z" w16du:dateUtc="2026-05-17T05:43:00Z">
        <w:r w:rsidR="00747493">
          <w:rPr>
            <w:rFonts w:ascii="Times New Roman" w:hAnsi="Times New Roman" w:cs="Times New Roman"/>
          </w:rPr>
          <w:t xml:space="preserve"> to address the </w:t>
        </w:r>
      </w:ins>
      <w:ins w:id="1266" w:author="Benton, Deon" w:date="2026-05-17T00:40:00Z" w16du:dateUtc="2026-05-17T05:40:00Z">
        <w:r w:rsidR="00747493">
          <w:rPr>
            <w:rFonts w:ascii="Times New Roman" w:hAnsi="Times New Roman" w:cs="Times New Roman"/>
          </w:rPr>
          <w:t>limitations of</w:t>
        </w:r>
      </w:ins>
      <w:ins w:id="1267" w:author="Benton, Deon" w:date="2026-05-17T00:34:00Z" w16du:dateUtc="2026-05-17T05:34:00Z">
        <w:r w:rsidR="003E19F0">
          <w:rPr>
            <w:rFonts w:ascii="Times New Roman" w:hAnsi="Times New Roman" w:cs="Times New Roman"/>
          </w:rPr>
          <w:t xml:space="preserve"> </w:t>
        </w:r>
      </w:ins>
      <w:ins w:id="1268" w:author="Benton, Deon" w:date="2026-05-17T00:40:00Z" w16du:dateUtc="2026-05-17T05:40:00Z">
        <w:r w:rsidR="00747493">
          <w:rPr>
            <w:rFonts w:ascii="Times New Roman" w:hAnsi="Times New Roman" w:cs="Times New Roman"/>
          </w:rPr>
          <w:t>OM10</w:t>
        </w:r>
      </w:ins>
      <w:ins w:id="1269" w:author="Benton, Deon" w:date="2026-05-17T00:46:00Z" w16du:dateUtc="2026-05-17T05:46:00Z">
        <w:r w:rsidR="00747493">
          <w:rPr>
            <w:rFonts w:ascii="Times New Roman" w:hAnsi="Times New Roman" w:cs="Times New Roman"/>
          </w:rPr>
          <w:t xml:space="preserve">. </w:t>
        </w:r>
      </w:ins>
      <w:ins w:id="1270" w:author="Benton, Deon" w:date="2026-05-17T00:41:00Z" w16du:dateUtc="2026-05-17T05:41:00Z">
        <w:r w:rsidR="00747493">
          <w:rPr>
            <w:rFonts w:ascii="Times New Roman" w:hAnsi="Times New Roman" w:cs="Times New Roman"/>
          </w:rPr>
          <w:t>At the same time,</w:t>
        </w:r>
      </w:ins>
      <w:ins w:id="1271" w:author="Benton, Deon" w:date="2026-05-17T00:44:00Z" w16du:dateUtc="2026-05-17T05:44:00Z">
        <w:r w:rsidR="00747493">
          <w:rPr>
            <w:rFonts w:ascii="Times New Roman" w:hAnsi="Times New Roman" w:cs="Times New Roman"/>
          </w:rPr>
          <w:t xml:space="preserve"> because this model did not implement a real-world or pretraining phase, developmental age </w:t>
        </w:r>
      </w:ins>
      <w:ins w:id="1272" w:author="Benton, Deon" w:date="2026-05-17T00:46:00Z" w16du:dateUtc="2026-05-17T05:46:00Z">
        <w:r w:rsidR="00EF73D4">
          <w:rPr>
            <w:rFonts w:ascii="Times New Roman" w:hAnsi="Times New Roman" w:cs="Times New Roman"/>
          </w:rPr>
          <w:t xml:space="preserve">was not simulated </w:t>
        </w:r>
      </w:ins>
      <w:ins w:id="1273" w:author="Benton, Deon" w:date="2026-05-17T00:44:00Z" w16du:dateUtc="2026-05-17T05:44:00Z">
        <w:r w:rsidR="00747493">
          <w:rPr>
            <w:rFonts w:ascii="Times New Roman" w:hAnsi="Times New Roman" w:cs="Times New Roman"/>
          </w:rPr>
          <w:t xml:space="preserve">with this model. </w:t>
        </w:r>
      </w:ins>
      <w:ins w:id="1274" w:author="Benton, Deon" w:date="2026-05-17T00:41:00Z" w16du:dateUtc="2026-05-17T05:41:00Z">
        <w:r w:rsidR="00747493">
          <w:rPr>
            <w:rFonts w:ascii="Times New Roman" w:hAnsi="Times New Roman" w:cs="Times New Roman"/>
          </w:rPr>
          <w:t xml:space="preserve"> </w:t>
        </w:r>
      </w:ins>
    </w:p>
    <w:p w14:paraId="5C3E17E3" w14:textId="4B787EC1"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OM10-2 </w:t>
      </w:r>
      <w:r w:rsidR="00CE60BA">
        <w:rPr>
          <w:rFonts w:ascii="Times New Roman" w:hAnsi="Times New Roman" w:cs="Times New Roman"/>
        </w:rPr>
        <w:t xml:space="preserve">networks were either assigned to the Experimental condition </w:t>
      </w:r>
      <w:ins w:id="1275" w:author="Benton, Deon" w:date="2026-05-17T00:48:00Z" w16du:dateUtc="2026-05-17T05:48:00Z">
        <w:r w:rsidR="006E16CE">
          <w:rPr>
            <w:rFonts w:ascii="Times New Roman" w:hAnsi="Times New Roman" w:cs="Times New Roman"/>
          </w:rPr>
          <w:t>(</w:t>
        </w:r>
        <w:r w:rsidR="006E16CE">
          <w:rPr>
            <w:rFonts w:ascii="Times New Roman" w:hAnsi="Times New Roman" w:cs="Times New Roman"/>
            <w:i/>
            <w:iCs/>
          </w:rPr>
          <w:t xml:space="preserve">N </w:t>
        </w:r>
        <w:r w:rsidR="006E16CE">
          <w:rPr>
            <w:rFonts w:ascii="Times New Roman" w:hAnsi="Times New Roman" w:cs="Times New Roman"/>
          </w:rPr>
          <w:t xml:space="preserve">= 20) </w:t>
        </w:r>
      </w:ins>
      <w:r w:rsidR="00CE60BA">
        <w:rPr>
          <w:rFonts w:ascii="Times New Roman" w:hAnsi="Times New Roman" w:cs="Times New Roman"/>
        </w:rPr>
        <w:t>or to the Control condition</w:t>
      </w:r>
      <w:ins w:id="1276" w:author="Benton, Deon" w:date="2026-05-17T00:48:00Z" w16du:dateUtc="2026-05-17T05:48:00Z">
        <w:r w:rsidR="006E16CE">
          <w:rPr>
            <w:rFonts w:ascii="Times New Roman" w:hAnsi="Times New Roman" w:cs="Times New Roman"/>
          </w:rPr>
          <w:t xml:space="preserve"> (</w:t>
        </w:r>
        <w:r w:rsidR="006E16CE">
          <w:rPr>
            <w:rFonts w:ascii="Times New Roman" w:hAnsi="Times New Roman" w:cs="Times New Roman"/>
            <w:i/>
            <w:iCs/>
          </w:rPr>
          <w:t xml:space="preserve">N </w:t>
        </w:r>
        <w:r w:rsidR="006E16CE">
          <w:rPr>
            <w:rFonts w:ascii="Times New Roman" w:hAnsi="Times New Roman" w:cs="Times New Roman"/>
          </w:rPr>
          <w:t>= 20)</w:t>
        </w:r>
      </w:ins>
      <w:r w:rsidR="00CE60BA">
        <w:rPr>
          <w:rFonts w:ascii="Times New Roman" w:hAnsi="Times New Roman" w:cs="Times New Roman"/>
        </w:rPr>
        <w:t xml:space="preserve">.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ins w:id="1277" w:author="Benton, Deon" w:date="2026-05-16T01:01:00Z" w16du:dateUtc="2026-05-16T06:01:00Z">
        <w:r w:rsidR="005C3B08">
          <w:rPr>
            <w:rFonts w:ascii="Times New Roman" w:hAnsi="Times New Roman" w:cs="Times New Roman"/>
          </w:rPr>
          <w:t xml:space="preserve"> </w:t>
        </w:r>
      </w:ins>
      <w:r w:rsidR="00CE60BA">
        <w:rPr>
          <w:rFonts w:ascii="Times New Roman" w:hAnsi="Times New Roman" w:cs="Times New Roman"/>
        </w:rPr>
        <w:t>was shown during the habituation phase for</w:t>
      </w:r>
      <w:r w:rsidR="003F1E43">
        <w:rPr>
          <w:rFonts w:ascii="Times New Roman" w:hAnsi="Times New Roman" w:cs="Times New Roman"/>
        </w:rPr>
        <w:t xml:space="preserve"> </w:t>
      </w:r>
      <w:del w:id="1278" w:author="Benton, Deon" w:date="2026-05-17T00:48:00Z" w16du:dateUtc="2026-05-17T05:48:00Z">
        <w:r w:rsidR="003F1E43" w:rsidDel="00014507">
          <w:rPr>
            <w:rFonts w:ascii="Times New Roman" w:hAnsi="Times New Roman" w:cs="Times New Roman"/>
          </w:rPr>
          <w:delText xml:space="preserve">OM10 and </w:delText>
        </w:r>
      </w:del>
      <w:r w:rsidR="003F1E43">
        <w:rPr>
          <w:rFonts w:ascii="Times New Roman" w:hAnsi="Times New Roman" w:cs="Times New Roman"/>
        </w:rPr>
        <w:t>OM10-2</w:t>
      </w:r>
      <w:r w:rsidR="00CE60BA">
        <w:rPr>
          <w:rFonts w:ascii="Times New Roman" w:hAnsi="Times New Roman" w:cs="Times New Roman"/>
        </w:rPr>
        <w:t xml:space="preserve"> networks in the Experimental condition. </w:t>
      </w:r>
      <w:r w:rsidR="003F1E43">
        <w:rPr>
          <w:rFonts w:ascii="Times New Roman" w:hAnsi="Times New Roman" w:cs="Times New Roman"/>
        </w:rPr>
        <w:t xml:space="preserve">This barrier remained fully visible throughout the duration of the habituation event for </w:t>
      </w:r>
      <w:ins w:id="1279" w:author="Benton, Deon" w:date="2026-05-17T00:48:00Z" w16du:dateUtc="2026-05-17T05:48:00Z">
        <w:r w:rsidR="00014507">
          <w:rPr>
            <w:rFonts w:ascii="Times New Roman" w:hAnsi="Times New Roman" w:cs="Times New Roman"/>
          </w:rPr>
          <w:t>these</w:t>
        </w:r>
      </w:ins>
      <w:r w:rsidR="003F1E43">
        <w:rPr>
          <w:rFonts w:ascii="Times New Roman" w:hAnsi="Times New Roman" w:cs="Times New Roman"/>
        </w:rPr>
        <w:t xml:space="preserve"> networks</w:t>
      </w:r>
      <w:r w:rsidR="00EB54EB">
        <w:rPr>
          <w:rFonts w:ascii="Times New Roman" w:hAnsi="Times New Roman" w:cs="Times New Roman"/>
        </w:rPr>
        <w:t xml:space="preserve">. </w:t>
      </w:r>
      <w:ins w:id="1280" w:author="Benton, Deon" w:date="2026-05-17T00:48:00Z" w16du:dateUtc="2026-05-17T05:48:00Z">
        <w:r w:rsidR="00014507">
          <w:rPr>
            <w:rFonts w:ascii="Times New Roman" w:hAnsi="Times New Roman" w:cs="Times New Roman"/>
          </w:rPr>
          <w:t>In contrast</w:t>
        </w:r>
      </w:ins>
      <w:r w:rsidR="00EB54EB">
        <w:rPr>
          <w:rFonts w:ascii="Times New Roman" w:hAnsi="Times New Roman" w:cs="Times New Roman"/>
        </w:rPr>
        <w:t xml:space="preserve">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xml:space="preserve">. The apex of the arced motion in the </w:t>
      </w:r>
      <w:ins w:id="1281" w:author="Benton, Deon" w:date="2026-05-16T00:59:00Z" w16du:dateUtc="2026-05-16T05:59:00Z">
        <w:r w:rsidR="005C3B08">
          <w:rPr>
            <w:rFonts w:ascii="Times New Roman" w:hAnsi="Times New Roman" w:cs="Times New Roman"/>
          </w:rPr>
          <w:t>High, inefficient</w:t>
        </w:r>
      </w:ins>
      <w:r w:rsidR="00857E59">
        <w:rPr>
          <w:rFonts w:ascii="Times New Roman" w:hAnsi="Times New Roman" w:cs="Times New Roman"/>
        </w:rPr>
        <w:t xml:space="preserve"> test event was identical to that during habituation.</w:t>
      </w:r>
      <w:r w:rsidR="00E83B51">
        <w:rPr>
          <w:rFonts w:ascii="Times New Roman" w:hAnsi="Times New Roman" w:cs="Times New Roman"/>
        </w:rPr>
        <w:t xml:space="preserve"> This meant that the agent overshot the barrier </w:t>
      </w:r>
      <w:proofErr w:type="gramStart"/>
      <w:r w:rsidR="00E83B51">
        <w:rPr>
          <w:rFonts w:ascii="Times New Roman" w:hAnsi="Times New Roman" w:cs="Times New Roman"/>
        </w:rPr>
        <w:t>by</w:t>
      </w:r>
      <w:proofErr w:type="gramEnd"/>
      <w:r w:rsidR="00E83B51">
        <w:rPr>
          <w:rFonts w:ascii="Times New Roman" w:hAnsi="Times New Roman" w:cs="Times New Roman"/>
        </w:rPr>
        <w:t xml:space="preserve">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In contrast, the apex of the arced motion</w:t>
      </w:r>
      <w:r w:rsidR="001739DE">
        <w:rPr>
          <w:rFonts w:ascii="Times New Roman" w:hAnsi="Times New Roman" w:cs="Times New Roman"/>
        </w:rPr>
        <w:t xml:space="preserve"> in the </w:t>
      </w:r>
      <w:ins w:id="1282" w:author="Benton, Deon" w:date="2026-05-16T01:05:00Z" w16du:dateUtc="2026-05-16T06:05:00Z">
        <w:r w:rsidR="007E04BC">
          <w:rPr>
            <w:rFonts w:ascii="Times New Roman" w:hAnsi="Times New Roman" w:cs="Times New Roman"/>
          </w:rPr>
          <w:t>Low</w:t>
        </w:r>
      </w:ins>
      <w:r w:rsidR="001739DE">
        <w:rPr>
          <w:rFonts w:ascii="Times New Roman" w:hAnsi="Times New Roman" w:cs="Times New Roman"/>
        </w:rPr>
        <w:t xml:space="preserve">, efficient event was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6BD7E4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283"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284"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1285" w:author="Benton, Deon" w:date="2026-04-28T16:18:00Z" w16du:dateUtc="2026-04-28T21:18:00Z"/>
          <w:rFonts w:ascii="Times New Roman" w:hAnsi="Times New Roman" w:cs="Times New Roman"/>
        </w:rPr>
      </w:pPr>
    </w:p>
    <w:p w14:paraId="512FBC5F" w14:textId="4BBF395C" w:rsidR="009C5E1C" w:rsidRDefault="001540F3" w:rsidP="001540F3">
      <w:pPr>
        <w:spacing w:line="480" w:lineRule="auto"/>
        <w:ind w:firstLine="720"/>
        <w:contextualSpacing/>
        <w:rPr>
          <w:ins w:id="1286" w:author="Benton, Deon" w:date="2026-04-28T16:29:00Z" w16du:dateUtc="2026-04-28T21:29:00Z"/>
          <w:rFonts w:ascii="Times New Roman" w:hAnsi="Times New Roman" w:cs="Times New Roman"/>
        </w:rPr>
      </w:pPr>
      <w:ins w:id="1287"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288" w:author="Benton, Deon" w:date="2026-04-28T16:19:00Z" w16du:dateUtc="2026-04-28T21:19:00Z">
        <w:r w:rsidR="00156837">
          <w:rPr>
            <w:rFonts w:ascii="Times New Roman" w:hAnsi="Times New Roman" w:cs="Times New Roman"/>
          </w:rPr>
          <w:t>High</w:t>
        </w:r>
      </w:ins>
      <w:ins w:id="1289" w:author="Benton, Deon" w:date="2026-05-16T01:01:00Z" w16du:dateUtc="2026-05-16T06:01:00Z">
        <w:r w:rsidR="005C3B08">
          <w:rPr>
            <w:rFonts w:ascii="Times New Roman" w:hAnsi="Times New Roman" w:cs="Times New Roman"/>
          </w:rPr>
          <w:t>, inefficient</w:t>
        </w:r>
      </w:ins>
      <w:ins w:id="1290" w:author="Benton, Deon" w:date="2026-04-28T16:19:00Z" w16du:dateUtc="2026-04-28T21:19:00Z">
        <w:r w:rsidR="00156837">
          <w:rPr>
            <w:rFonts w:ascii="Times New Roman" w:hAnsi="Times New Roman" w:cs="Times New Roman"/>
          </w:rPr>
          <w:t xml:space="preserve"> test event than to the </w:t>
        </w:r>
      </w:ins>
      <w:ins w:id="1291" w:author="Benton, Deon" w:date="2026-05-16T01:01:00Z" w16du:dateUtc="2026-05-16T06:01:00Z">
        <w:r w:rsidR="005C3B08">
          <w:rPr>
            <w:rFonts w:ascii="Times New Roman" w:hAnsi="Times New Roman" w:cs="Times New Roman"/>
          </w:rPr>
          <w:t>Low, efficient</w:t>
        </w:r>
      </w:ins>
      <w:ins w:id="1292" w:author="Benton, Deon" w:date="2026-04-28T16:19:00Z" w16du:dateUtc="2026-04-28T21:19:00Z">
        <w:r w:rsidR="00156837">
          <w:rPr>
            <w:rFonts w:ascii="Times New Roman" w:hAnsi="Times New Roman" w:cs="Times New Roman"/>
          </w:rPr>
          <w:t xml:space="preserve"> test event in each of three experiments. These experiments correspond to t</w:t>
        </w:r>
      </w:ins>
      <w:ins w:id="1293"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1294" w:author="Benton, Deon" w:date="2026-04-28T16:22:00Z" w16du:dateUtc="2026-04-28T21:22:00Z">
        <w:r w:rsidR="00C25EF4">
          <w:rPr>
            <w:rFonts w:ascii="Times New Roman" w:hAnsi="Times New Roman" w:cs="Times New Roman"/>
          </w:rPr>
          <w:t>infants in Experiment</w:t>
        </w:r>
      </w:ins>
      <w:ins w:id="1295" w:author="Benton, Deon" w:date="2026-04-28T16:24:00Z" w16du:dateUtc="2026-04-28T21:24:00Z">
        <w:r w:rsidR="004C293F">
          <w:rPr>
            <w:rFonts w:ascii="Times New Roman" w:hAnsi="Times New Roman" w:cs="Times New Roman"/>
          </w:rPr>
          <w:t>s</w:t>
        </w:r>
      </w:ins>
      <w:ins w:id="1296" w:author="Benton, Deon" w:date="2026-04-28T16:22:00Z" w16du:dateUtc="2026-04-28T21:22:00Z">
        <w:r w:rsidR="00C25EF4">
          <w:rPr>
            <w:rFonts w:ascii="Times New Roman" w:hAnsi="Times New Roman" w:cs="Times New Roman"/>
          </w:rPr>
          <w:t xml:space="preserve"> 1</w:t>
        </w:r>
      </w:ins>
      <w:ins w:id="1297" w:author="Benton, Deon" w:date="2026-04-28T16:24:00Z" w16du:dateUtc="2026-04-28T21:24:00Z">
        <w:r w:rsidR="004C293F">
          <w:rPr>
            <w:rFonts w:ascii="Times New Roman" w:hAnsi="Times New Roman" w:cs="Times New Roman"/>
          </w:rPr>
          <w:t xml:space="preserve"> and 3</w:t>
        </w:r>
      </w:ins>
      <w:ins w:id="1298" w:author="Benton, Deon" w:date="2026-04-28T16:22:00Z" w16du:dateUtc="2026-04-28T21:22:00Z">
        <w:r w:rsidR="00C25EF4">
          <w:rPr>
            <w:rFonts w:ascii="Times New Roman" w:hAnsi="Times New Roman" w:cs="Times New Roman"/>
          </w:rPr>
          <w:t xml:space="preserve"> of</w:t>
        </w:r>
      </w:ins>
      <w:ins w:id="1299" w:author="Benton, Deon" w:date="2026-04-28T16:20:00Z" w16du:dateUtc="2026-04-28T21:20:00Z">
        <w:r w:rsidR="00156837">
          <w:rPr>
            <w:rFonts w:ascii="Times New Roman" w:hAnsi="Times New Roman" w:cs="Times New Roman"/>
          </w:rPr>
          <w:t xml:space="preserve"> that study, networks in </w:t>
        </w:r>
      </w:ins>
      <w:ins w:id="1300" w:author="Benton, Deon" w:date="2026-04-28T16:25:00Z" w16du:dateUtc="2026-04-28T21:25:00Z">
        <w:r w:rsidR="004C293F">
          <w:rPr>
            <w:rFonts w:ascii="Times New Roman" w:hAnsi="Times New Roman" w:cs="Times New Roman"/>
          </w:rPr>
          <w:t xml:space="preserve">the </w:t>
        </w:r>
      </w:ins>
      <w:ins w:id="1301" w:author="Benton, Deon" w:date="2026-04-28T16:22:00Z" w16du:dateUtc="2026-04-28T21:22:00Z">
        <w:r w:rsidR="00C25EF4">
          <w:rPr>
            <w:rFonts w:ascii="Times New Roman" w:hAnsi="Times New Roman" w:cs="Times New Roman"/>
          </w:rPr>
          <w:t xml:space="preserve">simulation analogue of </w:t>
        </w:r>
      </w:ins>
      <w:ins w:id="1302" w:author="Benton, Deon" w:date="2026-04-28T16:24:00Z" w16du:dateUtc="2026-04-28T21:24:00Z">
        <w:r w:rsidR="004C293F">
          <w:rPr>
            <w:rFonts w:ascii="Times New Roman" w:hAnsi="Times New Roman" w:cs="Times New Roman"/>
          </w:rPr>
          <w:t>these experiments</w:t>
        </w:r>
      </w:ins>
      <w:ins w:id="1303" w:author="Benton, Deon" w:date="2026-04-28T16:20:00Z" w16du:dateUtc="2026-04-28T21:20:00Z">
        <w:r w:rsidR="00156837">
          <w:rPr>
            <w:rFonts w:ascii="Times New Roman" w:hAnsi="Times New Roman" w:cs="Times New Roman"/>
          </w:rPr>
          <w:t xml:space="preserve"> looked </w:t>
        </w:r>
      </w:ins>
      <w:ins w:id="1304" w:author="Benton, Deon" w:date="2026-04-28T16:22:00Z" w16du:dateUtc="2026-04-28T21:22:00Z">
        <w:r w:rsidR="00C25EF4">
          <w:rPr>
            <w:rFonts w:ascii="Times New Roman" w:hAnsi="Times New Roman" w:cs="Times New Roman"/>
          </w:rPr>
          <w:t>longer at—</w:t>
        </w:r>
      </w:ins>
      <w:ins w:id="1305" w:author="Benton, Deon" w:date="2026-04-28T16:20:00Z" w16du:dateUtc="2026-04-28T21:20:00Z">
        <w:r w:rsidR="00156837">
          <w:rPr>
            <w:rFonts w:ascii="Times New Roman" w:hAnsi="Times New Roman" w:cs="Times New Roman"/>
          </w:rPr>
          <w:t xml:space="preserve">that is, produced greater error to—the </w:t>
        </w:r>
      </w:ins>
      <w:ins w:id="1306" w:author="Benton, Deon" w:date="2026-05-16T01:01:00Z" w16du:dateUtc="2026-05-16T06:01:00Z">
        <w:r w:rsidR="00340CFD">
          <w:rPr>
            <w:rFonts w:ascii="Times New Roman" w:hAnsi="Times New Roman" w:cs="Times New Roman"/>
          </w:rPr>
          <w:t>High, inefficient</w:t>
        </w:r>
      </w:ins>
      <w:ins w:id="1307" w:author="Benton, Deon" w:date="2026-04-28T16:20:00Z" w16du:dateUtc="2026-04-28T21:20:00Z">
        <w:r w:rsidR="00156837">
          <w:rPr>
            <w:rFonts w:ascii="Times New Roman" w:hAnsi="Times New Roman" w:cs="Times New Roman"/>
          </w:rPr>
          <w:t xml:space="preserve"> test event than to the </w:t>
        </w:r>
      </w:ins>
      <w:ins w:id="1308" w:author="Benton, Deon" w:date="2026-05-16T01:05:00Z" w16du:dateUtc="2026-05-16T06:05:00Z">
        <w:r w:rsidR="00DD3452">
          <w:rPr>
            <w:rFonts w:ascii="Times New Roman" w:hAnsi="Times New Roman" w:cs="Times New Roman"/>
          </w:rPr>
          <w:t>L</w:t>
        </w:r>
      </w:ins>
      <w:ins w:id="1309" w:author="Benton, Deon" w:date="2026-04-28T16:20:00Z" w16du:dateUtc="2026-04-28T21:20:00Z">
        <w:r w:rsidR="00156837">
          <w:rPr>
            <w:rFonts w:ascii="Times New Roman" w:hAnsi="Times New Roman" w:cs="Times New Roman"/>
          </w:rPr>
          <w:t xml:space="preserve">ow, efficient </w:t>
        </w:r>
      </w:ins>
      <w:ins w:id="1310" w:author="Benton, Deon" w:date="2026-04-28T16:21:00Z" w16du:dateUtc="2026-04-28T21:21:00Z">
        <w:r w:rsidR="00156837">
          <w:rPr>
            <w:rFonts w:ascii="Times New Roman" w:hAnsi="Times New Roman" w:cs="Times New Roman"/>
          </w:rPr>
          <w:t>event</w:t>
        </w:r>
      </w:ins>
      <w:ins w:id="1311"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312"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313" w:author="Benton, Deon" w:date="2026-04-28T16:22:00Z" w16du:dateUtc="2026-04-28T21:22:00Z">
        <w:r w:rsidR="00C25EF4">
          <w:rPr>
            <w:rFonts w:ascii="Times New Roman" w:hAnsi="Times New Roman" w:cs="Times New Roman"/>
          </w:rPr>
          <w:t xml:space="preserve"> In</w:t>
        </w:r>
      </w:ins>
      <w:ins w:id="1314" w:author="Benton, Deon" w:date="2026-04-28T16:21:00Z" w16du:dateUtc="2026-04-28T21:21:00Z">
        <w:r w:rsidR="00C25EF4">
          <w:rPr>
            <w:rFonts w:ascii="Times New Roman" w:hAnsi="Times New Roman" w:cs="Times New Roman"/>
          </w:rPr>
          <w:t xml:space="preserve"> contrast, networks in Experiment 2</w:t>
        </w:r>
      </w:ins>
      <w:ins w:id="1315" w:author="Benton, Deon" w:date="2026-04-28T16:22:00Z" w16du:dateUtc="2026-04-28T21:22:00Z">
        <w:r w:rsidR="00C25EF4">
          <w:rPr>
            <w:rFonts w:ascii="Times New Roman" w:hAnsi="Times New Roman" w:cs="Times New Roman"/>
          </w:rPr>
          <w:t>—like infants in</w:t>
        </w:r>
      </w:ins>
      <w:ins w:id="1316" w:author="Benton, Deon" w:date="2026-04-28T16:23:00Z" w16du:dateUtc="2026-04-28T21:23:00Z">
        <w:r w:rsidR="00C25EF4">
          <w:rPr>
            <w:rFonts w:ascii="Times New Roman" w:hAnsi="Times New Roman" w:cs="Times New Roman"/>
          </w:rPr>
          <w:t xml:space="preserve"> the corresponding behavioral experiment—</w:t>
        </w:r>
      </w:ins>
      <w:ins w:id="1317" w:author="Benton, Deon" w:date="2026-04-28T16:21:00Z" w16du:dateUtc="2026-04-28T21:21:00Z">
        <w:r w:rsidR="00C25EF4">
          <w:rPr>
            <w:rFonts w:ascii="Times New Roman" w:hAnsi="Times New Roman" w:cs="Times New Roman"/>
          </w:rPr>
          <w:t>looked about equally long at both test events</w:t>
        </w:r>
      </w:ins>
      <w:ins w:id="1318" w:author="Benton, Deon" w:date="2026-04-28T16:23:00Z" w16du:dateUtc="2026-04-28T21:23:00Z">
        <w:r w:rsidR="004C293F">
          <w:rPr>
            <w:rFonts w:ascii="Times New Roman" w:hAnsi="Times New Roman" w:cs="Times New Roman"/>
          </w:rPr>
          <w:t xml:space="preserve">. </w:t>
        </w:r>
      </w:ins>
      <w:ins w:id="1319" w:author="Benton, Deon" w:date="2026-04-28T16:26:00Z" w16du:dateUtc="2026-04-28T21:26:00Z">
        <w:r w:rsidR="004707E2">
          <w:rPr>
            <w:rFonts w:ascii="Times New Roman" w:hAnsi="Times New Roman" w:cs="Times New Roman"/>
          </w:rPr>
          <w:t>As</w:t>
        </w:r>
      </w:ins>
      <w:ins w:id="1320" w:author="Benton, Deon" w:date="2026-04-28T16:23:00Z" w16du:dateUtc="2026-04-28T21:23:00Z">
        <w:r w:rsidR="004C293F">
          <w:rPr>
            <w:rFonts w:ascii="Times New Roman" w:hAnsi="Times New Roman" w:cs="Times New Roman"/>
          </w:rPr>
          <w:t xml:space="preserve"> was</w:t>
        </w:r>
      </w:ins>
      <w:ins w:id="1321" w:author="Benton, Deon" w:date="2026-04-28T16:26:00Z" w16du:dateUtc="2026-04-28T21:26:00Z">
        <w:r w:rsidR="004707E2">
          <w:rPr>
            <w:rFonts w:ascii="Times New Roman" w:hAnsi="Times New Roman" w:cs="Times New Roman"/>
          </w:rPr>
          <w:t xml:space="preserve"> also</w:t>
        </w:r>
      </w:ins>
      <w:ins w:id="1322" w:author="Benton, Deon" w:date="2026-04-28T16:23:00Z" w16du:dateUtc="2026-04-28T21:23:00Z">
        <w:r w:rsidR="004C293F">
          <w:rPr>
            <w:rFonts w:ascii="Times New Roman" w:hAnsi="Times New Roman" w:cs="Times New Roman"/>
          </w:rPr>
          <w:t xml:space="preserve"> true for infants</w:t>
        </w:r>
      </w:ins>
      <w:ins w:id="1323"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1324" w:author="Benton, Deon" w:date="2026-04-28T16:23:00Z" w16du:dateUtc="2026-04-28T21:23:00Z">
        <w:r w:rsidR="004C293F">
          <w:rPr>
            <w:rFonts w:ascii="Times New Roman" w:hAnsi="Times New Roman" w:cs="Times New Roman"/>
          </w:rPr>
          <w:t xml:space="preserve">, </w:t>
        </w:r>
      </w:ins>
      <w:ins w:id="1325" w:author="Benton, Deon" w:date="2026-04-28T16:26:00Z" w16du:dateUtc="2026-04-28T21:26:00Z">
        <w:r w:rsidR="004707E2">
          <w:rPr>
            <w:rFonts w:ascii="Times New Roman" w:hAnsi="Times New Roman" w:cs="Times New Roman"/>
          </w:rPr>
          <w:t>networks in the simulation analogue of it showed a</w:t>
        </w:r>
      </w:ins>
      <w:ins w:id="1326" w:author="Benton, Deon" w:date="2026-04-28T16:23:00Z" w16du:dateUtc="2026-04-28T21:23:00Z">
        <w:r w:rsidR="004C293F">
          <w:rPr>
            <w:rFonts w:ascii="Times New Roman" w:hAnsi="Times New Roman" w:cs="Times New Roman"/>
          </w:rPr>
          <w:t xml:space="preserve"> slight numerica</w:t>
        </w:r>
      </w:ins>
      <w:ins w:id="1327" w:author="Benton, Deon" w:date="2026-04-28T16:24:00Z" w16du:dateUtc="2026-04-28T21:24:00Z">
        <w:r w:rsidR="004C293F">
          <w:rPr>
            <w:rFonts w:ascii="Times New Roman" w:hAnsi="Times New Roman" w:cs="Times New Roman"/>
          </w:rPr>
          <w:t>l</w:t>
        </w:r>
      </w:ins>
      <w:ins w:id="1328" w:author="Benton, Deon" w:date="2026-04-28T16:23:00Z" w16du:dateUtc="2026-04-28T21:23:00Z">
        <w:r w:rsidR="004C293F">
          <w:rPr>
            <w:rFonts w:ascii="Times New Roman" w:hAnsi="Times New Roman" w:cs="Times New Roman"/>
          </w:rPr>
          <w:t xml:space="preserve"> tendency to look longer</w:t>
        </w:r>
      </w:ins>
      <w:ins w:id="1329" w:author="Benton, Deon" w:date="2026-04-28T16:18:00Z" w16du:dateUtc="2026-04-28T21:18:00Z">
        <w:r>
          <w:rPr>
            <w:rFonts w:ascii="Times New Roman" w:hAnsi="Times New Roman" w:cs="Times New Roman"/>
          </w:rPr>
          <w:t xml:space="preserve"> </w:t>
        </w:r>
      </w:ins>
      <w:ins w:id="1330" w:author="Benton, Deon" w:date="2026-04-28T16:24:00Z" w16du:dateUtc="2026-04-28T21:24:00Z">
        <w:r w:rsidR="004C293F">
          <w:rPr>
            <w:rFonts w:ascii="Times New Roman" w:hAnsi="Times New Roman" w:cs="Times New Roman"/>
          </w:rPr>
          <w:t xml:space="preserve">at the </w:t>
        </w:r>
      </w:ins>
      <w:ins w:id="1331" w:author="Benton, Deon" w:date="2026-05-16T01:05:00Z" w16du:dateUtc="2026-05-16T06:05:00Z">
        <w:r w:rsidR="00DD3452">
          <w:rPr>
            <w:rFonts w:ascii="Times New Roman" w:hAnsi="Times New Roman" w:cs="Times New Roman"/>
          </w:rPr>
          <w:t>L</w:t>
        </w:r>
      </w:ins>
      <w:ins w:id="1332" w:author="Benton, Deon" w:date="2026-04-28T16:24:00Z" w16du:dateUtc="2026-04-28T21:24:00Z">
        <w:r w:rsidR="004C293F">
          <w:rPr>
            <w:rFonts w:ascii="Times New Roman" w:hAnsi="Times New Roman" w:cs="Times New Roman"/>
          </w:rPr>
          <w:t xml:space="preserve">ow, efficient test event than at the </w:t>
        </w:r>
      </w:ins>
      <w:ins w:id="1333" w:author="Benton, Deon" w:date="2026-05-16T01:02:00Z" w16du:dateUtc="2026-05-16T06:02:00Z">
        <w:r w:rsidR="00340CFD">
          <w:rPr>
            <w:rFonts w:ascii="Times New Roman" w:hAnsi="Times New Roman" w:cs="Times New Roman"/>
          </w:rPr>
          <w:t>High, inefficient</w:t>
        </w:r>
      </w:ins>
      <w:ins w:id="1334" w:author="Benton, Deon" w:date="2026-04-28T16:24:00Z" w16du:dateUtc="2026-04-28T21:24:00Z">
        <w:r w:rsidR="004C293F">
          <w:rPr>
            <w:rFonts w:ascii="Times New Roman" w:hAnsi="Times New Roman" w:cs="Times New Roman"/>
          </w:rPr>
          <w:t xml:space="preserve">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w:t>
      </w:r>
      <w:r w:rsidR="00E13303">
        <w:rPr>
          <w:rFonts w:ascii="Times New Roman" w:hAnsi="Times New Roman" w:cs="Times New Roman"/>
        </w:rPr>
        <w:lastRenderedPageBreak/>
        <w:t xml:space="preserve">bit of caution given that </w:t>
      </w:r>
      <w:ins w:id="1335" w:author="Benton, Deon" w:date="2026-05-15T21:02:00Z" w16du:dateUtc="2026-05-16T02:02:00Z">
        <w:r w:rsidR="00785F80">
          <w:rPr>
            <w:rFonts w:ascii="Times New Roman" w:hAnsi="Times New Roman" w:cs="Times New Roman"/>
          </w:rPr>
          <w:t>it just</w:t>
        </w:r>
      </w:ins>
      <w:r w:rsidR="00E13303">
        <w:rPr>
          <w:rFonts w:ascii="Times New Roman" w:hAnsi="Times New Roman" w:cs="Times New Roman"/>
        </w:rPr>
        <w:t xml:space="preserve">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ins w:id="1336" w:author="Benton, Deon" w:date="2026-05-15T21:03:00Z" w16du:dateUtc="2026-05-16T02:03:00Z">
        <w:r w:rsidR="00B8241C">
          <w:rPr>
            <w:rFonts w:ascii="Times New Roman" w:hAnsi="Times New Roman" w:cs="Times New Roman"/>
          </w:rPr>
          <w:t>; the numerical difference here, however, would like</w:t>
        </w:r>
      </w:ins>
      <w:ins w:id="1337" w:author="Benton, Deon" w:date="2026-05-16T01:10:00Z" w16du:dateUtc="2026-05-16T06:10:00Z">
        <w:r w:rsidR="00DD3452">
          <w:rPr>
            <w:rFonts w:ascii="Times New Roman" w:hAnsi="Times New Roman" w:cs="Times New Roman"/>
          </w:rPr>
          <w:t>ly</w:t>
        </w:r>
      </w:ins>
      <w:ins w:id="1338" w:author="Benton, Deon" w:date="2026-05-15T21:03:00Z" w16du:dateUtc="2026-05-16T02:03:00Z">
        <w:r w:rsidR="00B8241C">
          <w:rPr>
            <w:rFonts w:ascii="Times New Roman" w:hAnsi="Times New Roman" w:cs="Times New Roman"/>
          </w:rPr>
          <w:t xml:space="preserve"> be statistically reliable. </w:t>
        </w:r>
      </w:ins>
      <w:r w:rsidR="00787672">
        <w:rPr>
          <w:rFonts w:ascii="Times New Roman" w:hAnsi="Times New Roman" w:cs="Times New Roman"/>
        </w:rPr>
        <w:t xml:space="preserve"> This caveat notwithstanding, </w:t>
      </w:r>
      <w:ins w:id="1339" w:author="Benton, Deon" w:date="2026-05-16T01:09:00Z" w16du:dateUtc="2026-05-16T06:09:00Z">
        <w:r w:rsidR="00DD3452">
          <w:rPr>
            <w:rFonts w:ascii="Times New Roman" w:hAnsi="Times New Roman" w:cs="Times New Roman"/>
          </w:rPr>
          <w:t>that a</w:t>
        </w:r>
      </w:ins>
      <w:ins w:id="1340"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r w:rsidR="00630B2A">
        <w:rPr>
          <w:rFonts w:ascii="Times New Roman" w:hAnsi="Times New Roman" w:cs="Times New Roman"/>
        </w:rPr>
        <w:t xml:space="preserve"> </w:t>
      </w:r>
      <w:ins w:id="1341"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342" w:author="Benton, Deon" w:date="2026-04-28T16:27:00Z" w16du:dateUtc="2026-04-28T21:27:00Z">
        <w:r w:rsidR="00676E55">
          <w:rPr>
            <w:rFonts w:ascii="Times New Roman" w:hAnsi="Times New Roman" w:cs="Times New Roman"/>
          </w:rPr>
          <w:t xml:space="preserve">utility can </w:t>
        </w:r>
      </w:ins>
      <w:ins w:id="1343" w:author="Benton, Deon" w:date="2026-04-28T16:30:00Z" w16du:dateUtc="2026-04-28T21:30:00Z">
        <w:r w:rsidR="00A8046D">
          <w:rPr>
            <w:rFonts w:ascii="Times New Roman" w:hAnsi="Times New Roman" w:cs="Times New Roman"/>
          </w:rPr>
          <w:t xml:space="preserve">nonetheless </w:t>
        </w:r>
      </w:ins>
      <w:ins w:id="1344" w:author="Benton, Deon" w:date="2026-04-28T16:27:00Z" w16du:dateUtc="2026-04-28T21:27:00Z">
        <w:r w:rsidR="00676E55">
          <w:rPr>
            <w:rFonts w:ascii="Times New Roman" w:hAnsi="Times New Roman" w:cs="Times New Roman"/>
          </w:rPr>
          <w:t>qualitatively reproduce infants’ looking behaviors</w:t>
        </w:r>
      </w:ins>
      <w:ins w:id="1345" w:author="Benton, Deon" w:date="2026-04-28T16:28:00Z" w16du:dateUtc="2026-04-28T21:28:00Z">
        <w:r w:rsidR="009C5E1C">
          <w:rPr>
            <w:rFonts w:ascii="Times New Roman" w:hAnsi="Times New Roman" w:cs="Times New Roman"/>
          </w:rPr>
          <w:t xml:space="preserve"> lends additional support to </w:t>
        </w:r>
      </w:ins>
      <w:ins w:id="1346" w:author="Benton, Deon" w:date="2026-05-15T21:04:00Z" w16du:dateUtc="2026-05-16T02:04:00Z">
        <w:r w:rsidR="00B8241C">
          <w:rPr>
            <w:rFonts w:ascii="Times New Roman" w:hAnsi="Times New Roman" w:cs="Times New Roman"/>
          </w:rPr>
          <w:t>the notion that such</w:t>
        </w:r>
      </w:ins>
      <w:ins w:id="1347" w:author="Benton, Deon" w:date="2026-04-28T16:28:00Z" w16du:dateUtc="2026-04-28T21:28:00Z">
        <w:r w:rsidR="009C5E1C">
          <w:rPr>
            <w:rFonts w:ascii="Times New Roman" w:hAnsi="Times New Roman" w:cs="Times New Roman"/>
          </w:rPr>
          <w:t xml:space="preserve"> concepts are not necessary to explain</w:t>
        </w:r>
      </w:ins>
      <w:ins w:id="1348" w:author="Benton, Deon" w:date="2026-04-28T16:30:00Z" w16du:dateUtc="2026-04-28T21:30:00Z">
        <w:r w:rsidR="00A8046D">
          <w:rPr>
            <w:rFonts w:ascii="Times New Roman" w:hAnsi="Times New Roman" w:cs="Times New Roman"/>
          </w:rPr>
          <w:t xml:space="preserve"> </w:t>
        </w:r>
      </w:ins>
      <w:ins w:id="1349" w:author="Benton, Deon" w:date="2026-05-15T21:04:00Z" w16du:dateUtc="2026-05-16T02:04:00Z">
        <w:r w:rsidR="00B8241C">
          <w:rPr>
            <w:rFonts w:ascii="Times New Roman" w:hAnsi="Times New Roman" w:cs="Times New Roman"/>
          </w:rPr>
          <w:t>infants’</w:t>
        </w:r>
      </w:ins>
      <w:ins w:id="1350" w:author="Benton, Deon" w:date="2026-04-28T16:30:00Z" w16du:dateUtc="2026-04-28T21:30:00Z">
        <w:r w:rsidR="00A8046D">
          <w:rPr>
            <w:rFonts w:ascii="Times New Roman" w:hAnsi="Times New Roman" w:cs="Times New Roman"/>
          </w:rPr>
          <w:t xml:space="preserve"> looking; associative learning </w:t>
        </w:r>
      </w:ins>
      <w:proofErr w:type="gramStart"/>
      <w:ins w:id="1351" w:author="Benton, Deon" w:date="2026-05-15T21:04:00Z" w16du:dateUtc="2026-05-16T02:04:00Z">
        <w:r w:rsidR="009528A9">
          <w:rPr>
            <w:rFonts w:ascii="Times New Roman" w:hAnsi="Times New Roman" w:cs="Times New Roman"/>
          </w:rPr>
          <w:t>is</w:t>
        </w:r>
      </w:ins>
      <w:ins w:id="1352" w:author="Benton, Deon" w:date="2026-04-28T16:30:00Z" w16du:dateUtc="2026-04-28T21:30:00Z">
        <w:r w:rsidR="00A8046D">
          <w:rPr>
            <w:rFonts w:ascii="Times New Roman" w:hAnsi="Times New Roman" w:cs="Times New Roman"/>
          </w:rPr>
          <w:t xml:space="preserve"> be</w:t>
        </w:r>
        <w:proofErr w:type="gramEnd"/>
        <w:r w:rsidR="00A8046D">
          <w:rPr>
            <w:rFonts w:ascii="Times New Roman" w:hAnsi="Times New Roman" w:cs="Times New Roman"/>
          </w:rPr>
          <w:t xml:space="preserve"> sufficient.</w:t>
        </w:r>
      </w:ins>
      <w:ins w:id="1353" w:author="Benton, Deon" w:date="2026-04-28T16:28:00Z" w16du:dateUtc="2026-04-28T21:28:00Z">
        <w:r w:rsidR="009C5E1C">
          <w:rPr>
            <w:rFonts w:ascii="Times New Roman" w:hAnsi="Times New Roman" w:cs="Times New Roman"/>
          </w:rPr>
          <w:t xml:space="preserve"> </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354"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355"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356"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7CD56B9" w:rsidR="00E1149B" w:rsidRDefault="00014507" w:rsidP="00EF724B">
      <w:pPr>
        <w:spacing w:line="480" w:lineRule="auto"/>
        <w:ind w:firstLine="720"/>
        <w:contextualSpacing/>
        <w:rPr>
          <w:ins w:id="1357" w:author="Benton, Deon" w:date="2026-05-17T01:02:00Z" w16du:dateUtc="2026-05-17T06:02:00Z"/>
          <w:rFonts w:ascii="Times New Roman" w:hAnsi="Times New Roman" w:cs="Times New Roman"/>
        </w:rPr>
      </w:pPr>
      <w:ins w:id="1358" w:author="Benton, Deon" w:date="2026-05-17T00:51:00Z" w16du:dateUtc="2026-05-17T05:51:00Z">
        <w:r>
          <w:rPr>
            <w:rFonts w:ascii="Times New Roman" w:hAnsi="Times New Roman" w:cs="Times New Roman"/>
          </w:rPr>
          <w:t xml:space="preserve">OM10-2’s performance is shown in Figure </w:t>
        </w:r>
      </w:ins>
      <w:ins w:id="1359" w:author="Benton, Deon" w:date="2026-05-17T00:55:00Z" w16du:dateUtc="2026-05-17T05:55:00Z">
        <w:r>
          <w:rPr>
            <w:rFonts w:ascii="Times New Roman" w:hAnsi="Times New Roman" w:cs="Times New Roman"/>
          </w:rPr>
          <w:t xml:space="preserve">15. </w:t>
        </w:r>
      </w:ins>
      <w:ins w:id="1360" w:author="Benton, Deon" w:date="2026-05-17T00:57:00Z" w16du:dateUtc="2026-05-17T05:57:00Z">
        <w:r w:rsidR="00E075A2">
          <w:rPr>
            <w:rFonts w:ascii="Times New Roman" w:hAnsi="Times New Roman" w:cs="Times New Roman"/>
          </w:rPr>
          <w:t>Although this model captured infants’ looking responses in Experiment 3—the model, like the infants—showed more activation of the critical units in response to the High, inefficient test event than the Low, efficient one</w:t>
        </w:r>
      </w:ins>
      <w:ins w:id="1361" w:author="Benton, Deon" w:date="2026-05-17T00:58:00Z" w16du:dateUtc="2026-05-17T05:58:00Z">
        <w:r w:rsidR="00E075A2">
          <w:rPr>
            <w:rFonts w:ascii="Times New Roman" w:hAnsi="Times New Roman" w:cs="Times New Roman"/>
          </w:rPr>
          <w:t>—</w:t>
        </w:r>
        <w:r w:rsidR="00294E8B">
          <w:rPr>
            <w:rFonts w:ascii="Times New Roman" w:hAnsi="Times New Roman" w:cs="Times New Roman"/>
          </w:rPr>
          <w:t>the model failed to capture infants’ responses in</w:t>
        </w:r>
      </w:ins>
      <w:r w:rsidR="00E0420F">
        <w:rPr>
          <w:rFonts w:ascii="Times New Roman" w:hAnsi="Times New Roman" w:cs="Times New Roman"/>
        </w:rPr>
        <w:t xml:space="preserve"> Experiments 1 and </w:t>
      </w:r>
      <w:ins w:id="1362"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ins w:id="1363"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 than during the </w:t>
      </w:r>
      <w:r w:rsidR="005B2D7A">
        <w:rPr>
          <w:rFonts w:ascii="Times New Roman" w:hAnsi="Times New Roman" w:cs="Times New Roman"/>
        </w:rPr>
        <w:t>High</w:t>
      </w:r>
      <w:ins w:id="1364" w:author="Benton, Deon" w:date="2026-05-17T00:59:00Z" w16du:dateUtc="2026-05-17T05:59:00Z">
        <w:r w:rsidR="00294E8B">
          <w:rPr>
            <w:rFonts w:ascii="Times New Roman" w:hAnsi="Times New Roman" w:cs="Times New Roman"/>
          </w:rPr>
          <w:t>, inefficient</w:t>
        </w:r>
      </w:ins>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xml:space="preserve">; that is, the </w:t>
      </w:r>
      <w:r w:rsidR="00B42A6F">
        <w:rPr>
          <w:rFonts w:ascii="Times New Roman" w:hAnsi="Times New Roman" w:cs="Times New Roman"/>
        </w:rPr>
        <w:lastRenderedPageBreak/>
        <w:t>critical units</w:t>
      </w:r>
      <w:r w:rsidR="005B2D7A">
        <w:rPr>
          <w:rFonts w:ascii="Times New Roman" w:hAnsi="Times New Roman" w:cs="Times New Roman"/>
        </w:rPr>
        <w:t xml:space="preserve"> were activated to a greater extent during the High</w:t>
      </w:r>
      <w:ins w:id="1365" w:author="Benton, Deon" w:date="2026-05-17T00:59:00Z" w16du:dateUtc="2026-05-17T05:59:00Z">
        <w:r w:rsidR="00294E8B">
          <w:rPr>
            <w:rFonts w:ascii="Times New Roman" w:hAnsi="Times New Roman" w:cs="Times New Roman"/>
          </w:rPr>
          <w:t>, inefficient</w:t>
        </w:r>
      </w:ins>
      <w:r w:rsidR="005B2D7A">
        <w:rPr>
          <w:rFonts w:ascii="Times New Roman" w:hAnsi="Times New Roman" w:cs="Times New Roman"/>
        </w:rPr>
        <w:t xml:space="preserve"> test event than</w:t>
      </w:r>
      <w:ins w:id="1366" w:author="Benton, Deon" w:date="2026-05-17T00:59:00Z" w16du:dateUtc="2026-05-17T05:59:00Z">
        <w:r w:rsidR="00294E8B">
          <w:rPr>
            <w:rFonts w:ascii="Times New Roman" w:hAnsi="Times New Roman" w:cs="Times New Roman"/>
          </w:rPr>
          <w:t xml:space="preserve"> during</w:t>
        </w:r>
      </w:ins>
      <w:r w:rsidR="005B2D7A">
        <w:rPr>
          <w:rFonts w:ascii="Times New Roman" w:hAnsi="Times New Roman" w:cs="Times New Roman"/>
        </w:rPr>
        <w:t xml:space="preserve"> the Low</w:t>
      </w:r>
      <w:ins w:id="1367" w:author="Benton, Deon" w:date="2026-05-17T00:59:00Z" w16du:dateUtc="2026-05-17T05:59:00Z">
        <w:r w:rsidR="00294E8B">
          <w:rPr>
            <w:rFonts w:ascii="Times New Roman" w:hAnsi="Times New Roman" w:cs="Times New Roman"/>
          </w:rPr>
          <w:t>, efficient event</w:t>
        </w:r>
      </w:ins>
      <w:r w:rsidR="005B2D7A">
        <w:rPr>
          <w:rFonts w:ascii="Times New Roman" w:hAnsi="Times New Roman" w:cs="Times New Roman"/>
        </w:rPr>
        <w: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w:t>
      </w:r>
      <w:ins w:id="1368"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ins w:id="1369" w:author="Benton, Deon" w:date="2026-05-17T01:01:00Z" w16du:dateUtc="2026-05-17T06:01:00Z">
        <w:r w:rsidR="00294E8B">
          <w:rPr>
            <w:rFonts w:ascii="Times New Roman" w:hAnsi="Times New Roman" w:cs="Times New Roman"/>
          </w:rPr>
          <w:t xml:space="preserve">This failure </w:t>
        </w:r>
      </w:ins>
      <w:ins w:id="1370" w:author="Benton, Deon" w:date="2026-05-17T01:03:00Z" w16du:dateUtc="2026-05-17T06:03:00Z">
        <w:r w:rsidR="00B94578">
          <w:rPr>
            <w:rFonts w:ascii="Times New Roman" w:hAnsi="Times New Roman" w:cs="Times New Roman"/>
          </w:rPr>
          <w:t xml:space="preserve">may instead </w:t>
        </w:r>
      </w:ins>
      <w:ins w:id="1371" w:author="Benton, Deon" w:date="2026-05-17T01:01:00Z" w16du:dateUtc="2026-05-17T06:01:00Z">
        <w:r w:rsidR="00294E8B">
          <w:rPr>
            <w:rFonts w:ascii="Times New Roman" w:hAnsi="Times New Roman" w:cs="Times New Roman"/>
          </w:rPr>
          <w:t>reflect</w:t>
        </w:r>
      </w:ins>
      <w:r w:rsidR="00992137" w:rsidRPr="00992137">
        <w:rPr>
          <w:rFonts w:ascii="Times New Roman" w:hAnsi="Times New Roman" w:cs="Times New Roman"/>
        </w:rPr>
        <w:t xml:space="preserve"> a more fundamental limitation </w:t>
      </w:r>
      <w:ins w:id="1372" w:author="Benton, Deon" w:date="2026-05-17T01:01:00Z" w16du:dateUtc="2026-05-17T06:01:00Z">
        <w:r w:rsidR="00294E8B">
          <w:rPr>
            <w:rFonts w:ascii="Times New Roman" w:hAnsi="Times New Roman" w:cs="Times New Roman"/>
          </w:rPr>
          <w:t>of OM10 in capturing the processes that support infants’ action efficiency understanding.</w:t>
        </w:r>
      </w:ins>
      <w:r w:rsidR="00992137" w:rsidRPr="00992137">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82123F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373" w:author="Benton, Deon" w:date="2026-05-17T00:53:00Z" w16du:dateUtc="2026-05-17T05:53:00Z">
        <w:r w:rsidR="00014507">
          <w:rPr>
            <w:rFonts w:ascii="Times New Roman" w:hAnsi="Times New Roman" w:cs="Times New Roman"/>
            <w:b/>
            <w:bCs/>
            <w:i w:val="0"/>
            <w:iCs w:val="0"/>
            <w:noProof/>
            <w:color w:val="auto"/>
            <w:sz w:val="24"/>
            <w:szCs w:val="24"/>
          </w:rPr>
          <w:t>16</w:t>
        </w:r>
      </w:ins>
      <w:del w:id="1374" w:author="Benton, Deon" w:date="2026-05-17T00:53:00Z" w16du:dateUtc="2026-05-17T05:53:00Z">
        <w:r w:rsidR="008D2812" w:rsidDel="00014507">
          <w:rPr>
            <w:rFonts w:ascii="Times New Roman" w:hAnsi="Times New Roman" w:cs="Times New Roman"/>
            <w:b/>
            <w:bCs/>
            <w:i w:val="0"/>
            <w:iCs w:val="0"/>
            <w:noProof/>
            <w:color w:val="auto"/>
            <w:sz w:val="24"/>
            <w:szCs w:val="24"/>
          </w:rPr>
          <w:delText>17</w:delText>
        </w:r>
      </w:del>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375"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376"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4EB7AA65" w:rsidR="0019688A" w:rsidRDefault="00994099" w:rsidP="005A2886">
      <w:pPr>
        <w:spacing w:line="480" w:lineRule="auto"/>
        <w:ind w:firstLine="720"/>
        <w:contextualSpacing/>
        <w:rPr>
          <w:ins w:id="1377" w:author="Benton, Deon" w:date="2026-05-15T21:09:00Z" w16du:dateUtc="2026-05-16T02:09:00Z"/>
          <w:rFonts w:ascii="Times New Roman" w:hAnsi="Times New Roman" w:cs="Times New Roman"/>
        </w:rPr>
      </w:pPr>
      <w:r>
        <w:rPr>
          <w:rFonts w:ascii="Times New Roman" w:hAnsi="Times New Roman" w:cs="Times New Roman"/>
        </w:rPr>
        <w:t>The fact that ALIAS succeeded in reproducing infants</w:t>
      </w:r>
      <w:proofErr w:type="gramStart"/>
      <w:r>
        <w:rPr>
          <w:rFonts w:ascii="Times New Roman" w:hAnsi="Times New Roman" w:cs="Times New Roman"/>
        </w:rPr>
        <w:t>’ looking</w:t>
      </w:r>
      <w:proofErr w:type="gramEnd"/>
      <w:r>
        <w:rPr>
          <w:rFonts w:ascii="Times New Roman" w:hAnsi="Times New Roman" w:cs="Times New Roman"/>
        </w:rPr>
        <w:t xml:space="preserve">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d="1378" w:author="Benton, Deon" w:date="2026-05-17T01:03:00Z" w16du:dateUtc="2026-05-17T06:03:00Z">
        <w:r w:rsidR="00274863">
          <w:rPr>
            <w:rFonts w:ascii="Times New Roman" w:hAnsi="Times New Roman" w:cs="Times New Roman"/>
          </w:rPr>
          <w:t>might be interpreted to mean that</w:t>
        </w:r>
      </w:ins>
      <w:r>
        <w:rPr>
          <w:rFonts w:ascii="Times New Roman" w:hAnsi="Times New Roman" w:cs="Times New Roman"/>
        </w:rPr>
        <w:t xml:space="preserve">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ins w:id="1379" w:author="Benton, Deon" w:date="2026-05-15T21:05:00Z" w16du:dateUtc="2026-05-16T02:05:00Z">
        <w:r w:rsidR="009528A9">
          <w:rPr>
            <w:rFonts w:ascii="Times New Roman" w:hAnsi="Times New Roman" w:cs="Times New Roman"/>
          </w:rPr>
          <w:t>combined with this</w:t>
        </w:r>
      </w:ins>
      <w:r w:rsidR="007B0151">
        <w:rPr>
          <w:rFonts w:ascii="Times New Roman" w:hAnsi="Times New Roman" w:cs="Times New Roman"/>
        </w:rPr>
        <w:t xml:space="preserve"> additional assumption.</w:t>
      </w:r>
      <w:r w:rsidR="00040898">
        <w:rPr>
          <w:rFonts w:ascii="Times New Roman" w:hAnsi="Times New Roman" w:cs="Times New Roman"/>
        </w:rPr>
        <w:t xml:space="preserve"> </w:t>
      </w:r>
      <w:r w:rsidR="00EF64EB">
        <w:rPr>
          <w:rFonts w:ascii="Times New Roman" w:hAnsi="Times New Roman" w:cs="Times New Roman"/>
        </w:rPr>
        <w:t>The performance of ALIAS-</w:t>
      </w:r>
      <w:proofErr w:type="gramStart"/>
      <w:r w:rsidR="00EF64EB">
        <w:rPr>
          <w:rFonts w:ascii="Times New Roman" w:hAnsi="Times New Roman" w:cs="Times New Roman"/>
        </w:rPr>
        <w:t>2—</w:t>
      </w:r>
      <w:proofErr w:type="gramEnd"/>
      <w:r w:rsidR="007B0151">
        <w:rPr>
          <w:rFonts w:ascii="Times New Roman" w:hAnsi="Times New Roman" w:cs="Times New Roman"/>
        </w:rPr>
        <w:t>which</w:t>
      </w:r>
      <w:r w:rsidR="000D755C">
        <w:rPr>
          <w:rFonts w:ascii="Times New Roman" w:hAnsi="Times New Roman" w:cs="Times New Roman"/>
        </w:rPr>
        <w:t xml:space="preserve"> omits </w:t>
      </w:r>
      <w:r w:rsidR="000D755C">
        <w:rPr>
          <w:rFonts w:ascii="Times New Roman" w:hAnsi="Times New Roman" w:cs="Times New Roman"/>
        </w:rPr>
        <w:lastRenderedPageBreak/>
        <w:t xml:space="preserve">differential barrier </w:t>
      </w:r>
      <w:proofErr w:type="gramStart"/>
      <w:r w:rsidR="000D755C">
        <w:rPr>
          <w:rFonts w:ascii="Times New Roman" w:hAnsi="Times New Roman" w:cs="Times New Roman"/>
        </w:rPr>
        <w:t>salience—</w:t>
      </w:r>
      <w:proofErr w:type="gramEnd"/>
      <w:r w:rsidR="000D755C">
        <w:rPr>
          <w:rFonts w:ascii="Times New Roman" w:hAnsi="Times New Roman" w:cs="Times New Roman"/>
        </w:rPr>
        <w:t>was</w:t>
      </w:r>
      <w:ins w:id="1380" w:author="Benton, Deon" w:date="2026-05-15T21:05:00Z" w16du:dateUtc="2026-05-16T02:05:00Z">
        <w:r w:rsidR="009528A9">
          <w:rPr>
            <w:rFonts w:ascii="Times New Roman" w:hAnsi="Times New Roman" w:cs="Times New Roman"/>
          </w:rPr>
          <w:t xml:space="preserve"> thus</w:t>
        </w:r>
      </w:ins>
      <w:r w:rsidR="000D755C">
        <w:rPr>
          <w:rFonts w:ascii="Times New Roman" w:hAnsi="Times New Roman" w:cs="Times New Roman"/>
        </w:rPr>
        <w:t xml:space="preserve"> examined to shed light on this question.</w:t>
      </w:r>
      <w:r w:rsidR="002D51F7">
        <w:rPr>
          <w:rFonts w:ascii="Times New Roman" w:hAnsi="Times New Roman" w:cs="Times New Roman"/>
        </w:rPr>
        <w:t xml:space="preserve"> </w:t>
      </w:r>
      <w:ins w:id="1381" w:author="Benton, Deon" w:date="2026-05-17T01:04:00Z" w16du:dateUtc="2026-05-17T06:04:00Z">
        <w:r w:rsidR="00274863">
          <w:rPr>
            <w:rFonts w:ascii="Times New Roman" w:hAnsi="Times New Roman" w:cs="Times New Roman"/>
          </w:rPr>
          <w:t>The model’s performance here is clear</w:t>
        </w:r>
        <w:proofErr w:type="gramStart"/>
        <w:r w:rsidR="00274863">
          <w:rPr>
            <w:rFonts w:ascii="Times New Roman" w:hAnsi="Times New Roman" w:cs="Times New Roman"/>
          </w:rPr>
          <w:t xml:space="preserve">: </w:t>
        </w:r>
      </w:ins>
      <w:r w:rsidR="00E92E04">
        <w:rPr>
          <w:rFonts w:ascii="Times New Roman" w:hAnsi="Times New Roman" w:cs="Times New Roman"/>
        </w:rPr>
        <w:t xml:space="preserve"> Networks</w:t>
      </w:r>
      <w:proofErr w:type="gramEnd"/>
      <w:r w:rsidR="00E92E04">
        <w:rPr>
          <w:rFonts w:ascii="Times New Roman" w:hAnsi="Times New Roman" w:cs="Times New Roman"/>
        </w:rPr>
        <w:t xml:space="preserve"> in Experiments 1 and 3 produced greater error to the High</w:t>
      </w:r>
      <w:ins w:id="1382" w:author="Benton, Deon" w:date="2026-05-17T01:04:00Z" w16du:dateUtc="2026-05-17T06:04:00Z">
        <w:r w:rsidR="00274863">
          <w:rPr>
            <w:rFonts w:ascii="Times New Roman" w:hAnsi="Times New Roman" w:cs="Times New Roman"/>
          </w:rPr>
          <w:t>, inefficient</w:t>
        </w:r>
      </w:ins>
      <w:r w:rsidR="00E92E04">
        <w:rPr>
          <w:rFonts w:ascii="Times New Roman" w:hAnsi="Times New Roman" w:cs="Times New Roman"/>
        </w:rPr>
        <w:t xml:space="preserve"> test event than</w:t>
      </w:r>
      <w:ins w:id="1383" w:author="Benton, Deon" w:date="2026-05-17T01:04:00Z" w16du:dateUtc="2026-05-17T06:04:00Z">
        <w:r w:rsidR="00274863">
          <w:rPr>
            <w:rFonts w:ascii="Times New Roman" w:hAnsi="Times New Roman" w:cs="Times New Roman"/>
          </w:rPr>
          <w:t xml:space="preserve"> to</w:t>
        </w:r>
      </w:ins>
      <w:r w:rsidR="00E92E04">
        <w:rPr>
          <w:rFonts w:ascii="Times New Roman" w:hAnsi="Times New Roman" w:cs="Times New Roman"/>
        </w:rPr>
        <w:t xml:space="preserve"> the Low</w:t>
      </w:r>
      <w:ins w:id="1384" w:author="Benton, Deon" w:date="2026-05-17T01:04:00Z" w16du:dateUtc="2026-05-17T06:04:00Z">
        <w:r w:rsidR="00274863">
          <w:rPr>
            <w:rFonts w:ascii="Times New Roman" w:hAnsi="Times New Roman" w:cs="Times New Roman"/>
          </w:rPr>
          <w:t>, efficient one</w:t>
        </w:r>
      </w:ins>
      <w:ins w:id="1385" w:author="Benton, Deon" w:date="2026-05-17T01:05:00Z" w16du:dateUtc="2026-05-17T06:05:00Z">
        <w:r w:rsidR="00274863">
          <w:rPr>
            <w:rFonts w:ascii="Times New Roman" w:hAnsi="Times New Roman" w:cs="Times New Roman"/>
          </w:rPr>
          <w:t>. Networks tested in</w:t>
        </w:r>
      </w:ins>
      <w:r w:rsidR="00E92E04">
        <w:rPr>
          <w:rFonts w:ascii="Times New Roman" w:hAnsi="Times New Roman" w:cs="Times New Roman"/>
        </w:rPr>
        <w:t xml:space="preserve"> Experiment 2</w:t>
      </w:r>
      <w:ins w:id="1386" w:author="Benton, Deon" w:date="2026-05-17T01:05:00Z" w16du:dateUtc="2026-05-17T06:05:00Z">
        <w:r w:rsidR="00274863">
          <w:rPr>
            <w:rFonts w:ascii="Times New Roman" w:hAnsi="Times New Roman" w:cs="Times New Roman"/>
          </w:rPr>
          <w:t>, in contrast,</w:t>
        </w:r>
      </w:ins>
      <w:r w:rsidR="00E92E04">
        <w:rPr>
          <w:rFonts w:ascii="Times New Roman" w:hAnsi="Times New Roman" w:cs="Times New Roman"/>
        </w:rPr>
        <w:t xml:space="preserve"> produced roughly equivalent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w:t>
      </w:r>
      <w:del w:id="1387" w:author="Benton, Deon" w:date="2026-05-17T01:05:00Z" w16du:dateUtc="2026-05-17T06:05:00Z">
        <w:r w:rsidR="00150C8F" w:rsidDel="00274863">
          <w:rPr>
            <w:rFonts w:ascii="Times New Roman" w:hAnsi="Times New Roman" w:cs="Times New Roman"/>
          </w:rPr>
          <w:delText xml:space="preserve"> </w:delText>
        </w:r>
      </w:del>
      <w:r w:rsidR="00E92E04">
        <w:rPr>
          <w:rFonts w:ascii="Times New Roman" w:hAnsi="Times New Roman" w:cs="Times New Roman"/>
        </w:rPr>
        <w:t xml:space="preserve"> suggests that </w:t>
      </w:r>
      <w:r w:rsidR="007B0151">
        <w:rPr>
          <w:rFonts w:ascii="Times New Roman" w:hAnsi="Times New Roman" w:cs="Times New Roman"/>
        </w:rPr>
        <w:t>associative learning alone</w:t>
      </w:r>
      <w:ins w:id="1388" w:author="Benton, Deon" w:date="2026-05-17T01:05:00Z" w16du:dateUtc="2026-05-17T06:05:00Z">
        <w:r w:rsidR="00274863">
          <w:rPr>
            <w:rFonts w:ascii="Times New Roman" w:hAnsi="Times New Roman" w:cs="Times New Roman"/>
          </w:rPr>
          <w:t xml:space="preserve"> may in fact be</w:t>
        </w:r>
      </w:ins>
      <w:r w:rsidR="007B0151">
        <w:rPr>
          <w:rFonts w:ascii="Times New Roman" w:hAnsi="Times New Roman" w:cs="Times New Roman"/>
        </w:rPr>
        <w:t xml:space="preserve">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w:t>
      </w:r>
      <w:ins w:id="1389"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390" w:author="Benton, Deon" w:date="2026-05-17T01:06:00Z" w16du:dateUtc="2026-05-17T06:06:00Z">
        <w:r w:rsidR="00274863">
          <w:rPr>
            <w:rFonts w:ascii="Times New Roman" w:hAnsi="Times New Roman" w:cs="Times New Roman"/>
          </w:rPr>
          <w:t>differential barrier salience appear to not be necessary.</w:t>
        </w:r>
      </w:ins>
    </w:p>
    <w:p w14:paraId="3943714A" w14:textId="02E7B5E7" w:rsidR="003A21FB" w:rsidRDefault="009528A9" w:rsidP="00282A7A">
      <w:pPr>
        <w:spacing w:line="480" w:lineRule="auto"/>
        <w:ind w:firstLine="720"/>
        <w:contextualSpacing/>
        <w:rPr>
          <w:ins w:id="1391" w:author="Benton, Deon" w:date="2026-04-28T16:18:00Z" w16du:dateUtc="2026-04-28T21:18:00Z"/>
          <w:rFonts w:ascii="Times New Roman" w:hAnsi="Times New Roman" w:cs="Times New Roman"/>
        </w:rPr>
      </w:pPr>
      <w:ins w:id="1392" w:author="Benton, Deon" w:date="2026-05-15T21:09:00Z" w16du:dateUtc="2026-05-16T02:09:00Z">
        <w:r>
          <w:rPr>
            <w:rFonts w:ascii="Times New Roman" w:hAnsi="Times New Roman" w:cs="Times New Roman"/>
          </w:rPr>
          <w:t>Understanding the basis of ALIAS’s and ALIAS-2’s behavior</w:t>
        </w:r>
      </w:ins>
      <w:ins w:id="1393" w:author="Benton, Deon" w:date="2026-05-17T01:10:00Z" w16du:dateUtc="2026-05-17T06:10:00Z">
        <w:r w:rsidR="00B16064">
          <w:rPr>
            <w:rFonts w:ascii="Times New Roman" w:hAnsi="Times New Roman" w:cs="Times New Roman"/>
          </w:rPr>
          <w:t xml:space="preserve"> in this simulation</w:t>
        </w:r>
      </w:ins>
      <w:ins w:id="1394" w:author="Benton, Deon" w:date="2026-05-15T21:09:00Z" w16du:dateUtc="2026-05-16T02:09:00Z">
        <w:r>
          <w:rPr>
            <w:rFonts w:ascii="Times New Roman" w:hAnsi="Times New Roman" w:cs="Times New Roman"/>
          </w:rPr>
          <w:t xml:space="preserve">—that is, </w:t>
        </w:r>
      </w:ins>
      <w:ins w:id="1395" w:author="Benton, Deon" w:date="2026-05-15T21:10:00Z" w16du:dateUtc="2026-05-16T02:10:00Z">
        <w:r>
          <w:rPr>
            <w:rFonts w:ascii="Times New Roman" w:hAnsi="Times New Roman" w:cs="Times New Roman"/>
          </w:rPr>
          <w:t xml:space="preserve">through what mechanism did networks come to </w:t>
        </w:r>
      </w:ins>
      <w:ins w:id="1396" w:author="Benton, Deon" w:date="2026-05-17T01:07:00Z" w16du:dateUtc="2026-05-17T06:07:00Z">
        <w:r w:rsidR="00B16064">
          <w:rPr>
            <w:rFonts w:ascii="Times New Roman" w:hAnsi="Times New Roman" w:cs="Times New Roman"/>
          </w:rPr>
          <w:t xml:space="preserve">look longer at (i.e., produce greater error to) </w:t>
        </w:r>
      </w:ins>
      <w:ins w:id="1397" w:author="Benton, Deon" w:date="2026-05-15T21:10:00Z" w16du:dateUtc="2026-05-16T02:10:00Z">
        <w:r>
          <w:rPr>
            <w:rFonts w:ascii="Times New Roman" w:hAnsi="Times New Roman" w:cs="Times New Roman"/>
          </w:rPr>
          <w:t xml:space="preserve">the High, </w:t>
        </w:r>
      </w:ins>
      <w:ins w:id="1398" w:author="Benton, Deon" w:date="2026-05-15T21:11:00Z" w16du:dateUtc="2026-05-16T02:11:00Z">
        <w:r>
          <w:rPr>
            <w:rFonts w:ascii="Times New Roman" w:hAnsi="Times New Roman" w:cs="Times New Roman"/>
          </w:rPr>
          <w:t>inefficient test event than Low, efficient event in the simulations of Liu et al.’s (2017) Experiments 1 and 3</w:t>
        </w:r>
      </w:ins>
      <w:ins w:id="1399" w:author="Benton, Deon" w:date="2026-05-15T21:12:00Z" w16du:dateUtc="2026-05-16T02:12:00Z">
        <w:r w:rsidR="00301EEB">
          <w:rPr>
            <w:rFonts w:ascii="Times New Roman" w:hAnsi="Times New Roman" w:cs="Times New Roman"/>
          </w:rPr>
          <w:t xml:space="preserve">—is straightforward. </w:t>
        </w:r>
      </w:ins>
      <w:ins w:id="1400" w:author="Benton, Deon" w:date="2026-05-15T21:13:00Z" w16du:dateUtc="2026-05-16T02:13:00Z">
        <w:r w:rsidR="003A21FB">
          <w:rPr>
            <w:rFonts w:ascii="Times New Roman" w:hAnsi="Times New Roman" w:cs="Times New Roman"/>
          </w:rPr>
          <w:t xml:space="preserve">The High, inefficient </w:t>
        </w:r>
      </w:ins>
      <w:ins w:id="1401" w:author="Benton, Deon" w:date="2026-05-15T21:17:00Z" w16du:dateUtc="2026-05-16T02:17:00Z">
        <w:r w:rsidR="003A21FB">
          <w:rPr>
            <w:rFonts w:ascii="Times New Roman" w:hAnsi="Times New Roman" w:cs="Times New Roman"/>
          </w:rPr>
          <w:t xml:space="preserve">produced greater error than the Low, efficient event because the visual information </w:t>
        </w:r>
      </w:ins>
      <w:ins w:id="1402" w:author="Benton, Deon" w:date="2026-05-17T01:10:00Z" w16du:dateUtc="2026-05-17T06:10:00Z">
        <w:r w:rsidR="008C2756">
          <w:rPr>
            <w:rFonts w:ascii="Times New Roman" w:hAnsi="Times New Roman" w:cs="Times New Roman"/>
          </w:rPr>
          <w:t>that this event presented infants with</w:t>
        </w:r>
      </w:ins>
      <w:ins w:id="1403" w:author="Benton, Deon" w:date="2026-05-15T21:17:00Z" w16du:dateUtc="2026-05-16T02:17:00Z">
        <w:r w:rsidR="003A21FB">
          <w:rPr>
            <w:rFonts w:ascii="Times New Roman" w:hAnsi="Times New Roman" w:cs="Times New Roman"/>
          </w:rPr>
          <w:t xml:space="preserve"> </w:t>
        </w:r>
        <w:proofErr w:type="gramStart"/>
        <w:r w:rsidR="003A21FB">
          <w:rPr>
            <w:rFonts w:ascii="Times New Roman" w:hAnsi="Times New Roman" w:cs="Times New Roman"/>
          </w:rPr>
          <w:t>conflicted</w:t>
        </w:r>
        <w:proofErr w:type="gramEnd"/>
        <w:r w:rsidR="003A21FB">
          <w:rPr>
            <w:rFonts w:ascii="Times New Roman" w:hAnsi="Times New Roman" w:cs="Times New Roman"/>
          </w:rPr>
          <w:t xml:space="preserve"> with some of the </w:t>
        </w:r>
      </w:ins>
      <w:ins w:id="1404" w:author="Benton, Deon" w:date="2026-05-17T01:11:00Z" w16du:dateUtc="2026-05-17T06:11:00Z">
        <w:r w:rsidR="008866C0">
          <w:rPr>
            <w:rFonts w:ascii="Times New Roman" w:hAnsi="Times New Roman" w:cs="Times New Roman"/>
          </w:rPr>
          <w:t>associations that were learned during the pretraining phase</w:t>
        </w:r>
      </w:ins>
      <w:ins w:id="1405" w:author="Benton, Deon" w:date="2026-05-15T21:17:00Z" w16du:dateUtc="2026-05-16T02:17:00Z">
        <w:r w:rsidR="003A21FB">
          <w:rPr>
            <w:rFonts w:ascii="Times New Roman" w:hAnsi="Times New Roman" w:cs="Times New Roman"/>
          </w:rPr>
          <w:t xml:space="preserve"> to a greater extent than </w:t>
        </w:r>
      </w:ins>
      <w:ins w:id="1406" w:author="Benton, Deon" w:date="2026-05-17T01:11:00Z" w16du:dateUtc="2026-05-17T06:11:00Z">
        <w:r w:rsidR="00590EC1">
          <w:rPr>
            <w:rFonts w:ascii="Times New Roman" w:hAnsi="Times New Roman" w:cs="Times New Roman"/>
          </w:rPr>
          <w:t>that</w:t>
        </w:r>
      </w:ins>
      <w:ins w:id="1407" w:author="Benton, Deon" w:date="2026-05-15T21:18:00Z" w16du:dateUtc="2026-05-16T02:18:00Z">
        <w:r w:rsidR="003A21FB">
          <w:rPr>
            <w:rFonts w:ascii="Times New Roman" w:hAnsi="Times New Roman" w:cs="Times New Roman"/>
          </w:rPr>
          <w:t xml:space="preserve"> in the Low, efficient event.</w:t>
        </w:r>
      </w:ins>
      <w:ins w:id="1408" w:author="Benton, Deon" w:date="2026-05-15T21:19:00Z" w16du:dateUtc="2026-05-16T02:19:00Z">
        <w:r w:rsidR="001852EF">
          <w:rPr>
            <w:rFonts w:ascii="Times New Roman" w:hAnsi="Times New Roman" w:cs="Times New Roman"/>
          </w:rPr>
          <w:t xml:space="preserve"> The association that was most violated in this event—and thus the largest contributor to the error that this event produced—was that </w:t>
        </w:r>
      </w:ins>
      <w:ins w:id="1409" w:author="Benton, Deon" w:date="2026-05-15T21:20:00Z" w16du:dateUtc="2026-05-16T02:20:00Z">
        <w:r w:rsidR="001852EF">
          <w:rPr>
            <w:rFonts w:ascii="Times New Roman" w:hAnsi="Times New Roman" w:cs="Times New Roman"/>
          </w:rPr>
          <w:t>among a small barrier, small vertical clearance, and a low jump.</w:t>
        </w:r>
      </w:ins>
      <w:ins w:id="1410" w:author="Benton, Deon" w:date="2026-05-15T21:21:00Z" w16du:dateUtc="2026-05-16T02:21:00Z">
        <w:r w:rsidR="001852EF">
          <w:rPr>
            <w:rFonts w:ascii="Times New Roman" w:hAnsi="Times New Roman" w:cs="Times New Roman"/>
          </w:rPr>
          <w:t xml:space="preserve"> </w:t>
        </w:r>
        <w:r w:rsidR="001852EF" w:rsidRPr="001852EF">
          <w:rPr>
            <w:rFonts w:ascii="Times New Roman" w:hAnsi="Times New Roman" w:cs="Times New Roman"/>
          </w:rPr>
          <w:t>It will be recalled that</w:t>
        </w:r>
      </w:ins>
      <w:ins w:id="1411" w:author="Benton, Deon" w:date="2026-05-17T01:12:00Z" w16du:dateUtc="2026-05-17T06:12:00Z">
        <w:r w:rsidR="00590EC1">
          <w:rPr>
            <w:rFonts w:ascii="Times New Roman" w:hAnsi="Times New Roman" w:cs="Times New Roman"/>
          </w:rPr>
          <w:t xml:space="preserve"> </w:t>
        </w:r>
      </w:ins>
      <w:ins w:id="1412" w:author="Benton, Deon" w:date="2026-05-15T21:21:00Z" w16du:dateUtc="2026-05-16T02:21:00Z">
        <w:r w:rsidR="001852EF" w:rsidRPr="001852EF">
          <w:rPr>
            <w:rFonts w:ascii="Times New Roman" w:hAnsi="Times New Roman" w:cs="Times New Roman"/>
          </w:rPr>
          <w:t>whenever barriers were present</w:t>
        </w:r>
      </w:ins>
      <w:ins w:id="1413" w:author="Benton, Deon" w:date="2026-05-17T01:12:00Z" w16du:dateUtc="2026-05-17T06:12:00Z">
        <w:r w:rsidR="00590EC1">
          <w:rPr>
            <w:rFonts w:ascii="Times New Roman" w:hAnsi="Times New Roman" w:cs="Times New Roman"/>
          </w:rPr>
          <w:t xml:space="preserve"> during the pretraining phase,</w:t>
        </w:r>
      </w:ins>
      <w:ins w:id="1414" w:author="Benton, Deon" w:date="2026-05-15T21:21:00Z" w16du:dateUtc="2026-05-16T02:21:00Z">
        <w:r w:rsidR="001852EF" w:rsidRPr="001852EF">
          <w:rPr>
            <w:rFonts w:ascii="Times New Roman" w:hAnsi="Times New Roman" w:cs="Times New Roman"/>
          </w:rPr>
          <w:t xml:space="preserve"> </w:t>
        </w:r>
      </w:ins>
      <w:ins w:id="1415" w:author="Benton, Deon" w:date="2026-05-15T21:22:00Z" w16du:dateUtc="2026-05-16T02:22:00Z">
        <w:r w:rsidR="00756E4C">
          <w:rPr>
            <w:rFonts w:ascii="Times New Roman" w:hAnsi="Times New Roman" w:cs="Times New Roman"/>
          </w:rPr>
          <w:t>not</w:t>
        </w:r>
      </w:ins>
      <w:ins w:id="1416" w:author="Benton, Deon" w:date="2026-05-15T21:21:00Z" w16du:dateUtc="2026-05-16T02:21:00Z">
        <w:r w:rsidR="001852EF" w:rsidRPr="001852EF">
          <w:rPr>
            <w:rFonts w:ascii="Times New Roman" w:hAnsi="Times New Roman" w:cs="Times New Roman"/>
          </w:rPr>
          <w:t xml:space="preserve"> only were they </w:t>
        </w:r>
      </w:ins>
      <w:ins w:id="1417" w:author="Benton, Deon" w:date="2026-05-15T21:23:00Z" w16du:dateUtc="2026-05-16T02:23:00Z">
        <w:r w:rsidR="00756E4C">
          <w:rPr>
            <w:rFonts w:ascii="Times New Roman" w:hAnsi="Times New Roman" w:cs="Times New Roman"/>
          </w:rPr>
          <w:t>small,</w:t>
        </w:r>
      </w:ins>
      <w:ins w:id="1418" w:author="Benton, Deon" w:date="2026-05-15T21:22:00Z" w16du:dateUtc="2026-05-16T02:22:00Z">
        <w:r w:rsidR="00756E4C">
          <w:rPr>
            <w:rFonts w:ascii="Times New Roman" w:hAnsi="Times New Roman" w:cs="Times New Roman"/>
          </w:rPr>
          <w:t xml:space="preserve"> </w:t>
        </w:r>
      </w:ins>
      <w:ins w:id="1419" w:author="Benton, Deon" w:date="2026-05-15T21:21:00Z" w16du:dateUtc="2026-05-16T02:21:00Z">
        <w:r w:rsidR="001852EF" w:rsidRPr="001852EF">
          <w:rPr>
            <w:rFonts w:ascii="Times New Roman" w:hAnsi="Times New Roman" w:cs="Times New Roman"/>
          </w:rPr>
          <w:t>but they were associated with</w:t>
        </w:r>
      </w:ins>
      <w:ins w:id="1420" w:author="Benton, Deon" w:date="2026-05-15T21:23:00Z" w16du:dateUtc="2026-05-16T02:23:00Z">
        <w:r w:rsidR="00756E4C">
          <w:rPr>
            <w:rFonts w:ascii="Times New Roman" w:hAnsi="Times New Roman" w:cs="Times New Roman"/>
          </w:rPr>
          <w:t xml:space="preserve"> a low jump,</w:t>
        </w:r>
      </w:ins>
      <w:ins w:id="1421" w:author="Benton, Deon" w:date="2026-05-15T21:21:00Z" w16du:dateUtc="2026-05-16T02:21:00Z">
        <w:r w:rsidR="001852EF" w:rsidRPr="001852EF">
          <w:rPr>
            <w:rFonts w:ascii="Times New Roman" w:hAnsi="Times New Roman" w:cs="Times New Roman"/>
          </w:rPr>
          <w:t xml:space="preserve"> curved motion</w:t>
        </w:r>
      </w:ins>
      <w:ins w:id="1422" w:author="Benton, Deon" w:date="2026-05-15T21:23:00Z" w16du:dateUtc="2026-05-16T02:23:00Z">
        <w:r w:rsidR="00756E4C">
          <w:rPr>
            <w:rFonts w:ascii="Times New Roman" w:hAnsi="Times New Roman" w:cs="Times New Roman"/>
          </w:rPr>
          <w:t>, and small vertical clearance</w:t>
        </w:r>
      </w:ins>
      <w:ins w:id="1423" w:author="Benton, Deon" w:date="2026-05-15T21:21:00Z" w16du:dateUtc="2026-05-16T02:21:00Z">
        <w:r w:rsidR="001852EF" w:rsidRPr="001852EF">
          <w:rPr>
            <w:rFonts w:ascii="Times New Roman" w:hAnsi="Times New Roman" w:cs="Times New Roman"/>
          </w:rPr>
          <w:t>.</w:t>
        </w:r>
      </w:ins>
      <w:ins w:id="1424" w:author="Benton, Deon" w:date="2026-05-15T21:23:00Z" w16du:dateUtc="2026-05-16T02:23:00Z">
        <w:r w:rsidR="00756E4C">
          <w:rPr>
            <w:rFonts w:ascii="Times New Roman" w:hAnsi="Times New Roman" w:cs="Times New Roman"/>
          </w:rPr>
          <w:t xml:space="preserve"> </w:t>
        </w:r>
      </w:ins>
      <w:ins w:id="1425" w:author="Benton, Deon" w:date="2026-05-15T21:27:00Z" w16du:dateUtc="2026-05-16T02:27:00Z">
        <w:r w:rsidR="00756E4C">
          <w:rPr>
            <w:rFonts w:ascii="Times New Roman" w:hAnsi="Times New Roman" w:cs="Times New Roman"/>
          </w:rPr>
          <w:t>This expectation</w:t>
        </w:r>
      </w:ins>
      <w:ins w:id="1426" w:author="Benton, Deon" w:date="2026-05-15T21:25:00Z" w16du:dateUtc="2026-05-16T02:25:00Z">
        <w:r w:rsidR="00756E4C">
          <w:rPr>
            <w:rFonts w:ascii="Times New Roman" w:hAnsi="Times New Roman" w:cs="Times New Roman"/>
          </w:rPr>
          <w:t>, however</w:t>
        </w:r>
      </w:ins>
      <w:ins w:id="1427" w:author="Benton, Deon" w:date="2026-05-15T21:26:00Z" w16du:dateUtc="2026-05-16T02:26:00Z">
        <w:r w:rsidR="00756E4C">
          <w:rPr>
            <w:rFonts w:ascii="Times New Roman" w:hAnsi="Times New Roman" w:cs="Times New Roman"/>
          </w:rPr>
          <w:t>,</w:t>
        </w:r>
      </w:ins>
      <w:ins w:id="1428" w:author="Benton, Deon" w:date="2026-05-15T21:25:00Z" w16du:dateUtc="2026-05-16T02:25:00Z">
        <w:r w:rsidR="00756E4C">
          <w:rPr>
            <w:rFonts w:ascii="Times New Roman" w:hAnsi="Times New Roman" w:cs="Times New Roman"/>
          </w:rPr>
          <w:t xml:space="preserve"> </w:t>
        </w:r>
      </w:ins>
      <w:ins w:id="1429" w:author="Benton, Deon" w:date="2026-05-15T21:23:00Z" w16du:dateUtc="2026-05-16T02:23:00Z">
        <w:r w:rsidR="00756E4C" w:rsidRPr="00756E4C">
          <w:rPr>
            <w:rFonts w:ascii="Times New Roman" w:hAnsi="Times New Roman" w:cs="Times New Roman"/>
          </w:rPr>
          <w:t xml:space="preserve">conflicted with the </w:t>
        </w:r>
      </w:ins>
      <w:ins w:id="1430" w:author="Benton, Deon" w:date="2026-05-15T21:24:00Z" w16du:dateUtc="2026-05-16T02:24:00Z">
        <w:r w:rsidR="00756E4C">
          <w:rPr>
            <w:rFonts w:ascii="Times New Roman" w:hAnsi="Times New Roman" w:cs="Times New Roman"/>
          </w:rPr>
          <w:t>small obstacle,</w:t>
        </w:r>
      </w:ins>
      <w:ins w:id="1431" w:author="Benton, Deon" w:date="2026-05-15T21:23:00Z" w16du:dateUtc="2026-05-16T02:23:00Z">
        <w:r w:rsidR="00756E4C" w:rsidRPr="00756E4C">
          <w:rPr>
            <w:rFonts w:ascii="Times New Roman" w:hAnsi="Times New Roman" w:cs="Times New Roman"/>
          </w:rPr>
          <w:t xml:space="preserve"> high jump</w:t>
        </w:r>
      </w:ins>
      <w:ins w:id="1432" w:author="Benton, Deon" w:date="2026-05-15T21:24:00Z" w16du:dateUtc="2026-05-16T02:24:00Z">
        <w:r w:rsidR="00756E4C">
          <w:rPr>
            <w:rFonts w:ascii="Times New Roman" w:hAnsi="Times New Roman" w:cs="Times New Roman"/>
          </w:rPr>
          <w:t>, curved motion,</w:t>
        </w:r>
      </w:ins>
      <w:ins w:id="1433" w:author="Benton, Deon" w:date="2026-05-15T21:23:00Z" w16du:dateUtc="2026-05-16T02:23:00Z">
        <w:r w:rsidR="00756E4C" w:rsidRPr="00756E4C">
          <w:rPr>
            <w:rFonts w:ascii="Times New Roman" w:hAnsi="Times New Roman" w:cs="Times New Roman"/>
          </w:rPr>
          <w:t xml:space="preserve"> </w:t>
        </w:r>
      </w:ins>
      <w:ins w:id="1434" w:author="Benton, Deon" w:date="2026-05-15T21:24:00Z" w16du:dateUtc="2026-05-16T02:24:00Z">
        <w:r w:rsidR="00756E4C">
          <w:rPr>
            <w:rFonts w:ascii="Times New Roman" w:hAnsi="Times New Roman" w:cs="Times New Roman"/>
          </w:rPr>
          <w:t>and substantial vertical clearance</w:t>
        </w:r>
      </w:ins>
      <w:ins w:id="1435" w:author="Benton, Deon" w:date="2026-05-17T01:14:00Z" w16du:dateUtc="2026-05-17T06:14:00Z">
        <w:r w:rsidR="00897040">
          <w:rPr>
            <w:rFonts w:ascii="Times New Roman" w:hAnsi="Times New Roman" w:cs="Times New Roman"/>
          </w:rPr>
          <w:t xml:space="preserve"> that networks observed in the High, inefficient test event</w:t>
        </w:r>
      </w:ins>
      <w:ins w:id="1436" w:author="Benton, Deon" w:date="2026-05-15T21:28:00Z" w16du:dateUtc="2026-05-16T02:28:00Z">
        <w:r w:rsidR="00756E4C">
          <w:rPr>
            <w:rFonts w:ascii="Times New Roman" w:hAnsi="Times New Roman" w:cs="Times New Roman"/>
          </w:rPr>
          <w:t>. The</w:t>
        </w:r>
      </w:ins>
      <w:ins w:id="1437" w:author="Benton, Deon" w:date="2026-05-15T21:27:00Z" w16du:dateUtc="2026-05-16T02:27:00Z">
        <w:r w:rsidR="00756E4C">
          <w:rPr>
            <w:rFonts w:ascii="Times New Roman" w:hAnsi="Times New Roman" w:cs="Times New Roman"/>
          </w:rPr>
          <w:t xml:space="preserve"> small obstacle and curved motion</w:t>
        </w:r>
      </w:ins>
      <w:ins w:id="1438" w:author="Benton, Deon" w:date="2026-05-15T21:28:00Z" w16du:dateUtc="2026-05-16T02:28:00Z">
        <w:r w:rsidR="00756E4C">
          <w:rPr>
            <w:rFonts w:ascii="Times New Roman" w:hAnsi="Times New Roman" w:cs="Times New Roman"/>
          </w:rPr>
          <w:t xml:space="preserve"> features were</w:t>
        </w:r>
      </w:ins>
      <w:ins w:id="1439" w:author="Benton, Deon" w:date="2026-05-15T21:27:00Z" w16du:dateUtc="2026-05-16T02:27:00Z">
        <w:r w:rsidR="00756E4C">
          <w:rPr>
            <w:rFonts w:ascii="Times New Roman" w:hAnsi="Times New Roman" w:cs="Times New Roman"/>
          </w:rPr>
          <w:t xml:space="preserve"> consistent with networks’ prior experience; the large vertical clearance and lar</w:t>
        </w:r>
      </w:ins>
      <w:ins w:id="1440" w:author="Benton, Deon" w:date="2026-05-15T21:28:00Z" w16du:dateUtc="2026-05-16T02:28:00Z">
        <w:r w:rsidR="00756E4C">
          <w:rPr>
            <w:rFonts w:ascii="Times New Roman" w:hAnsi="Times New Roman" w:cs="Times New Roman"/>
          </w:rPr>
          <w:t>ge jump were not.</w:t>
        </w:r>
      </w:ins>
      <w:ins w:id="1441" w:author="Benton, Deon" w:date="2026-05-15T21:29:00Z" w16du:dateUtc="2026-05-16T02:29:00Z">
        <w:r w:rsidR="00756E4C">
          <w:rPr>
            <w:rFonts w:ascii="Times New Roman" w:hAnsi="Times New Roman" w:cs="Times New Roman"/>
          </w:rPr>
          <w:t xml:space="preserve"> In contrast, the visual information that the Low, efficient test event presented networks </w:t>
        </w:r>
      </w:ins>
      <w:ins w:id="1442" w:author="Benton, Deon" w:date="2026-05-17T01:14:00Z" w16du:dateUtc="2026-05-17T06:14:00Z">
        <w:r w:rsidR="00282A7A">
          <w:rPr>
            <w:rFonts w:ascii="Times New Roman" w:hAnsi="Times New Roman" w:cs="Times New Roman"/>
          </w:rPr>
          <w:t xml:space="preserve">with </w:t>
        </w:r>
      </w:ins>
      <w:ins w:id="1443" w:author="Benton, Deon" w:date="2026-05-15T21:29:00Z" w16du:dateUtc="2026-05-16T02:29:00Z">
        <w:r w:rsidR="00756E4C">
          <w:rPr>
            <w:rFonts w:ascii="Times New Roman" w:hAnsi="Times New Roman" w:cs="Times New Roman"/>
          </w:rPr>
          <w:t>was largely consistent with networks</w:t>
        </w:r>
      </w:ins>
      <w:ins w:id="1444" w:author="Benton, Deon" w:date="2026-05-15T21:30:00Z" w16du:dateUtc="2026-05-16T02:30:00Z">
        <w:r w:rsidR="00756E4C">
          <w:rPr>
            <w:rFonts w:ascii="Times New Roman" w:hAnsi="Times New Roman" w:cs="Times New Roman"/>
          </w:rPr>
          <w:t xml:space="preserve">’ </w:t>
        </w:r>
      </w:ins>
      <w:ins w:id="1445" w:author="Benton, Deon" w:date="2026-05-15T21:29:00Z" w16du:dateUtc="2026-05-16T02:29:00Z">
        <w:r w:rsidR="00756E4C">
          <w:rPr>
            <w:rFonts w:ascii="Times New Roman" w:hAnsi="Times New Roman" w:cs="Times New Roman"/>
          </w:rPr>
          <w:t xml:space="preserve">prior experience. </w:t>
        </w:r>
      </w:ins>
      <w:ins w:id="1446" w:author="Benton, Deon" w:date="2026-05-15T21:30:00Z" w16du:dateUtc="2026-05-16T02:30:00Z">
        <w:r w:rsidR="00756E4C">
          <w:rPr>
            <w:rFonts w:ascii="Times New Roman" w:hAnsi="Times New Roman" w:cs="Times New Roman"/>
          </w:rPr>
          <w:t xml:space="preserve">Specifically, </w:t>
        </w:r>
      </w:ins>
      <w:ins w:id="1447" w:author="Benton, Deon" w:date="2026-05-15T21:31:00Z" w16du:dateUtc="2026-05-16T02:31:00Z">
        <w:r w:rsidR="00756E4C">
          <w:rPr>
            <w:rFonts w:ascii="Times New Roman" w:hAnsi="Times New Roman" w:cs="Times New Roman"/>
          </w:rPr>
          <w:t xml:space="preserve">this event </w:t>
        </w:r>
        <w:r w:rsidR="00756E4C">
          <w:rPr>
            <w:rFonts w:ascii="Times New Roman" w:hAnsi="Times New Roman" w:cs="Times New Roman"/>
          </w:rPr>
          <w:lastRenderedPageBreak/>
          <w:t xml:space="preserve">presented networks with a small obstacle, low jump, low vertical clearance, and </w:t>
        </w:r>
      </w:ins>
      <w:ins w:id="1448" w:author="Benton, Deon" w:date="2026-05-17T01:15:00Z" w16du:dateUtc="2026-05-17T06:15:00Z">
        <w:r w:rsidR="00282A7A">
          <w:rPr>
            <w:rFonts w:ascii="Times New Roman" w:hAnsi="Times New Roman" w:cs="Times New Roman"/>
          </w:rPr>
          <w:t>curved</w:t>
        </w:r>
      </w:ins>
      <w:ins w:id="1449" w:author="Benton, Deon" w:date="2026-05-15T21:31:00Z" w16du:dateUtc="2026-05-16T02:31:00Z">
        <w:r w:rsidR="00756E4C">
          <w:rPr>
            <w:rFonts w:ascii="Times New Roman" w:hAnsi="Times New Roman" w:cs="Times New Roman"/>
          </w:rPr>
          <w:t xml:space="preserve"> motion</w:t>
        </w:r>
      </w:ins>
      <w:ins w:id="1450" w:author="Benton, Deon" w:date="2026-05-15T21:32:00Z" w16du:dateUtc="2026-05-16T02:32:00Z">
        <w:r w:rsidR="00FD18C8">
          <w:rPr>
            <w:rFonts w:ascii="Times New Roman" w:hAnsi="Times New Roman" w:cs="Times New Roman"/>
          </w:rPr>
          <w:t xml:space="preserve">. </w:t>
        </w:r>
      </w:ins>
      <w:ins w:id="1451" w:author="Benton, Deon" w:date="2026-05-15T21:29:00Z" w16du:dateUtc="2026-05-16T02:29:00Z">
        <w:r w:rsidR="00756E4C">
          <w:rPr>
            <w:rFonts w:ascii="Times New Roman" w:hAnsi="Times New Roman" w:cs="Times New Roman"/>
          </w:rPr>
          <w:t>As such, this event produced much less error</w:t>
        </w:r>
      </w:ins>
      <w:ins w:id="1452" w:author="Benton, Deon" w:date="2026-05-15T21:32:00Z" w16du:dateUtc="2026-05-16T02:32:00Z">
        <w:r w:rsidR="00FD18C8">
          <w:rPr>
            <w:rFonts w:ascii="Times New Roman" w:hAnsi="Times New Roman" w:cs="Times New Roman"/>
          </w:rPr>
          <w:t xml:space="preserve"> than the High, inefficient one</w:t>
        </w:r>
      </w:ins>
      <w:ins w:id="1453" w:author="Benton, Deon" w:date="2026-05-15T21:29:00Z" w16du:dateUtc="2026-05-16T02:29:00Z">
        <w:r w:rsidR="00756E4C">
          <w:rPr>
            <w:rFonts w:ascii="Times New Roman" w:hAnsi="Times New Roman" w:cs="Times New Roman"/>
          </w:rPr>
          <w:t>.</w:t>
        </w:r>
      </w:ins>
    </w:p>
    <w:p w14:paraId="42D6DEDD" w14:textId="7B933640"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w:t>
      </w:r>
      <w:ins w:id="1454" w:author="Benton, Deon" w:date="2026-05-16T15:39:00Z" w16du:dateUtc="2026-05-16T20:39:00Z">
        <w:r w:rsidR="00DB0881">
          <w:rPr>
            <w:rFonts w:ascii="Times New Roman" w:hAnsi="Times New Roman" w:cs="Times New Roman"/>
          </w:rPr>
          <w:t>action efficiency understanding</w:t>
        </w:r>
      </w:ins>
      <w:r w:rsidR="00FD25D6" w:rsidRPr="00FD25D6">
        <w:rPr>
          <w:rFonts w:ascii="Times New Roman" w:hAnsi="Times New Roman" w:cs="Times New Roman"/>
        </w:rPr>
        <w:t>.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05036AA4"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In contrast to the success of ALIAS and ALIAS-2, OM10</w:t>
      </w:r>
      <w:ins w:id="1455"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456"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w:t>
      </w:r>
      <w:proofErr w:type="gramStart"/>
      <w:r w:rsidR="00CF3BF7" w:rsidRPr="00CF3BF7">
        <w:rPr>
          <w:rFonts w:ascii="Times New Roman" w:hAnsi="Times New Roman" w:cs="Times New Roman"/>
        </w:rPr>
        <w:t>all of</w:t>
      </w:r>
      <w:proofErr w:type="gramEnd"/>
      <w:r w:rsidR="00CF3BF7" w:rsidRPr="00CF3BF7">
        <w:rPr>
          <w:rFonts w:ascii="Times New Roman" w:hAnsi="Times New Roman" w:cs="Times New Roman"/>
        </w:rPr>
        <w:t xml:space="preserve"> the data in this </w:t>
      </w:r>
      <w:ins w:id="1457" w:author="Benton, Deon" w:date="2026-05-17T01:16:00Z" w16du:dateUtc="2026-05-17T06:16:00Z">
        <w:r w:rsidR="00FA481C">
          <w:rPr>
            <w:rFonts w:ascii="Times New Roman" w:hAnsi="Times New Roman" w:cs="Times New Roman"/>
          </w:rPr>
          <w:t xml:space="preserve">Liu and </w:t>
        </w:r>
        <w:proofErr w:type="spellStart"/>
        <w:r w:rsidR="00FA481C">
          <w:rPr>
            <w:rFonts w:ascii="Times New Roman" w:hAnsi="Times New Roman" w:cs="Times New Roman"/>
          </w:rPr>
          <w:t>Spelke</w:t>
        </w:r>
        <w:proofErr w:type="spellEnd"/>
        <w:r w:rsidR="00FA481C">
          <w:rPr>
            <w:rFonts w:ascii="Times New Roman" w:hAnsi="Times New Roman" w:cs="Times New Roman"/>
          </w:rPr>
          <w:t xml:space="preserve"> (2017)</w:t>
        </w:r>
      </w:ins>
      <w:r w:rsidR="00CF3BF7" w:rsidRPr="00CF3BF7">
        <w:rPr>
          <w:rFonts w:ascii="Times New Roman" w:hAnsi="Times New Roman" w:cs="Times New Roman"/>
        </w:rPr>
        <w:t xml:space="preserve">. </w:t>
      </w:r>
      <w:ins w:id="1458" w:author="Benton, Deon" w:date="2026-05-17T01:16:00Z" w16du:dateUtc="2026-05-17T06:16:00Z">
        <w:r w:rsidR="00FA481C">
          <w:rPr>
            <w:rFonts w:ascii="Times New Roman" w:hAnsi="Times New Roman" w:cs="Times New Roman"/>
          </w:rPr>
          <w:t>This finding is theoretically relevant</w:t>
        </w:r>
      </w:ins>
      <w:r w:rsidR="00CF3BF7" w:rsidRPr="00CF3BF7">
        <w:rPr>
          <w:rFonts w:ascii="Times New Roman" w:hAnsi="Times New Roman" w:cs="Times New Roman"/>
        </w:rPr>
        <w:t xml:space="preserve"> because it suggests that simply improving a connectionist model’s fidelity to the task structure is </w:t>
      </w:r>
      <w:ins w:id="1459" w:author="Benton, Deon" w:date="2026-05-17T01:17:00Z" w16du:dateUtc="2026-05-17T06:17:00Z">
        <w:r w:rsidR="00FA481C">
          <w:rPr>
            <w:rFonts w:ascii="Times New Roman" w:hAnsi="Times New Roman" w:cs="Times New Roman"/>
          </w:rPr>
          <w:t>not enough.</w:t>
        </w:r>
      </w:ins>
      <w:r w:rsidR="00CF3BF7" w:rsidRPr="00CF3BF7">
        <w:rPr>
          <w:rFonts w:ascii="Times New Roman" w:hAnsi="Times New Roman" w:cs="Times New Roman"/>
        </w:rPr>
        <w:t xml:space="preserve"> A successful model must additionally capture the underlying processes and incorporate </w:t>
      </w:r>
      <w:ins w:id="1460" w:author="Benton, Deon" w:date="2026-05-17T01:17:00Z" w16du:dateUtc="2026-05-17T06:17:00Z">
        <w:r w:rsidR="008D5215">
          <w:rPr>
            <w:rFonts w:ascii="Times New Roman" w:hAnsi="Times New Roman" w:cs="Times New Roman"/>
          </w:rPr>
          <w:lastRenderedPageBreak/>
          <w:t>those key assum</w:t>
        </w:r>
      </w:ins>
      <w:ins w:id="1461" w:author="Benton, Deon" w:date="2026-05-17T01:19:00Z" w16du:dateUtc="2026-05-17T06:19:00Z">
        <w:r w:rsidR="008D5215">
          <w:rPr>
            <w:rFonts w:ascii="Times New Roman" w:hAnsi="Times New Roman" w:cs="Times New Roman"/>
          </w:rPr>
          <w:t>ptions</w:t>
        </w:r>
      </w:ins>
      <w:r w:rsidR="00CF3BF7" w:rsidRPr="00CF3BF7">
        <w:rPr>
          <w:rFonts w:ascii="Times New Roman" w:hAnsi="Times New Roman" w:cs="Times New Roman"/>
        </w:rPr>
        <w:t xml:space="preserve"> </w:t>
      </w:r>
      <w:ins w:id="1462" w:author="Benton, Deon" w:date="2026-05-17T01:18:00Z" w16du:dateUtc="2026-05-17T06:18:00Z">
        <w:r w:rsidR="008D5215">
          <w:rPr>
            <w:rFonts w:ascii="Times New Roman" w:hAnsi="Times New Roman" w:cs="Times New Roman"/>
          </w:rPr>
          <w:t>thought to subserve</w:t>
        </w:r>
      </w:ins>
      <w:r w:rsidR="00CF3BF7" w:rsidRPr="00CF3BF7">
        <w:rPr>
          <w:rFonts w:ascii="Times New Roman" w:hAnsi="Times New Roman" w:cs="Times New Roman"/>
        </w:rPr>
        <w:t xml:space="preserve"> infants’ </w:t>
      </w:r>
      <w:ins w:id="1463" w:author="Benton, Deon" w:date="2026-05-17T01:18:00Z" w16du:dateUtc="2026-05-17T06:18:00Z">
        <w:r w:rsidR="008D5215">
          <w:rPr>
            <w:rFonts w:ascii="Times New Roman" w:hAnsi="Times New Roman" w:cs="Times New Roman"/>
          </w:rPr>
          <w:t xml:space="preserve">looking </w:t>
        </w:r>
      </w:ins>
      <w:r w:rsidR="00CF3BF7" w:rsidRPr="00CF3BF7">
        <w:rPr>
          <w:rFonts w:ascii="Times New Roman" w:hAnsi="Times New Roman" w:cs="Times New Roman"/>
        </w:rPr>
        <w:t xml:space="preserve">behavior in studies </w:t>
      </w:r>
      <w:ins w:id="1464" w:author="Benton, Deon" w:date="2026-05-17T01:18:00Z" w16du:dateUtc="2026-05-17T06:18:00Z">
        <w:r w:rsidR="008D5215">
          <w:rPr>
            <w:rFonts w:ascii="Times New Roman" w:hAnsi="Times New Roman" w:cs="Times New Roman"/>
          </w:rPr>
          <w:t>assessing their</w:t>
        </w:r>
      </w:ins>
      <w:r w:rsidR="00CF3BF7" w:rsidRPr="00CF3BF7">
        <w:rPr>
          <w:rFonts w:ascii="Times New Roman" w:hAnsi="Times New Roman" w:cs="Times New Roman"/>
        </w:rPr>
        <w:t xml:space="preserve"> </w:t>
      </w:r>
      <w:ins w:id="1465" w:author="Benton, Deon" w:date="2026-05-16T15:39:00Z" w16du:dateUtc="2026-05-16T20:39:00Z">
        <w:r w:rsidR="00DB0881">
          <w:rPr>
            <w:rFonts w:ascii="Times New Roman" w:hAnsi="Times New Roman" w:cs="Times New Roman"/>
          </w:rPr>
          <w:t>action efficiency understanding</w:t>
        </w:r>
      </w:ins>
      <w:r w:rsidR="00CF3BF7" w:rsidRPr="00CF3BF7">
        <w:rPr>
          <w:rFonts w:ascii="Times New Roman" w:hAnsi="Times New Roman" w:cs="Times New Roman"/>
        </w:rPr>
        <w:t>.</w:t>
      </w:r>
    </w:p>
    <w:p w14:paraId="03AFDF57" w14:textId="52706562"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ins w:id="1466" w:author="Benton, Deon" w:date="2026-05-17T01:19:00Z" w16du:dateUtc="2026-05-17T06:19:00Z">
        <w:r w:rsidR="00486D75">
          <w:rPr>
            <w:rFonts w:ascii="Times New Roman" w:hAnsi="Times New Roman" w:cs="Times New Roman"/>
          </w:rPr>
          <w:t xml:space="preserve">Despite the success of ALIAS in capturing several key findings, it would still be too premature at this point to </w:t>
        </w:r>
      </w:ins>
      <w:ins w:id="1467" w:author="Benton, Deon" w:date="2026-05-17T01:21:00Z" w16du:dateUtc="2026-05-17T06:21:00Z">
        <w:r w:rsidR="00486D75">
          <w:rPr>
            <w:rFonts w:ascii="Times New Roman" w:hAnsi="Times New Roman" w:cs="Times New Roman"/>
          </w:rPr>
          <w:t>conclude that</w:t>
        </w:r>
      </w:ins>
      <w:ins w:id="1468" w:author="Benton, Deon" w:date="2026-05-17T01:19:00Z" w16du:dateUtc="2026-05-17T06:19:00Z">
        <w:r w:rsidR="00486D75">
          <w:rPr>
            <w:rFonts w:ascii="Times New Roman" w:hAnsi="Times New Roman" w:cs="Times New Roman"/>
          </w:rPr>
          <w:t xml:space="preserve"> ALIAS</w:t>
        </w:r>
      </w:ins>
      <w:ins w:id="1469" w:author="Benton, Deon" w:date="2026-05-17T01:20:00Z" w16du:dateUtc="2026-05-17T06:20:00Z">
        <w:r w:rsidR="00486D75">
          <w:rPr>
            <w:rFonts w:ascii="Times New Roman" w:hAnsi="Times New Roman" w:cs="Times New Roman"/>
          </w:rPr>
          <w:t xml:space="preserve"> provides a</w:t>
        </w:r>
      </w:ins>
      <w:ins w:id="1470" w:author="Benton, Deon" w:date="2026-05-17T01:22:00Z" w16du:dateUtc="2026-05-17T06:22:00Z">
        <w:r w:rsidR="00486D75">
          <w:rPr>
            <w:rFonts w:ascii="Times New Roman" w:hAnsi="Times New Roman" w:cs="Times New Roman"/>
          </w:rPr>
          <w:t xml:space="preserve"> fully</w:t>
        </w:r>
      </w:ins>
      <w:ins w:id="1471" w:author="Benton, Deon" w:date="2026-05-17T01:20:00Z" w16du:dateUtc="2026-05-17T06:20:00Z">
        <w:r w:rsidR="00486D75">
          <w:rPr>
            <w:rFonts w:ascii="Times New Roman" w:hAnsi="Times New Roman" w:cs="Times New Roman"/>
          </w:rPr>
          <w:t xml:space="preserve"> general account of infants</w:t>
        </w:r>
        <w:proofErr w:type="gramStart"/>
        <w:r w:rsidR="00486D75">
          <w:rPr>
            <w:rFonts w:ascii="Times New Roman" w:hAnsi="Times New Roman" w:cs="Times New Roman"/>
          </w:rPr>
          <w:t>’ looking</w:t>
        </w:r>
        <w:proofErr w:type="gramEnd"/>
        <w:r w:rsidR="00486D75">
          <w:rPr>
            <w:rFonts w:ascii="Times New Roman" w:hAnsi="Times New Roman" w:cs="Times New Roman"/>
          </w:rPr>
          <w:t xml:space="preserve"> responses in studies </w:t>
        </w:r>
      </w:ins>
      <w:ins w:id="1472" w:author="Benton, Deon" w:date="2026-05-17T01:22:00Z" w16du:dateUtc="2026-05-17T06:22:00Z">
        <w:r w:rsidR="00486D75">
          <w:rPr>
            <w:rFonts w:ascii="Times New Roman" w:hAnsi="Times New Roman" w:cs="Times New Roman"/>
          </w:rPr>
          <w:t>eval</w:t>
        </w:r>
      </w:ins>
      <w:ins w:id="1473" w:author="Benton, Deon" w:date="2026-05-17T01:23:00Z" w16du:dateUtc="2026-05-17T06:23:00Z">
        <w:r w:rsidR="00486D75">
          <w:rPr>
            <w:rFonts w:ascii="Times New Roman" w:hAnsi="Times New Roman" w:cs="Times New Roman"/>
          </w:rPr>
          <w:t>uating</w:t>
        </w:r>
      </w:ins>
      <w:ins w:id="1474" w:author="Benton, Deon" w:date="2026-05-17T01:20:00Z" w16du:dateUtc="2026-05-17T06:20:00Z">
        <w:r w:rsidR="00486D75">
          <w:rPr>
            <w:rFonts w:ascii="Times New Roman" w:hAnsi="Times New Roman" w:cs="Times New Roman"/>
          </w:rPr>
          <w:t xml:space="preserve"> their sensitivity to the efficiency of actions.</w:t>
        </w:r>
      </w:ins>
      <w:r w:rsidR="0094338E" w:rsidRPr="0094338E">
        <w:rPr>
          <w:rFonts w:ascii="Times New Roman" w:hAnsi="Times New Roman" w:cs="Times New Roman"/>
        </w:rPr>
        <w:t xml:space="preserve"> </w:t>
      </w:r>
      <w:ins w:id="1475" w:author="Benton, Deon" w:date="2026-05-17T01:20:00Z" w16du:dateUtc="2026-05-17T06:20:00Z">
        <w:r w:rsidR="00486D75">
          <w:rPr>
            <w:rFonts w:ascii="Times New Roman" w:hAnsi="Times New Roman" w:cs="Times New Roman"/>
          </w:rPr>
          <w:t>This is because it</w:t>
        </w:r>
      </w:ins>
      <w:r w:rsidR="0094338E" w:rsidRPr="0094338E">
        <w:rPr>
          <w:rFonts w:ascii="Times New Roman" w:hAnsi="Times New Roman" w:cs="Times New Roman"/>
        </w:rPr>
        <w:t xml:space="preserve"> must also </w:t>
      </w:r>
      <w:ins w:id="1476" w:author="Benton, Deon" w:date="2026-05-17T01:21:00Z" w16du:dateUtc="2026-05-17T06:21:00Z">
        <w:r w:rsidR="00486D75">
          <w:rPr>
            <w:rFonts w:ascii="Times New Roman" w:hAnsi="Times New Roman" w:cs="Times New Roman"/>
          </w:rPr>
          <w:t>be shown that this model can reproduce</w:t>
        </w:r>
      </w:ins>
      <w:ins w:id="1477" w:author="Benton, Deon" w:date="2026-05-17T01:24:00Z" w16du:dateUtc="2026-05-17T06:24:00Z">
        <w:r w:rsidR="00495E68">
          <w:rPr>
            <w:rFonts w:ascii="Times New Roman" w:hAnsi="Times New Roman" w:cs="Times New Roman"/>
          </w:rPr>
          <w:t xml:space="preserve"> the finding that much younger</w:t>
        </w:r>
      </w:ins>
      <w:ins w:id="1478" w:author="Benton, Deon" w:date="2026-05-17T01:25:00Z" w16du:dateUtc="2026-05-17T06:25:00Z">
        <w:r w:rsidR="00495E68">
          <w:rPr>
            <w:rFonts w:ascii="Times New Roman" w:hAnsi="Times New Roman" w:cs="Times New Roman"/>
          </w:rPr>
          <w:t xml:space="preserve"> infants are also sensitive to the efficiency (or lack thereof) of an action. </w:t>
        </w:r>
      </w:ins>
      <w:r w:rsidR="0094338E" w:rsidRPr="0094338E">
        <w:rPr>
          <w:rFonts w:ascii="Times New Roman" w:hAnsi="Times New Roman" w:cs="Times New Roman"/>
        </w:rPr>
        <w:t xml:space="preserve"> </w:t>
      </w:r>
      <w:ins w:id="1479" w:author="Benton, Deon" w:date="2026-05-17T01:26:00Z" w16du:dateUtc="2026-05-17T06:26:00Z">
        <w:r w:rsidR="00495E68">
          <w:rPr>
            <w:rFonts w:ascii="Times New Roman" w:hAnsi="Times New Roman" w:cs="Times New Roman"/>
          </w:rPr>
          <w:t xml:space="preserve">An illustrative example of this comes from a study by </w:t>
        </w:r>
      </w:ins>
      <w:r w:rsidR="0094338E" w:rsidRPr="0094338E">
        <w:rPr>
          <w:rFonts w:ascii="Times New Roman" w:hAnsi="Times New Roman" w:cs="Times New Roman"/>
        </w:rPr>
        <w:t>Skerry et al. (2013</w:t>
      </w:r>
      <w:proofErr w:type="gramStart"/>
      <w:r w:rsidR="0094338E" w:rsidRPr="0094338E">
        <w:rPr>
          <w:rFonts w:ascii="Times New Roman" w:hAnsi="Times New Roman" w:cs="Times New Roman"/>
        </w:rPr>
        <w:t xml:space="preserve">) </w:t>
      </w:r>
      <w:ins w:id="1480" w:author="Benton, Deon" w:date="2026-05-17T01:26:00Z" w16du:dateUtc="2026-05-17T06:26:00Z">
        <w:r w:rsidR="00495E68">
          <w:rPr>
            <w:rFonts w:ascii="Times New Roman" w:hAnsi="Times New Roman" w:cs="Times New Roman"/>
          </w:rPr>
          <w:t>.</w:t>
        </w:r>
        <w:proofErr w:type="gramEnd"/>
        <w:r w:rsidR="00495E68">
          <w:rPr>
            <w:rFonts w:ascii="Times New Roman" w:hAnsi="Times New Roman" w:cs="Times New Roman"/>
          </w:rPr>
          <w:t xml:space="preserve"> These authors </w:t>
        </w:r>
      </w:ins>
      <w:r w:rsidR="0094338E" w:rsidRPr="0094338E">
        <w:rPr>
          <w:rFonts w:ascii="Times New Roman" w:hAnsi="Times New Roman" w:cs="Times New Roman"/>
        </w:rPr>
        <w:t>found that</w:t>
      </w:r>
      <w:ins w:id="1481" w:author="Benton, Deon" w:date="2026-05-17T01:27:00Z" w16du:dateUtc="2026-05-17T06:27:00Z">
        <w:r w:rsidR="002912FC">
          <w:rPr>
            <w:rFonts w:ascii="Times New Roman" w:hAnsi="Times New Roman" w:cs="Times New Roman"/>
          </w:rPr>
          <w:t xml:space="preserve"> providing 3-month-olds direct reaching experience</w:t>
        </w:r>
      </w:ins>
      <w:ins w:id="1482" w:author="Benton, Deon" w:date="2026-05-17T01:28:00Z" w16du:dateUtc="2026-05-17T06:28:00Z">
        <w:r w:rsidR="00FC317D">
          <w:rPr>
            <w:rFonts w:ascii="Times New Roman" w:hAnsi="Times New Roman" w:cs="Times New Roman"/>
          </w:rPr>
          <w:t xml:space="preserve">—via sticky mittens—was sufficient </w:t>
        </w:r>
      </w:ins>
      <w:ins w:id="1483" w:author="Benton, Deon" w:date="2026-05-17T01:30:00Z" w16du:dateUtc="2026-05-17T06:30:00Z">
        <w:r w:rsidR="00FC317D">
          <w:rPr>
            <w:rFonts w:ascii="Times New Roman" w:hAnsi="Times New Roman" w:cs="Times New Roman"/>
          </w:rPr>
          <w:t>for them to engage in a pattern of looking across events that resem</w:t>
        </w:r>
      </w:ins>
      <w:ins w:id="1484" w:author="Benton, Deon" w:date="2026-05-17T01:31:00Z" w16du:dateUtc="2026-05-17T06:31:00Z">
        <w:r w:rsidR="00FC317D">
          <w:rPr>
            <w:rFonts w:ascii="Times New Roman" w:hAnsi="Times New Roman" w:cs="Times New Roman"/>
          </w:rPr>
          <w:t xml:space="preserve">bled that of older infants. </w:t>
        </w:r>
      </w:ins>
      <w:del w:id="1485" w:author="Benton, Deon" w:date="2026-05-17T01:30:00Z" w16du:dateUtc="2026-05-17T06:30:00Z">
        <w:r w:rsidR="0094338E" w:rsidRPr="0094338E" w:rsidDel="00FC317D">
          <w:rPr>
            <w:rFonts w:ascii="Times New Roman" w:hAnsi="Times New Roman" w:cs="Times New Roman"/>
          </w:rPr>
          <w:delText xml:space="preserve"> </w:delText>
        </w:r>
      </w:del>
      <w:del w:id="1486" w:author="Benton, Deon" w:date="2026-05-17T01:31:00Z" w16du:dateUtc="2026-05-17T06:31:00Z">
        <w:r w:rsidR="0094338E" w:rsidDel="00FC317D">
          <w:rPr>
            <w:rFonts w:ascii="Times New Roman" w:hAnsi="Times New Roman" w:cs="Times New Roman"/>
          </w:rPr>
          <w:delText>.</w:delText>
        </w:r>
        <w:r w:rsidR="00C52F5E" w:rsidDel="00FC317D">
          <w:rPr>
            <w:rFonts w:ascii="Times New Roman" w:hAnsi="Times New Roman" w:cs="Times New Roman"/>
          </w:rPr>
          <w:delText xml:space="preserve"> </w:delText>
        </w:r>
      </w:del>
      <w:r w:rsidR="00C52F5E">
        <w:rPr>
          <w:rFonts w:ascii="Times New Roman" w:hAnsi="Times New Roman" w:cs="Times New Roman"/>
        </w:rPr>
        <w:t xml:space="preserve">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487"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488"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489"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490"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491" w:author="Benton, Deon" w:date="2026-05-01T21:03:00Z" w16du:dateUtc="2026-05-02T02:03:00Z">
        <w:r w:rsidR="00B4247F">
          <w:rPr>
            <w:rFonts w:ascii="Times New Roman" w:hAnsi="Times New Roman" w:cs="Times New Roman"/>
          </w:rPr>
          <w:t xml:space="preserve"> surface features of </w:t>
        </w:r>
      </w:ins>
      <w:ins w:id="1492"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493"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perceived as familiar because, due to this overlap, the observed action reactivates the same </w:t>
      </w:r>
      <w:r w:rsidRPr="00FD1459">
        <w:rPr>
          <w:rFonts w:ascii="Times New Roman" w:hAnsi="Times New Roman" w:cs="Times New Roman"/>
        </w:rPr>
        <w:lastRenderedPageBreak/>
        <w:t>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494"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495"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496"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497" w:author="Benton, Deon" w:date="2026-05-01T21:07:00Z" w16du:dateUtc="2026-05-02T02:07:00Z">
        <w:r w:rsidR="00B4247F">
          <w:rPr>
            <w:rFonts w:ascii="Times New Roman" w:hAnsi="Times New Roman" w:cs="Times New Roman"/>
          </w:rPr>
          <w:t>It i</w:t>
        </w:r>
      </w:ins>
      <w:ins w:id="1498" w:author="Benton, Deon" w:date="2026-05-01T21:08:00Z" w16du:dateUtc="2026-05-02T02:08:00Z">
        <w:r w:rsidR="00B4247F">
          <w:rPr>
            <w:rFonts w:ascii="Times New Roman" w:hAnsi="Times New Roman" w:cs="Times New Roman"/>
          </w:rPr>
          <w:t>s worth noting that because</w:t>
        </w:r>
      </w:ins>
      <w:ins w:id="1499" w:author="Benton, Deon" w:date="2026-05-01T21:09:00Z" w16du:dateUtc="2026-05-02T02:09:00Z">
        <w:r w:rsidR="00F61EFC">
          <w:rPr>
            <w:rFonts w:ascii="Times New Roman" w:hAnsi="Times New Roman" w:cs="Times New Roman"/>
          </w:rPr>
          <w:t xml:space="preserve"> there is no way to model developmental age with</w:t>
        </w:r>
      </w:ins>
      <w:ins w:id="1500" w:author="Benton, Deon" w:date="2026-05-01T21:08:00Z" w16du:dateUtc="2026-05-02T02:08:00Z">
        <w:r w:rsidR="00B4247F">
          <w:rPr>
            <w:rFonts w:ascii="Times New Roman" w:hAnsi="Times New Roman" w:cs="Times New Roman"/>
          </w:rPr>
          <w:t xml:space="preserve"> OM10</w:t>
        </w:r>
      </w:ins>
      <w:ins w:id="1501" w:author="Benton, Deon" w:date="2026-05-01T21:10:00Z" w16du:dateUtc="2026-05-02T02:10:00Z">
        <w:r w:rsidR="00F61EFC">
          <w:rPr>
            <w:rFonts w:ascii="Times New Roman" w:hAnsi="Times New Roman" w:cs="Times New Roman"/>
          </w:rPr>
          <w:t xml:space="preserve">, the performance of ALIAS </w:t>
        </w:r>
      </w:ins>
      <w:ins w:id="1502" w:author="Benton, Deon" w:date="2026-05-01T21:11:00Z" w16du:dateUtc="2026-05-02T02:11:00Z">
        <w:r w:rsidR="00F61EFC">
          <w:rPr>
            <w:rFonts w:ascii="Times New Roman" w:hAnsi="Times New Roman" w:cs="Times New Roman"/>
          </w:rPr>
          <w:t>and ALIAS-2 was not compared to that of OM10 or OM10-2.</w:t>
        </w:r>
      </w:ins>
      <w:ins w:id="1503" w:author="Benton, Deon" w:date="2026-05-01T21:12:00Z" w16du:dateUtc="2026-05-02T02:12:00Z">
        <w:r w:rsidR="00F61EFC">
          <w:rPr>
            <w:rFonts w:ascii="Times New Roman" w:hAnsi="Times New Roman" w:cs="Times New Roman"/>
          </w:rPr>
          <w:t xml:space="preserve"> </w:t>
        </w:r>
      </w:ins>
      <w:ins w:id="1504" w:author="Benton, Deon" w:date="2026-05-01T21:08:00Z" w16du:dateUtc="2026-05-02T02:08:00Z">
        <w:r w:rsidR="00B4247F">
          <w:rPr>
            <w:rFonts w:ascii="Times New Roman" w:hAnsi="Times New Roman" w:cs="Times New Roman"/>
          </w:rPr>
          <w:t xml:space="preserve"> </w:t>
        </w:r>
      </w:ins>
      <w:ins w:id="1505" w:author="Benton, Deon" w:date="2026-05-01T21:21:00Z" w16du:dateUtc="2026-05-02T02:21:00Z">
        <w:r w:rsidR="009A111D">
          <w:rPr>
            <w:rFonts w:ascii="Times New Roman" w:hAnsi="Times New Roman" w:cs="Times New Roman"/>
          </w:rPr>
          <w:t xml:space="preserve">In general, </w:t>
        </w:r>
      </w:ins>
      <w:ins w:id="1506" w:author="Benton, Deon" w:date="2026-05-01T21:19:00Z" w16du:dateUtc="2026-05-02T02:19:00Z">
        <w:r w:rsidR="009A111D">
          <w:rPr>
            <w:rFonts w:ascii="Times New Roman" w:hAnsi="Times New Roman" w:cs="Times New Roman"/>
          </w:rPr>
          <w:t>OM10</w:t>
        </w:r>
      </w:ins>
      <w:ins w:id="1507" w:author="Benton, Deon" w:date="2026-05-01T21:21:00Z" w16du:dateUtc="2026-05-02T02:21:00Z">
        <w:r w:rsidR="009A111D">
          <w:rPr>
            <w:rFonts w:ascii="Times New Roman" w:hAnsi="Times New Roman" w:cs="Times New Roman"/>
          </w:rPr>
          <w:t>’s inability to simulate age</w:t>
        </w:r>
      </w:ins>
      <w:ins w:id="1508" w:author="Benton, Deon" w:date="2026-05-01T21:23:00Z" w16du:dateUtc="2026-05-02T02:23:00Z">
        <w:r w:rsidR="00B83463">
          <w:rPr>
            <w:rFonts w:ascii="Times New Roman" w:hAnsi="Times New Roman" w:cs="Times New Roman"/>
          </w:rPr>
          <w:t xml:space="preserve"> represents </w:t>
        </w:r>
      </w:ins>
      <w:ins w:id="1509" w:author="Benton, Deon" w:date="2026-05-01T21:15:00Z" w16du:dateUtc="2026-05-02T02:15:00Z">
        <w:r w:rsidR="00236C94">
          <w:rPr>
            <w:rFonts w:ascii="Times New Roman" w:hAnsi="Times New Roman" w:cs="Times New Roman"/>
          </w:rPr>
          <w:t>a significant limitation because it means that this model cannot b</w:t>
        </w:r>
      </w:ins>
      <w:ins w:id="1510" w:author="Benton, Deon" w:date="2026-05-01T21:16:00Z" w16du:dateUtc="2026-05-02T02:16:00Z">
        <w:r w:rsidR="00236C94">
          <w:rPr>
            <w:rFonts w:ascii="Times New Roman" w:hAnsi="Times New Roman" w:cs="Times New Roman"/>
          </w:rPr>
          <w:t xml:space="preserve">e </w:t>
        </w:r>
      </w:ins>
      <w:ins w:id="1511" w:author="Benton, Deon" w:date="2026-05-01T21:20:00Z" w16du:dateUtc="2026-05-02T02:20:00Z">
        <w:r w:rsidR="009A111D">
          <w:rPr>
            <w:rFonts w:ascii="Times New Roman" w:hAnsi="Times New Roman" w:cs="Times New Roman"/>
          </w:rPr>
          <w:t>used</w:t>
        </w:r>
      </w:ins>
      <w:ins w:id="1512"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513"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514"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515" w:author="Benton, Deon" w:date="2026-05-04T10:39:00Z" w16du:dateUtc="2026-05-04T15:39:00Z"/>
          <w:rFonts w:ascii="Times New Roman" w:eastAsia="Times New Roman" w:hAnsi="Times New Roman" w:cs="Times New Roman"/>
        </w:rPr>
      </w:pPr>
      <w:ins w:id="1516"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517" w:author="Benton, Deon" w:date="2026-05-02T10:02:00Z" w16du:dateUtc="2026-05-02T15:02:00Z">
        <w:r w:rsidR="00BA4878">
          <w:rPr>
            <w:rFonts w:ascii="Times New Roman" w:eastAsia="Times New Roman" w:hAnsi="Times New Roman" w:cs="Times New Roman"/>
          </w:rPr>
          <w:t xml:space="preserve"> To simulate </w:t>
        </w:r>
      </w:ins>
      <w:ins w:id="1518"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519"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520" w:author="Benton, Deon" w:date="2026-05-02T10:06:00Z" w16du:dateUtc="2026-05-02T15:06:00Z">
        <w:r w:rsidR="00BA4878">
          <w:rPr>
            <w:rFonts w:ascii="Times New Roman" w:eastAsia="Times New Roman" w:hAnsi="Times New Roman" w:cs="Times New Roman"/>
          </w:rPr>
          <w:t xml:space="preserve">450 and 900 epochs in Simulations 1-4. Here, </w:t>
        </w:r>
      </w:ins>
      <w:ins w:id="1521"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522"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523" w:author="Benton, Deon" w:date="2026-05-02T10:09:00Z" w16du:dateUtc="2026-05-02T15:09:00Z">
        <w:r w:rsidR="00BA4878">
          <w:rPr>
            <w:rFonts w:ascii="Times New Roman" w:eastAsia="Times New Roman" w:hAnsi="Times New Roman" w:cs="Times New Roman"/>
          </w:rPr>
          <w:t xml:space="preserve"> units</w:t>
        </w:r>
      </w:ins>
      <w:ins w:id="1524" w:author="Benton, Deon" w:date="2026-05-02T10:10:00Z" w16du:dateUtc="2026-05-02T15:10:00Z">
        <w:r w:rsidR="00907380">
          <w:rPr>
            <w:rFonts w:ascii="Times New Roman" w:eastAsia="Times New Roman" w:hAnsi="Times New Roman" w:cs="Times New Roman"/>
          </w:rPr>
          <w:t xml:space="preserve"> to 10; Simulations 1-4 </w:t>
        </w:r>
      </w:ins>
      <w:ins w:id="1525" w:author="Benton, Deon" w:date="2026-05-02T10:17:00Z" w16du:dateUtc="2026-05-02T15:17:00Z">
        <w:r w:rsidR="00907380">
          <w:rPr>
            <w:rFonts w:ascii="Times New Roman" w:eastAsia="Times New Roman" w:hAnsi="Times New Roman" w:cs="Times New Roman"/>
          </w:rPr>
          <w:t xml:space="preserve">used </w:t>
        </w:r>
      </w:ins>
      <w:ins w:id="1526" w:author="Benton, Deon" w:date="2026-05-02T10:10:00Z" w16du:dateUtc="2026-05-02T15:10:00Z">
        <w:r w:rsidR="00907380">
          <w:rPr>
            <w:rFonts w:ascii="Times New Roman" w:eastAsia="Times New Roman" w:hAnsi="Times New Roman" w:cs="Times New Roman"/>
          </w:rPr>
          <w:t>between</w:t>
        </w:r>
      </w:ins>
      <w:ins w:id="1527" w:author="Benton, Deon" w:date="2026-05-02T10:13:00Z" w16du:dateUtc="2026-05-02T15:13:00Z">
        <w:r w:rsidR="00907380">
          <w:rPr>
            <w:rFonts w:ascii="Times New Roman" w:eastAsia="Times New Roman" w:hAnsi="Times New Roman" w:cs="Times New Roman"/>
          </w:rPr>
          <w:t xml:space="preserve"> 30 and 50</w:t>
        </w:r>
      </w:ins>
      <w:ins w:id="1528" w:author="Benton, Deon" w:date="2026-05-02T10:18:00Z" w16du:dateUtc="2026-05-02T15:18:00Z">
        <w:r w:rsidR="00907380">
          <w:rPr>
            <w:rFonts w:ascii="Times New Roman" w:eastAsia="Times New Roman" w:hAnsi="Times New Roman" w:cs="Times New Roman"/>
          </w:rPr>
          <w:t xml:space="preserve"> hidden units</w:t>
        </w:r>
      </w:ins>
      <w:ins w:id="1529" w:author="Benton, Deon" w:date="2026-05-02T10:09:00Z" w16du:dateUtc="2026-05-02T15:09:00Z">
        <w:r w:rsidR="00BA4878">
          <w:rPr>
            <w:rFonts w:ascii="Times New Roman" w:eastAsia="Times New Roman" w:hAnsi="Times New Roman" w:cs="Times New Roman"/>
          </w:rPr>
          <w:t>.</w:t>
        </w:r>
      </w:ins>
      <w:ins w:id="1530" w:author="Benton, Deon" w:date="2026-05-02T10:10:00Z" w16du:dateUtc="2026-05-02T15:10:00Z">
        <w:r w:rsidR="00907380">
          <w:rPr>
            <w:rFonts w:ascii="Times New Roman" w:eastAsia="Times New Roman" w:hAnsi="Times New Roman" w:cs="Times New Roman"/>
          </w:rPr>
          <w:t xml:space="preserve"> As discussed earlier</w:t>
        </w:r>
      </w:ins>
      <w:ins w:id="1531" w:author="Benton, Deon" w:date="2026-05-02T10:11:00Z" w16du:dateUtc="2026-05-02T15:11:00Z">
        <w:r w:rsidR="00907380">
          <w:rPr>
            <w:rFonts w:ascii="Times New Roman" w:eastAsia="Times New Roman" w:hAnsi="Times New Roman" w:cs="Times New Roman"/>
          </w:rPr>
          <w:t xml:space="preserve">, </w:t>
        </w:r>
      </w:ins>
      <w:ins w:id="1532" w:author="Benton, Deon" w:date="2026-05-03T20:50:00Z" w16du:dateUtc="2026-05-04T01:50:00Z">
        <w:r w:rsidR="00693966">
          <w:rPr>
            <w:rFonts w:ascii="Times New Roman" w:eastAsia="Times New Roman" w:hAnsi="Times New Roman" w:cs="Times New Roman"/>
          </w:rPr>
          <w:t>this is a</w:t>
        </w:r>
      </w:ins>
      <w:ins w:id="1533" w:author="Benton, Deon" w:date="2026-05-03T20:42:00Z" w16du:dateUtc="2026-05-04T01:42:00Z">
        <w:r w:rsidR="00880864">
          <w:rPr>
            <w:rFonts w:ascii="Times New Roman" w:eastAsia="Times New Roman" w:hAnsi="Times New Roman" w:cs="Times New Roman"/>
          </w:rPr>
          <w:t xml:space="preserve"> </w:t>
        </w:r>
      </w:ins>
      <w:ins w:id="1534" w:author="Benton, Deon" w:date="2026-05-03T20:51:00Z" w16du:dateUtc="2026-05-04T01:51:00Z">
        <w:r w:rsidR="00693966">
          <w:rPr>
            <w:rFonts w:ascii="Times New Roman" w:eastAsia="Times New Roman" w:hAnsi="Times New Roman" w:cs="Times New Roman"/>
          </w:rPr>
          <w:t>hyper</w:t>
        </w:r>
      </w:ins>
      <w:ins w:id="1535" w:author="Benton, Deon" w:date="2026-05-03T20:42:00Z" w16du:dateUtc="2026-05-04T01:42:00Z">
        <w:r w:rsidR="00880864">
          <w:rPr>
            <w:rFonts w:ascii="Times New Roman" w:eastAsia="Times New Roman" w:hAnsi="Times New Roman" w:cs="Times New Roman"/>
          </w:rPr>
          <w:t>parameter that</w:t>
        </w:r>
      </w:ins>
      <w:ins w:id="1536" w:author="Benton, Deon" w:date="2026-05-02T10:13:00Z" w16du:dateUtc="2026-05-02T15:13:00Z">
        <w:r w:rsidR="00907380">
          <w:rPr>
            <w:rFonts w:ascii="Times New Roman" w:eastAsia="Times New Roman" w:hAnsi="Times New Roman" w:cs="Times New Roman"/>
          </w:rPr>
          <w:t xml:space="preserve"> </w:t>
        </w:r>
      </w:ins>
      <w:ins w:id="1537" w:author="Benton, Deon" w:date="2026-05-03T20:43:00Z" w16du:dateUtc="2026-05-04T01:43:00Z">
        <w:r w:rsidR="00880864">
          <w:rPr>
            <w:rFonts w:ascii="Times New Roman" w:eastAsia="Times New Roman" w:hAnsi="Times New Roman" w:cs="Times New Roman"/>
          </w:rPr>
          <w:t>corresponds to</w:t>
        </w:r>
      </w:ins>
      <w:ins w:id="1538" w:author="Benton, Deon" w:date="2026-05-02T10:11:00Z" w16du:dateUtc="2026-05-02T15:11:00Z">
        <w:r w:rsidR="00907380">
          <w:rPr>
            <w:rFonts w:ascii="Times New Roman" w:eastAsia="Times New Roman" w:hAnsi="Times New Roman" w:cs="Times New Roman"/>
          </w:rPr>
          <w:t xml:space="preserve"> </w:t>
        </w:r>
      </w:ins>
      <w:ins w:id="1539" w:author="Benton, Deon" w:date="2026-05-03T20:51:00Z" w16du:dateUtc="2026-05-04T01:51:00Z">
        <w:r w:rsidR="00693966">
          <w:rPr>
            <w:rFonts w:ascii="Times New Roman" w:eastAsia="Times New Roman" w:hAnsi="Times New Roman" w:cs="Times New Roman"/>
          </w:rPr>
          <w:t>a network’s</w:t>
        </w:r>
      </w:ins>
      <w:ins w:id="1540" w:author="Benton, Deon" w:date="2026-05-02T10:14:00Z" w16du:dateUtc="2026-05-02T15:14:00Z">
        <w:r w:rsidR="00907380">
          <w:rPr>
            <w:rFonts w:ascii="Times New Roman" w:eastAsia="Times New Roman" w:hAnsi="Times New Roman" w:cs="Times New Roman"/>
          </w:rPr>
          <w:t xml:space="preserve"> storage </w:t>
        </w:r>
      </w:ins>
      <w:ins w:id="1541" w:author="Benton, Deon" w:date="2026-05-02T10:12:00Z" w16du:dateUtc="2026-05-02T15:12:00Z">
        <w:r w:rsidR="00907380">
          <w:rPr>
            <w:rFonts w:ascii="Times New Roman" w:eastAsia="Times New Roman" w:hAnsi="Times New Roman" w:cs="Times New Roman"/>
          </w:rPr>
          <w:t xml:space="preserve">capacity; more hidden units </w:t>
        </w:r>
      </w:ins>
      <w:proofErr w:type="gramStart"/>
      <w:ins w:id="1542" w:author="Benton, Deon" w:date="2026-05-03T20:43:00Z" w16du:dateUtc="2026-05-04T01:43:00Z">
        <w:r w:rsidR="00880864">
          <w:rPr>
            <w:rFonts w:ascii="Times New Roman" w:eastAsia="Times New Roman" w:hAnsi="Times New Roman" w:cs="Times New Roman"/>
          </w:rPr>
          <w:t>translates</w:t>
        </w:r>
        <w:proofErr w:type="gramEnd"/>
        <w:r w:rsidR="00880864">
          <w:rPr>
            <w:rFonts w:ascii="Times New Roman" w:eastAsia="Times New Roman" w:hAnsi="Times New Roman" w:cs="Times New Roman"/>
          </w:rPr>
          <w:t xml:space="preserve"> to</w:t>
        </w:r>
      </w:ins>
      <w:ins w:id="1543" w:author="Benton, Deon" w:date="2026-05-02T10:12:00Z" w16du:dateUtc="2026-05-02T15:12:00Z">
        <w:r w:rsidR="00907380">
          <w:rPr>
            <w:rFonts w:ascii="Times New Roman" w:eastAsia="Times New Roman" w:hAnsi="Times New Roman" w:cs="Times New Roman"/>
          </w:rPr>
          <w:t xml:space="preserve"> greater storage.</w:t>
        </w:r>
      </w:ins>
      <w:ins w:id="1544" w:author="Benton, Deon" w:date="2026-05-02T10:09:00Z" w16du:dateUtc="2026-05-02T15:09:00Z">
        <w:r w:rsidR="00BA4878">
          <w:rPr>
            <w:rFonts w:ascii="Times New Roman" w:eastAsia="Times New Roman" w:hAnsi="Times New Roman" w:cs="Times New Roman"/>
          </w:rPr>
          <w:t xml:space="preserve"> The final change related </w:t>
        </w:r>
      </w:ins>
      <w:ins w:id="1545"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546" w:author="Benton, Deon" w:date="2026-05-02T10:28:00Z" w16du:dateUtc="2026-05-02T15:28:00Z">
        <w:r w:rsidR="001A7034">
          <w:rPr>
            <w:rFonts w:ascii="Times New Roman" w:eastAsia="Times New Roman" w:hAnsi="Times New Roman" w:cs="Times New Roman"/>
          </w:rPr>
          <w:t>fo</w:t>
        </w:r>
      </w:ins>
      <w:ins w:id="1547" w:author="Benton, Deon" w:date="2026-05-02T10:18:00Z" w16du:dateUtc="2026-05-02T15:18:00Z">
        <w:r w:rsidR="007A780F">
          <w:rPr>
            <w:rFonts w:ascii="Times New Roman" w:eastAsia="Times New Roman" w:hAnsi="Times New Roman" w:cs="Times New Roman"/>
          </w:rPr>
          <w:t>llowed</w:t>
        </w:r>
      </w:ins>
      <w:ins w:id="1548" w:author="Benton, Deon" w:date="2026-05-02T10:19:00Z" w16du:dateUtc="2026-05-02T15:19:00Z">
        <w:r w:rsidR="007A780F">
          <w:rPr>
            <w:rFonts w:ascii="Times New Roman" w:eastAsia="Times New Roman" w:hAnsi="Times New Roman" w:cs="Times New Roman"/>
          </w:rPr>
          <w:t xml:space="preserve"> </w:t>
        </w:r>
        <w:r w:rsidR="007A780F">
          <w:rPr>
            <w:rFonts w:ascii="Times New Roman" w:eastAsia="Times New Roman" w:hAnsi="Times New Roman" w:cs="Times New Roman"/>
          </w:rPr>
          <w:lastRenderedPageBreak/>
          <w:t>the pretraining phase.</w:t>
        </w:r>
        <w:r w:rsidR="004D60FC">
          <w:rPr>
            <w:rFonts w:ascii="Times New Roman" w:eastAsia="Times New Roman" w:hAnsi="Times New Roman" w:cs="Times New Roman"/>
          </w:rPr>
          <w:t xml:space="preserve"> In the current simulation, an action phase immediately followed the pretraining phase</w:t>
        </w:r>
      </w:ins>
      <w:ins w:id="1549"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550" w:author="Benton, Deon" w:date="2026-05-04T10:43:00Z" w16du:dateUtc="2026-05-04T15:43:00Z">
        <w:r w:rsidR="00EC7F17">
          <w:rPr>
            <w:rFonts w:ascii="Times New Roman" w:eastAsia="Times New Roman" w:hAnsi="Times New Roman" w:cs="Times New Roman"/>
          </w:rPr>
          <w:t xml:space="preserve">. </w:t>
        </w:r>
      </w:ins>
      <w:ins w:id="1551"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552" w:author="Benton, Deon" w:date="2026-05-03T20:43:00Z" w16du:dateUtc="2026-05-04T01:43:00Z"/>
          <w:rFonts w:ascii="Times New Roman" w:eastAsia="Times New Roman" w:hAnsi="Times New Roman" w:cs="Times New Roman"/>
        </w:rPr>
      </w:pPr>
      <w:ins w:id="1553" w:author="Benton, Deon" w:date="2026-05-04T10:39:00Z" w16du:dateUtc="2026-05-04T15:39:00Z">
        <w:r>
          <w:rPr>
            <w:rFonts w:ascii="Times New Roman" w:eastAsia="Times New Roman" w:hAnsi="Times New Roman" w:cs="Times New Roman"/>
          </w:rPr>
          <w:t>In terms of the length of this phase, it</w:t>
        </w:r>
      </w:ins>
      <w:ins w:id="1554" w:author="Benton, Deon" w:date="2026-05-04T10:08:00Z" w16du:dateUtc="2026-05-04T15:08:00Z">
        <w:r w:rsidR="00C305AF">
          <w:rPr>
            <w:rFonts w:ascii="Times New Roman" w:eastAsia="Times New Roman" w:hAnsi="Times New Roman" w:cs="Times New Roman"/>
          </w:rPr>
          <w:t>—like the habituation phase—</w:t>
        </w:r>
      </w:ins>
      <w:ins w:id="1555" w:author="Benton, Deon" w:date="2026-05-04T10:07:00Z" w16du:dateUtc="2026-05-04T15:07:00Z">
        <w:r w:rsidR="00C305AF">
          <w:rPr>
            <w:rFonts w:ascii="Times New Roman" w:eastAsia="Times New Roman" w:hAnsi="Times New Roman" w:cs="Times New Roman"/>
          </w:rPr>
          <w:t xml:space="preserve">ranged </w:t>
        </w:r>
      </w:ins>
      <w:ins w:id="1556" w:author="Benton, Deon" w:date="2026-05-04T10:39:00Z" w16du:dateUtc="2026-05-04T15:39:00Z">
        <w:r>
          <w:rPr>
            <w:rFonts w:ascii="Times New Roman" w:eastAsia="Times New Roman" w:hAnsi="Times New Roman" w:cs="Times New Roman"/>
          </w:rPr>
          <w:t>from</w:t>
        </w:r>
      </w:ins>
      <w:ins w:id="1557"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558" w:author="Benton, Deon" w:date="2026-05-04T10:27:00Z" w16du:dateUtc="2026-05-04T15:27:00Z">
        <w:r w:rsidR="005A2397">
          <w:rPr>
            <w:rFonts w:ascii="Times New Roman" w:eastAsia="Times New Roman" w:hAnsi="Times New Roman" w:cs="Times New Roman"/>
          </w:rPr>
          <w:t xml:space="preserve">A range </w:t>
        </w:r>
      </w:ins>
      <w:ins w:id="1559" w:author="Benton, Deon" w:date="2026-05-04T10:45:00Z" w16du:dateUtc="2026-05-04T15:45:00Z">
        <w:r w:rsidR="00F37CAD">
          <w:rPr>
            <w:rFonts w:ascii="Times New Roman" w:eastAsia="Times New Roman" w:hAnsi="Times New Roman" w:cs="Times New Roman"/>
          </w:rPr>
          <w:t>of values were used</w:t>
        </w:r>
      </w:ins>
      <w:ins w:id="1560" w:author="Benton, Deon" w:date="2026-05-04T10:27:00Z" w16du:dateUtc="2026-05-04T15:27:00Z">
        <w:r w:rsidR="005A2397">
          <w:rPr>
            <w:rFonts w:ascii="Times New Roman" w:eastAsia="Times New Roman" w:hAnsi="Times New Roman" w:cs="Times New Roman"/>
          </w:rPr>
          <w:t xml:space="preserve"> rather </w:t>
        </w:r>
      </w:ins>
      <w:ins w:id="1561" w:author="Benton, Deon" w:date="2026-05-04T10:45:00Z" w16du:dateUtc="2026-05-04T15:45:00Z">
        <w:r w:rsidR="00F37CAD">
          <w:rPr>
            <w:rFonts w:ascii="Times New Roman" w:eastAsia="Times New Roman" w:hAnsi="Times New Roman" w:cs="Times New Roman"/>
          </w:rPr>
          <w:t>than one specific value</w:t>
        </w:r>
      </w:ins>
      <w:ins w:id="1562" w:author="Benton, Deon" w:date="2026-05-04T10:27:00Z" w16du:dateUtc="2026-05-04T15:27:00Z">
        <w:r w:rsidR="005A2397">
          <w:rPr>
            <w:rFonts w:ascii="Times New Roman" w:eastAsia="Times New Roman" w:hAnsi="Times New Roman" w:cs="Times New Roman"/>
          </w:rPr>
          <w:t xml:space="preserve"> because the original report did not specify </w:t>
        </w:r>
      </w:ins>
      <w:ins w:id="1563" w:author="Benton, Deon" w:date="2026-05-04T10:28:00Z" w16du:dateUtc="2026-05-04T15:28:00Z">
        <w:r w:rsidR="005A2397">
          <w:rPr>
            <w:rFonts w:ascii="Times New Roman" w:eastAsia="Times New Roman" w:hAnsi="Times New Roman" w:cs="Times New Roman"/>
          </w:rPr>
          <w:t>the duration of the action phase.</w:t>
        </w:r>
      </w:ins>
      <w:ins w:id="1564" w:author="Benton, Deon" w:date="2026-05-04T10:30:00Z" w16du:dateUtc="2026-05-04T15:30:00Z">
        <w:r w:rsidR="00994946">
          <w:rPr>
            <w:rFonts w:ascii="Times New Roman" w:eastAsia="Times New Roman" w:hAnsi="Times New Roman" w:cs="Times New Roman"/>
          </w:rPr>
          <w:t xml:space="preserve"> Although </w:t>
        </w:r>
      </w:ins>
      <w:ins w:id="1565" w:author="Benton, Deon" w:date="2026-05-04T10:33:00Z" w16du:dateUtc="2026-05-04T15:33:00Z">
        <w:r w:rsidR="00D92D32">
          <w:rPr>
            <w:rFonts w:ascii="Times New Roman" w:eastAsia="Times New Roman" w:hAnsi="Times New Roman" w:cs="Times New Roman"/>
          </w:rPr>
          <w:t xml:space="preserve">this </w:t>
        </w:r>
      </w:ins>
      <w:ins w:id="1566" w:author="Benton, Deon" w:date="2026-05-04T10:48:00Z" w16du:dateUtc="2026-05-04T15:48:00Z">
        <w:r w:rsidR="00CD3B31">
          <w:rPr>
            <w:rFonts w:ascii="Times New Roman" w:eastAsia="Times New Roman" w:hAnsi="Times New Roman" w:cs="Times New Roman"/>
          </w:rPr>
          <w:t>meant that</w:t>
        </w:r>
      </w:ins>
      <w:ins w:id="1567" w:author="Benton, Deon" w:date="2026-05-04T10:33:00Z" w16du:dateUtc="2026-05-04T15:33:00Z">
        <w:r w:rsidR="00D92D32">
          <w:rPr>
            <w:rFonts w:ascii="Times New Roman" w:eastAsia="Times New Roman" w:hAnsi="Times New Roman" w:cs="Times New Roman"/>
          </w:rPr>
          <w:t xml:space="preserve"> some liberties</w:t>
        </w:r>
      </w:ins>
      <w:ins w:id="1568" w:author="Benton, Deon" w:date="2026-05-04T10:35:00Z" w16du:dateUtc="2026-05-04T15:35:00Z">
        <w:r w:rsidR="00137079">
          <w:rPr>
            <w:rFonts w:ascii="Times New Roman" w:eastAsia="Times New Roman" w:hAnsi="Times New Roman" w:cs="Times New Roman"/>
          </w:rPr>
          <w:t xml:space="preserve"> </w:t>
        </w:r>
      </w:ins>
      <w:ins w:id="1569" w:author="Benton, Deon" w:date="2026-05-04T10:48:00Z" w16du:dateUtc="2026-05-04T15:48:00Z">
        <w:r w:rsidR="00CD3B31">
          <w:rPr>
            <w:rFonts w:ascii="Times New Roman" w:eastAsia="Times New Roman" w:hAnsi="Times New Roman" w:cs="Times New Roman"/>
          </w:rPr>
          <w:t>had to be taken to implement this</w:t>
        </w:r>
      </w:ins>
      <w:ins w:id="1570" w:author="Benton, Deon" w:date="2026-05-04T10:35:00Z" w16du:dateUtc="2026-05-04T15:35:00Z">
        <w:r w:rsidR="008F4FEB">
          <w:rPr>
            <w:rFonts w:ascii="Times New Roman" w:eastAsia="Times New Roman" w:hAnsi="Times New Roman" w:cs="Times New Roman"/>
          </w:rPr>
          <w:t xml:space="preserve"> aspect of the task</w:t>
        </w:r>
      </w:ins>
      <w:ins w:id="1571" w:author="Benton, Deon" w:date="2026-05-04T10:30:00Z" w16du:dateUtc="2026-05-04T15:30:00Z">
        <w:r w:rsidR="00994946">
          <w:rPr>
            <w:rFonts w:ascii="Times New Roman" w:eastAsia="Times New Roman" w:hAnsi="Times New Roman" w:cs="Times New Roman"/>
          </w:rPr>
          <w:t xml:space="preserve">, this range </w:t>
        </w:r>
      </w:ins>
      <w:ins w:id="1572" w:author="Benton, Deon" w:date="2026-05-04T10:35:00Z" w16du:dateUtc="2026-05-04T15:35:00Z">
        <w:r w:rsidR="0085192A">
          <w:rPr>
            <w:rFonts w:ascii="Times New Roman" w:eastAsia="Times New Roman" w:hAnsi="Times New Roman" w:cs="Times New Roman"/>
          </w:rPr>
          <w:t>reflected the</w:t>
        </w:r>
      </w:ins>
      <w:ins w:id="1573" w:author="Benton, Deon" w:date="2026-05-04T10:31:00Z" w16du:dateUtc="2026-05-04T15:31:00Z">
        <w:r w:rsidR="00D92D32">
          <w:rPr>
            <w:rFonts w:ascii="Times New Roman" w:eastAsia="Times New Roman" w:hAnsi="Times New Roman" w:cs="Times New Roman"/>
          </w:rPr>
          <w:t xml:space="preserve"> brief nature of a typical action phase.</w:t>
        </w:r>
      </w:ins>
      <w:ins w:id="1574" w:author="Benton, Deon" w:date="2026-05-04T10:27:00Z" w16du:dateUtc="2026-05-04T15:27:00Z">
        <w:r w:rsidR="005A2397">
          <w:rPr>
            <w:rFonts w:ascii="Times New Roman" w:eastAsia="Times New Roman" w:hAnsi="Times New Roman" w:cs="Times New Roman"/>
          </w:rPr>
          <w:t xml:space="preserve"> </w:t>
        </w:r>
      </w:ins>
      <w:ins w:id="1575"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576" w:author="Benton, Deon" w:date="2026-05-04T10:36:00Z" w16du:dateUtc="2026-05-04T15:36:00Z">
        <w:r w:rsidR="00586440">
          <w:rPr>
            <w:rFonts w:ascii="Times New Roman" w:eastAsia="Times New Roman" w:hAnsi="Times New Roman" w:cs="Times New Roman"/>
          </w:rPr>
          <w:t>the action and habituation phases</w:t>
        </w:r>
      </w:ins>
      <w:ins w:id="1577" w:author="Benton, Deon" w:date="2026-05-03T21:01:00Z" w16du:dateUtc="2026-05-04T02:01:00Z">
        <w:r w:rsidR="00666B57" w:rsidRPr="00666B57">
          <w:rPr>
            <w:rFonts w:ascii="Times New Roman" w:eastAsia="Times New Roman" w:hAnsi="Times New Roman" w:cs="Times New Roman"/>
          </w:rPr>
          <w:t xml:space="preserve"> were identical. </w:t>
        </w:r>
      </w:ins>
      <w:ins w:id="1578" w:author="Benton, Deon" w:date="2026-05-04T10:49:00Z" w16du:dateUtc="2026-05-04T15:49:00Z">
        <w:r w:rsidR="00CD3B31">
          <w:rPr>
            <w:rFonts w:ascii="Times New Roman" w:eastAsia="Times New Roman" w:hAnsi="Times New Roman" w:cs="Times New Roman"/>
          </w:rPr>
          <w:t>Thus,</w:t>
        </w:r>
      </w:ins>
      <w:ins w:id="1579" w:author="Benton, Deon" w:date="2026-05-04T10:36:00Z" w16du:dateUtc="2026-05-04T15:36:00Z">
        <w:r w:rsidR="000F5624">
          <w:rPr>
            <w:rFonts w:ascii="Times New Roman" w:eastAsia="Times New Roman" w:hAnsi="Times New Roman" w:cs="Times New Roman"/>
          </w:rPr>
          <w:t xml:space="preserve"> if the</w:t>
        </w:r>
      </w:ins>
      <w:ins w:id="1580" w:author="Benton, Deon" w:date="2026-05-03T21:01:00Z" w16du:dateUtc="2026-05-04T02:01:00Z">
        <w:r w:rsidR="00666B57" w:rsidRPr="00666B57">
          <w:rPr>
            <w:rFonts w:ascii="Times New Roman" w:eastAsia="Times New Roman" w:hAnsi="Times New Roman" w:cs="Times New Roman"/>
          </w:rPr>
          <w:t xml:space="preserve"> habituation phase </w:t>
        </w:r>
      </w:ins>
      <w:ins w:id="1581" w:author="Benton, Deon" w:date="2026-05-04T10:36:00Z" w16du:dateUtc="2026-05-04T15:36:00Z">
        <w:r w:rsidR="000F5624">
          <w:rPr>
            <w:rFonts w:ascii="Times New Roman" w:eastAsia="Times New Roman" w:hAnsi="Times New Roman" w:cs="Times New Roman"/>
          </w:rPr>
          <w:t>was 9 epochs in length during</w:t>
        </w:r>
      </w:ins>
      <w:ins w:id="1582" w:author="Benton, Deon" w:date="2026-05-03T21:01:00Z" w16du:dateUtc="2026-05-04T02:01:00Z">
        <w:r w:rsidR="00666B57" w:rsidRPr="00666B57">
          <w:rPr>
            <w:rFonts w:ascii="Times New Roman" w:eastAsia="Times New Roman" w:hAnsi="Times New Roman" w:cs="Times New Roman"/>
          </w:rPr>
          <w:t xml:space="preserve"> a given run</w:t>
        </w:r>
      </w:ins>
      <w:ins w:id="1583" w:author="Benton, Deon" w:date="2026-05-04T10:36:00Z" w16du:dateUtc="2026-05-04T15:36:00Z">
        <w:r w:rsidR="000F5624">
          <w:rPr>
            <w:rFonts w:ascii="Times New Roman" w:eastAsia="Times New Roman" w:hAnsi="Times New Roman" w:cs="Times New Roman"/>
          </w:rPr>
          <w:t xml:space="preserve"> of the model</w:t>
        </w:r>
      </w:ins>
      <w:ins w:id="1584" w:author="Benton, Deon" w:date="2026-05-03T21:01:00Z" w16du:dateUtc="2026-05-04T02:01:00Z">
        <w:r w:rsidR="00666B57" w:rsidRPr="00666B57">
          <w:rPr>
            <w:rFonts w:ascii="Times New Roman" w:eastAsia="Times New Roman" w:hAnsi="Times New Roman" w:cs="Times New Roman"/>
          </w:rPr>
          <w:t xml:space="preserve">, the action phase </w:t>
        </w:r>
      </w:ins>
      <w:ins w:id="1585" w:author="Benton, Deon" w:date="2026-05-04T10:36:00Z" w16du:dateUtc="2026-05-04T15:36:00Z">
        <w:r w:rsidR="000F5624">
          <w:rPr>
            <w:rFonts w:ascii="Times New Roman" w:eastAsia="Times New Roman" w:hAnsi="Times New Roman" w:cs="Times New Roman"/>
          </w:rPr>
          <w:t xml:space="preserve">was also 9 epochs </w:t>
        </w:r>
      </w:ins>
      <w:ins w:id="1586" w:author="Benton, Deon" w:date="2026-05-04T10:37:00Z" w16du:dateUtc="2026-05-04T15:37:00Z">
        <w:r w:rsidR="000F5624">
          <w:rPr>
            <w:rFonts w:ascii="Times New Roman" w:eastAsia="Times New Roman" w:hAnsi="Times New Roman" w:cs="Times New Roman"/>
          </w:rPr>
          <w:t>in length</w:t>
        </w:r>
      </w:ins>
      <w:ins w:id="1587"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588" w:author="Benton, Deon" w:date="2026-05-01T21:33:00Z" w16du:dateUtc="2026-05-02T02:33:00Z"/>
          <w:rFonts w:ascii="Times New Roman" w:eastAsia="Times New Roman" w:hAnsi="Times New Roman" w:cs="Times New Roman"/>
        </w:rPr>
      </w:pPr>
      <w:ins w:id="1589" w:author="Benton, Deon" w:date="2026-05-03T21:01:00Z" w16du:dateUtc="2026-05-04T02:01:00Z">
        <w:r>
          <w:rPr>
            <w:rFonts w:ascii="Times New Roman" w:eastAsia="Times New Roman" w:hAnsi="Times New Roman" w:cs="Times New Roman"/>
          </w:rPr>
          <w:t xml:space="preserve">As was true </w:t>
        </w:r>
      </w:ins>
      <w:ins w:id="1590" w:author="Benton, Deon" w:date="2026-05-04T10:00:00Z" w16du:dateUtc="2026-05-04T15:00:00Z">
        <w:r w:rsidR="00E56AA3">
          <w:rPr>
            <w:rFonts w:ascii="Times New Roman" w:eastAsia="Times New Roman" w:hAnsi="Times New Roman" w:cs="Times New Roman"/>
          </w:rPr>
          <w:t>for</w:t>
        </w:r>
      </w:ins>
      <w:ins w:id="1591" w:author="Benton, Deon" w:date="2026-05-03T21:01:00Z" w16du:dateUtc="2026-05-04T02:01:00Z">
        <w:r>
          <w:rPr>
            <w:rFonts w:ascii="Times New Roman" w:eastAsia="Times New Roman" w:hAnsi="Times New Roman" w:cs="Times New Roman"/>
          </w:rPr>
          <w:t xml:space="preserve"> infants in Skerry et al. (2013), n</w:t>
        </w:r>
      </w:ins>
      <w:ins w:id="1592" w:author="Benton, Deon" w:date="2026-05-02T10:36:00Z" w16du:dateUtc="2026-05-02T15:36:00Z">
        <w:r w:rsidR="00A02814">
          <w:rPr>
            <w:rFonts w:ascii="Times New Roman" w:eastAsia="Times New Roman" w:hAnsi="Times New Roman" w:cs="Times New Roman"/>
          </w:rPr>
          <w:t>etwork</w:t>
        </w:r>
      </w:ins>
      <w:ins w:id="1593" w:author="Benton, Deon" w:date="2026-05-04T10:00:00Z" w16du:dateUtc="2026-05-04T15:00:00Z">
        <w:r w:rsidR="00E56AA3">
          <w:rPr>
            <w:rFonts w:ascii="Times New Roman" w:eastAsia="Times New Roman" w:hAnsi="Times New Roman" w:cs="Times New Roman"/>
          </w:rPr>
          <w:t>s</w:t>
        </w:r>
      </w:ins>
      <w:ins w:id="1594" w:author="Benton, Deon" w:date="2026-05-03T21:01:00Z" w16du:dateUtc="2026-05-04T02:01:00Z">
        <w:r w:rsidR="00BC40DC">
          <w:rPr>
            <w:rFonts w:ascii="Times New Roman" w:eastAsia="Times New Roman" w:hAnsi="Times New Roman" w:cs="Times New Roman"/>
          </w:rPr>
          <w:t xml:space="preserve"> </w:t>
        </w:r>
      </w:ins>
      <w:ins w:id="1595" w:author="Benton, Deon" w:date="2026-05-02T10:36:00Z" w16du:dateUtc="2026-05-02T15:36:00Z">
        <w:r w:rsidR="00A02814">
          <w:rPr>
            <w:rFonts w:ascii="Times New Roman" w:eastAsia="Times New Roman" w:hAnsi="Times New Roman" w:cs="Times New Roman"/>
          </w:rPr>
          <w:t xml:space="preserve">were assigned </w:t>
        </w:r>
      </w:ins>
      <w:ins w:id="1596" w:author="Benton, Deon" w:date="2026-05-04T13:20:00Z" w16du:dateUtc="2026-05-04T18:20:00Z">
        <w:r w:rsidR="003F2A08">
          <w:rPr>
            <w:rFonts w:ascii="Times New Roman" w:eastAsia="Times New Roman" w:hAnsi="Times New Roman" w:cs="Times New Roman"/>
          </w:rPr>
          <w:t>to one of three conditions:</w:t>
        </w:r>
      </w:ins>
      <w:ins w:id="1597" w:author="Benton, Deon" w:date="2026-05-02T10:36:00Z" w16du:dateUtc="2026-05-02T15:36:00Z">
        <w:r w:rsidR="00A02814">
          <w:rPr>
            <w:rFonts w:ascii="Times New Roman" w:eastAsia="Times New Roman" w:hAnsi="Times New Roman" w:cs="Times New Roman"/>
          </w:rPr>
          <w:t xml:space="preserve"> Effective Action</w:t>
        </w:r>
      </w:ins>
      <w:ins w:id="1598" w:author="Benton, Deon" w:date="2026-05-04T13:20:00Z" w16du:dateUtc="2026-05-04T18:20:00Z">
        <w:r w:rsidR="003F2A08">
          <w:rPr>
            <w:rFonts w:ascii="Times New Roman" w:eastAsia="Times New Roman" w:hAnsi="Times New Roman" w:cs="Times New Roman"/>
          </w:rPr>
          <w:t xml:space="preserve">, </w:t>
        </w:r>
      </w:ins>
      <w:ins w:id="1599" w:author="Benton, Deon" w:date="2026-05-02T10:36:00Z" w16du:dateUtc="2026-05-02T15:36:00Z">
        <w:r w:rsidR="00A02814">
          <w:rPr>
            <w:rFonts w:ascii="Times New Roman" w:eastAsia="Times New Roman" w:hAnsi="Times New Roman" w:cs="Times New Roman"/>
          </w:rPr>
          <w:t>Ineffective Action</w:t>
        </w:r>
      </w:ins>
      <w:ins w:id="1600" w:author="Benton, Deon" w:date="2026-05-04T13:20:00Z" w16du:dateUtc="2026-05-04T18:20:00Z">
        <w:r w:rsidR="003F2A08">
          <w:rPr>
            <w:rFonts w:ascii="Times New Roman" w:eastAsia="Times New Roman" w:hAnsi="Times New Roman" w:cs="Times New Roman"/>
          </w:rPr>
          <w:t>, or No Training</w:t>
        </w:r>
      </w:ins>
      <w:ins w:id="1601" w:author="Benton, Deon" w:date="2026-05-02T10:36:00Z" w16du:dateUtc="2026-05-02T15:36:00Z">
        <w:r w:rsidR="00A02814">
          <w:rPr>
            <w:rFonts w:ascii="Times New Roman" w:eastAsia="Times New Roman" w:hAnsi="Times New Roman" w:cs="Times New Roman"/>
          </w:rPr>
          <w:t>.</w:t>
        </w:r>
      </w:ins>
      <w:ins w:id="1602"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603" w:author="Benton, Deon" w:date="2026-05-04T11:24:00Z" w16du:dateUtc="2026-05-04T16:24:00Z">
        <w:r w:rsidR="00E21A3E">
          <w:rPr>
            <w:rFonts w:ascii="Times New Roman" w:eastAsia="Times New Roman" w:hAnsi="Times New Roman" w:cs="Times New Roman"/>
          </w:rPr>
          <w:t>The</w:t>
        </w:r>
      </w:ins>
      <w:ins w:id="1604" w:author="Benton, Deon" w:date="2026-05-04T11:22:00Z" w16du:dateUtc="2026-05-04T16:22:00Z">
        <w:r w:rsidR="00592DAE">
          <w:rPr>
            <w:rFonts w:ascii="Times New Roman" w:eastAsia="Times New Roman" w:hAnsi="Times New Roman" w:cs="Times New Roman"/>
          </w:rPr>
          <w:t xml:space="preserve"> assumption </w:t>
        </w:r>
      </w:ins>
      <w:ins w:id="1605" w:author="Benton, Deon" w:date="2026-05-04T11:24:00Z" w16du:dateUtc="2026-05-04T16:24:00Z">
        <w:r w:rsidR="00592DAE">
          <w:rPr>
            <w:rFonts w:ascii="Times New Roman" w:eastAsia="Times New Roman" w:hAnsi="Times New Roman" w:cs="Times New Roman"/>
          </w:rPr>
          <w:t xml:space="preserve">that </w:t>
        </w:r>
      </w:ins>
      <w:ins w:id="1606" w:author="Benton, Deon" w:date="2026-05-04T11:25:00Z" w16du:dateUtc="2026-05-04T16:25:00Z">
        <w:r w:rsidR="00E21A3E">
          <w:rPr>
            <w:rFonts w:ascii="Times New Roman" w:eastAsia="Times New Roman" w:hAnsi="Times New Roman" w:cs="Times New Roman"/>
          </w:rPr>
          <w:t xml:space="preserve">effective rather than ineffective </w:t>
        </w:r>
      </w:ins>
      <w:ins w:id="1607" w:author="Benton, Deon" w:date="2026-05-04T11:24:00Z" w16du:dateUtc="2026-05-04T16:24:00Z">
        <w:r w:rsidR="00592DAE">
          <w:rPr>
            <w:rFonts w:ascii="Times New Roman" w:eastAsia="Times New Roman" w:hAnsi="Times New Roman" w:cs="Times New Roman"/>
          </w:rPr>
          <w:t xml:space="preserve">sticky-mittens experience </w:t>
        </w:r>
      </w:ins>
      <w:ins w:id="1608" w:author="Benton, Deon" w:date="2026-05-04T11:25:00Z" w16du:dateUtc="2026-05-04T16:25:00Z">
        <w:r w:rsidR="00E21A3E">
          <w:rPr>
            <w:rFonts w:ascii="Times New Roman" w:eastAsia="Times New Roman" w:hAnsi="Times New Roman" w:cs="Times New Roman"/>
          </w:rPr>
          <w:t>heightens</w:t>
        </w:r>
      </w:ins>
      <w:ins w:id="1609" w:author="Benton, Deon" w:date="2026-05-04T11:23:00Z" w16du:dateUtc="2026-05-04T16:23:00Z">
        <w:r w:rsidR="00592DAE">
          <w:rPr>
            <w:rFonts w:ascii="Times New Roman" w:eastAsia="Times New Roman" w:hAnsi="Times New Roman" w:cs="Times New Roman"/>
          </w:rPr>
          <w:t xml:space="preserve"> </w:t>
        </w:r>
      </w:ins>
      <w:ins w:id="1610" w:author="Benton, Deon" w:date="2026-05-04T11:24:00Z" w16du:dateUtc="2026-05-04T16:24:00Z">
        <w:r w:rsidR="00592DAE">
          <w:rPr>
            <w:rFonts w:ascii="Times New Roman" w:eastAsia="Times New Roman" w:hAnsi="Times New Roman" w:cs="Times New Roman"/>
          </w:rPr>
          <w:t xml:space="preserve">infants’ </w:t>
        </w:r>
      </w:ins>
      <w:ins w:id="1611" w:author="Benton, Deon" w:date="2026-05-04T11:23:00Z" w16du:dateUtc="2026-05-04T16:23:00Z">
        <w:r w:rsidR="00592DAE">
          <w:rPr>
            <w:rFonts w:ascii="Times New Roman" w:eastAsia="Times New Roman" w:hAnsi="Times New Roman" w:cs="Times New Roman"/>
          </w:rPr>
          <w:t>attention</w:t>
        </w:r>
      </w:ins>
      <w:ins w:id="1612"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613" w:author="Benton, Deon" w:date="2026-05-04T11:25:00Z" w16du:dateUtc="2026-05-04T16:25:00Z">
        <w:r w:rsidR="00E21A3E">
          <w:rPr>
            <w:rFonts w:ascii="Times New Roman" w:eastAsia="Times New Roman" w:hAnsi="Times New Roman" w:cs="Times New Roman"/>
          </w:rPr>
          <w:t xml:space="preserve"> for </w:t>
        </w:r>
      </w:ins>
      <w:ins w:id="1614" w:author="Benton, Deon" w:date="2026-05-04T11:26:00Z" w16du:dateUtc="2026-05-04T16:26:00Z">
        <w:r w:rsidR="00E21A3E">
          <w:rPr>
            <w:rFonts w:ascii="Times New Roman" w:eastAsia="Times New Roman" w:hAnsi="Times New Roman" w:cs="Times New Roman"/>
          </w:rPr>
          <w:t xml:space="preserve">networks </w:t>
        </w:r>
      </w:ins>
      <w:ins w:id="1615" w:author="Benton, Deon" w:date="2026-05-04T11:27:00Z" w16du:dateUtc="2026-05-04T16:27:00Z">
        <w:r w:rsidR="00CB44E1">
          <w:rPr>
            <w:rFonts w:ascii="Times New Roman" w:eastAsia="Times New Roman" w:hAnsi="Times New Roman" w:cs="Times New Roman"/>
          </w:rPr>
          <w:t>in the</w:t>
        </w:r>
      </w:ins>
      <w:ins w:id="1616" w:author="Benton, Deon" w:date="2026-05-04T11:26:00Z" w16du:dateUtc="2026-05-04T16:26:00Z">
        <w:r w:rsidR="00E21A3E">
          <w:rPr>
            <w:rFonts w:ascii="Times New Roman" w:eastAsia="Times New Roman" w:hAnsi="Times New Roman" w:cs="Times New Roman"/>
          </w:rPr>
          <w:t xml:space="preserve"> Effective Action condition</w:t>
        </w:r>
      </w:ins>
      <w:ins w:id="1617" w:author="Benton, Deon" w:date="2026-05-04T11:28:00Z" w16du:dateUtc="2026-05-04T16:28:00Z">
        <w:r w:rsidR="008B237A">
          <w:rPr>
            <w:rFonts w:ascii="Times New Roman" w:eastAsia="Times New Roman" w:hAnsi="Times New Roman" w:cs="Times New Roman"/>
          </w:rPr>
          <w:t xml:space="preserve">. A lower learning rate was </w:t>
        </w:r>
      </w:ins>
      <w:ins w:id="1618" w:author="Benton, Deon" w:date="2026-05-04T12:30:00Z" w16du:dateUtc="2026-05-04T17:30:00Z">
        <w:r w:rsidR="00394185">
          <w:rPr>
            <w:rFonts w:ascii="Times New Roman" w:eastAsia="Times New Roman" w:hAnsi="Times New Roman" w:cs="Times New Roman"/>
          </w:rPr>
          <w:t>used</w:t>
        </w:r>
      </w:ins>
      <w:ins w:id="1619" w:author="Benton, Deon" w:date="2026-05-04T11:28:00Z" w16du:dateUtc="2026-05-04T16:28:00Z">
        <w:r w:rsidR="008B237A">
          <w:rPr>
            <w:rFonts w:ascii="Times New Roman" w:eastAsia="Times New Roman" w:hAnsi="Times New Roman" w:cs="Times New Roman"/>
          </w:rPr>
          <w:t xml:space="preserve"> during </w:t>
        </w:r>
      </w:ins>
      <w:ins w:id="1620" w:author="Benton, Deon" w:date="2026-05-04T11:29:00Z" w16du:dateUtc="2026-05-04T16:29:00Z">
        <w:r w:rsidR="008B237A">
          <w:rPr>
            <w:rFonts w:ascii="Times New Roman" w:eastAsia="Times New Roman" w:hAnsi="Times New Roman" w:cs="Times New Roman"/>
          </w:rPr>
          <w:t>the pretraining phase than that used</w:t>
        </w:r>
      </w:ins>
      <w:ins w:id="1621"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622"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623"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624" w:author="Benton, Deon" w:date="2026-05-04T11:40:00Z" w16du:dateUtc="2026-05-04T16:40:00Z">
        <w:r w:rsidR="00A53D96">
          <w:rPr>
            <w:rFonts w:ascii="Times New Roman" w:eastAsia="Times New Roman" w:hAnsi="Times New Roman" w:cs="Times New Roman"/>
          </w:rPr>
          <w:t xml:space="preserve"> </w:t>
        </w:r>
      </w:ins>
      <w:ins w:id="1625" w:author="Benton, Deon" w:date="2026-05-04T12:31:00Z" w16du:dateUtc="2026-05-04T17:31:00Z">
        <w:r w:rsidR="00394185">
          <w:rPr>
            <w:rFonts w:ascii="Times New Roman" w:eastAsia="Times New Roman" w:hAnsi="Times New Roman" w:cs="Times New Roman"/>
          </w:rPr>
          <w:t>this attentional boost is short-lived</w:t>
        </w:r>
      </w:ins>
      <w:ins w:id="1626" w:author="Benton, Deon" w:date="2026-05-04T11:29:00Z" w16du:dateUtc="2026-05-04T16:29:00Z">
        <w:r w:rsidR="008B237A">
          <w:rPr>
            <w:rFonts w:ascii="Times New Roman" w:eastAsia="Times New Roman" w:hAnsi="Times New Roman" w:cs="Times New Roman"/>
          </w:rPr>
          <w:t xml:space="preserve"> </w:t>
        </w:r>
      </w:ins>
      <w:ins w:id="1627" w:author="Benton, Deon" w:date="2026-05-04T11:30:00Z" w16du:dateUtc="2026-05-04T16:30:00Z">
        <w:r w:rsidR="008B237A">
          <w:rPr>
            <w:rFonts w:ascii="Times New Roman" w:eastAsia="Times New Roman" w:hAnsi="Times New Roman" w:cs="Times New Roman"/>
          </w:rPr>
          <w:t xml:space="preserve">was implemented by </w:t>
        </w:r>
      </w:ins>
      <w:ins w:id="1628" w:author="Benton, Deon" w:date="2026-05-04T11:32:00Z" w16du:dateUtc="2026-05-04T16:32:00Z">
        <w:r w:rsidR="004E3A37">
          <w:rPr>
            <w:rFonts w:ascii="Times New Roman" w:eastAsia="Times New Roman" w:hAnsi="Times New Roman" w:cs="Times New Roman"/>
          </w:rPr>
          <w:t>resetting</w:t>
        </w:r>
      </w:ins>
      <w:ins w:id="1629"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630" w:author="Benton, Deon" w:date="2026-05-04T11:31:00Z" w16du:dateUtc="2026-05-04T16:31:00Z">
        <w:r w:rsidR="004E3A37">
          <w:rPr>
            <w:rFonts w:ascii="Times New Roman" w:eastAsia="Times New Roman" w:hAnsi="Times New Roman" w:cs="Times New Roman"/>
          </w:rPr>
          <w:t>. Th</w:t>
        </w:r>
      </w:ins>
      <w:ins w:id="1631" w:author="Benton, Deon" w:date="2026-05-04T11:32:00Z" w16du:dateUtc="2026-05-04T16:32:00Z">
        <w:r w:rsidR="004E3A37">
          <w:rPr>
            <w:rFonts w:ascii="Times New Roman" w:eastAsia="Times New Roman" w:hAnsi="Times New Roman" w:cs="Times New Roman"/>
          </w:rPr>
          <w:t>e</w:t>
        </w:r>
      </w:ins>
      <w:ins w:id="1632" w:author="Benton, Deon" w:date="2026-05-04T11:33:00Z" w16du:dateUtc="2026-05-04T16:33:00Z">
        <w:r w:rsidR="004E3A37">
          <w:rPr>
            <w:rFonts w:ascii="Times New Roman" w:eastAsia="Times New Roman" w:hAnsi="Times New Roman" w:cs="Times New Roman"/>
          </w:rPr>
          <w:t xml:space="preserve"> </w:t>
        </w:r>
        <w:r w:rsidR="004E3A37">
          <w:rPr>
            <w:rFonts w:ascii="Times New Roman" w:eastAsia="Times New Roman" w:hAnsi="Times New Roman" w:cs="Times New Roman"/>
          </w:rPr>
          <w:lastRenderedPageBreak/>
          <w:t xml:space="preserve">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633" w:author="Benton, Deon" w:date="2026-05-04T11:34:00Z" w16du:dateUtc="2026-05-04T16:34:00Z">
        <w:r w:rsidR="00682AFF">
          <w:rPr>
            <w:rFonts w:ascii="Times New Roman" w:eastAsia="Times New Roman" w:hAnsi="Times New Roman" w:cs="Times New Roman"/>
          </w:rPr>
          <w:t>Action condition.</w:t>
        </w:r>
      </w:ins>
      <w:ins w:id="1634" w:author="Benton, Deon" w:date="2026-05-04T11:32:00Z" w16du:dateUtc="2026-05-04T16:32:00Z">
        <w:r w:rsidR="004E3A37">
          <w:rPr>
            <w:rFonts w:ascii="Times New Roman" w:eastAsia="Times New Roman" w:hAnsi="Times New Roman" w:cs="Times New Roman"/>
          </w:rPr>
          <w:t xml:space="preserve"> </w:t>
        </w:r>
      </w:ins>
      <w:ins w:id="1635" w:author="Benton, Deon" w:date="2026-05-04T11:36:00Z" w16du:dateUtc="2026-05-04T16:36:00Z">
        <w:r w:rsidR="00C90E65">
          <w:rPr>
            <w:rFonts w:ascii="Times New Roman" w:eastAsia="Times New Roman" w:hAnsi="Times New Roman" w:cs="Times New Roman"/>
          </w:rPr>
          <w:t xml:space="preserve">In all other </w:t>
        </w:r>
      </w:ins>
      <w:ins w:id="1636" w:author="Benton, Deon" w:date="2026-05-04T12:07:00Z" w16du:dateUtc="2026-05-04T17:07:00Z">
        <w:r w:rsidR="00F94E6F">
          <w:rPr>
            <w:rFonts w:ascii="Times New Roman" w:eastAsia="Times New Roman" w:hAnsi="Times New Roman" w:cs="Times New Roman"/>
          </w:rPr>
          <w:t>respect</w:t>
        </w:r>
      </w:ins>
      <w:ins w:id="1637" w:author="Benton, Deon" w:date="2026-05-04T11:36:00Z" w16du:dateUtc="2026-05-04T16:36:00Z">
        <w:r w:rsidR="00C90E65">
          <w:rPr>
            <w:rFonts w:ascii="Times New Roman" w:eastAsia="Times New Roman" w:hAnsi="Times New Roman" w:cs="Times New Roman"/>
          </w:rPr>
          <w:t>s, these two conditions were identical</w:t>
        </w:r>
      </w:ins>
      <w:ins w:id="1638" w:author="Benton, Deon" w:date="2026-05-04T12:07:00Z" w16du:dateUtc="2026-05-04T17:07:00Z">
        <w:r w:rsidR="00F94E6F">
          <w:rPr>
            <w:rFonts w:ascii="Times New Roman" w:eastAsia="Times New Roman" w:hAnsi="Times New Roman" w:cs="Times New Roman"/>
          </w:rPr>
          <w:t xml:space="preserve"> to one another</w:t>
        </w:r>
      </w:ins>
      <w:ins w:id="1639" w:author="Benton, Deon" w:date="2026-05-04T11:36:00Z" w16du:dateUtc="2026-05-04T16:36:00Z">
        <w:r w:rsidR="00C90E65">
          <w:rPr>
            <w:rFonts w:ascii="Times New Roman" w:eastAsia="Times New Roman" w:hAnsi="Times New Roman" w:cs="Times New Roman"/>
          </w:rPr>
          <w:t>.</w:t>
        </w:r>
      </w:ins>
      <w:ins w:id="1640" w:author="Benton, Deon" w:date="2026-05-04T13:16:00Z" w16du:dateUtc="2026-05-04T18:16:00Z">
        <w:r w:rsidR="008239C6">
          <w:rPr>
            <w:rFonts w:ascii="Times New Roman" w:eastAsia="Times New Roman" w:hAnsi="Times New Roman" w:cs="Times New Roman"/>
          </w:rPr>
          <w:t xml:space="preserve"> Specifically, within </w:t>
        </w:r>
      </w:ins>
      <w:ins w:id="1641" w:author="Benton, Deon" w:date="2026-05-04T13:47:00Z" w16du:dateUtc="2026-05-04T18:47:00Z">
        <w:r w:rsidR="00F913E8">
          <w:rPr>
            <w:rFonts w:ascii="Times New Roman" w:eastAsia="Times New Roman" w:hAnsi="Times New Roman" w:cs="Times New Roman"/>
          </w:rPr>
          <w:t xml:space="preserve">the </w:t>
        </w:r>
      </w:ins>
      <w:ins w:id="1642" w:author="Benton, Deon" w:date="2026-05-04T13:48:00Z" w16du:dateUtc="2026-05-04T18:48:00Z">
        <w:r w:rsidR="00F913E8">
          <w:rPr>
            <w:rFonts w:ascii="Times New Roman" w:eastAsia="Times New Roman" w:hAnsi="Times New Roman" w:cs="Times New Roman"/>
          </w:rPr>
          <w:t xml:space="preserve">Effective Action </w:t>
        </w:r>
        <w:proofErr w:type="gramStart"/>
        <w:r w:rsidR="00F913E8">
          <w:rPr>
            <w:rFonts w:ascii="Times New Roman" w:eastAsia="Times New Roman" w:hAnsi="Times New Roman" w:cs="Times New Roman"/>
          </w:rPr>
          <w:t>condition</w:t>
        </w:r>
      </w:ins>
      <w:proofErr w:type="gramEnd"/>
      <w:ins w:id="1643"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644" w:author="Benton, Deon" w:date="2026-05-04T13:52:00Z" w16du:dateUtc="2026-05-04T18:52:00Z">
        <w:r w:rsidR="00857299">
          <w:rPr>
            <w:rFonts w:ascii="Times New Roman" w:eastAsia="Times New Roman" w:hAnsi="Times New Roman" w:cs="Times New Roman"/>
          </w:rPr>
          <w:t>sub-</w:t>
        </w:r>
      </w:ins>
      <w:ins w:id="1645" w:author="Benton, Deon" w:date="2026-05-04T13:16:00Z" w16du:dateUtc="2026-05-04T18:16:00Z">
        <w:r w:rsidR="008239C6">
          <w:rPr>
            <w:rFonts w:ascii="Times New Roman" w:eastAsia="Times New Roman" w:hAnsi="Times New Roman" w:cs="Times New Roman"/>
          </w:rPr>
          <w:t>condition or to</w:t>
        </w:r>
      </w:ins>
      <w:ins w:id="1646" w:author="Benton, Deon" w:date="2026-05-04T13:17:00Z" w16du:dateUtc="2026-05-04T18:17:00Z">
        <w:r w:rsidR="008239C6">
          <w:rPr>
            <w:rFonts w:ascii="Times New Roman" w:eastAsia="Times New Roman" w:hAnsi="Times New Roman" w:cs="Times New Roman"/>
          </w:rPr>
          <w:t xml:space="preserve"> the Control </w:t>
        </w:r>
      </w:ins>
      <w:ins w:id="1647" w:author="Benton, Deon" w:date="2026-05-04T13:52:00Z" w16du:dateUtc="2026-05-04T18:52:00Z">
        <w:r w:rsidR="00857299">
          <w:rPr>
            <w:rFonts w:ascii="Times New Roman" w:eastAsia="Times New Roman" w:hAnsi="Times New Roman" w:cs="Times New Roman"/>
          </w:rPr>
          <w:t>sub-</w:t>
        </w:r>
      </w:ins>
      <w:ins w:id="1648"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649" w:author="Benton, Deon" w:date="2026-05-04T13:19:00Z" w16du:dateUtc="2026-05-04T18:19:00Z">
        <w:r w:rsidR="003F2A08">
          <w:rPr>
            <w:rFonts w:ascii="Times New Roman" w:eastAsia="Times New Roman" w:hAnsi="Times New Roman" w:cs="Times New Roman"/>
          </w:rPr>
          <w:t xml:space="preserve">Skerry et al.’s (2013) </w:t>
        </w:r>
      </w:ins>
      <w:ins w:id="1650" w:author="Benton, Deon" w:date="2026-05-04T13:17:00Z" w16du:dateUtc="2026-05-04T18:17:00Z">
        <w:r w:rsidR="008239C6">
          <w:rPr>
            <w:rFonts w:ascii="Times New Roman" w:eastAsia="Times New Roman" w:hAnsi="Times New Roman" w:cs="Times New Roman"/>
          </w:rPr>
          <w:t>Experiments 1 and 4 in Skerry et al. (2013), whereas the Con</w:t>
        </w:r>
      </w:ins>
      <w:ins w:id="1651" w:author="Benton, Deon" w:date="2026-05-04T13:18:00Z" w16du:dateUtc="2026-05-04T18:18:00Z">
        <w:r w:rsidR="008239C6">
          <w:rPr>
            <w:rFonts w:ascii="Times New Roman" w:eastAsia="Times New Roman" w:hAnsi="Times New Roman" w:cs="Times New Roman"/>
          </w:rPr>
          <w:t xml:space="preserve">trol condition corresponded to </w:t>
        </w:r>
      </w:ins>
      <w:ins w:id="1652" w:author="Benton, Deon" w:date="2026-05-04T13:19:00Z" w16du:dateUtc="2026-05-04T18:19:00Z">
        <w:r w:rsidR="003F2A08">
          <w:rPr>
            <w:rFonts w:ascii="Times New Roman" w:eastAsia="Times New Roman" w:hAnsi="Times New Roman" w:cs="Times New Roman"/>
          </w:rPr>
          <w:t xml:space="preserve">their </w:t>
        </w:r>
      </w:ins>
      <w:ins w:id="1653"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654" w:author="Benton, Deon" w:date="2026-05-04T13:19:00Z" w16du:dateUtc="2026-05-04T18:19:00Z">
        <w:r w:rsidR="003F2A08">
          <w:rPr>
            <w:rFonts w:ascii="Times New Roman" w:eastAsia="Times New Roman" w:hAnsi="Times New Roman" w:cs="Times New Roman"/>
          </w:rPr>
          <w:t xml:space="preserve"> </w:t>
        </w:r>
      </w:ins>
      <w:ins w:id="1655" w:author="Benton, Deon" w:date="2026-05-04T13:48:00Z" w16du:dateUtc="2026-05-04T18:48:00Z">
        <w:r w:rsidR="00F913E8">
          <w:rPr>
            <w:rFonts w:ascii="Times New Roman" w:eastAsia="Times New Roman" w:hAnsi="Times New Roman" w:cs="Times New Roman"/>
          </w:rPr>
          <w:t xml:space="preserve"> Given that </w:t>
        </w:r>
      </w:ins>
      <w:ins w:id="1656" w:author="Benton, Deon" w:date="2026-05-04T13:50:00Z" w16du:dateUtc="2026-05-04T18:50:00Z">
        <w:r w:rsidR="00261000">
          <w:rPr>
            <w:rFonts w:ascii="Times New Roman" w:eastAsia="Times New Roman" w:hAnsi="Times New Roman" w:cs="Times New Roman"/>
          </w:rPr>
          <w:t xml:space="preserve">the </w:t>
        </w:r>
      </w:ins>
      <w:ins w:id="1657" w:author="Benton, Deon" w:date="2026-05-04T13:48:00Z" w16du:dateUtc="2026-05-04T18:48:00Z">
        <w:r w:rsidR="00F913E8">
          <w:rPr>
            <w:rFonts w:ascii="Times New Roman" w:eastAsia="Times New Roman" w:hAnsi="Times New Roman" w:cs="Times New Roman"/>
          </w:rPr>
          <w:t xml:space="preserve">Ineffective </w:t>
        </w:r>
      </w:ins>
      <w:ins w:id="1658" w:author="Benton, Deon" w:date="2026-05-04T13:45:00Z" w16du:dateUtc="2026-05-04T18:45:00Z">
        <w:r w:rsidR="00894DE7">
          <w:rPr>
            <w:rFonts w:ascii="Times New Roman" w:eastAsia="Times New Roman" w:hAnsi="Times New Roman" w:cs="Times New Roman"/>
          </w:rPr>
          <w:t>A</w:t>
        </w:r>
      </w:ins>
      <w:ins w:id="1659" w:author="Benton, Deon" w:date="2026-05-04T13:49:00Z" w16du:dateUtc="2026-05-04T18:49:00Z">
        <w:r w:rsidR="00F913E8">
          <w:rPr>
            <w:rFonts w:ascii="Times New Roman" w:eastAsia="Times New Roman" w:hAnsi="Times New Roman" w:cs="Times New Roman"/>
          </w:rPr>
          <w:t>ction condition</w:t>
        </w:r>
      </w:ins>
      <w:ins w:id="1660" w:author="Benton, Deon" w:date="2026-05-04T13:50:00Z" w16du:dateUtc="2026-05-04T18:50:00Z">
        <w:r w:rsidR="00261000">
          <w:rPr>
            <w:rFonts w:ascii="Times New Roman" w:eastAsia="Times New Roman" w:hAnsi="Times New Roman" w:cs="Times New Roman"/>
          </w:rPr>
          <w:t xml:space="preserve"> did not include a Control </w:t>
        </w:r>
      </w:ins>
      <w:ins w:id="1661" w:author="Benton, Deon" w:date="2026-05-04T13:51:00Z" w16du:dateUtc="2026-05-04T18:51:00Z">
        <w:r w:rsidR="00261000">
          <w:rPr>
            <w:rFonts w:ascii="Times New Roman" w:eastAsia="Times New Roman" w:hAnsi="Times New Roman" w:cs="Times New Roman"/>
          </w:rPr>
          <w:t>sub-</w:t>
        </w:r>
      </w:ins>
      <w:ins w:id="1662" w:author="Benton, Deon" w:date="2026-05-04T13:50:00Z" w16du:dateUtc="2026-05-04T18:50:00Z">
        <w:r w:rsidR="00261000">
          <w:rPr>
            <w:rFonts w:ascii="Times New Roman" w:eastAsia="Times New Roman" w:hAnsi="Times New Roman" w:cs="Times New Roman"/>
          </w:rPr>
          <w:t xml:space="preserve">condition in Skerry et al. </w:t>
        </w:r>
      </w:ins>
      <w:ins w:id="1663" w:author="Benton, Deon" w:date="2026-05-04T13:51:00Z" w16du:dateUtc="2026-05-04T18:51:00Z">
        <w:r w:rsidR="00261000">
          <w:rPr>
            <w:rFonts w:ascii="Times New Roman" w:eastAsia="Times New Roman" w:hAnsi="Times New Roman" w:cs="Times New Roman"/>
          </w:rPr>
          <w:t>(2012)</w:t>
        </w:r>
      </w:ins>
      <w:ins w:id="1664"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665" w:author="Benton, Deon" w:date="2026-05-04T13:51:00Z" w16du:dateUtc="2026-05-04T18:51:00Z">
        <w:r w:rsidR="00261000">
          <w:rPr>
            <w:rFonts w:ascii="Times New Roman" w:eastAsia="Times New Roman" w:hAnsi="Times New Roman" w:cs="Times New Roman"/>
          </w:rPr>
          <w:t>sub-</w:t>
        </w:r>
      </w:ins>
      <w:ins w:id="1666" w:author="Benton, Deon" w:date="2026-05-04T13:50:00Z" w16du:dateUtc="2026-05-04T18:50:00Z">
        <w:r w:rsidR="00261000">
          <w:rPr>
            <w:rFonts w:ascii="Times New Roman" w:eastAsia="Times New Roman" w:hAnsi="Times New Roman" w:cs="Times New Roman"/>
          </w:rPr>
          <w:t>condition</w:t>
        </w:r>
      </w:ins>
      <w:ins w:id="1667" w:author="Benton, Deon" w:date="2026-05-04T13:54:00Z" w16du:dateUtc="2026-05-04T18:54:00Z">
        <w:r w:rsidR="0060782C">
          <w:rPr>
            <w:rFonts w:ascii="Times New Roman" w:eastAsia="Times New Roman" w:hAnsi="Times New Roman" w:cs="Times New Roman"/>
          </w:rPr>
          <w:t>; that is, networks in this condition were habituated to an eve</w:t>
        </w:r>
      </w:ins>
      <w:ins w:id="1668" w:author="Benton, Deon" w:date="2026-05-04T13:55:00Z" w16du:dateUtc="2026-05-04T18:55:00Z">
        <w:r w:rsidR="0060782C">
          <w:rPr>
            <w:rFonts w:ascii="Times New Roman" w:eastAsia="Times New Roman" w:hAnsi="Times New Roman" w:cs="Times New Roman"/>
          </w:rPr>
          <w:t>nt in which</w:t>
        </w:r>
      </w:ins>
      <w:ins w:id="1669" w:author="Benton, Deon" w:date="2026-05-04T13:51:00Z" w16du:dateUtc="2026-05-04T18:51:00Z">
        <w:r w:rsidR="00857299">
          <w:rPr>
            <w:rFonts w:ascii="Times New Roman" w:eastAsia="Times New Roman" w:hAnsi="Times New Roman" w:cs="Times New Roman"/>
          </w:rPr>
          <w:t xml:space="preserve"> </w:t>
        </w:r>
      </w:ins>
      <w:ins w:id="1670" w:author="Benton, Deon" w:date="2026-05-04T13:50:00Z" w16du:dateUtc="2026-05-04T18:50:00Z">
        <w:r w:rsidR="00261000">
          <w:rPr>
            <w:rFonts w:ascii="Times New Roman" w:eastAsia="Times New Roman" w:hAnsi="Times New Roman" w:cs="Times New Roman"/>
          </w:rPr>
          <w:t>arced motion occurred over rather than besides the obstacle.</w:t>
        </w:r>
      </w:ins>
      <w:ins w:id="1671" w:author="Benton, Deon" w:date="2026-05-04T13:45:00Z" w16du:dateUtc="2026-05-04T18:45:00Z">
        <w:r w:rsidR="00894DE7">
          <w:rPr>
            <w:rFonts w:ascii="Times New Roman" w:eastAsia="Times New Roman" w:hAnsi="Times New Roman" w:cs="Times New Roman"/>
          </w:rPr>
          <w:t xml:space="preserve"> </w:t>
        </w:r>
      </w:ins>
      <w:ins w:id="1672" w:author="Benton, Deon" w:date="2026-05-04T13:52:00Z" w16du:dateUtc="2026-05-04T18:52:00Z">
        <w:r w:rsidR="00857299">
          <w:rPr>
            <w:rFonts w:ascii="Times New Roman" w:eastAsia="Times New Roman" w:hAnsi="Times New Roman" w:cs="Times New Roman"/>
          </w:rPr>
          <w:t>Th</w:t>
        </w:r>
      </w:ins>
      <w:ins w:id="1673"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674" w:author="Benton, Deon" w:date="2026-05-04T13:55:00Z" w16du:dateUtc="2026-05-04T18:55:00Z">
        <w:r w:rsidR="0060782C">
          <w:rPr>
            <w:rFonts w:ascii="Times New Roman" w:eastAsia="Times New Roman" w:hAnsi="Times New Roman" w:cs="Times New Roman"/>
          </w:rPr>
          <w:t xml:space="preserve"> (2013)</w:t>
        </w:r>
      </w:ins>
      <w:ins w:id="1675"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676"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677" w:author="Benton, Deon" w:date="2026-05-04T13:55:00Z" w16du:dateUtc="2026-05-04T18:55:00Z"/>
          <w:rFonts w:ascii="Times New Roman" w:eastAsia="Times New Roman" w:hAnsi="Times New Roman" w:cs="Times New Roman"/>
          <w:b/>
          <w:bCs/>
        </w:rPr>
      </w:pPr>
      <w:ins w:id="1678"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679"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680"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681"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682"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683" w:author="Benton, Deon" w:date="2026-05-04T21:43:00Z" w16du:dateUtc="2026-05-05T02:43:00Z">
        <w:r>
          <w:rPr>
            <w:rFonts w:ascii="Times New Roman" w:eastAsia="Times New Roman" w:hAnsi="Times New Roman" w:cs="Times New Roman"/>
          </w:rPr>
          <w:t xml:space="preserve">Figure 18 shows the performance of </w:t>
        </w:r>
      </w:ins>
      <w:ins w:id="1684"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685" w:author="Benton, Deon" w:date="2026-05-04T21:44:00Z" w16du:dateUtc="2026-05-05T02:44:00Z">
        <w:r>
          <w:rPr>
            <w:rFonts w:ascii="Times New Roman" w:eastAsia="Times New Roman" w:hAnsi="Times New Roman" w:cs="Times New Roman"/>
          </w:rPr>
          <w:t xml:space="preserve"> across habituation epochs and overall.</w:t>
        </w:r>
      </w:ins>
      <w:ins w:id="1686"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687" w:author="Benton, Deon" w:date="2026-05-07T13:48:00Z" w16du:dateUtc="2026-05-07T18:48:00Z">
        <w:r w:rsidR="00FD21A1">
          <w:rPr>
            <w:rFonts w:ascii="Times New Roman" w:eastAsia="Times New Roman" w:hAnsi="Times New Roman" w:cs="Times New Roman"/>
          </w:rPr>
          <w:t>;</w:t>
        </w:r>
      </w:ins>
      <w:ins w:id="1688"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 xml:space="preserve">produced greater error to (or </w:t>
      </w:r>
      <w:proofErr w:type="gramStart"/>
      <w:r w:rsidR="00BD73A3">
        <w:rPr>
          <w:rFonts w:ascii="Times New Roman" w:eastAsia="Times New Roman" w:hAnsi="Times New Roman" w:cs="Times New Roman"/>
        </w:rPr>
        <w:t>look longer</w:t>
      </w:r>
      <w:proofErr w:type="gramEnd"/>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w:t>
      </w:r>
      <w:proofErr w:type="gramStart"/>
      <w:r w:rsidR="0007152D">
        <w:rPr>
          <w:rFonts w:ascii="Times New Roman" w:eastAsia="Times New Roman" w:hAnsi="Times New Roman" w:cs="Times New Roman"/>
        </w:rPr>
        <w:t xml:space="preserve">In particular, </w:t>
      </w:r>
      <w:r w:rsidR="00BD73A3">
        <w:rPr>
          <w:rFonts w:ascii="Times New Roman" w:eastAsia="Times New Roman" w:hAnsi="Times New Roman" w:cs="Times New Roman"/>
        </w:rPr>
        <w:t>networks’</w:t>
      </w:r>
      <w:proofErr w:type="gramEnd"/>
      <w:r w:rsidR="00BD73A3">
        <w:rPr>
          <w:rFonts w:ascii="Times New Roman" w:eastAsia="Times New Roman" w:hAnsi="Times New Roman" w:cs="Times New Roman"/>
        </w:rPr>
        <w:t xml:space="preserve">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9D925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689"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del w:id="169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19</w:delText>
        </w:r>
      </w:del>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 No</w:t>
      </w:r>
      <w:proofErr w:type="gramEnd"/>
      <w:r w:rsidR="002D3ADE">
        <w:rPr>
          <w:rFonts w:ascii="Times New Roman" w:hAnsi="Times New Roman" w:cs="Times New Roman"/>
          <w:i w:val="0"/>
          <w:iCs w:val="0"/>
          <w:color w:val="000000" w:themeColor="text1"/>
          <w:sz w:val="24"/>
          <w:szCs w:val="24"/>
        </w:rPr>
        <w:t xml:space="preserve">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4646EF49" w:rsidR="00F82EBD" w:rsidRDefault="00F82EBD" w:rsidP="00F82EBD">
      <w:pPr>
        <w:pStyle w:val="Caption"/>
        <w:rPr>
          <w:ins w:id="1691"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692"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del w:id="1693"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20</w:delText>
        </w:r>
      </w:del>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w:t>
      </w:r>
      <w:proofErr w:type="gramEnd"/>
      <w:r w:rsidR="002D3ADE">
        <w:rPr>
          <w:rFonts w:ascii="Times New Roman" w:hAnsi="Times New Roman" w:cs="Times New Roman"/>
          <w:i w:val="0"/>
          <w:iCs w:val="0"/>
          <w:color w:val="000000" w:themeColor="text1"/>
          <w:sz w:val="24"/>
          <w:szCs w:val="24"/>
        </w:rPr>
        <w:t xml:space="preserv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694"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69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the Effective</w:t>
      </w:r>
      <w:proofErr w:type="gramEnd"/>
      <w:r w:rsidR="008E1A7A">
        <w:rPr>
          <w:rFonts w:ascii="Times New Roman" w:hAnsi="Times New Roman" w:cs="Times New Roman"/>
          <w:i w:val="0"/>
          <w:iCs w:val="0"/>
          <w:color w:val="000000" w:themeColor="text1"/>
          <w:sz w:val="24"/>
          <w:szCs w:val="24"/>
        </w:rPr>
        <w:t xml:space="preserve"> Action condition. (Left) Overall error produced to the Efficient and Inefficient test events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696"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697" w:author="Benton, Deon" w:date="2026-05-07T15:33:00Z" w16du:dateUtc="2026-05-07T20:33:00Z">
        <w:r w:rsidR="009754B6">
          <w:rPr>
            <w:rFonts w:ascii="Times New Roman" w:eastAsia="Times New Roman" w:hAnsi="Times New Roman" w:cs="Times New Roman"/>
          </w:rPr>
          <w:t>al</w:t>
        </w:r>
      </w:ins>
      <w:ins w:id="1698" w:author="Benton, Deon" w:date="2026-05-07T13:51:00Z" w16du:dateUtc="2026-05-07T18:51:00Z">
        <w:r w:rsidR="00DF3EF3">
          <w:rPr>
            <w:rFonts w:ascii="Times New Roman" w:eastAsia="Times New Roman" w:hAnsi="Times New Roman" w:cs="Times New Roman"/>
          </w:rPr>
          <w:t xml:space="preserve"> boost that networks experience </w:t>
        </w:r>
      </w:ins>
      <w:ins w:id="1699"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700" w:author="Benton, Deon" w:date="2026-05-07T13:51:00Z" w16du:dateUtc="2026-05-07T18:51:00Z">
        <w:r w:rsidR="00DF3EF3">
          <w:rPr>
            <w:rFonts w:ascii="Times New Roman" w:eastAsia="Times New Roman" w:hAnsi="Times New Roman" w:cs="Times New Roman"/>
          </w:rPr>
          <w:t xml:space="preserve">? </w:t>
        </w:r>
      </w:ins>
      <w:ins w:id="1701"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702"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 xml:space="preserve">depend on a short-lived </w:t>
      </w:r>
      <w:proofErr w:type="gramStart"/>
      <w:r w:rsidR="003D2B3B">
        <w:rPr>
          <w:rFonts w:ascii="Times New Roman" w:eastAsia="Times New Roman" w:hAnsi="Times New Roman" w:cs="Times New Roman"/>
        </w:rPr>
        <w:t>attentional</w:t>
      </w:r>
      <w:proofErr w:type="gramEnd"/>
      <w:r w:rsidR="003D2B3B">
        <w:rPr>
          <w:rFonts w:ascii="Times New Roman" w:eastAsia="Times New Roman" w:hAnsi="Times New Roman" w:cs="Times New Roman"/>
        </w:rPr>
        <w:t xml:space="preserve"> boost</w:t>
      </w:r>
      <w:r w:rsidR="000943B0">
        <w:rPr>
          <w:rFonts w:ascii="Times New Roman" w:eastAsia="Times New Roman" w:hAnsi="Times New Roman" w:cs="Times New Roman"/>
        </w:rPr>
        <w:t>.</w:t>
      </w:r>
      <w:ins w:id="1703" w:author="Benton, Deon" w:date="2026-05-07T15:35:00Z" w16du:dateUtc="2026-05-07T20:35:00Z">
        <w:r w:rsidR="000446CE">
          <w:rPr>
            <w:rFonts w:ascii="Times New Roman" w:eastAsia="Times New Roman" w:hAnsi="Times New Roman" w:cs="Times New Roman"/>
          </w:rPr>
          <w:t xml:space="preserve"> </w:t>
        </w:r>
      </w:ins>
      <w:ins w:id="1704" w:author="Benton, Deon" w:date="2026-05-07T15:38:00Z" w16du:dateUtc="2026-05-07T20:38:00Z">
        <w:r w:rsidR="008A4328">
          <w:rPr>
            <w:rFonts w:ascii="Times New Roman" w:eastAsia="Times New Roman" w:hAnsi="Times New Roman" w:cs="Times New Roman"/>
          </w:rPr>
          <w:t xml:space="preserve">To </w:t>
        </w:r>
      </w:ins>
      <w:ins w:id="1705" w:author="Benton, Deon" w:date="2026-05-07T15:39:00Z" w16du:dateUtc="2026-05-07T20:39:00Z">
        <w:r w:rsidR="008A4328">
          <w:rPr>
            <w:rFonts w:ascii="Times New Roman" w:eastAsia="Times New Roman" w:hAnsi="Times New Roman" w:cs="Times New Roman"/>
          </w:rPr>
          <w:t xml:space="preserve">evaluate this question, a new set </w:t>
        </w:r>
      </w:ins>
      <w:ins w:id="1706" w:author="Benton, Deon" w:date="2026-05-07T15:50:00Z" w16du:dateUtc="2026-05-07T20:50:00Z">
        <w:r w:rsidR="009E22D9">
          <w:rPr>
            <w:rFonts w:ascii="Times New Roman" w:eastAsia="Times New Roman" w:hAnsi="Times New Roman" w:cs="Times New Roman"/>
          </w:rPr>
          <w:t xml:space="preserve">of </w:t>
        </w:r>
      </w:ins>
      <w:ins w:id="1707"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708"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709"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w:t>
      </w:r>
      <w:proofErr w:type="gramStart"/>
      <w:r w:rsidR="00455517">
        <w:rPr>
          <w:rFonts w:ascii="Times New Roman" w:eastAsia="Times New Roman" w:hAnsi="Times New Roman" w:cs="Times New Roman"/>
        </w:rPr>
        <w:t xml:space="preserve">100; </w:t>
      </w:r>
      <w:ins w:id="1710"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proofErr w:type="gramEnd"/>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711"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712"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713" w:author="Benton, Deon" w:date="2026-05-07T15:40:00Z" w16du:dateUtc="2026-05-07T20:40:00Z">
        <w:r w:rsidR="008A4328">
          <w:rPr>
            <w:rFonts w:ascii="Times New Roman" w:eastAsia="Times New Roman" w:hAnsi="Times New Roman" w:cs="Times New Roman"/>
          </w:rPr>
          <w:t>the Effective Action condition.</w:t>
        </w:r>
      </w:ins>
      <w:ins w:id="1714" w:author="Benton, Deon" w:date="2026-05-07T15:41:00Z" w16du:dateUtc="2026-05-07T20:41:00Z">
        <w:r w:rsidR="008A4328">
          <w:rPr>
            <w:rFonts w:ascii="Times New Roman" w:eastAsia="Times New Roman" w:hAnsi="Times New Roman" w:cs="Times New Roman"/>
          </w:rPr>
          <w:t xml:space="preserve"> </w:t>
        </w:r>
      </w:ins>
      <w:ins w:id="1715"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716"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717"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718"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719" w:author="Benton, Deon" w:date="2026-05-07T15:47:00Z" w16du:dateUtc="2026-05-07T20:47:00Z">
        <w:r w:rsidR="00DF1082">
          <w:rPr>
            <w:rFonts w:ascii="Times New Roman" w:eastAsia="Times New Roman" w:hAnsi="Times New Roman" w:cs="Times New Roman"/>
          </w:rPr>
          <w:t xml:space="preserve">simply that the present account assumes that </w:t>
        </w:r>
      </w:ins>
      <w:ins w:id="1720" w:author="Benton, Deon" w:date="2026-05-07T15:45:00Z" w16du:dateUtc="2026-05-07T20:45:00Z">
        <w:r w:rsidR="00E91E3F">
          <w:rPr>
            <w:rFonts w:ascii="Times New Roman" w:eastAsia="Times New Roman" w:hAnsi="Times New Roman" w:cs="Times New Roman"/>
          </w:rPr>
          <w:t>to the ext</w:t>
        </w:r>
      </w:ins>
      <w:ins w:id="1721"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722" w:author="Benton, Deon" w:date="2026-05-07T15:47:00Z" w16du:dateUtc="2026-05-07T20:47:00Z">
        <w:r w:rsidR="00DF1082">
          <w:rPr>
            <w:rFonts w:ascii="Times New Roman" w:eastAsia="Times New Roman" w:hAnsi="Times New Roman" w:cs="Times New Roman"/>
          </w:rPr>
          <w:t>such a boost occurred</w:t>
        </w:r>
      </w:ins>
      <w:ins w:id="1723" w:author="Benton, Deon" w:date="2026-05-07T15:46:00Z" w16du:dateUtc="2026-05-07T20:46:00Z">
        <w:r w:rsidR="00E91E3F">
          <w:rPr>
            <w:rFonts w:ascii="Times New Roman" w:eastAsia="Times New Roman" w:hAnsi="Times New Roman" w:cs="Times New Roman"/>
          </w:rPr>
          <w:t xml:space="preserve"> in the Effective Action condition. </w:t>
        </w:r>
      </w:ins>
      <w:ins w:id="1724"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725"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w:t>
      </w:r>
      <w:proofErr w:type="gramStart"/>
      <w:r w:rsidRPr="002518C6">
        <w:rPr>
          <w:rFonts w:ascii="Times New Roman" w:eastAsia="Times New Roman" w:hAnsi="Times New Roman" w:cs="Times New Roman"/>
        </w:rPr>
        <w:t>event—</w:t>
      </w:r>
      <w:proofErr w:type="gramEnd"/>
      <w:r w:rsidRPr="002518C6">
        <w:rPr>
          <w:rFonts w:ascii="Times New Roman" w:eastAsia="Times New Roman" w:hAnsi="Times New Roman" w:cs="Times New Roman"/>
        </w:rPr>
        <w:t xml:space="preserve">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0DEE51FE">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1726"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1727"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728"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729" w:author="Benton, Deon" w:date="2026-05-07T13:49:00Z" w16du:dateUtc="2026-05-07T18:49:00Z">
        <w:r w:rsidR="002024D6">
          <w:rPr>
            <w:rFonts w:ascii="Times New Roman" w:eastAsia="Times New Roman" w:hAnsi="Times New Roman" w:cs="Times New Roman"/>
          </w:rPr>
          <w:t>relative spatial position.</w:t>
        </w:r>
      </w:ins>
      <w:ins w:id="1730"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731"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732"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proofErr w:type="gramStart"/>
      <w:r w:rsidR="00750DFD">
        <w:rPr>
          <w:rFonts w:ascii="Times New Roman" w:eastAsia="Times New Roman" w:hAnsi="Times New Roman" w:cs="Times New Roman"/>
        </w:rPr>
        <w:t>all of</w:t>
      </w:r>
      <w:proofErr w:type="gramEnd"/>
      <w:r w:rsidR="00750DFD">
        <w:rPr>
          <w:rFonts w:ascii="Times New Roman" w:eastAsia="Times New Roman" w:hAnsi="Times New Roman" w:cs="Times New Roman"/>
        </w:rPr>
        <w:t xml:space="preserve">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733"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69A58D9B" w:rsidR="002A40E5" w:rsidRDefault="00320B51" w:rsidP="00140894">
      <w:pPr>
        <w:spacing w:line="480" w:lineRule="auto"/>
        <w:ind w:firstLine="720"/>
        <w:contextualSpacing/>
        <w:rPr>
          <w:ins w:id="1734" w:author="Benton, Deon" w:date="2026-05-11T13:23:00Z" w16du:dateUtc="2026-05-11T18:23:00Z"/>
          <w:rFonts w:ascii="Times New Roman" w:eastAsia="Times New Roman" w:hAnsi="Times New Roman" w:cs="Times New Roman"/>
        </w:rPr>
      </w:pPr>
      <w:ins w:id="1735" w:author="Benton, Deon" w:date="2026-05-10T16:42:00Z" w16du:dateUtc="2026-05-10T21:42:00Z">
        <w:r>
          <w:rPr>
            <w:rFonts w:ascii="Times New Roman" w:eastAsia="Times New Roman" w:hAnsi="Times New Roman" w:cs="Times New Roman"/>
          </w:rPr>
          <w:t>A longstanding assumption in the deve</w:t>
        </w:r>
      </w:ins>
      <w:ins w:id="1736" w:author="Benton, Deon" w:date="2026-05-10T16:43:00Z" w16du:dateUtc="2026-05-10T21:43:00Z">
        <w:r>
          <w:rPr>
            <w:rFonts w:ascii="Times New Roman" w:eastAsia="Times New Roman" w:hAnsi="Times New Roman" w:cs="Times New Roman"/>
          </w:rPr>
          <w:t>lopmental cognitive sciences is that infants</w:t>
        </w:r>
      </w:ins>
      <w:ins w:id="1737"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738" w:author="Benton, Deon" w:date="2026-05-10T16:50:00Z" w16du:dateUtc="2026-05-10T21:50:00Z">
        <w:r w:rsidR="00F546D6">
          <w:rPr>
            <w:rFonts w:ascii="Times New Roman" w:eastAsia="Times New Roman" w:hAnsi="Times New Roman" w:cs="Times New Roman"/>
          </w:rPr>
          <w:t xml:space="preserve"> them</w:t>
        </w:r>
      </w:ins>
      <w:ins w:id="1739" w:author="Benton, Deon" w:date="2026-05-10T16:49:00Z" w16du:dateUtc="2026-05-10T21:49:00Z">
        <w:r w:rsidR="00F546D6">
          <w:rPr>
            <w:rFonts w:ascii="Times New Roman" w:eastAsia="Times New Roman" w:hAnsi="Times New Roman" w:cs="Times New Roman"/>
          </w:rPr>
          <w:t xml:space="preserve"> to reason about</w:t>
        </w:r>
      </w:ins>
      <w:ins w:id="1740" w:author="Benton, Deon" w:date="2026-05-10T16:50:00Z" w16du:dateUtc="2026-05-10T21:50:00Z">
        <w:r w:rsidR="00F546D6">
          <w:rPr>
            <w:rFonts w:ascii="Times New Roman" w:eastAsia="Times New Roman" w:hAnsi="Times New Roman" w:cs="Times New Roman"/>
          </w:rPr>
          <w:t xml:space="preserve"> </w:t>
        </w:r>
      </w:ins>
      <w:ins w:id="1741" w:author="Benton, Deon" w:date="2026-05-10T16:49:00Z" w16du:dateUtc="2026-05-10T21:49:00Z">
        <w:r w:rsidR="00F546D6">
          <w:rPr>
            <w:rFonts w:ascii="Times New Roman" w:eastAsia="Times New Roman" w:hAnsi="Times New Roman" w:cs="Times New Roman"/>
          </w:rPr>
          <w:t>actions</w:t>
        </w:r>
      </w:ins>
      <w:ins w:id="1742" w:author="Benton, Deon" w:date="2026-05-10T16:47:00Z" w16du:dateUtc="2026-05-10T21:47:00Z">
        <w:r>
          <w:rPr>
            <w:rFonts w:ascii="Times New Roman" w:eastAsia="Times New Roman" w:hAnsi="Times New Roman" w:cs="Times New Roman"/>
          </w:rPr>
          <w:t xml:space="preserve"> </w:t>
        </w:r>
      </w:ins>
      <w:ins w:id="1743" w:author="Benton, Deon" w:date="2026-05-10T16:48:00Z" w16du:dateUtc="2026-05-10T21:48:00Z">
        <w:r>
          <w:rPr>
            <w:rFonts w:ascii="Times New Roman" w:eastAsia="Times New Roman" w:hAnsi="Times New Roman" w:cs="Times New Roman"/>
          </w:rPr>
          <w:t xml:space="preserve">in terms of </w:t>
        </w:r>
      </w:ins>
      <w:ins w:id="1744" w:author="Benton, Deon" w:date="2026-05-10T16:50:00Z" w16du:dateUtc="2026-05-10T21:50:00Z">
        <w:r w:rsidR="00F546D6">
          <w:rPr>
            <w:rFonts w:ascii="Times New Roman" w:eastAsia="Times New Roman" w:hAnsi="Times New Roman" w:cs="Times New Roman"/>
          </w:rPr>
          <w:t>their</w:t>
        </w:r>
      </w:ins>
      <w:ins w:id="1745" w:author="Benton, Deon" w:date="2026-05-10T16:46:00Z" w16du:dateUtc="2026-05-10T21:46:00Z">
        <w:r>
          <w:rPr>
            <w:rFonts w:ascii="Times New Roman" w:eastAsia="Times New Roman" w:hAnsi="Times New Roman" w:cs="Times New Roman"/>
          </w:rPr>
          <w:t xml:space="preserve"> efficiency, cost, and subjective utility.</w:t>
        </w:r>
      </w:ins>
      <w:ins w:id="1746" w:author="Benton, Deon" w:date="2026-05-10T16:51:00Z" w16du:dateUtc="2026-05-10T21:51:00Z">
        <w:r w:rsidR="00F546D6">
          <w:rPr>
            <w:rFonts w:ascii="Times New Roman" w:eastAsia="Times New Roman" w:hAnsi="Times New Roman" w:cs="Times New Roman"/>
          </w:rPr>
          <w:t xml:space="preserve"> </w:t>
        </w:r>
      </w:ins>
      <w:ins w:id="1747" w:author="Benton, Deon" w:date="2026-05-10T17:12:00Z" w16du:dateUtc="2026-05-10T22:12:00Z">
        <w:r w:rsidR="00474C41">
          <w:rPr>
            <w:rFonts w:ascii="Times New Roman" w:eastAsia="Times New Roman" w:hAnsi="Times New Roman" w:cs="Times New Roman"/>
          </w:rPr>
          <w:t>The</w:t>
        </w:r>
      </w:ins>
      <w:ins w:id="1748" w:author="Benton, Deon" w:date="2026-05-10T17:11:00Z" w16du:dateUtc="2026-05-10T22:11:00Z">
        <w:r w:rsidR="00474C41">
          <w:rPr>
            <w:rFonts w:ascii="Times New Roman" w:eastAsia="Times New Roman" w:hAnsi="Times New Roman" w:cs="Times New Roman"/>
          </w:rPr>
          <w:t xml:space="preserve"> teleological stance, </w:t>
        </w:r>
      </w:ins>
      <w:ins w:id="1749" w:author="Benton, Deon" w:date="2026-05-10T17:13:00Z" w16du:dateUtc="2026-05-10T22:13:00Z">
        <w:r w:rsidR="00474C41">
          <w:rPr>
            <w:rFonts w:ascii="Times New Roman" w:eastAsia="Times New Roman" w:hAnsi="Times New Roman" w:cs="Times New Roman"/>
          </w:rPr>
          <w:t>naïve utility calculus,</w:t>
        </w:r>
      </w:ins>
      <w:ins w:id="1750" w:author="Benton, Deon" w:date="2026-05-11T12:47:00Z" w16du:dateUtc="2026-05-11T17:47:00Z">
        <w:r w:rsidR="0072578D">
          <w:rPr>
            <w:rFonts w:ascii="Times New Roman" w:eastAsia="Times New Roman" w:hAnsi="Times New Roman" w:cs="Times New Roman"/>
          </w:rPr>
          <w:t xml:space="preserve"> a</w:t>
        </w:r>
      </w:ins>
      <w:ins w:id="1751" w:author="Benton, Deon" w:date="2026-05-11T12:48:00Z" w16du:dateUtc="2026-05-11T17:48:00Z">
        <w:r w:rsidR="0072578D">
          <w:rPr>
            <w:rFonts w:ascii="Times New Roman" w:eastAsia="Times New Roman" w:hAnsi="Times New Roman" w:cs="Times New Roman"/>
          </w:rPr>
          <w:t>nd a proposal by Liu et al. (2026)</w:t>
        </w:r>
      </w:ins>
      <w:ins w:id="1752" w:author="Benton, Deon" w:date="2026-05-10T17:13:00Z" w16du:dateUtc="2026-05-10T22:13:00Z">
        <w:r w:rsidR="00474C41">
          <w:rPr>
            <w:rFonts w:ascii="Times New Roman" w:eastAsia="Times New Roman" w:hAnsi="Times New Roman" w:cs="Times New Roman"/>
          </w:rPr>
          <w:t xml:space="preserve"> are three examples.</w:t>
        </w:r>
      </w:ins>
      <w:ins w:id="1753"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754" w:author="Benton, Deon" w:date="2026-05-10T17:28:00Z" w16du:dateUtc="2026-05-10T22:28:00Z">
        <w:r w:rsidR="00F16C69">
          <w:rPr>
            <w:rFonts w:ascii="Times New Roman" w:eastAsia="Times New Roman" w:hAnsi="Times New Roman" w:cs="Times New Roman"/>
          </w:rPr>
          <w:t xml:space="preserve">each of these </w:t>
        </w:r>
      </w:ins>
      <w:ins w:id="1755" w:author="Benton, Deon" w:date="2026-05-10T17:45:00Z" w16du:dateUtc="2026-05-10T22:45:00Z">
        <w:r w:rsidR="00511E70">
          <w:rPr>
            <w:rFonts w:ascii="Times New Roman" w:eastAsia="Times New Roman" w:hAnsi="Times New Roman" w:cs="Times New Roman"/>
          </w:rPr>
          <w:t>perspectives</w:t>
        </w:r>
      </w:ins>
      <w:ins w:id="1756" w:author="Benton, Deon" w:date="2026-05-10T17:28:00Z" w16du:dateUtc="2026-05-10T22:28:00Z">
        <w:r w:rsidR="00F16C69">
          <w:rPr>
            <w:rFonts w:ascii="Times New Roman" w:eastAsia="Times New Roman" w:hAnsi="Times New Roman" w:cs="Times New Roman"/>
          </w:rPr>
          <w:t xml:space="preserve"> has </w:t>
        </w:r>
      </w:ins>
      <w:ins w:id="1757" w:author="Benton, Deon" w:date="2026-05-10T17:23:00Z" w16du:dateUtc="2026-05-10T22:23:00Z">
        <w:r w:rsidR="00F16C69">
          <w:rPr>
            <w:rFonts w:ascii="Times New Roman" w:eastAsia="Times New Roman" w:hAnsi="Times New Roman" w:cs="Times New Roman"/>
          </w:rPr>
          <w:t xml:space="preserve">empirical support </w:t>
        </w:r>
      </w:ins>
      <w:ins w:id="1758" w:author="Benton, Deon" w:date="2026-05-10T17:28:00Z" w16du:dateUtc="2026-05-10T22:28:00Z">
        <w:r w:rsidR="00F16C69">
          <w:rPr>
            <w:rFonts w:ascii="Times New Roman" w:eastAsia="Times New Roman" w:hAnsi="Times New Roman" w:cs="Times New Roman"/>
          </w:rPr>
          <w:t xml:space="preserve">and </w:t>
        </w:r>
      </w:ins>
      <w:ins w:id="1759" w:author="Benton, Deon" w:date="2026-05-10T17:34:00Z" w16du:dateUtc="2026-05-10T22:34:00Z">
        <w:r w:rsidR="00EE0F83">
          <w:rPr>
            <w:rFonts w:ascii="Times New Roman" w:eastAsia="Times New Roman" w:hAnsi="Times New Roman" w:cs="Times New Roman"/>
          </w:rPr>
          <w:t>intuitive appea</w:t>
        </w:r>
      </w:ins>
      <w:ins w:id="1760" w:author="Benton, Deon" w:date="2026-05-11T12:48:00Z" w16du:dateUtc="2026-05-11T17:48:00Z">
        <w:r w:rsidR="009964B5">
          <w:rPr>
            <w:rFonts w:ascii="Times New Roman" w:eastAsia="Times New Roman" w:hAnsi="Times New Roman" w:cs="Times New Roman"/>
          </w:rPr>
          <w:t xml:space="preserve">l, </w:t>
        </w:r>
      </w:ins>
      <w:ins w:id="1761" w:author="Benton, Deon" w:date="2026-05-10T17:46:00Z" w16du:dateUtc="2026-05-10T22:46:00Z">
        <w:r w:rsidR="00511E70">
          <w:rPr>
            <w:rFonts w:ascii="Times New Roman" w:eastAsia="Times New Roman" w:hAnsi="Times New Roman" w:cs="Times New Roman"/>
          </w:rPr>
          <w:t>I argue</w:t>
        </w:r>
      </w:ins>
      <w:ins w:id="1762" w:author="Benton, Deon" w:date="2026-05-11T12:48:00Z" w16du:dateUtc="2026-05-11T17:48:00Z">
        <w:r w:rsidR="009964B5">
          <w:rPr>
            <w:rFonts w:ascii="Times New Roman" w:eastAsia="Times New Roman" w:hAnsi="Times New Roman" w:cs="Times New Roman"/>
          </w:rPr>
          <w:t>d</w:t>
        </w:r>
      </w:ins>
      <w:ins w:id="1763" w:author="Benton, Deon" w:date="2026-05-10T17:46:00Z" w16du:dateUtc="2026-05-10T22:46:00Z">
        <w:r w:rsidR="00511E70">
          <w:rPr>
            <w:rFonts w:ascii="Times New Roman" w:eastAsia="Times New Roman" w:hAnsi="Times New Roman" w:cs="Times New Roman"/>
          </w:rPr>
          <w:t xml:space="preserve"> here that </w:t>
        </w:r>
      </w:ins>
      <w:ins w:id="1764" w:author="Benton, Deon" w:date="2026-05-10T17:42:00Z" w16du:dateUtc="2026-05-10T22:42:00Z">
        <w:r w:rsidR="00511E70">
          <w:rPr>
            <w:rFonts w:ascii="Times New Roman" w:eastAsia="Times New Roman" w:hAnsi="Times New Roman" w:cs="Times New Roman"/>
          </w:rPr>
          <w:t xml:space="preserve">infants’ behaviors </w:t>
        </w:r>
      </w:ins>
      <w:ins w:id="1765" w:author="Benton, Deon" w:date="2026-05-10T17:43:00Z" w16du:dateUtc="2026-05-10T22:43:00Z">
        <w:r w:rsidR="00511E70">
          <w:rPr>
            <w:rFonts w:ascii="Times New Roman" w:eastAsia="Times New Roman" w:hAnsi="Times New Roman" w:cs="Times New Roman"/>
          </w:rPr>
          <w:t xml:space="preserve">in </w:t>
        </w:r>
      </w:ins>
      <w:ins w:id="1766" w:author="Benton, Deon" w:date="2026-05-16T15:39:00Z" w16du:dateUtc="2026-05-16T20:39:00Z">
        <w:r w:rsidR="00DB0881">
          <w:rPr>
            <w:rFonts w:ascii="Times New Roman" w:eastAsia="Times New Roman" w:hAnsi="Times New Roman" w:cs="Times New Roman"/>
          </w:rPr>
          <w:t>action efficiency understanding</w:t>
        </w:r>
      </w:ins>
      <w:ins w:id="1767" w:author="Benton, Deon" w:date="2026-05-10T17:46:00Z" w16du:dateUtc="2026-05-10T22:46:00Z">
        <w:r w:rsidR="00511E70">
          <w:rPr>
            <w:rFonts w:ascii="Times New Roman" w:eastAsia="Times New Roman" w:hAnsi="Times New Roman" w:cs="Times New Roman"/>
          </w:rPr>
          <w:t xml:space="preserve"> studies </w:t>
        </w:r>
      </w:ins>
      <w:ins w:id="1768" w:author="Benton, Deon" w:date="2026-05-10T17:43:00Z" w16du:dateUtc="2026-05-10T22:43:00Z">
        <w:r w:rsidR="00511E70">
          <w:rPr>
            <w:rFonts w:ascii="Times New Roman" w:eastAsia="Times New Roman" w:hAnsi="Times New Roman" w:cs="Times New Roman"/>
          </w:rPr>
          <w:t xml:space="preserve">can be explained without </w:t>
        </w:r>
      </w:ins>
      <w:ins w:id="1769" w:author="Benton, Deon" w:date="2026-05-11T12:48:00Z" w16du:dateUtc="2026-05-11T17:48:00Z">
        <w:r w:rsidR="004F52C1">
          <w:rPr>
            <w:rFonts w:ascii="Times New Roman" w:eastAsia="Times New Roman" w:hAnsi="Times New Roman" w:cs="Times New Roman"/>
          </w:rPr>
          <w:t>appealing to them. I showed that a model</w:t>
        </w:r>
      </w:ins>
      <w:ins w:id="1770"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771" w:author="Benton, Deon" w:date="2026-05-10T17:45:00Z" w16du:dateUtc="2026-05-10T22:45:00Z">
        <w:r w:rsidR="00511E70">
          <w:rPr>
            <w:rFonts w:ascii="Times New Roman" w:eastAsia="Times New Roman" w:hAnsi="Times New Roman" w:cs="Times New Roman"/>
          </w:rPr>
          <w:t xml:space="preserve"> peripherally located obstacles have reduced </w:t>
        </w:r>
      </w:ins>
      <w:ins w:id="1772" w:author="Benton, Deon" w:date="2026-05-11T12:49:00Z" w16du:dateUtc="2026-05-11T17:49:00Z">
        <w:r w:rsidR="00370A5A">
          <w:rPr>
            <w:rFonts w:ascii="Times New Roman" w:eastAsia="Times New Roman" w:hAnsi="Times New Roman" w:cs="Times New Roman"/>
          </w:rPr>
          <w:t>sa</w:t>
        </w:r>
      </w:ins>
      <w:ins w:id="1773"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774" w:author="Benton, Deon" w:date="2026-05-11T12:52:00Z" w16du:dateUtc="2026-05-11T17:52:00Z">
        <w:r w:rsidR="006779F0">
          <w:rPr>
            <w:rFonts w:ascii="Times New Roman" w:eastAsia="Times New Roman" w:hAnsi="Times New Roman" w:cs="Times New Roman"/>
          </w:rPr>
          <w:t xml:space="preserve"> also</w:t>
        </w:r>
      </w:ins>
      <w:ins w:id="1775" w:author="Benton, Deon" w:date="2026-05-11T12:50:00Z" w16du:dateUtc="2026-05-11T17:50:00Z">
        <w:r w:rsidR="00370A5A">
          <w:rPr>
            <w:rFonts w:ascii="Times New Roman" w:eastAsia="Times New Roman" w:hAnsi="Times New Roman" w:cs="Times New Roman"/>
          </w:rPr>
          <w:t xml:space="preserve"> </w:t>
        </w:r>
      </w:ins>
      <w:ins w:id="1776"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777" w:author="Benton, Deon" w:date="2026-05-11T12:52:00Z" w16du:dateUtc="2026-05-11T17:52:00Z">
        <w:r w:rsidR="006779F0">
          <w:rPr>
            <w:rFonts w:ascii="Times New Roman" w:eastAsia="Times New Roman" w:hAnsi="Times New Roman" w:cs="Times New Roman"/>
          </w:rPr>
          <w:t>it</w:t>
        </w:r>
      </w:ins>
      <w:ins w:id="1778" w:author="Benton, Deon" w:date="2026-05-11T12:51:00Z" w16du:dateUtc="2026-05-11T17:51:00Z">
        <w:r w:rsidR="006779F0">
          <w:rPr>
            <w:rFonts w:ascii="Times New Roman" w:eastAsia="Times New Roman" w:hAnsi="Times New Roman" w:cs="Times New Roman"/>
          </w:rPr>
          <w:t xml:space="preserve"> that omit</w:t>
        </w:r>
      </w:ins>
      <w:ins w:id="1779" w:author="Benton, Deon" w:date="2026-05-11T12:52:00Z" w16du:dateUtc="2026-05-11T17:52:00Z">
        <w:r w:rsidR="006779F0">
          <w:rPr>
            <w:rFonts w:ascii="Times New Roman" w:eastAsia="Times New Roman" w:hAnsi="Times New Roman" w:cs="Times New Roman"/>
          </w:rPr>
          <w:t>ted</w:t>
        </w:r>
      </w:ins>
      <w:ins w:id="1780" w:author="Benton, Deon" w:date="2026-05-11T12:51:00Z" w16du:dateUtc="2026-05-11T17:51:00Z">
        <w:r w:rsidR="006779F0">
          <w:rPr>
            <w:rFonts w:ascii="Times New Roman" w:eastAsia="Times New Roman" w:hAnsi="Times New Roman" w:cs="Times New Roman"/>
          </w:rPr>
          <w:t xml:space="preserve"> differential obstacle salience and</w:t>
        </w:r>
      </w:ins>
      <w:ins w:id="1781" w:author="Benton, Deon" w:date="2026-05-11T12:52:00Z" w16du:dateUtc="2026-05-11T17:52:00Z">
        <w:r w:rsidR="006779F0">
          <w:rPr>
            <w:rFonts w:ascii="Times New Roman" w:eastAsia="Times New Roman" w:hAnsi="Times New Roman" w:cs="Times New Roman"/>
          </w:rPr>
          <w:t xml:space="preserve"> even</w:t>
        </w:r>
      </w:ins>
      <w:ins w:id="1782" w:author="Benton, Deon" w:date="2026-05-11T12:51:00Z" w16du:dateUtc="2026-05-11T17:51:00Z">
        <w:r w:rsidR="006779F0">
          <w:rPr>
            <w:rFonts w:ascii="Times New Roman" w:eastAsia="Times New Roman" w:hAnsi="Times New Roman" w:cs="Times New Roman"/>
          </w:rPr>
          <w:t xml:space="preserve"> outperform</w:t>
        </w:r>
      </w:ins>
      <w:ins w:id="1783" w:author="Benton, Deon" w:date="2026-05-11T12:52:00Z" w16du:dateUtc="2026-05-11T17:52:00Z">
        <w:r w:rsidR="006779F0">
          <w:rPr>
            <w:rFonts w:ascii="Times New Roman" w:eastAsia="Times New Roman" w:hAnsi="Times New Roman" w:cs="Times New Roman"/>
          </w:rPr>
          <w:t>ed</w:t>
        </w:r>
      </w:ins>
      <w:ins w:id="1784" w:author="Benton, Deon" w:date="2026-05-11T12:51:00Z" w16du:dateUtc="2026-05-11T17:51:00Z">
        <w:r w:rsidR="006779F0">
          <w:rPr>
            <w:rFonts w:ascii="Times New Roman" w:eastAsia="Times New Roman" w:hAnsi="Times New Roman" w:cs="Times New Roman"/>
          </w:rPr>
          <w:t xml:space="preserve"> alternative</w:t>
        </w:r>
      </w:ins>
      <w:ins w:id="1785"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ins>
      <w:ins w:id="1786" w:author="Benton, Deon" w:date="2026-05-11T12:52:00Z" w16du:dateUtc="2026-05-11T17:52:00Z">
        <w:r w:rsidR="006779F0">
          <w:rPr>
            <w:rFonts w:ascii="Times New Roman" w:eastAsia="Times New Roman" w:hAnsi="Times New Roman" w:cs="Times New Roman"/>
          </w:rPr>
          <w:t xml:space="preserve"> This </w:t>
        </w:r>
      </w:ins>
      <w:ins w:id="1787" w:author="Benton, Deon" w:date="2026-05-11T12:53:00Z" w16du:dateUtc="2026-05-11T17:53:00Z">
        <w:r w:rsidR="006779F0">
          <w:rPr>
            <w:rFonts w:ascii="Times New Roman" w:eastAsia="Times New Roman" w:hAnsi="Times New Roman" w:cs="Times New Roman"/>
          </w:rPr>
          <w:t>suggests that ALIAS may be a</w:t>
        </w:r>
      </w:ins>
      <w:ins w:id="1788" w:author="Benton, Deon" w:date="2026-05-11T12:52:00Z" w16du:dateUtc="2026-05-11T17:52:00Z">
        <w:r w:rsidR="006779F0">
          <w:rPr>
            <w:rFonts w:ascii="Times New Roman" w:eastAsia="Times New Roman" w:hAnsi="Times New Roman" w:cs="Times New Roman"/>
          </w:rPr>
          <w:t xml:space="preserve"> viable cont</w:t>
        </w:r>
      </w:ins>
      <w:ins w:id="1789" w:author="Benton, Deon" w:date="2026-05-11T12:53:00Z" w16du:dateUtc="2026-05-11T17:53:00Z">
        <w:r w:rsidR="006779F0">
          <w:rPr>
            <w:rFonts w:ascii="Times New Roman" w:eastAsia="Times New Roman" w:hAnsi="Times New Roman" w:cs="Times New Roman"/>
          </w:rPr>
          <w:t>ender to</w:t>
        </w:r>
      </w:ins>
      <w:ins w:id="1790" w:author="Benton, Deon" w:date="2026-05-11T12:54:00Z" w16du:dateUtc="2026-05-11T17:54:00Z">
        <w:r w:rsidR="0049469B">
          <w:rPr>
            <w:rFonts w:ascii="Times New Roman" w:eastAsia="Times New Roman" w:hAnsi="Times New Roman" w:cs="Times New Roman"/>
          </w:rPr>
          <w:t xml:space="preserve"> existing domain-specific accounts of infants’ </w:t>
        </w:r>
      </w:ins>
      <w:ins w:id="1791" w:author="Benton, Deon" w:date="2026-05-16T15:39:00Z" w16du:dateUtc="2026-05-16T20:39:00Z">
        <w:r w:rsidR="00DB0881">
          <w:rPr>
            <w:rFonts w:ascii="Times New Roman" w:eastAsia="Times New Roman" w:hAnsi="Times New Roman" w:cs="Times New Roman"/>
          </w:rPr>
          <w:t>action efficiency understanding</w:t>
        </w:r>
      </w:ins>
      <w:ins w:id="1792" w:author="Benton, Deon" w:date="2026-05-11T12:54:00Z" w16du:dateUtc="2026-05-11T17:54:00Z">
        <w:r w:rsidR="0049469B">
          <w:rPr>
            <w:rFonts w:ascii="Times New Roman" w:eastAsia="Times New Roman" w:hAnsi="Times New Roman" w:cs="Times New Roman"/>
          </w:rPr>
          <w:t>.</w:t>
        </w:r>
      </w:ins>
      <w:ins w:id="1793" w:author="Benton, Deon" w:date="2026-05-11T13:22:00Z" w16du:dateUtc="2026-05-11T18:22:00Z">
        <w:r w:rsidR="002A40E5">
          <w:rPr>
            <w:rFonts w:ascii="Times New Roman" w:eastAsia="Times New Roman" w:hAnsi="Times New Roman" w:cs="Times New Roman"/>
          </w:rPr>
          <w:t xml:space="preserve"> </w:t>
        </w:r>
      </w:ins>
    </w:p>
    <w:p w14:paraId="39D5FEFA" w14:textId="1E21E7B9" w:rsidR="00EE0F83" w:rsidRDefault="000A4069" w:rsidP="00140894">
      <w:pPr>
        <w:spacing w:line="480" w:lineRule="auto"/>
        <w:ind w:firstLine="720"/>
        <w:contextualSpacing/>
        <w:rPr>
          <w:ins w:id="1794" w:author="Benton, Deon" w:date="2026-05-10T17:31:00Z" w16du:dateUtc="2026-05-10T22:31:00Z"/>
          <w:rFonts w:ascii="Times New Roman" w:eastAsia="Times New Roman" w:hAnsi="Times New Roman" w:cs="Times New Roman"/>
        </w:rPr>
      </w:pPr>
      <w:ins w:id="1795"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w:t>
        </w:r>
      </w:ins>
      <w:ins w:id="1796" w:author="Benton, Deon" w:date="2026-05-16T15:39:00Z" w16du:dateUtc="2026-05-16T20:39:00Z">
        <w:r w:rsidR="00DB0881">
          <w:rPr>
            <w:rFonts w:ascii="Times New Roman" w:eastAsia="Times New Roman" w:hAnsi="Times New Roman" w:cs="Times New Roman"/>
          </w:rPr>
          <w:t>action efficiency understanding</w:t>
        </w:r>
      </w:ins>
      <w:ins w:id="1797" w:author="Benton, Deon" w:date="2026-05-11T13:47:00Z" w16du:dateUtc="2026-05-11T18:47:00Z">
        <w:r w:rsidRPr="000A4069">
          <w:rPr>
            <w:rFonts w:ascii="Times New Roman" w:eastAsia="Times New Roman" w:hAnsi="Times New Roman" w:cs="Times New Roman"/>
          </w:rPr>
          <w:t xml:space="preserve">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proofErr w:type="gramStart"/>
      <w:ins w:id="1798" w:author="Benton, Deon" w:date="2026-05-11T13:49:00Z" w16du:dateUtc="2026-05-11T18:49:00Z">
        <w:r w:rsidR="000B65F9" w:rsidRPr="000A4069">
          <w:rPr>
            <w:rFonts w:ascii="Times New Roman" w:eastAsia="Times New Roman" w:hAnsi="Times New Roman" w:cs="Times New Roman"/>
          </w:rPr>
          <w:t>situations</w:t>
        </w:r>
        <w:proofErr w:type="gramEnd"/>
        <w:r w:rsidR="000B65F9">
          <w:rPr>
            <w:rFonts w:ascii="Times New Roman" w:eastAsia="Times New Roman" w:hAnsi="Times New Roman" w:cs="Times New Roman"/>
          </w:rPr>
          <w:t xml:space="preserve"> </w:t>
        </w:r>
      </w:ins>
      <w:ins w:id="1799" w:author="Benton, Deon" w:date="2026-05-11T13:47:00Z" w16du:dateUtc="2026-05-11T18:47:00Z">
        <w:r w:rsidRPr="000A4069">
          <w:rPr>
            <w:rFonts w:ascii="Times New Roman" w:eastAsia="Times New Roman" w:hAnsi="Times New Roman" w:cs="Times New Roman"/>
          </w:rPr>
          <w:t xml:space="preserve">and its </w:t>
        </w:r>
      </w:ins>
      <w:ins w:id="1800" w:author="Benton, Deon" w:date="2026-05-11T13:48:00Z" w16du:dateUtc="2026-05-11T18:48:00Z">
        <w:r w:rsidR="000B65F9">
          <w:rPr>
            <w:rFonts w:ascii="Times New Roman" w:eastAsia="Times New Roman" w:hAnsi="Times New Roman" w:cs="Times New Roman"/>
          </w:rPr>
          <w:t xml:space="preserve">resulting </w:t>
        </w:r>
      </w:ins>
      <w:ins w:id="1801" w:author="Benton, Deon" w:date="2026-05-11T13:49:00Z" w16du:dateUtc="2026-05-11T18:49:00Z">
        <w:r w:rsidR="000B65F9">
          <w:rPr>
            <w:rFonts w:ascii="Times New Roman" w:eastAsia="Times New Roman" w:hAnsi="Times New Roman" w:cs="Times New Roman"/>
          </w:rPr>
          <w:t xml:space="preserve">behaviors </w:t>
        </w:r>
      </w:ins>
      <w:ins w:id="1802" w:author="Benton, Deon" w:date="2026-05-11T13:47:00Z" w16du:dateUtc="2026-05-11T18:47:00Z">
        <w:r w:rsidRPr="000A4069">
          <w:rPr>
            <w:rFonts w:ascii="Times New Roman" w:eastAsia="Times New Roman" w:hAnsi="Times New Roman" w:cs="Times New Roman"/>
          </w:rPr>
          <w:t xml:space="preserve">will be assessed. These behaviors will serve both as predictions for future research on infant </w:t>
        </w:r>
      </w:ins>
      <w:ins w:id="1803" w:author="Benton, Deon" w:date="2026-05-16T15:39:00Z" w16du:dateUtc="2026-05-16T20:39:00Z">
        <w:r w:rsidR="00DB0881">
          <w:rPr>
            <w:rFonts w:ascii="Times New Roman" w:eastAsia="Times New Roman" w:hAnsi="Times New Roman" w:cs="Times New Roman"/>
          </w:rPr>
          <w:t>action efficiency understanding</w:t>
        </w:r>
      </w:ins>
      <w:ins w:id="1804"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1805"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806" w:author="Benton, Deon" w:date="2026-05-11T13:49:00Z" w16du:dateUtc="2026-05-11T18:49:00Z"/>
          <w:rFonts w:ascii="Times New Roman" w:eastAsia="Times New Roman" w:hAnsi="Times New Roman" w:cs="Times New Roman"/>
          <w:b/>
          <w:bCs/>
        </w:rPr>
      </w:pPr>
      <w:ins w:id="1807"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808" w:author="Benton, Deon" w:date="2026-05-11T16:16:00Z" w16du:dateUtc="2026-05-11T21:16:00Z"/>
          <w:rFonts w:ascii="Times New Roman" w:eastAsia="Times New Roman" w:hAnsi="Times New Roman" w:cs="Times New Roman"/>
        </w:rPr>
      </w:pPr>
      <w:ins w:id="1809" w:author="Benton, Deon" w:date="2026-05-11T15:12:00Z" w16du:dateUtc="2026-05-11T20:12:00Z">
        <w:r>
          <w:rPr>
            <w:rFonts w:ascii="Times New Roman" w:eastAsia="Times New Roman" w:hAnsi="Times New Roman" w:cs="Times New Roman"/>
          </w:rPr>
          <w:t xml:space="preserve">Computational modeling </w:t>
        </w:r>
      </w:ins>
      <w:ins w:id="1810"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811" w:author="Benton, Deon" w:date="2026-05-11T15:12:00Z" w16du:dateUtc="2026-05-11T20:12:00Z">
        <w:r>
          <w:rPr>
            <w:rFonts w:ascii="Times New Roman" w:eastAsia="Times New Roman" w:hAnsi="Times New Roman" w:cs="Times New Roman"/>
          </w:rPr>
          <w:t xml:space="preserve">. One is that </w:t>
        </w:r>
      </w:ins>
      <w:ins w:id="1812" w:author="Benton, Deon" w:date="2026-05-11T15:30:00Z" w16du:dateUtc="2026-05-11T20:30:00Z">
        <w:r w:rsidR="00D52E07">
          <w:rPr>
            <w:rFonts w:ascii="Times New Roman" w:eastAsia="Times New Roman" w:hAnsi="Times New Roman" w:cs="Times New Roman"/>
          </w:rPr>
          <w:t>they force</w:t>
        </w:r>
      </w:ins>
      <w:ins w:id="1813" w:author="Benton, Deon" w:date="2026-05-11T15:13:00Z" w16du:dateUtc="2026-05-11T20:13:00Z">
        <w:r w:rsidR="00E3067B">
          <w:rPr>
            <w:rFonts w:ascii="Times New Roman" w:eastAsia="Times New Roman" w:hAnsi="Times New Roman" w:cs="Times New Roman"/>
          </w:rPr>
          <w:t xml:space="preserve"> researchers to be explicit about</w:t>
        </w:r>
      </w:ins>
      <w:ins w:id="1814"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815" w:author="Benton, Deon" w:date="2026-05-11T15:32:00Z" w16du:dateUtc="2026-05-11T20:32:00Z">
        <w:r w:rsidR="0010402B">
          <w:rPr>
            <w:rFonts w:ascii="Times New Roman" w:eastAsia="Times New Roman" w:hAnsi="Times New Roman" w:cs="Times New Roman"/>
          </w:rPr>
          <w:t xml:space="preserve">model </w:t>
        </w:r>
      </w:ins>
      <w:ins w:id="1816" w:author="Benton, Deon" w:date="2026-05-11T15:15:00Z" w16du:dateUtc="2026-05-11T20:15:00Z">
        <w:r w:rsidR="00E3067B">
          <w:rPr>
            <w:rFonts w:ascii="Times New Roman" w:eastAsia="Times New Roman" w:hAnsi="Times New Roman" w:cs="Times New Roman"/>
          </w:rPr>
          <w:t>of some developmental phenomenon, theorists must be</w:t>
        </w:r>
      </w:ins>
      <w:ins w:id="1817" w:author="Benton, Deon" w:date="2026-05-11T15:16:00Z" w16du:dateUtc="2026-05-11T20:16:00Z">
        <w:r w:rsidR="009B0432">
          <w:rPr>
            <w:rFonts w:ascii="Times New Roman" w:eastAsia="Times New Roman" w:hAnsi="Times New Roman" w:cs="Times New Roman"/>
          </w:rPr>
          <w:t xml:space="preserve"> explicit about how</w:t>
        </w:r>
      </w:ins>
      <w:ins w:id="1818" w:author="Benton, Deon" w:date="2026-05-11T15:17:00Z" w16du:dateUtc="2026-05-11T20:17:00Z">
        <w:r w:rsidR="009B0432">
          <w:rPr>
            <w:rFonts w:ascii="Times New Roman" w:eastAsia="Times New Roman" w:hAnsi="Times New Roman" w:cs="Times New Roman"/>
          </w:rPr>
          <w:t xml:space="preserve"> external events are </w:t>
        </w:r>
      </w:ins>
      <w:ins w:id="1819" w:author="Benton, Deon" w:date="2026-05-11T15:18:00Z" w16du:dateUtc="2026-05-11T20:18:00Z">
        <w:r w:rsidR="007F1AA9">
          <w:rPr>
            <w:rFonts w:ascii="Times New Roman" w:eastAsia="Times New Roman" w:hAnsi="Times New Roman" w:cs="Times New Roman"/>
          </w:rPr>
          <w:t>represented, what</w:t>
        </w:r>
      </w:ins>
      <w:ins w:id="1820"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821"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822"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823"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824" w:author="Benton, Deon" w:date="2026-05-11T15:19:00Z" w16du:dateUtc="2026-05-11T20:19:00Z">
        <w:r w:rsidR="007F1AA9">
          <w:rPr>
            <w:rFonts w:ascii="Times New Roman" w:eastAsia="Times New Roman" w:hAnsi="Times New Roman" w:cs="Times New Roman"/>
          </w:rPr>
          <w:t xml:space="preserve"> (e.g., Benton</w:t>
        </w:r>
      </w:ins>
      <w:ins w:id="1825" w:author="Benton, Deon" w:date="2026-05-11T15:21:00Z" w16du:dateUtc="2026-05-11T20:21:00Z">
        <w:r w:rsidR="00D72801">
          <w:rPr>
            <w:rFonts w:ascii="Times New Roman" w:eastAsia="Times New Roman" w:hAnsi="Times New Roman" w:cs="Times New Roman"/>
          </w:rPr>
          <w:t>, 2022, 2023</w:t>
        </w:r>
      </w:ins>
      <w:ins w:id="1826" w:author="Benton, Deon" w:date="2026-05-11T15:19:00Z" w16du:dateUtc="2026-05-11T20:19:00Z">
        <w:r w:rsidR="007F1AA9">
          <w:rPr>
            <w:rFonts w:ascii="Times New Roman" w:eastAsia="Times New Roman" w:hAnsi="Times New Roman" w:cs="Times New Roman"/>
          </w:rPr>
          <w:t>;</w:t>
        </w:r>
      </w:ins>
      <w:ins w:id="1827" w:author="Benton, Deon" w:date="2026-05-11T15:22:00Z" w16du:dateUtc="2026-05-11T20:22:00Z">
        <w:r w:rsidR="004525F4">
          <w:rPr>
            <w:rFonts w:ascii="Times New Roman" w:eastAsia="Times New Roman" w:hAnsi="Times New Roman" w:cs="Times New Roman"/>
          </w:rPr>
          <w:t xml:space="preserve"> Mareschal &amp; Thomas, 2007;</w:t>
        </w:r>
      </w:ins>
      <w:ins w:id="1828" w:author="Benton, Deon" w:date="2026-05-11T15:19:00Z" w16du:dateUtc="2026-05-11T20:19:00Z">
        <w:r w:rsidR="007F1AA9">
          <w:rPr>
            <w:rFonts w:ascii="Times New Roman" w:eastAsia="Times New Roman" w:hAnsi="Times New Roman" w:cs="Times New Roman"/>
          </w:rPr>
          <w:t xml:space="preserve"> </w:t>
        </w:r>
      </w:ins>
      <w:ins w:id="1829" w:author="Benton, Deon" w:date="2026-05-11T15:21:00Z" w16du:dateUtc="2026-05-11T20:21:00Z">
        <w:r w:rsidR="00D72801">
          <w:rPr>
            <w:rFonts w:ascii="Times New Roman" w:eastAsia="Times New Roman" w:hAnsi="Times New Roman" w:cs="Times New Roman"/>
          </w:rPr>
          <w:t xml:space="preserve">Munakata et al., 2003; </w:t>
        </w:r>
      </w:ins>
      <w:ins w:id="1830" w:author="Benton, Deon" w:date="2026-05-11T15:19:00Z" w16du:dateUtc="2026-05-11T20:19:00Z">
        <w:r w:rsidR="007F1AA9">
          <w:rPr>
            <w:rFonts w:ascii="Times New Roman" w:eastAsia="Times New Roman" w:hAnsi="Times New Roman" w:cs="Times New Roman"/>
          </w:rPr>
          <w:t>Singh et al., 20</w:t>
        </w:r>
      </w:ins>
      <w:ins w:id="1831" w:author="Benton, Deon" w:date="2026-05-11T15:20:00Z" w16du:dateUtc="2026-05-11T20:20:00Z">
        <w:r w:rsidR="00D72801">
          <w:rPr>
            <w:rFonts w:ascii="Times New Roman" w:eastAsia="Times New Roman" w:hAnsi="Times New Roman" w:cs="Times New Roman"/>
          </w:rPr>
          <w:t xml:space="preserve">25; </w:t>
        </w:r>
        <w:proofErr w:type="spellStart"/>
        <w:r w:rsidR="00D72801">
          <w:rPr>
            <w:rFonts w:ascii="Times New Roman" w:eastAsia="Times New Roman" w:hAnsi="Times New Roman" w:cs="Times New Roman"/>
          </w:rPr>
          <w:t>Yermolayeva</w:t>
        </w:r>
        <w:proofErr w:type="spellEnd"/>
        <w:r w:rsidR="00D72801">
          <w:rPr>
            <w:rFonts w:ascii="Times New Roman" w:eastAsia="Times New Roman" w:hAnsi="Times New Roman" w:cs="Times New Roman"/>
          </w:rPr>
          <w:t xml:space="preserve"> &amp; </w:t>
        </w:r>
        <w:proofErr w:type="spellStart"/>
        <w:r w:rsidR="00D72801">
          <w:rPr>
            <w:rFonts w:ascii="Times New Roman" w:eastAsia="Times New Roman" w:hAnsi="Times New Roman" w:cs="Times New Roman"/>
          </w:rPr>
          <w:t>Rakison</w:t>
        </w:r>
        <w:proofErr w:type="spellEnd"/>
        <w:r w:rsidR="00D72801">
          <w:rPr>
            <w:rFonts w:ascii="Times New Roman" w:eastAsia="Times New Roman" w:hAnsi="Times New Roman" w:cs="Times New Roman"/>
          </w:rPr>
          <w:t>, 2014)</w:t>
        </w:r>
      </w:ins>
      <w:ins w:id="1832"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1833"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1834"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183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836" w:author="Benton, Deon" w:date="2026-05-11T15:24:00Z" w16du:dateUtc="2026-05-11T20:24:00Z"/>
          <w:rFonts w:ascii="Times New Roman" w:eastAsia="Times New Roman" w:hAnsi="Times New Roman" w:cs="Times New Roman"/>
        </w:rPr>
      </w:pPr>
    </w:p>
    <w:p w14:paraId="53DFF34D" w14:textId="0499E8A2"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837"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838"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839"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840" w:author="Benton, Deon" w:date="2026-05-11T15:51:00Z" w16du:dateUtc="2026-05-11T20:51:00Z">
        <w:r w:rsidR="00D71F2D">
          <w:rPr>
            <w:rFonts w:ascii="Times New Roman" w:eastAsia="Times New Roman" w:hAnsi="Times New Roman" w:cs="Times New Roman"/>
          </w:rPr>
          <w:t xml:space="preserve"> a potentially interesting question concerns</w:t>
        </w:r>
      </w:ins>
      <w:ins w:id="1841"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842" w:author="Benton, Deon" w:date="2026-05-11T15:53:00Z" w16du:dateUtc="2026-05-11T20:53:00Z">
        <w:r w:rsidR="00D71F2D">
          <w:rPr>
            <w:rFonts w:ascii="Times New Roman" w:eastAsia="Times New Roman" w:hAnsi="Times New Roman" w:cs="Times New Roman"/>
          </w:rPr>
          <w:t xml:space="preserve"> that is</w:t>
        </w:r>
      </w:ins>
      <w:ins w:id="1843" w:author="Benton, Deon" w:date="2026-05-11T15:50:00Z" w16du:dateUtc="2026-05-11T20:50:00Z">
        <w:r w:rsidRPr="003773A2">
          <w:rPr>
            <w:rFonts w:ascii="Times New Roman" w:eastAsia="Times New Roman" w:hAnsi="Times New Roman" w:cs="Times New Roman"/>
          </w:rPr>
          <w:t xml:space="preserve"> tethered to the ground</w:t>
        </w:r>
      </w:ins>
      <w:ins w:id="1844" w:author="Benton, Deon" w:date="2026-05-11T15:53:00Z" w16du:dateUtc="2026-05-11T20:53:00Z">
        <w:r w:rsidR="00D71F2D">
          <w:rPr>
            <w:rFonts w:ascii="Times New Roman" w:eastAsia="Times New Roman" w:hAnsi="Times New Roman" w:cs="Times New Roman"/>
          </w:rPr>
          <w:t xml:space="preserve"> as is typical in these studies</w:t>
        </w:r>
      </w:ins>
      <w:ins w:id="1845"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846" w:author="Benton, Deon" w:date="2026-05-11T15:57:00Z" w16du:dateUtc="2026-05-11T20:57:00Z">
        <w:r w:rsidR="00B51CD7" w:rsidRPr="00B51CD7">
          <w:rPr>
            <w:rFonts w:ascii="Times New Roman" w:eastAsia="Times New Roman" w:hAnsi="Times New Roman" w:cs="Times New Roman"/>
          </w:rPr>
          <w:t xml:space="preserve">If the current account is correct that infants’ looking behavior in </w:t>
        </w:r>
      </w:ins>
      <w:ins w:id="1847" w:author="Benton, Deon" w:date="2026-05-16T15:39:00Z" w16du:dateUtc="2026-05-16T20:39:00Z">
        <w:r w:rsidR="00DB0881">
          <w:rPr>
            <w:rFonts w:ascii="Times New Roman" w:eastAsia="Times New Roman" w:hAnsi="Times New Roman" w:cs="Times New Roman"/>
          </w:rPr>
          <w:t>action efficiency understanding</w:t>
        </w:r>
      </w:ins>
      <w:ins w:id="1848" w:author="Benton, Deon" w:date="2026-05-11T15:57:00Z" w16du:dateUtc="2026-05-11T20:57:00Z">
        <w:r w:rsidR="00B51CD7" w:rsidRPr="00B51CD7">
          <w:rPr>
            <w:rFonts w:ascii="Times New Roman" w:eastAsia="Times New Roman" w:hAnsi="Times New Roman" w:cs="Times New Roman"/>
          </w:rPr>
          <w:t xml:space="preserve"> studies in part reflects associative learning, then networks should form as robust an association between the curved motion and the obstacle in this anomalous configuration as when the obstacle is located directly beneath the motion</w:t>
        </w:r>
      </w:ins>
      <w:ins w:id="1849"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850" w:author="Benton, Deon" w:date="2026-05-11T16:03:00Z" w16du:dateUtc="2026-05-11T21:03:00Z">
        <w:r w:rsidR="007B31A4">
          <w:rPr>
            <w:rFonts w:ascii="Times New Roman" w:eastAsia="Times New Roman" w:hAnsi="Times New Roman" w:cs="Times New Roman"/>
          </w:rPr>
          <w:t>critical factor determining</w:t>
        </w:r>
      </w:ins>
      <w:ins w:id="1851" w:author="Benton, Deon" w:date="2026-05-11T16:01:00Z" w16du:dateUtc="2026-05-11T21:01:00Z">
        <w:r w:rsidR="009D7B9A">
          <w:rPr>
            <w:rFonts w:ascii="Times New Roman" w:eastAsia="Times New Roman" w:hAnsi="Times New Roman" w:cs="Times New Roman"/>
          </w:rPr>
          <w:t xml:space="preserve"> whether a </w:t>
        </w:r>
      </w:ins>
      <w:ins w:id="1852" w:author="Benton, Deon" w:date="2026-05-11T16:03:00Z" w16du:dateUtc="2026-05-11T21:03:00Z">
        <w:r w:rsidR="007B31A4">
          <w:rPr>
            <w:rFonts w:ascii="Times New Roman" w:eastAsia="Times New Roman" w:hAnsi="Times New Roman" w:cs="Times New Roman"/>
          </w:rPr>
          <w:t xml:space="preserve">strong </w:t>
        </w:r>
      </w:ins>
      <w:ins w:id="1853"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w:t>
        </w:r>
        <w:r w:rsidR="009D7B9A" w:rsidRPr="009D7B9A">
          <w:rPr>
            <w:rFonts w:ascii="Times New Roman" w:eastAsia="Times New Roman" w:hAnsi="Times New Roman" w:cs="Times New Roman"/>
          </w:rPr>
          <w:lastRenderedPageBreak/>
          <w:t xml:space="preserve">salient; </w:t>
        </w:r>
      </w:ins>
      <w:ins w:id="1854" w:author="Benton, Deon" w:date="2026-05-11T16:04:00Z" w16du:dateUtc="2026-05-11T21:04:00Z">
        <w:r w:rsidR="007B31A4" w:rsidRPr="007B31A4">
          <w:rPr>
            <w:rFonts w:ascii="Times New Roman" w:eastAsia="Times New Roman" w:hAnsi="Times New Roman" w:cs="Times New Roman"/>
          </w:rPr>
          <w:t>positioning the obstacle in the immediate vicinity of the motion trajectory ensures that it is</w:t>
        </w:r>
      </w:ins>
      <w:ins w:id="1855" w:author="Benton, Deon" w:date="2026-05-11T16:00:00Z" w16du:dateUtc="2026-05-11T21:00:00Z">
        <w:r w:rsidR="009D7B9A" w:rsidRPr="009D7B9A">
          <w:rPr>
            <w:rFonts w:ascii="Times New Roman" w:eastAsia="Times New Roman" w:hAnsi="Times New Roman" w:cs="Times New Roman"/>
          </w:rPr>
          <w:t>.</w:t>
        </w:r>
      </w:ins>
      <w:ins w:id="1856"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w:t>
      </w:r>
      <w:proofErr w:type="gramStart"/>
      <w:r w:rsidR="002D6E2E">
        <w:rPr>
          <w:rFonts w:ascii="Times New Roman" w:eastAsia="Times New Roman" w:hAnsi="Times New Roman" w:cs="Times New Roman"/>
        </w:rPr>
        <w:t>infants’</w:t>
      </w:r>
      <w:proofErr w:type="gramEnd"/>
      <w:r w:rsidR="002D6E2E">
        <w:rPr>
          <w:rFonts w:ascii="Times New Roman" w:eastAsia="Times New Roman" w:hAnsi="Times New Roman" w:cs="Times New Roman"/>
        </w:rPr>
        <w:t xml:space="preserve">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7BA283D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857"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858"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w:t>
      </w:r>
      <w:proofErr w:type="gramStart"/>
      <w:r w:rsidR="0096759E" w:rsidRPr="0096759E">
        <w:rPr>
          <w:rFonts w:ascii="Times New Roman" w:eastAsia="Times New Roman" w:hAnsi="Times New Roman" w:cs="Times New Roman"/>
        </w:rPr>
        <w:t>used,</w:t>
      </w:r>
      <w:proofErr w:type="gramEnd"/>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to simplify the simulations reported in this section, 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w:t>
      </w:r>
      <w:proofErr w:type="gramStart"/>
      <w:r w:rsidR="00E756EB">
        <w:rPr>
          <w:rFonts w:ascii="Times New Roman" w:eastAsia="Times New Roman" w:hAnsi="Times New Roman" w:cs="Times New Roman"/>
        </w:rPr>
        <w:t>all of</w:t>
      </w:r>
      <w:proofErr w:type="gramEnd"/>
      <w:r w:rsidR="00E756EB">
        <w:rPr>
          <w:rFonts w:ascii="Times New Roman" w:eastAsia="Times New Roman" w:hAnsi="Times New Roman" w:cs="Times New Roman"/>
        </w:rPr>
        <w:t xml:space="preserve">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60035015"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859"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1860"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861"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862" w:author="Benton, Deon" w:date="2026-05-11T16:15:00Z" w16du:dateUtc="2026-05-11T21:15:00Z">
        <w:r w:rsidR="006A350C" w:rsidRPr="006A350C">
          <w:rPr>
            <w:rFonts w:ascii="Times New Roman" w:eastAsia="Times New Roman" w:hAnsi="Times New Roman" w:cs="Times New Roman"/>
          </w:rPr>
          <w:t xml:space="preserve">. </w:t>
        </w:r>
      </w:ins>
      <w:ins w:id="1863"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864"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865"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lastRenderedPageBreak/>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99251E">
        <w:rPr>
          <w:rFonts w:ascii="Times New Roman" w:eastAsia="Times New Roman" w:hAnsi="Times New Roman" w:cs="Times New Roman"/>
        </w:rPr>
        <w:t>—as well as the mechanism that produced them—</w:t>
      </w:r>
      <w:r>
        <w:rPr>
          <w:rFonts w:ascii="Times New Roman" w:eastAsia="Times New Roman" w:hAnsi="Times New Roman" w:cs="Times New Roman"/>
        </w:rPr>
        <w:t xml:space="preserve">mirror those in Simulation 1a. </w:t>
      </w:r>
    </w:p>
    <w:p w14:paraId="6F6CF462" w14:textId="7166E636" w:rsidR="007968B5" w:rsidRDefault="00932D87" w:rsidP="00FA6AB7">
      <w:pPr>
        <w:tabs>
          <w:tab w:val="left" w:pos="7378"/>
        </w:tabs>
        <w:spacing w:line="480" w:lineRule="auto"/>
        <w:ind w:firstLine="720"/>
        <w:contextualSpacing/>
        <w:rPr>
          <w:ins w:id="1866"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1867"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1868"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1869"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BFF6874"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1870" w:author="Benton, Deon" w:date="2026-05-12T11:22:00Z" w16du:dateUtc="2026-05-12T16:22:00Z">
        <w:r>
          <w:rPr>
            <w:rFonts w:ascii="Times New Roman" w:eastAsia="Times New Roman" w:hAnsi="Times New Roman" w:cs="Times New Roman"/>
          </w:rPr>
          <w:t xml:space="preserve"> that</w:t>
        </w:r>
      </w:ins>
      <w:r w:rsidR="000A3632">
        <w:rPr>
          <w:rFonts w:ascii="Times New Roman" w:eastAsia="Times New Roman" w:hAnsi="Times New Roman" w:cs="Times New Roman"/>
        </w:rPr>
        <w:t xml:space="preserve"> </w:t>
      </w:r>
      <w:proofErr w:type="gramStart"/>
      <w:r w:rsidR="000A3632">
        <w:rPr>
          <w:rFonts w:ascii="Times New Roman" w:eastAsia="Times New Roman" w:hAnsi="Times New Roman" w:cs="Times New Roman"/>
        </w:rPr>
        <w:t>many different kinds of</w:t>
      </w:r>
      <w:proofErr w:type="gramEnd"/>
      <w:r w:rsidR="000A3632">
        <w:rPr>
          <w:rFonts w:ascii="Times New Roman" w:eastAsia="Times New Roman" w:hAnsi="Times New Roman" w:cs="Times New Roman"/>
        </w:rPr>
        <w:t xml:space="preserve"> events have been used in</w:t>
      </w:r>
      <w:ins w:id="1871" w:author="Benton, Deon" w:date="2026-05-12T11:22:00Z" w16du:dateUtc="2026-05-12T16:22:00Z">
        <w:r>
          <w:rPr>
            <w:rFonts w:ascii="Times New Roman" w:eastAsia="Times New Roman" w:hAnsi="Times New Roman" w:cs="Times New Roman"/>
          </w:rPr>
          <w:t xml:space="preserve"> </w:t>
        </w:r>
      </w:ins>
      <w:ins w:id="1872" w:author="Benton, Deon" w:date="2026-05-16T15:39:00Z" w16du:dateUtc="2026-05-16T20:39:00Z">
        <w:r w:rsidR="00DB0881">
          <w:rPr>
            <w:rFonts w:ascii="Times New Roman" w:eastAsia="Times New Roman" w:hAnsi="Times New Roman" w:cs="Times New Roman"/>
          </w:rPr>
          <w:t>action efficiency understanding</w:t>
        </w:r>
      </w:ins>
      <w:ins w:id="1873" w:author="Benton, Deon" w:date="2026-05-12T11:22:00Z" w16du:dateUtc="2026-05-12T16:22:00Z">
        <w:r>
          <w:rPr>
            <w:rFonts w:ascii="Times New Roman" w:eastAsia="Times New Roman" w:hAnsi="Times New Roman" w:cs="Times New Roman"/>
          </w:rPr>
          <w:t xml:space="preserve"> studie</w:t>
        </w:r>
      </w:ins>
      <w:r w:rsidR="000A3632">
        <w:rPr>
          <w:rFonts w:ascii="Times New Roman" w:eastAsia="Times New Roman" w:hAnsi="Times New Roman" w:cs="Times New Roman"/>
        </w:rPr>
        <w:t>s</w:t>
      </w:r>
      <w:ins w:id="1874" w:author="Benton, Deon" w:date="2026-05-12T11:22:00Z" w16du:dateUtc="2026-05-12T16:22:00Z">
        <w:r>
          <w:rPr>
            <w:rFonts w:ascii="Times New Roman" w:eastAsia="Times New Roman" w:hAnsi="Times New Roman" w:cs="Times New Roman"/>
          </w:rPr>
          <w:t>, another interesting question that might be asked</w:t>
        </w:r>
      </w:ins>
      <w:ins w:id="1875" w:author="Benton, Deon" w:date="2026-05-12T14:23:00Z" w16du:dateUtc="2026-05-12T19:23:00Z">
        <w:r w:rsidR="00CC107C">
          <w:rPr>
            <w:rFonts w:ascii="Times New Roman" w:eastAsia="Times New Roman" w:hAnsi="Times New Roman" w:cs="Times New Roman"/>
          </w:rPr>
          <w:t xml:space="preserve"> concerns </w:t>
        </w:r>
      </w:ins>
      <w:ins w:id="1876" w:author="Benton, Deon" w:date="2026-05-12T14:24:00Z" w16du:dateUtc="2026-05-12T19:24:00Z">
        <w:r w:rsidR="00CC107C">
          <w:rPr>
            <w:rFonts w:ascii="Times New Roman" w:eastAsia="Times New Roman" w:hAnsi="Times New Roman" w:cs="Times New Roman"/>
          </w:rPr>
          <w:t xml:space="preserve">ALIAS’s performance </w:t>
        </w:r>
      </w:ins>
      <w:ins w:id="1877"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878" w:author="Benton, Deon" w:date="2026-05-12T11:38:00Z" w16du:dateUtc="2026-05-12T16:38:00Z">
        <w:r w:rsidR="00771092">
          <w:rPr>
            <w:rFonts w:ascii="Times New Roman" w:eastAsia="Times New Roman" w:hAnsi="Times New Roman" w:cs="Times New Roman"/>
          </w:rPr>
          <w:t>inefficient test</w:t>
        </w:r>
      </w:ins>
      <w:ins w:id="1879" w:author="Benton, Deon" w:date="2026-05-12T11:23:00Z" w16du:dateUtc="2026-05-12T16:23:00Z">
        <w:r>
          <w:rPr>
            <w:rFonts w:ascii="Times New Roman" w:eastAsia="Times New Roman" w:hAnsi="Times New Roman" w:cs="Times New Roman"/>
          </w:rPr>
          <w:t xml:space="preserve"> events</w:t>
        </w:r>
      </w:ins>
      <w:ins w:id="1880" w:author="Benton, Deon" w:date="2026-05-12T14:27:00Z" w16du:dateUtc="2026-05-12T19:27:00Z">
        <w:r w:rsidR="006F0305">
          <w:rPr>
            <w:rFonts w:ascii="Times New Roman" w:eastAsia="Times New Roman" w:hAnsi="Times New Roman" w:cs="Times New Roman"/>
          </w:rPr>
          <w:t xml:space="preserve"> or two different efficient events</w:t>
        </w:r>
      </w:ins>
      <w:ins w:id="1881" w:author="Benton, Deon" w:date="2026-05-12T14:24:00Z" w16du:dateUtc="2026-05-12T19:24:00Z">
        <w:r w:rsidR="00AC5A5D">
          <w:rPr>
            <w:rFonts w:ascii="Times New Roman" w:eastAsia="Times New Roman" w:hAnsi="Times New Roman" w:cs="Times New Roman"/>
          </w:rPr>
          <w:t xml:space="preserve">. </w:t>
        </w:r>
      </w:ins>
      <w:r w:rsidR="000A3632">
        <w:rPr>
          <w:rFonts w:ascii="Times New Roman" w:eastAsia="Times New Roman" w:hAnsi="Times New Roman" w:cs="Times New Roman"/>
        </w:rPr>
        <w:t>This contrasts with the more standard approach in this literature of</w:t>
      </w:r>
      <w:r w:rsidR="00247AB1">
        <w:rPr>
          <w:rFonts w:ascii="Times New Roman" w:eastAsia="Times New Roman" w:hAnsi="Times New Roman" w:cs="Times New Roman"/>
        </w:rPr>
        <w:t xml:space="preserve"> </w:t>
      </w:r>
      <w:r w:rsidR="006A1275">
        <w:rPr>
          <w:rFonts w:ascii="Times New Roman" w:eastAsia="Times New Roman" w:hAnsi="Times New Roman" w:cs="Times New Roman"/>
        </w:rPr>
        <w:t>testing infants on alternating inefficient and efficient test events.</w:t>
      </w:r>
      <w:r w:rsidR="00247AB1">
        <w:rPr>
          <w:rFonts w:ascii="Times New Roman" w:eastAsia="Times New Roman" w:hAnsi="Times New Roman" w:cs="Times New Roman"/>
        </w:rPr>
        <w:t xml:space="preserve"> </w:t>
      </w:r>
      <w:r w:rsidR="002A2EDD">
        <w:rPr>
          <w:rFonts w:ascii="Times New Roman" w:eastAsia="Times New Roman" w:hAnsi="Times New Roman" w:cs="Times New Roman"/>
        </w:rPr>
        <w:t>It thus remains to be</w:t>
      </w:r>
      <w:r w:rsidR="001A0BA8">
        <w:rPr>
          <w:rFonts w:ascii="Times New Roman" w:eastAsia="Times New Roman" w:hAnsi="Times New Roman" w:cs="Times New Roman"/>
        </w:rPr>
        <w:t xml:space="preserve"> seen how</w:t>
      </w:r>
      <w:r w:rsidR="002A2EDD">
        <w:rPr>
          <w:rFonts w:ascii="Times New Roman" w:eastAsia="Times New Roman" w:hAnsi="Times New Roman" w:cs="Times New Roman"/>
        </w:rPr>
        <w:t xml:space="preserve"> ALIAS (and by extension, </w:t>
      </w:r>
      <w:r w:rsidR="00B713E9">
        <w:rPr>
          <w:rFonts w:ascii="Times New Roman" w:eastAsia="Times New Roman" w:hAnsi="Times New Roman" w:cs="Times New Roman"/>
        </w:rPr>
        <w:t xml:space="preserve">how </w:t>
      </w:r>
      <w:r w:rsidR="002A2EDD">
        <w:rPr>
          <w:rFonts w:ascii="Times New Roman" w:eastAsia="Times New Roman" w:hAnsi="Times New Roman" w:cs="Times New Roman"/>
        </w:rPr>
        <w:t xml:space="preserve">infants) </w:t>
      </w:r>
      <w:r w:rsidR="00937BC0">
        <w:rPr>
          <w:rFonts w:ascii="Times New Roman" w:eastAsia="Times New Roman" w:hAnsi="Times New Roman" w:cs="Times New Roman"/>
        </w:rPr>
        <w:t>treat</w:t>
      </w:r>
      <w:r w:rsidR="00B713E9">
        <w:rPr>
          <w:rFonts w:ascii="Times New Roman" w:eastAsia="Times New Roman" w:hAnsi="Times New Roman" w:cs="Times New Roman"/>
        </w:rPr>
        <w:t xml:space="preserve"> different types of inconsistent events. For example, </w:t>
      </w:r>
      <w:r w:rsidR="00AB6C5D">
        <w:rPr>
          <w:rFonts w:ascii="Times New Roman" w:eastAsia="Times New Roman" w:hAnsi="Times New Roman" w:cs="Times New Roman"/>
        </w:rPr>
        <w:t>how might ALIAS respond if it</w:t>
      </w:r>
      <w:ins w:id="1882" w:author="Benton, Deon" w:date="2026-05-12T11:39:00Z" w16du:dateUtc="2026-05-12T16:39:00Z">
        <w:r w:rsidR="00D75744">
          <w:rPr>
            <w:rFonts w:ascii="Times New Roman" w:eastAsia="Times New Roman" w:hAnsi="Times New Roman" w:cs="Times New Roman"/>
          </w:rPr>
          <w:t xml:space="preserve"> were tested on</w:t>
        </w:r>
      </w:ins>
      <w:ins w:id="1883" w:author="Benton, Deon" w:date="2026-05-12T13:30:00Z" w16du:dateUtc="2026-05-12T18:30:00Z">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ins>
      <w:ins w:id="1884" w:author="Benton, Deon" w:date="2026-05-12T11:39:00Z" w16du:dateUtc="2026-05-12T16:39:00Z">
        <w:r w:rsidR="00D75744">
          <w:rPr>
            <w:rFonts w:ascii="Times New Roman" w:eastAsia="Times New Roman" w:hAnsi="Times New Roman" w:cs="Times New Roman"/>
          </w:rPr>
          <w:t xml:space="preserve"> </w:t>
        </w:r>
      </w:ins>
      <w:ins w:id="1885" w:author="Benton, Deon" w:date="2026-05-12T14:28:00Z" w16du:dateUtc="2026-05-12T19:28:00Z">
        <w:r w:rsidR="006F0305">
          <w:rPr>
            <w:rFonts w:ascii="Times New Roman" w:eastAsia="Times New Roman" w:hAnsi="Times New Roman" w:cs="Times New Roman"/>
          </w:rPr>
          <w:t>Low</w:t>
        </w:r>
      </w:ins>
      <w:ins w:id="1886" w:author="Benton, Deon" w:date="2026-05-12T13:29:00Z" w16du:dateUtc="2026-05-12T18:29:00Z">
        <w:r w:rsidR="00CB1ED7">
          <w:rPr>
            <w:rFonts w:ascii="Times New Roman" w:eastAsia="Times New Roman" w:hAnsi="Times New Roman" w:cs="Times New Roman"/>
          </w:rPr>
          <w:t>, efficient test event</w:t>
        </w:r>
      </w:ins>
      <w:ins w:id="1887" w:author="Benton, Deon" w:date="2026-05-12T13:30:00Z" w16du:dateUtc="2026-05-12T18:30:00Z">
        <w:r w:rsidR="00CB1ED7">
          <w:rPr>
            <w:rFonts w:ascii="Times New Roman" w:eastAsia="Times New Roman" w:hAnsi="Times New Roman" w:cs="Times New Roman"/>
          </w:rPr>
          <w:t xml:space="preserve"> and Gerge</w:t>
        </w:r>
      </w:ins>
      <w:ins w:id="1888" w:author="Benton, Deon" w:date="2026-05-12T13:31:00Z" w16du:dateUtc="2026-05-12T18:31:00Z">
        <w:r w:rsidR="00CB1ED7">
          <w:rPr>
            <w:rFonts w:ascii="Times New Roman" w:eastAsia="Times New Roman" w:hAnsi="Times New Roman" w:cs="Times New Roman"/>
          </w:rPr>
          <w:t xml:space="preserve">ly et al.’s (1995) </w:t>
        </w:r>
      </w:ins>
      <w:ins w:id="1889" w:author="Benton, Deon" w:date="2026-05-12T14:25:00Z" w16du:dateUtc="2026-05-12T19:25:00Z">
        <w:r w:rsidR="00AC5A5D">
          <w:rPr>
            <w:rFonts w:ascii="Times New Roman" w:eastAsia="Times New Roman" w:hAnsi="Times New Roman" w:cs="Times New Roman"/>
          </w:rPr>
          <w:t xml:space="preserve">barrierless </w:t>
        </w:r>
      </w:ins>
      <w:ins w:id="1890" w:author="Benton, Deon" w:date="2026-05-12T14:28:00Z" w16du:dateUtc="2026-05-12T19:28:00Z">
        <w:r w:rsidR="006F0305">
          <w:rPr>
            <w:rFonts w:ascii="Times New Roman" w:eastAsia="Times New Roman" w:hAnsi="Times New Roman" w:cs="Times New Roman"/>
          </w:rPr>
          <w:t>efficient</w:t>
        </w:r>
      </w:ins>
      <w:ins w:id="1891" w:author="Benton, Deon" w:date="2026-05-12T13:31:00Z" w16du:dateUtc="2026-05-12T18:31:00Z">
        <w:r w:rsidR="00CB1ED7">
          <w:rPr>
            <w:rFonts w:ascii="Times New Roman" w:eastAsia="Times New Roman" w:hAnsi="Times New Roman" w:cs="Times New Roman"/>
          </w:rPr>
          <w:t xml:space="preserve"> test event</w:t>
        </w:r>
      </w:ins>
      <w:ins w:id="1892" w:author="Benton, Deon" w:date="2026-05-12T14:26:00Z" w16du:dateUtc="2026-05-12T19:26:00Z">
        <w:r w:rsidR="006F0305">
          <w:rPr>
            <w:rFonts w:ascii="Times New Roman" w:eastAsia="Times New Roman" w:hAnsi="Times New Roman" w:cs="Times New Roman"/>
          </w:rPr>
          <w:t xml:space="preserve">? </w:t>
        </w:r>
      </w:ins>
      <w:ins w:id="1893"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1894"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w:t>
      </w:r>
      <w:r w:rsidR="00BF0672">
        <w:rPr>
          <w:rFonts w:ascii="Times New Roman" w:eastAsia="Times New Roman" w:hAnsi="Times New Roman" w:cs="Times New Roman"/>
        </w:rPr>
        <w:lastRenderedPageBreak/>
        <w:t>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1895" w:author="Benton, Deon" w:date="2026-05-12T14:31:00Z" w16du:dateUtc="2026-05-12T19:31:00Z">
        <w:r w:rsidR="007443EE">
          <w:rPr>
            <w:rFonts w:ascii="Times New Roman" w:eastAsia="Times New Roman" w:hAnsi="Times New Roman" w:cs="Times New Roman"/>
          </w:rPr>
          <w:t xml:space="preserve"> </w:t>
        </w:r>
      </w:ins>
      <w:ins w:id="1896"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1897" w:author="Benton, Deon" w:date="2026-05-12T14:37:00Z" w16du:dateUtc="2026-05-12T19:37:00Z">
        <w:r w:rsidR="00EA7895">
          <w:rPr>
            <w:rFonts w:ascii="Times New Roman" w:eastAsia="Times New Roman" w:hAnsi="Times New Roman" w:cs="Times New Roman"/>
          </w:rPr>
          <w:t>the</w:t>
        </w:r>
      </w:ins>
      <w:ins w:id="1898" w:author="Benton, Deon" w:date="2026-05-12T14:36:00Z" w16du:dateUtc="2026-05-12T19:36:00Z">
        <w:r w:rsidR="00EA7895">
          <w:rPr>
            <w:rFonts w:ascii="Times New Roman" w:eastAsia="Times New Roman" w:hAnsi="Times New Roman" w:cs="Times New Roman"/>
          </w:rPr>
          <w:t xml:space="preserve"> High, inefficient</w:t>
        </w:r>
      </w:ins>
      <w:ins w:id="1899" w:author="Benton, Deon" w:date="2026-05-12T14:48:00Z" w16du:dateUtc="2026-05-12T19:48:00Z">
        <w:r w:rsidR="00E10A8D">
          <w:rPr>
            <w:rFonts w:ascii="Times New Roman" w:eastAsia="Times New Roman" w:hAnsi="Times New Roman" w:cs="Times New Roman"/>
          </w:rPr>
          <w:t xml:space="preserve"> </w:t>
        </w:r>
      </w:ins>
      <w:ins w:id="1900" w:author="Benton, Deon" w:date="2026-05-12T14:51:00Z" w16du:dateUtc="2026-05-12T19:51:00Z">
        <w:r w:rsidR="00B854F3">
          <w:rPr>
            <w:rFonts w:ascii="Times New Roman" w:eastAsia="Times New Roman" w:hAnsi="Times New Roman" w:cs="Times New Roman"/>
          </w:rPr>
          <w:t>test event from</w:t>
        </w:r>
      </w:ins>
      <w:ins w:id="1901" w:author="Benton, Deon" w:date="2026-05-12T14:48:00Z" w16du:dateUtc="2026-05-12T19:48:00Z">
        <w:r w:rsidR="00E10A8D">
          <w:rPr>
            <w:rFonts w:ascii="Times New Roman" w:eastAsia="Times New Roman" w:hAnsi="Times New Roman" w:cs="Times New Roman"/>
          </w:rPr>
          <w:t xml:space="preserve"> Simulation 4a</w:t>
        </w:r>
      </w:ins>
      <w:ins w:id="1902" w:author="Benton, Deon" w:date="2026-05-12T14:37:00Z" w16du:dateUtc="2026-05-12T19:37:00Z">
        <w:r w:rsidR="00EA7895">
          <w:rPr>
            <w:rFonts w:ascii="Times New Roman" w:eastAsia="Times New Roman" w:hAnsi="Times New Roman" w:cs="Times New Roman"/>
          </w:rPr>
          <w:t xml:space="preserve"> and</w:t>
        </w:r>
      </w:ins>
      <w:ins w:id="1903" w:author="Benton, Deon" w:date="2026-05-12T14:48:00Z" w16du:dateUtc="2026-05-12T19:48:00Z">
        <w:r w:rsidR="00E10A8D">
          <w:rPr>
            <w:rFonts w:ascii="Times New Roman" w:eastAsia="Times New Roman" w:hAnsi="Times New Roman" w:cs="Times New Roman"/>
          </w:rPr>
          <w:t xml:space="preserve"> the</w:t>
        </w:r>
      </w:ins>
      <w:ins w:id="1904" w:author="Benton, Deon" w:date="2026-05-12T14:37:00Z" w16du:dateUtc="2026-05-12T19:37:00Z">
        <w:r w:rsidR="00EA7895">
          <w:rPr>
            <w:rFonts w:ascii="Times New Roman" w:eastAsia="Times New Roman" w:hAnsi="Times New Roman" w:cs="Times New Roman"/>
          </w:rPr>
          <w:t xml:space="preserve"> inefficient</w:t>
        </w:r>
      </w:ins>
      <w:ins w:id="1905"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1906" w:author="Benton, Deon" w:date="2026-05-12T14:51:00Z" w16du:dateUtc="2026-05-12T19:51:00Z">
        <w:r w:rsidR="00B854F3">
          <w:rPr>
            <w:rFonts w:ascii="Times New Roman" w:eastAsia="Times New Roman" w:hAnsi="Times New Roman" w:cs="Times New Roman"/>
          </w:rPr>
          <w:t>from</w:t>
        </w:r>
      </w:ins>
      <w:ins w:id="1907" w:author="Benton, Deon" w:date="2026-05-12T14:48:00Z" w16du:dateUtc="2026-05-12T19:48:00Z">
        <w:r w:rsidR="00E10A8D">
          <w:rPr>
            <w:rFonts w:ascii="Times New Roman" w:eastAsia="Times New Roman" w:hAnsi="Times New Roman" w:cs="Times New Roman"/>
          </w:rPr>
          <w:t xml:space="preserve"> Sim</w:t>
        </w:r>
      </w:ins>
      <w:ins w:id="1908" w:author="Benton, Deon" w:date="2026-05-12T14:49:00Z" w16du:dateUtc="2026-05-12T19:49:00Z">
        <w:r w:rsidR="00E10A8D">
          <w:rPr>
            <w:rFonts w:ascii="Times New Roman" w:eastAsia="Times New Roman" w:hAnsi="Times New Roman" w:cs="Times New Roman"/>
          </w:rPr>
          <w:t>ulation 1a</w:t>
        </w:r>
      </w:ins>
      <w:ins w:id="1909"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1910"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902C643" w14:textId="3CE48FC5" w:rsidR="007C0E1B" w:rsidRDefault="00C1164B" w:rsidP="00FA6AB7">
      <w:pPr>
        <w:tabs>
          <w:tab w:val="left" w:pos="7378"/>
        </w:tabs>
        <w:spacing w:line="480" w:lineRule="auto"/>
        <w:ind w:firstLine="720"/>
        <w:contextualSpacing/>
        <w:rPr>
          <w:ins w:id="1911"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1912"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1913" w:author="Benton, Deon" w:date="2026-05-15T21:34:00Z" w16du:dateUtc="2026-05-16T02:34:00Z">
        <w:r w:rsidR="00FD18C8">
          <w:rPr>
            <w:rFonts w:ascii="Times New Roman" w:eastAsia="Times New Roman" w:hAnsi="Times New Roman" w:cs="Times New Roman"/>
          </w:rPr>
          <w:t>here</w:t>
        </w:r>
      </w:ins>
      <w:ins w:id="1914"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1915" w:author="Benton, Deon" w:date="2026-05-15T21:34:00Z" w16du:dateUtc="2026-05-16T02:34:00Z">
        <w:r w:rsidR="00FD18C8">
          <w:rPr>
            <w:rFonts w:ascii="Times New Roman" w:eastAsia="Times New Roman" w:hAnsi="Times New Roman" w:cs="Times New Roman"/>
          </w:rPr>
          <w:t xml:space="preserve"> because</w:t>
        </w:r>
      </w:ins>
      <w:ins w:id="1916" w:author="Benton, Deon" w:date="2026-05-12T17:00:00Z" w16du:dateUtc="2026-05-12T22:00:00Z">
        <w:r w:rsidR="0045705D" w:rsidRPr="0045705D">
          <w:rPr>
            <w:rFonts w:ascii="Times New Roman" w:eastAsia="Times New Roman" w:hAnsi="Times New Roman" w:cs="Times New Roman"/>
          </w:rPr>
          <w:t xml:space="preserve"> </w:t>
        </w:r>
      </w:ins>
      <w:ins w:id="1917" w:author="Benton, Deon" w:date="2026-05-13T10:55:00Z" w16du:dateUtc="2026-05-13T15:55:00Z">
        <w:r w:rsidR="00AA5ADC">
          <w:rPr>
            <w:rFonts w:ascii="Times New Roman" w:eastAsia="Times New Roman" w:hAnsi="Times New Roman" w:cs="Times New Roman"/>
          </w:rPr>
          <w:t>some of the</w:t>
        </w:r>
      </w:ins>
      <w:ins w:id="1918"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1919" w:author="Benton, Deon" w:date="2026-05-15T21:34:00Z" w16du:dateUtc="2026-05-16T02:34:00Z">
        <w:r w:rsidR="00FD18C8">
          <w:rPr>
            <w:rFonts w:ascii="Times New Roman" w:eastAsia="Times New Roman" w:hAnsi="Times New Roman" w:cs="Times New Roman"/>
          </w:rPr>
          <w:t>is event</w:t>
        </w:r>
      </w:ins>
      <w:ins w:id="1920" w:author="Benton, Deon" w:date="2026-05-13T10:57:00Z" w16du:dateUtc="2026-05-13T15:57:00Z">
        <w:r w:rsidR="00B71065">
          <w:rPr>
            <w:rFonts w:ascii="Times New Roman" w:eastAsia="Times New Roman" w:hAnsi="Times New Roman" w:cs="Times New Roman"/>
          </w:rPr>
          <w:t>—</w:t>
        </w:r>
      </w:ins>
      <w:ins w:id="1921" w:author="Benton, Deon" w:date="2026-05-13T18:44:00Z" w16du:dateUtc="2026-05-13T23:44:00Z">
        <w:r w:rsidR="005C059E">
          <w:rPr>
            <w:rFonts w:ascii="Times New Roman" w:eastAsia="Times New Roman" w:hAnsi="Times New Roman" w:cs="Times New Roman"/>
          </w:rPr>
          <w:t>specifically that</w:t>
        </w:r>
      </w:ins>
      <w:ins w:id="1922" w:author="Benton, Deon" w:date="2026-05-13T10:57:00Z" w16du:dateUtc="2026-05-13T15:57:00Z">
        <w:r w:rsidR="00B71065">
          <w:rPr>
            <w:rFonts w:ascii="Times New Roman" w:eastAsia="Times New Roman" w:hAnsi="Times New Roman" w:cs="Times New Roman"/>
          </w:rPr>
          <w:t xml:space="preserve"> pertaining to </w:t>
        </w:r>
      </w:ins>
      <w:ins w:id="1923" w:author="Benton, Deon" w:date="2026-05-13T18:44:00Z" w16du:dateUtc="2026-05-13T23:44:00Z">
        <w:r w:rsidR="00903C7F">
          <w:rPr>
            <w:rFonts w:ascii="Times New Roman" w:eastAsia="Times New Roman" w:hAnsi="Times New Roman" w:cs="Times New Roman"/>
          </w:rPr>
          <w:t>a now absent obstacle</w:t>
        </w:r>
      </w:ins>
      <w:ins w:id="1924" w:author="Benton, Deon" w:date="2026-05-13T10:57:00Z" w16du:dateUtc="2026-05-13T15:57:00Z">
        <w:r w:rsidR="00B71065">
          <w:rPr>
            <w:rFonts w:ascii="Times New Roman" w:eastAsia="Times New Roman" w:hAnsi="Times New Roman" w:cs="Times New Roman"/>
          </w:rPr>
          <w:t>—</w:t>
        </w:r>
      </w:ins>
      <w:ins w:id="1925" w:author="Benton, Deon" w:date="2026-05-12T17:00:00Z" w16du:dateUtc="2026-05-12T22:00:00Z">
        <w:r w:rsidR="0045705D" w:rsidRPr="0045705D">
          <w:rPr>
            <w:rFonts w:ascii="Times New Roman" w:eastAsia="Times New Roman" w:hAnsi="Times New Roman" w:cs="Times New Roman"/>
          </w:rPr>
          <w:t>strongly activated a</w:t>
        </w:r>
      </w:ins>
      <w:ins w:id="1926" w:author="Benton, Deon" w:date="2026-05-13T10:58:00Z" w16du:dateUtc="2026-05-13T15:58:00Z">
        <w:r w:rsidR="00CA6849">
          <w:rPr>
            <w:rFonts w:ascii="Times New Roman" w:eastAsia="Times New Roman" w:hAnsi="Times New Roman" w:cs="Times New Roman"/>
          </w:rPr>
          <w:t>n</w:t>
        </w:r>
      </w:ins>
      <w:ins w:id="1927"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928" w:author="Benton, Deon" w:date="2026-05-13T10:52:00Z" w16du:dateUtc="2026-05-13T15:52:00Z">
        <w:r w:rsidR="00782CD9">
          <w:rPr>
            <w:rFonts w:ascii="Times New Roman" w:eastAsia="Times New Roman" w:hAnsi="Times New Roman" w:cs="Times New Roman"/>
          </w:rPr>
          <w:t xml:space="preserve">. </w:t>
        </w:r>
      </w:ins>
      <w:ins w:id="1929" w:author="Benton, Deon" w:date="2026-05-13T18:45:00Z" w16du:dateUtc="2026-05-13T23:45:00Z">
        <w:r w:rsidR="000A32AC">
          <w:rPr>
            <w:rFonts w:ascii="Times New Roman" w:eastAsia="Times New Roman" w:hAnsi="Times New Roman" w:cs="Times New Roman"/>
          </w:rPr>
          <w:t>T</w:t>
        </w:r>
      </w:ins>
      <w:ins w:id="1930" w:author="Benton, Deon" w:date="2026-05-13T18:46:00Z" w16du:dateUtc="2026-05-13T23:46:00Z">
        <w:r w:rsidR="000A32AC">
          <w:rPr>
            <w:rFonts w:ascii="Times New Roman" w:eastAsia="Times New Roman" w:hAnsi="Times New Roman" w:cs="Times New Roman"/>
          </w:rPr>
          <w:t xml:space="preserve">he </w:t>
        </w:r>
      </w:ins>
      <w:ins w:id="1931" w:author="Benton, Deon" w:date="2026-05-13T18:47:00Z" w16du:dateUtc="2026-05-13T23:47:00Z">
        <w:r w:rsidR="000A32AC">
          <w:rPr>
            <w:rFonts w:ascii="Times New Roman" w:eastAsia="Times New Roman" w:hAnsi="Times New Roman" w:cs="Times New Roman"/>
          </w:rPr>
          <w:t>reason for this is that the motion that corresponded to</w:t>
        </w:r>
      </w:ins>
      <w:ins w:id="1932" w:author="Benton, Deon" w:date="2026-05-13T18:50:00Z" w16du:dateUtc="2026-05-13T23:50:00Z">
        <w:r w:rsidR="00FC61E6">
          <w:rPr>
            <w:rFonts w:ascii="Times New Roman" w:eastAsia="Times New Roman" w:hAnsi="Times New Roman" w:cs="Times New Roman"/>
          </w:rPr>
          <w:t xml:space="preserve">, </w:t>
        </w:r>
      </w:ins>
      <w:ins w:id="1933" w:author="Benton, Deon" w:date="2026-05-13T18:47:00Z" w16du:dateUtc="2026-05-13T23:47:00Z">
        <w:r w:rsidR="000A32AC">
          <w:rPr>
            <w:rFonts w:ascii="Times New Roman" w:eastAsia="Times New Roman" w:hAnsi="Times New Roman" w:cs="Times New Roman"/>
          </w:rPr>
          <w:t>and was associated with,</w:t>
        </w:r>
      </w:ins>
      <w:ins w:id="1934" w:author="Benton, Deon" w:date="2026-05-13T18:46:00Z" w16du:dateUtc="2026-05-13T23:46:00Z">
        <w:r w:rsidR="000A32AC">
          <w:rPr>
            <w:rFonts w:ascii="Times New Roman" w:eastAsia="Times New Roman" w:hAnsi="Times New Roman" w:cs="Times New Roman"/>
          </w:rPr>
          <w:t xml:space="preserve"> such missing information during </w:t>
        </w:r>
      </w:ins>
      <w:ins w:id="1935" w:author="Benton, Deon" w:date="2026-05-13T18:47:00Z" w16du:dateUtc="2026-05-13T23:47:00Z">
        <w:r w:rsidR="000A32AC">
          <w:rPr>
            <w:rFonts w:ascii="Times New Roman" w:eastAsia="Times New Roman" w:hAnsi="Times New Roman" w:cs="Times New Roman"/>
          </w:rPr>
          <w:t>pretraining was a straight trajectory</w:t>
        </w:r>
      </w:ins>
      <w:ins w:id="1936" w:author="Benton, Deon" w:date="2026-05-15T21:35:00Z" w16du:dateUtc="2026-05-16T02:35:00Z">
        <w:r w:rsidR="0015508E">
          <w:rPr>
            <w:rFonts w:ascii="Times New Roman" w:eastAsia="Times New Roman" w:hAnsi="Times New Roman" w:cs="Times New Roman"/>
          </w:rPr>
          <w:t xml:space="preserve">; that is, 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1937" w:author="Benton, Deon" w:date="2026-05-13T18:47:00Z" w16du:dateUtc="2026-05-13T23:47:00Z">
        <w:r w:rsidR="000A32AC">
          <w:rPr>
            <w:rFonts w:ascii="Times New Roman" w:eastAsia="Times New Roman" w:hAnsi="Times New Roman" w:cs="Times New Roman"/>
          </w:rPr>
          <w:t xml:space="preserve">. </w:t>
        </w:r>
      </w:ins>
      <w:ins w:id="1938" w:author="Benton, Deon" w:date="2026-05-13T18:48:00Z" w16du:dateUtc="2026-05-13T23:48:00Z">
        <w:r w:rsidR="000A32AC">
          <w:rPr>
            <w:rFonts w:ascii="Times New Roman" w:eastAsia="Times New Roman" w:hAnsi="Times New Roman" w:cs="Times New Roman"/>
          </w:rPr>
          <w:t>Ultimately, however, this</w:t>
        </w:r>
      </w:ins>
      <w:ins w:id="1939" w:author="Benton, Deon" w:date="2026-05-13T18:50:00Z" w16du:dateUtc="2026-05-13T23:50:00Z">
        <w:r w:rsidR="00FC61E6">
          <w:rPr>
            <w:rFonts w:ascii="Times New Roman" w:eastAsia="Times New Roman" w:hAnsi="Times New Roman" w:cs="Times New Roman"/>
          </w:rPr>
          <w:t xml:space="preserve"> learned association</w:t>
        </w:r>
      </w:ins>
      <w:ins w:id="1940" w:author="Benton, Deon" w:date="2026-05-13T18:48:00Z" w16du:dateUtc="2026-05-13T23:48:00Z">
        <w:r w:rsidR="000A32AC">
          <w:rPr>
            <w:rFonts w:ascii="Times New Roman" w:eastAsia="Times New Roman" w:hAnsi="Times New Roman" w:cs="Times New Roman"/>
          </w:rPr>
          <w:t xml:space="preserve"> was at</w:t>
        </w:r>
      </w:ins>
      <w:ins w:id="1941" w:author="Benton, Deon" w:date="2026-05-12T17:00:00Z" w16du:dateUtc="2026-05-12T22:00:00Z">
        <w:r w:rsidR="0045705D" w:rsidRPr="0045705D">
          <w:rPr>
            <w:rFonts w:ascii="Times New Roman" w:eastAsia="Times New Roman" w:hAnsi="Times New Roman" w:cs="Times New Roman"/>
          </w:rPr>
          <w:t xml:space="preserve"> odds with the</w:t>
        </w:r>
      </w:ins>
      <w:ins w:id="1942" w:author="Benton, Deon" w:date="2026-05-13T18:53:00Z" w16du:dateUtc="2026-05-13T23:53:00Z">
        <w:r w:rsidR="00C14E54">
          <w:rPr>
            <w:rFonts w:ascii="Times New Roman" w:eastAsia="Times New Roman" w:hAnsi="Times New Roman" w:cs="Times New Roman"/>
          </w:rPr>
          <w:t xml:space="preserve"> </w:t>
        </w:r>
      </w:ins>
      <w:ins w:id="1943" w:author="Benton, Deon" w:date="2026-05-15T21:36:00Z" w16du:dateUtc="2026-05-16T02:36:00Z">
        <w:r w:rsidR="00060832">
          <w:rPr>
            <w:rFonts w:ascii="Times New Roman" w:eastAsia="Times New Roman" w:hAnsi="Times New Roman" w:cs="Times New Roman"/>
          </w:rPr>
          <w:t xml:space="preserve">visual </w:t>
        </w:r>
      </w:ins>
      <w:ins w:id="1944" w:author="Benton, Deon" w:date="2026-05-13T18:53:00Z" w16du:dateUtc="2026-05-13T23:53:00Z">
        <w:r w:rsidR="00C14E54">
          <w:rPr>
            <w:rFonts w:ascii="Times New Roman" w:eastAsia="Times New Roman" w:hAnsi="Times New Roman" w:cs="Times New Roman"/>
          </w:rPr>
          <w:t>information presented in</w:t>
        </w:r>
      </w:ins>
      <w:ins w:id="1945" w:author="Benton, Deon" w:date="2026-05-12T17:00:00Z" w16du:dateUtc="2026-05-12T22:00:00Z">
        <w:r w:rsidR="0045705D" w:rsidRPr="0045705D">
          <w:rPr>
            <w:rFonts w:ascii="Times New Roman" w:eastAsia="Times New Roman" w:hAnsi="Times New Roman" w:cs="Times New Roman"/>
          </w:rPr>
          <w:t xml:space="preserve"> the </w:t>
        </w:r>
      </w:ins>
      <w:ins w:id="1946" w:author="Benton, Deon" w:date="2026-05-13T18:48:00Z" w16du:dateUtc="2026-05-13T23:48:00Z">
        <w:r w:rsidR="00FC61E6">
          <w:rPr>
            <w:rFonts w:ascii="Times New Roman" w:eastAsia="Times New Roman" w:hAnsi="Times New Roman" w:cs="Times New Roman"/>
          </w:rPr>
          <w:t>Inconsistent test event</w:t>
        </w:r>
      </w:ins>
      <w:ins w:id="1947" w:author="Benton, Deon" w:date="2026-05-13T18:54:00Z" w16du:dateUtc="2026-05-13T23:54:00Z">
        <w:r w:rsidR="00C14E54">
          <w:rPr>
            <w:rFonts w:ascii="Times New Roman" w:eastAsia="Times New Roman" w:hAnsi="Times New Roman" w:cs="Times New Roman"/>
          </w:rPr>
          <w:t>—</w:t>
        </w:r>
      </w:ins>
      <w:ins w:id="1948" w:author="Benton, Deon" w:date="2026-05-13T18:56:00Z" w16du:dateUtc="2026-05-13T23:56:00Z">
        <w:r w:rsidR="00C14E54">
          <w:rPr>
            <w:rFonts w:ascii="Times New Roman" w:eastAsia="Times New Roman" w:hAnsi="Times New Roman" w:cs="Times New Roman"/>
          </w:rPr>
          <w:t xml:space="preserve">this event presented networks </w:t>
        </w:r>
      </w:ins>
      <w:ins w:id="1949" w:author="Benton, Deon" w:date="2026-05-13T18:58:00Z" w16du:dateUtc="2026-05-13T23:58:00Z">
        <w:r w:rsidR="00C14E54">
          <w:rPr>
            <w:rFonts w:ascii="Times New Roman" w:eastAsia="Times New Roman" w:hAnsi="Times New Roman" w:cs="Times New Roman"/>
          </w:rPr>
          <w:t>with barrierless</w:t>
        </w:r>
      </w:ins>
      <w:ins w:id="1950" w:author="Benton, Deon" w:date="2026-05-12T17:00:00Z" w16du:dateUtc="2026-05-12T22:00:00Z">
        <w:r w:rsidR="0045705D" w:rsidRPr="0045705D">
          <w:rPr>
            <w:rFonts w:ascii="Times New Roman" w:eastAsia="Times New Roman" w:hAnsi="Times New Roman" w:cs="Times New Roman"/>
          </w:rPr>
          <w:t xml:space="preserve"> curved motion. </w:t>
        </w:r>
      </w:ins>
      <w:ins w:id="1951" w:author="Benton, Deon" w:date="2026-05-13T18:57:00Z" w16du:dateUtc="2026-05-13T23:57:00Z">
        <w:r w:rsidR="00C14E54">
          <w:rPr>
            <w:rFonts w:ascii="Times New Roman" w:eastAsia="Times New Roman" w:hAnsi="Times New Roman" w:cs="Times New Roman"/>
          </w:rPr>
          <w:t>This discrepancy between what networks were shown and what they</w:t>
        </w:r>
      </w:ins>
      <w:ins w:id="1952" w:author="Benton, Deon" w:date="2026-05-13T18:58:00Z" w16du:dateUtc="2026-05-13T23:58:00Z">
        <w:r w:rsidR="00C14E54">
          <w:rPr>
            <w:rFonts w:ascii="Times New Roman" w:eastAsia="Times New Roman" w:hAnsi="Times New Roman" w:cs="Times New Roman"/>
          </w:rPr>
          <w:t xml:space="preserve"> expected</w:t>
        </w:r>
      </w:ins>
      <w:ins w:id="1953" w:author="Benton, Deon" w:date="2026-05-15T21:37:00Z" w16du:dateUtc="2026-05-16T02:37:00Z">
        <w:r w:rsidR="00880C9B">
          <w:rPr>
            <w:rFonts w:ascii="Times New Roman" w:eastAsia="Times New Roman" w:hAnsi="Times New Roman" w:cs="Times New Roman"/>
          </w:rPr>
          <w:t>, in turn,</w:t>
        </w:r>
      </w:ins>
      <w:ins w:id="1954" w:author="Benton, Deon" w:date="2026-05-12T17:00:00Z" w16du:dateUtc="2026-05-12T22:00:00Z">
        <w:r w:rsidR="0045705D" w:rsidRPr="0045705D">
          <w:rPr>
            <w:rFonts w:ascii="Times New Roman" w:eastAsia="Times New Roman" w:hAnsi="Times New Roman" w:cs="Times New Roman"/>
          </w:rPr>
          <w:t xml:space="preserve"> </w:t>
        </w:r>
      </w:ins>
      <w:ins w:id="1955" w:author="Benton, Deon" w:date="2026-05-15T21:36:00Z" w16du:dateUtc="2026-05-16T02:36:00Z">
        <w:r w:rsidR="00880C9B">
          <w:rPr>
            <w:rFonts w:ascii="Times New Roman" w:eastAsia="Times New Roman" w:hAnsi="Times New Roman" w:cs="Times New Roman"/>
          </w:rPr>
          <w:t>resulted</w:t>
        </w:r>
      </w:ins>
      <w:ins w:id="1956" w:author="Benton, Deon" w:date="2026-05-12T17:00:00Z" w16du:dateUtc="2026-05-12T22:00:00Z">
        <w:r w:rsidR="0045705D" w:rsidRPr="0045705D">
          <w:rPr>
            <w:rFonts w:ascii="Times New Roman" w:eastAsia="Times New Roman" w:hAnsi="Times New Roman" w:cs="Times New Roman"/>
          </w:rPr>
          <w:t xml:space="preserve"> </w:t>
        </w:r>
      </w:ins>
      <w:ins w:id="1957" w:author="Benton, Deon" w:date="2026-05-15T21:37:00Z" w16du:dateUtc="2026-05-16T02:37:00Z">
        <w:r w:rsidR="002824DD">
          <w:rPr>
            <w:rFonts w:ascii="Times New Roman" w:eastAsia="Times New Roman" w:hAnsi="Times New Roman" w:cs="Times New Roman"/>
          </w:rPr>
          <w:t xml:space="preserve">in </w:t>
        </w:r>
      </w:ins>
      <w:ins w:id="1958" w:author="Benton, Deon" w:date="2026-05-12T17:00:00Z" w16du:dateUtc="2026-05-12T22:00:00Z">
        <w:r w:rsidR="0045705D" w:rsidRPr="0045705D">
          <w:rPr>
            <w:rFonts w:ascii="Times New Roman" w:eastAsia="Times New Roman" w:hAnsi="Times New Roman" w:cs="Times New Roman"/>
          </w:rPr>
          <w:t>multiple sources of error.</w:t>
        </w:r>
      </w:ins>
      <w:ins w:id="1959" w:author="Benton, Deon" w:date="2026-05-13T19:00:00Z" w16du:dateUtc="2026-05-14T00:00:00Z">
        <w:r w:rsidR="00C14E54">
          <w:rPr>
            <w:rFonts w:ascii="Times New Roman" w:eastAsia="Times New Roman" w:hAnsi="Times New Roman" w:cs="Times New Roman"/>
          </w:rPr>
          <w:t xml:space="preserve"> One </w:t>
        </w:r>
      </w:ins>
      <w:ins w:id="1960" w:author="Benton, Deon" w:date="2026-05-13T19:03:00Z" w16du:dateUtc="2026-05-14T00:03:00Z">
        <w:r w:rsidR="007C0E1B">
          <w:rPr>
            <w:rFonts w:ascii="Times New Roman" w:eastAsia="Times New Roman" w:hAnsi="Times New Roman" w:cs="Times New Roman"/>
          </w:rPr>
          <w:t>source</w:t>
        </w:r>
      </w:ins>
      <w:ins w:id="1961" w:author="Benton, Deon" w:date="2026-05-13T19:00:00Z" w16du:dateUtc="2026-05-14T00:00:00Z">
        <w:r w:rsidR="00C14E54">
          <w:rPr>
            <w:rFonts w:ascii="Times New Roman" w:eastAsia="Times New Roman" w:hAnsi="Times New Roman" w:cs="Times New Roman"/>
          </w:rPr>
          <w:t xml:space="preserve"> of error </w:t>
        </w:r>
      </w:ins>
      <w:ins w:id="1962" w:author="Benton, Deon" w:date="2026-05-15T21:38:00Z" w16du:dateUtc="2026-05-16T02:38:00Z">
        <w:r w:rsidR="00DF2953">
          <w:rPr>
            <w:rFonts w:ascii="Times New Roman" w:eastAsia="Times New Roman" w:hAnsi="Times New Roman" w:cs="Times New Roman"/>
          </w:rPr>
          <w:t>was networks’ erroneous</w:t>
        </w:r>
      </w:ins>
      <w:ins w:id="1963" w:author="Benton, Deon" w:date="2026-05-12T17:00:00Z" w16du:dateUtc="2026-05-12T22:00:00Z">
        <w:r w:rsidR="0045705D" w:rsidRPr="0045705D">
          <w:rPr>
            <w:rFonts w:ascii="Times New Roman" w:eastAsia="Times New Roman" w:hAnsi="Times New Roman" w:cs="Times New Roman"/>
          </w:rPr>
          <w:t xml:space="preserve"> </w:t>
        </w:r>
      </w:ins>
      <w:ins w:id="1964" w:author="Benton, Deon" w:date="2026-05-15T21:38:00Z" w16du:dateUtc="2026-05-16T02:38:00Z">
        <w:r w:rsidR="00DF2953">
          <w:rPr>
            <w:rFonts w:ascii="Times New Roman" w:eastAsia="Times New Roman" w:hAnsi="Times New Roman" w:cs="Times New Roman"/>
          </w:rPr>
          <w:t>prediction of straight</w:t>
        </w:r>
      </w:ins>
      <w:ins w:id="1965" w:author="Benton, Deon" w:date="2026-05-15T21:40:00Z" w16du:dateUtc="2026-05-16T02:40:00Z">
        <w:r w:rsidR="00C201B3">
          <w:rPr>
            <w:rFonts w:ascii="Times New Roman" w:eastAsia="Times New Roman" w:hAnsi="Times New Roman" w:cs="Times New Roman"/>
          </w:rPr>
          <w:t xml:space="preserve"> motion—</w:t>
        </w:r>
        <w:proofErr w:type="gramStart"/>
        <w:r w:rsidR="00C201B3">
          <w:rPr>
            <w:rFonts w:ascii="Times New Roman" w:eastAsia="Times New Roman" w:hAnsi="Times New Roman" w:cs="Times New Roman"/>
          </w:rPr>
          <w:t>due to the fact that</w:t>
        </w:r>
        <w:proofErr w:type="gramEnd"/>
        <w:r w:rsidR="00C201B3">
          <w:rPr>
            <w:rFonts w:ascii="Times New Roman" w:eastAsia="Times New Roman" w:hAnsi="Times New Roman" w:cs="Times New Roman"/>
          </w:rPr>
          <w:t xml:space="preserve"> an obstacle was missing in this event—</w:t>
        </w:r>
      </w:ins>
      <w:ins w:id="1966" w:author="Benton, Deon" w:date="2026-05-12T17:00:00Z" w16du:dateUtc="2026-05-12T22:00:00Z">
        <w:r w:rsidR="0045705D" w:rsidRPr="0045705D">
          <w:rPr>
            <w:rFonts w:ascii="Times New Roman" w:eastAsia="Times New Roman" w:hAnsi="Times New Roman" w:cs="Times New Roman"/>
          </w:rPr>
          <w:t>r</w:t>
        </w:r>
      </w:ins>
      <w:ins w:id="1967" w:author="Benton, Deon" w:date="2026-05-15T21:40:00Z" w16du:dateUtc="2026-05-16T02:40:00Z">
        <w:r w:rsidR="00C201B3">
          <w:rPr>
            <w:rFonts w:ascii="Times New Roman" w:eastAsia="Times New Roman" w:hAnsi="Times New Roman" w:cs="Times New Roman"/>
          </w:rPr>
          <w:t>a</w:t>
        </w:r>
      </w:ins>
      <w:ins w:id="1968" w:author="Benton, Deon" w:date="2026-05-12T17:00:00Z" w16du:dateUtc="2026-05-12T22:00:00Z">
        <w:r w:rsidR="0045705D" w:rsidRPr="0045705D">
          <w:rPr>
            <w:rFonts w:ascii="Times New Roman" w:eastAsia="Times New Roman" w:hAnsi="Times New Roman" w:cs="Times New Roman"/>
          </w:rPr>
          <w:t xml:space="preserve">ther than </w:t>
        </w:r>
      </w:ins>
      <w:ins w:id="1969" w:author="Benton, Deon" w:date="2026-05-15T21:38:00Z" w16du:dateUtc="2026-05-16T02:38:00Z">
        <w:r w:rsidR="00D129C2">
          <w:rPr>
            <w:rFonts w:ascii="Times New Roman" w:eastAsia="Times New Roman" w:hAnsi="Times New Roman" w:cs="Times New Roman"/>
          </w:rPr>
          <w:t xml:space="preserve">the </w:t>
        </w:r>
      </w:ins>
      <w:ins w:id="1970" w:author="Benton, Deon" w:date="2026-05-13T19:03:00Z" w16du:dateUtc="2026-05-14T00:03:00Z">
        <w:r w:rsidR="007C0E1B">
          <w:rPr>
            <w:rFonts w:ascii="Times New Roman" w:eastAsia="Times New Roman" w:hAnsi="Times New Roman" w:cs="Times New Roman"/>
          </w:rPr>
          <w:t xml:space="preserve">observed </w:t>
        </w:r>
      </w:ins>
      <w:ins w:id="1971" w:author="Benton, Deon" w:date="2026-05-12T17:00:00Z" w16du:dateUtc="2026-05-12T22:00:00Z">
        <w:r w:rsidR="0045705D" w:rsidRPr="0045705D">
          <w:rPr>
            <w:rFonts w:ascii="Times New Roman" w:eastAsia="Times New Roman" w:hAnsi="Times New Roman" w:cs="Times New Roman"/>
          </w:rPr>
          <w:t>curved motion</w:t>
        </w:r>
      </w:ins>
      <w:ins w:id="1972"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1973" w:author="Benton, Deon" w:date="2026-05-15T21:39:00Z" w16du:dateUtc="2026-05-16T02:39:00Z">
        <w:r w:rsidR="00972845">
          <w:rPr>
            <w:rFonts w:ascii="Times New Roman" w:eastAsia="Times New Roman" w:hAnsi="Times New Roman" w:cs="Times New Roman"/>
          </w:rPr>
          <w:t>was</w:t>
        </w:r>
      </w:ins>
      <w:ins w:id="1974" w:author="Benton, Deon" w:date="2026-05-13T19:03:00Z" w16du:dateUtc="2026-05-14T00:03:00Z">
        <w:r w:rsidR="007C0E1B" w:rsidRPr="007C0E1B">
          <w:rPr>
            <w:rFonts w:ascii="Times New Roman" w:eastAsia="Times New Roman" w:hAnsi="Times New Roman" w:cs="Times New Roman"/>
          </w:rPr>
          <w:t xml:space="preserve"> </w:t>
        </w:r>
      </w:ins>
      <w:ins w:id="1975" w:author="Benton, Deon" w:date="2026-05-13T19:08:00Z" w16du:dateUtc="2026-05-14T00:08:00Z">
        <w:r w:rsidR="007C0E1B">
          <w:rPr>
            <w:rFonts w:ascii="Times New Roman" w:eastAsia="Times New Roman" w:hAnsi="Times New Roman" w:cs="Times New Roman"/>
          </w:rPr>
          <w:t xml:space="preserve">networks’ </w:t>
        </w:r>
      </w:ins>
      <w:ins w:id="1976" w:author="Benton, Deon" w:date="2026-05-15T21:39:00Z" w16du:dateUtc="2026-05-16T02:39:00Z">
        <w:r w:rsidR="00972845">
          <w:rPr>
            <w:rFonts w:ascii="Times New Roman" w:eastAsia="Times New Roman" w:hAnsi="Times New Roman" w:cs="Times New Roman"/>
          </w:rPr>
          <w:t>mistaken</w:t>
        </w:r>
      </w:ins>
      <w:ins w:id="1977" w:author="Benton, Deon" w:date="2026-05-13T19:09:00Z" w16du:dateUtc="2026-05-14T00:09:00Z">
        <w:r w:rsidR="007C0E1B">
          <w:rPr>
            <w:rFonts w:ascii="Times New Roman" w:eastAsia="Times New Roman" w:hAnsi="Times New Roman" w:cs="Times New Roman"/>
          </w:rPr>
          <w:t xml:space="preserve"> prediction of</w:t>
        </w:r>
      </w:ins>
      <w:ins w:id="1978" w:author="Benton, Deon" w:date="2026-05-13T19:06:00Z" w16du:dateUtc="2026-05-14T00:06:00Z">
        <w:r w:rsidR="007C0E1B">
          <w:rPr>
            <w:rFonts w:ascii="Times New Roman" w:eastAsia="Times New Roman" w:hAnsi="Times New Roman" w:cs="Times New Roman"/>
          </w:rPr>
          <w:t xml:space="preserve"> no vertical clearance</w:t>
        </w:r>
      </w:ins>
      <w:ins w:id="1979" w:author="Benton, Deon" w:date="2026-05-13T19:07:00Z" w16du:dateUtc="2026-05-14T00:07:00Z">
        <w:r w:rsidR="007C0E1B">
          <w:rPr>
            <w:rFonts w:ascii="Times New Roman" w:eastAsia="Times New Roman" w:hAnsi="Times New Roman" w:cs="Times New Roman"/>
          </w:rPr>
          <w:t xml:space="preserve">—due to </w:t>
        </w:r>
      </w:ins>
      <w:ins w:id="1980" w:author="Benton, Deon" w:date="2026-05-13T19:09:00Z" w16du:dateUtc="2026-05-14T00:09:00Z">
        <w:r w:rsidR="007C0E1B">
          <w:rPr>
            <w:rFonts w:ascii="Times New Roman" w:eastAsia="Times New Roman" w:hAnsi="Times New Roman" w:cs="Times New Roman"/>
          </w:rPr>
          <w:t>an expectation of</w:t>
        </w:r>
      </w:ins>
      <w:ins w:id="1981" w:author="Benton, Deon" w:date="2026-05-13T19:07:00Z" w16du:dateUtc="2026-05-14T00:07:00Z">
        <w:r w:rsidR="007C0E1B">
          <w:rPr>
            <w:rFonts w:ascii="Times New Roman" w:eastAsia="Times New Roman" w:hAnsi="Times New Roman" w:cs="Times New Roman"/>
          </w:rPr>
          <w:t xml:space="preserve"> straight motion—rather than </w:t>
        </w:r>
      </w:ins>
      <w:ins w:id="1982" w:author="Benton, Deon" w:date="2026-05-13T19:09:00Z" w16du:dateUtc="2026-05-14T00:09:00Z">
        <w:r w:rsidR="007C0E1B">
          <w:rPr>
            <w:rFonts w:ascii="Times New Roman" w:eastAsia="Times New Roman" w:hAnsi="Times New Roman" w:cs="Times New Roman"/>
          </w:rPr>
          <w:t xml:space="preserve">of </w:t>
        </w:r>
      </w:ins>
      <w:ins w:id="1983" w:author="Benton, Deon" w:date="2026-05-13T19:10:00Z" w16du:dateUtc="2026-05-14T00:10:00Z">
        <w:r w:rsidR="007C0E1B">
          <w:rPr>
            <w:rFonts w:ascii="Times New Roman" w:eastAsia="Times New Roman" w:hAnsi="Times New Roman" w:cs="Times New Roman"/>
          </w:rPr>
          <w:t xml:space="preserve">the </w:t>
        </w:r>
      </w:ins>
      <w:ins w:id="1984" w:author="Benton, Deon" w:date="2026-05-13T19:07:00Z" w16du:dateUtc="2026-05-14T00:07:00Z">
        <w:r w:rsidR="007C0E1B">
          <w:rPr>
            <w:rFonts w:ascii="Times New Roman" w:eastAsia="Times New Roman" w:hAnsi="Times New Roman" w:cs="Times New Roman"/>
          </w:rPr>
          <w:t xml:space="preserve">large vertical clearance that </w:t>
        </w:r>
      </w:ins>
      <w:ins w:id="1985" w:author="Benton, Deon" w:date="2026-05-13T19:10:00Z" w16du:dateUtc="2026-05-14T00:10:00Z">
        <w:r w:rsidR="007C0E1B">
          <w:rPr>
            <w:rFonts w:ascii="Times New Roman" w:eastAsia="Times New Roman" w:hAnsi="Times New Roman" w:cs="Times New Roman"/>
          </w:rPr>
          <w:t xml:space="preserve">networks </w:t>
        </w:r>
        <w:proofErr w:type="gramStart"/>
        <w:r w:rsidR="007C0E1B">
          <w:rPr>
            <w:rFonts w:ascii="Times New Roman" w:eastAsia="Times New Roman" w:hAnsi="Times New Roman" w:cs="Times New Roman"/>
          </w:rPr>
          <w:t>actually observed</w:t>
        </w:r>
        <w:proofErr w:type="gramEnd"/>
        <w:r w:rsidR="007C0E1B">
          <w:rPr>
            <w:rFonts w:ascii="Times New Roman" w:eastAsia="Times New Roman" w:hAnsi="Times New Roman" w:cs="Times New Roman"/>
          </w:rPr>
          <w:t xml:space="preserve">. </w:t>
        </w:r>
      </w:ins>
      <w:ins w:id="1986" w:author="Benton, Deon" w:date="2026-05-13T19:07:00Z" w16du:dateUtc="2026-05-14T00:07:00Z">
        <w:r w:rsidR="007C0E1B">
          <w:rPr>
            <w:rFonts w:ascii="Times New Roman" w:eastAsia="Times New Roman" w:hAnsi="Times New Roman" w:cs="Times New Roman"/>
          </w:rPr>
          <w:t xml:space="preserve"> </w:t>
        </w:r>
      </w:ins>
    </w:p>
    <w:p w14:paraId="7A4058E4" w14:textId="246F32BA" w:rsidR="001A0F8D" w:rsidRDefault="003745B9" w:rsidP="00FA6AB7">
      <w:pPr>
        <w:tabs>
          <w:tab w:val="left" w:pos="7378"/>
        </w:tabs>
        <w:spacing w:line="480" w:lineRule="auto"/>
        <w:ind w:firstLine="720"/>
        <w:contextualSpacing/>
        <w:rPr>
          <w:ins w:id="1987" w:author="Benton, Deon" w:date="2026-05-14T18:44:00Z" w16du:dateUtc="2026-05-14T23:44:00Z"/>
          <w:rFonts w:ascii="Times New Roman" w:eastAsia="Times New Roman" w:hAnsi="Times New Roman" w:cs="Times New Roman"/>
        </w:rPr>
      </w:pPr>
      <w:ins w:id="1988" w:author="Benton, Deon" w:date="2026-05-13T19:10:00Z" w16du:dateUtc="2026-05-14T00:10:00Z">
        <w:r>
          <w:rPr>
            <w:rFonts w:ascii="Times New Roman" w:eastAsia="Times New Roman" w:hAnsi="Times New Roman" w:cs="Times New Roman"/>
          </w:rPr>
          <w:t>The reason the</w:t>
        </w:r>
      </w:ins>
      <w:ins w:id="1989"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w:t>
        </w:r>
        <w:proofErr w:type="gramStart"/>
        <w:r w:rsidR="0045705D" w:rsidRPr="0045705D">
          <w:rPr>
            <w:rFonts w:ascii="Times New Roman" w:eastAsia="Times New Roman" w:hAnsi="Times New Roman" w:cs="Times New Roman"/>
          </w:rPr>
          <w:t>error</w:t>
        </w:r>
        <w:proofErr w:type="gramEnd"/>
        <w:r w:rsidR="0045705D" w:rsidRPr="0045705D">
          <w:rPr>
            <w:rFonts w:ascii="Times New Roman" w:eastAsia="Times New Roman" w:hAnsi="Times New Roman" w:cs="Times New Roman"/>
          </w:rPr>
          <w:t xml:space="preserve"> </w:t>
        </w:r>
      </w:ins>
      <w:ins w:id="1990" w:author="Benton, Deon" w:date="2026-05-13T19:10:00Z" w16du:dateUtc="2026-05-14T00:10:00Z">
        <w:r>
          <w:rPr>
            <w:rFonts w:ascii="Times New Roman" w:eastAsia="Times New Roman" w:hAnsi="Times New Roman" w:cs="Times New Roman"/>
          </w:rPr>
          <w:t xml:space="preserve">was </w:t>
        </w:r>
      </w:ins>
      <w:ins w:id="1991" w:author="Benton, Deon" w:date="2026-05-12T17:00:00Z" w16du:dateUtc="2026-05-12T22:00:00Z">
        <w:r w:rsidR="0045705D" w:rsidRPr="0045705D">
          <w:rPr>
            <w:rFonts w:ascii="Times New Roman" w:eastAsia="Times New Roman" w:hAnsi="Times New Roman" w:cs="Times New Roman"/>
          </w:rPr>
          <w:t xml:space="preserve">because </w:t>
        </w:r>
      </w:ins>
      <w:ins w:id="1992" w:author="Benton, Deon" w:date="2026-05-13T19:10:00Z" w16du:dateUtc="2026-05-14T00:10:00Z">
        <w:r>
          <w:rPr>
            <w:rFonts w:ascii="Times New Roman" w:eastAsia="Times New Roman" w:hAnsi="Times New Roman" w:cs="Times New Roman"/>
          </w:rPr>
          <w:t>the input information associated w</w:t>
        </w:r>
      </w:ins>
      <w:ins w:id="1993" w:author="Benton, Deon" w:date="2026-05-13T19:11:00Z" w16du:dateUtc="2026-05-14T00:11:00Z">
        <w:r>
          <w:rPr>
            <w:rFonts w:ascii="Times New Roman" w:eastAsia="Times New Roman" w:hAnsi="Times New Roman" w:cs="Times New Roman"/>
          </w:rPr>
          <w:t xml:space="preserve">ith this event </w:t>
        </w:r>
      </w:ins>
      <w:ins w:id="1994" w:author="Benton, Deon" w:date="2026-05-12T17:00:00Z" w16du:dateUtc="2026-05-12T22:00:00Z">
        <w:r w:rsidR="0045705D" w:rsidRPr="0045705D">
          <w:rPr>
            <w:rFonts w:ascii="Times New Roman" w:eastAsia="Times New Roman" w:hAnsi="Times New Roman" w:cs="Times New Roman"/>
          </w:rPr>
          <w:t>was</w:t>
        </w:r>
      </w:ins>
      <w:ins w:id="1995" w:author="Benton, Deon" w:date="2026-05-13T19:11:00Z" w16du:dateUtc="2026-05-14T00:11:00Z">
        <w:r>
          <w:rPr>
            <w:rFonts w:ascii="Times New Roman" w:eastAsia="Times New Roman" w:hAnsi="Times New Roman" w:cs="Times New Roman"/>
          </w:rPr>
          <w:t xml:space="preserve"> much more</w:t>
        </w:r>
      </w:ins>
      <w:ins w:id="1996" w:author="Benton, Deon" w:date="2026-05-12T17:00:00Z" w16du:dateUtc="2026-05-12T22:00:00Z">
        <w:r w:rsidR="0045705D" w:rsidRPr="0045705D">
          <w:rPr>
            <w:rFonts w:ascii="Times New Roman" w:eastAsia="Times New Roman" w:hAnsi="Times New Roman" w:cs="Times New Roman"/>
          </w:rPr>
          <w:t xml:space="preserve"> consistent with</w:t>
        </w:r>
      </w:ins>
      <w:ins w:id="1997" w:author="Benton, Deon" w:date="2026-05-13T19:11:00Z" w16du:dateUtc="2026-05-14T00:11:00Z">
        <w:r w:rsidR="00870BB3">
          <w:rPr>
            <w:rFonts w:ascii="Times New Roman" w:eastAsia="Times New Roman" w:hAnsi="Times New Roman" w:cs="Times New Roman"/>
          </w:rPr>
          <w:t xml:space="preserve"> that encountered </w:t>
        </w:r>
        <w:r w:rsidR="00870BB3">
          <w:rPr>
            <w:rFonts w:ascii="Times New Roman" w:eastAsia="Times New Roman" w:hAnsi="Times New Roman" w:cs="Times New Roman"/>
          </w:rPr>
          <w:lastRenderedPageBreak/>
          <w:t>during pretraining</w:t>
        </w:r>
      </w:ins>
      <w:ins w:id="1998" w:author="Benton, Deon" w:date="2026-05-13T19:13:00Z" w16du:dateUtc="2026-05-14T00:13:00Z">
        <w:r w:rsidR="00870BB3" w:rsidRPr="00870BB3">
          <w:rPr>
            <w:rFonts w:ascii="Times New Roman" w:eastAsia="Times New Roman" w:hAnsi="Times New Roman" w:cs="Times New Roman"/>
          </w:rPr>
          <w:t xml:space="preserve">. </w:t>
        </w:r>
      </w:ins>
      <w:ins w:id="1999" w:author="Benton, Deon" w:date="2026-05-15T21:41:00Z" w16du:dateUtc="2026-05-16T02:41:00Z">
        <w:r w:rsidR="00645AFD">
          <w:rPr>
            <w:rFonts w:ascii="Times New Roman" w:eastAsia="Times New Roman" w:hAnsi="Times New Roman" w:cs="Times New Roman"/>
          </w:rPr>
          <w:t>As such, there were fewer c</w:t>
        </w:r>
      </w:ins>
      <w:ins w:id="2000"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2001" w:author="Benton, Deon" w:date="2026-05-13T19:13:00Z" w16du:dateUtc="2026-05-14T00:13:00Z">
        <w:r w:rsidR="00870BB3" w:rsidRPr="00870BB3">
          <w:rPr>
            <w:rFonts w:ascii="Times New Roman" w:eastAsia="Times New Roman" w:hAnsi="Times New Roman" w:cs="Times New Roman"/>
          </w:rPr>
          <w:t xml:space="preserve"> </w:t>
        </w:r>
      </w:ins>
      <w:ins w:id="2002" w:author="Benton, Deon" w:date="2026-05-15T21:41:00Z" w16du:dateUtc="2026-05-16T02:41:00Z">
        <w:r w:rsidR="00645AFD">
          <w:rPr>
            <w:rFonts w:ascii="Times New Roman" w:eastAsia="Times New Roman" w:hAnsi="Times New Roman" w:cs="Times New Roman"/>
          </w:rPr>
          <w:t xml:space="preserve">The </w:t>
        </w:r>
      </w:ins>
      <w:ins w:id="2003" w:author="Benton, Deon" w:date="2026-05-15T21:42:00Z" w16du:dateUtc="2026-05-16T02:42:00Z">
        <w:r w:rsidR="007146A4">
          <w:rPr>
            <w:rFonts w:ascii="Times New Roman" w:eastAsia="Times New Roman" w:hAnsi="Times New Roman" w:cs="Times New Roman"/>
          </w:rPr>
          <w:t xml:space="preserve">contributors </w:t>
        </w:r>
      </w:ins>
      <w:ins w:id="2004" w:author="Benton, Deon" w:date="2026-05-15T21:41:00Z" w16du:dateUtc="2026-05-16T02:41:00Z">
        <w:r w:rsidR="00645AFD">
          <w:rPr>
            <w:rFonts w:ascii="Times New Roman" w:eastAsia="Times New Roman" w:hAnsi="Times New Roman" w:cs="Times New Roman"/>
          </w:rPr>
          <w:t xml:space="preserve">for this event were discussed in Simulation 4. </w:t>
        </w:r>
      </w:ins>
      <w:ins w:id="2005" w:author="Benton, Deon" w:date="2026-05-14T18:44:00Z" w16du:dateUtc="2026-05-14T23:44:00Z">
        <w:r w:rsidR="001A0F8D" w:rsidRPr="001A0F8D">
          <w:rPr>
            <w:rFonts w:ascii="Times New Roman" w:eastAsia="Times New Roman" w:hAnsi="Times New Roman" w:cs="Times New Roman"/>
          </w:rPr>
          <w:t xml:space="preserve"> </w:t>
        </w:r>
      </w:ins>
    </w:p>
    <w:p w14:paraId="07D7A53E" w14:textId="51543F26" w:rsidR="00452D62" w:rsidRDefault="009E0417" w:rsidP="00FA6AB7">
      <w:pPr>
        <w:tabs>
          <w:tab w:val="left" w:pos="7378"/>
        </w:tabs>
        <w:spacing w:line="480" w:lineRule="auto"/>
        <w:ind w:firstLine="720"/>
        <w:contextualSpacing/>
        <w:rPr>
          <w:ins w:id="2006" w:author="Benton, Deon" w:date="2026-05-15T18:51:00Z" w16du:dateUtc="2026-05-15T23:51:00Z"/>
          <w:rFonts w:ascii="Times New Roman" w:eastAsia="Times New Roman" w:hAnsi="Times New Roman" w:cs="Times New Roman"/>
        </w:rPr>
      </w:pPr>
      <w:ins w:id="2007" w:author="Benton, Deon" w:date="2026-05-15T18:06:00Z" w16du:dateUtc="2026-05-15T23:06:00Z">
        <w:r>
          <w:rPr>
            <w:rFonts w:ascii="Times New Roman" w:eastAsia="Times New Roman" w:hAnsi="Times New Roman" w:cs="Times New Roman"/>
          </w:rPr>
          <w:t xml:space="preserve">Beyond the mechanistic details of networks’ responses to both test events, </w:t>
        </w:r>
      </w:ins>
      <w:ins w:id="2008" w:author="Benton, Deon" w:date="2026-05-15T18:08:00Z" w16du:dateUtc="2026-05-15T23:08:00Z">
        <w:r>
          <w:rPr>
            <w:rFonts w:ascii="Times New Roman" w:eastAsia="Times New Roman" w:hAnsi="Times New Roman" w:cs="Times New Roman"/>
          </w:rPr>
          <w:t>these result</w:t>
        </w:r>
      </w:ins>
      <w:ins w:id="2009" w:author="Benton, Deon" w:date="2026-05-15T18:09:00Z" w16du:dateUtc="2026-05-15T23:09:00Z">
        <w:r>
          <w:rPr>
            <w:rFonts w:ascii="Times New Roman" w:eastAsia="Times New Roman" w:hAnsi="Times New Roman" w:cs="Times New Roman"/>
          </w:rPr>
          <w:t xml:space="preserve">s are potentially theoretically significant because they are </w:t>
        </w:r>
      </w:ins>
      <w:ins w:id="2010" w:author="Benton, Deon" w:date="2026-05-15T18:07:00Z" w16du:dateUtc="2026-05-15T23:07:00Z">
        <w:r>
          <w:rPr>
            <w:rFonts w:ascii="Times New Roman" w:eastAsia="Times New Roman" w:hAnsi="Times New Roman" w:cs="Times New Roman"/>
          </w:rPr>
          <w:t>presumably</w:t>
        </w:r>
      </w:ins>
      <w:r w:rsidR="008927F4">
        <w:rPr>
          <w:rFonts w:ascii="Times New Roman" w:eastAsia="Times New Roman" w:hAnsi="Times New Roman" w:cs="Times New Roman"/>
        </w:rPr>
        <w:t xml:space="preserve"> at odds with</w:t>
      </w:r>
      <w:ins w:id="2011" w:author="Benton, Deon" w:date="2026-05-15T18:09:00Z" w16du:dateUtc="2026-05-15T23:09:00Z">
        <w:r>
          <w:rPr>
            <w:rFonts w:ascii="Times New Roman" w:eastAsia="Times New Roman" w:hAnsi="Times New Roman" w:cs="Times New Roman"/>
          </w:rPr>
          <w:t xml:space="preserve"> those predicted by any of the </w:t>
        </w:r>
      </w:ins>
      <w:ins w:id="2012" w:author="Benton, Deon" w:date="2026-05-15T18:13:00Z" w16du:dateUtc="2026-05-15T23:13:00Z">
        <w:r w:rsidR="00D144A5">
          <w:rPr>
            <w:rFonts w:ascii="Times New Roman" w:eastAsia="Times New Roman" w:hAnsi="Times New Roman" w:cs="Times New Roman"/>
          </w:rPr>
          <w:t xml:space="preserve">present </w:t>
        </w:r>
      </w:ins>
      <w:ins w:id="2013" w:author="Benton, Deon" w:date="2026-05-15T18:09:00Z" w16du:dateUtc="2026-05-15T23:09:00Z">
        <w:r>
          <w:rPr>
            <w:rFonts w:ascii="Times New Roman" w:eastAsia="Times New Roman" w:hAnsi="Times New Roman" w:cs="Times New Roman"/>
          </w:rPr>
          <w:t xml:space="preserve">domain-specific proposals for the same </w:t>
        </w:r>
      </w:ins>
      <w:ins w:id="2014"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2015" w:author="Benton, Deon" w:date="2026-05-15T18:14:00Z" w16du:dateUtc="2026-05-15T23:14:00Z">
        <w:r w:rsidR="00D144A5">
          <w:rPr>
            <w:rFonts w:ascii="Times New Roman" w:eastAsia="Times New Roman" w:hAnsi="Times New Roman" w:cs="Times New Roman"/>
          </w:rPr>
          <w:t>I</w:t>
        </w:r>
      </w:ins>
      <w:ins w:id="2016"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2017" w:author="Benton, Deon" w:date="2026-05-15T18:16:00Z" w16du:dateUtc="2026-05-15T23:16:00Z">
        <w:r w:rsidR="00AA2ECA">
          <w:rPr>
            <w:rFonts w:ascii="Times New Roman" w:eastAsia="Times New Roman" w:hAnsi="Times New Roman" w:cs="Times New Roman"/>
          </w:rPr>
          <w:t xml:space="preserve">This is because not only </w:t>
        </w:r>
      </w:ins>
      <w:ins w:id="2018" w:author="Benton, Deon" w:date="2026-05-15T18:17:00Z" w16du:dateUtc="2026-05-15T23:17:00Z">
        <w:r w:rsidR="00AA2ECA">
          <w:rPr>
            <w:rFonts w:ascii="Times New Roman" w:eastAsia="Times New Roman" w:hAnsi="Times New Roman" w:cs="Times New Roman"/>
          </w:rPr>
          <w:t xml:space="preserve">is it the case that the actions in both events are </w:t>
        </w:r>
      </w:ins>
      <w:ins w:id="2019" w:author="Benton, Deon" w:date="2026-05-15T18:37:00Z" w16du:dateUtc="2026-05-15T23:37:00Z">
        <w:r w:rsidR="004175EF">
          <w:rPr>
            <w:rFonts w:ascii="Times New Roman" w:eastAsia="Times New Roman" w:hAnsi="Times New Roman" w:cs="Times New Roman"/>
          </w:rPr>
          <w:t>inefficient,</w:t>
        </w:r>
      </w:ins>
      <w:ins w:id="2020" w:author="Benton, Deon" w:date="2026-05-15T18:17:00Z" w16du:dateUtc="2026-05-15T23:17:00Z">
        <w:r w:rsidR="00AA2ECA">
          <w:rPr>
            <w:rFonts w:ascii="Times New Roman" w:eastAsia="Times New Roman" w:hAnsi="Times New Roman" w:cs="Times New Roman"/>
          </w:rPr>
          <w:t xml:space="preserve"> but</w:t>
        </w:r>
      </w:ins>
      <w:ins w:id="2021" w:author="Benton, Deon" w:date="2026-05-15T18:37:00Z" w16du:dateUtc="2026-05-15T23:37:00Z">
        <w:r w:rsidR="004175EF">
          <w:rPr>
            <w:rFonts w:ascii="Times New Roman" w:eastAsia="Times New Roman" w:hAnsi="Times New Roman" w:cs="Times New Roman"/>
          </w:rPr>
          <w:t xml:space="preserve"> it is also the case that</w:t>
        </w:r>
      </w:ins>
      <w:ins w:id="2022" w:author="Benton, Deon" w:date="2026-05-15T18:17:00Z" w16du:dateUtc="2026-05-15T23:17:00Z">
        <w:r w:rsidR="00AA2ECA">
          <w:rPr>
            <w:rFonts w:ascii="Times New Roman" w:eastAsia="Times New Roman" w:hAnsi="Times New Roman" w:cs="Times New Roman"/>
          </w:rPr>
          <w:t xml:space="preserve"> the</w:t>
        </w:r>
      </w:ins>
      <w:ins w:id="2023" w:author="Benton, Deon" w:date="2026-05-15T18:18:00Z" w16du:dateUtc="2026-05-15T23:18:00Z">
        <w:r w:rsidR="00AA2ECA">
          <w:rPr>
            <w:rFonts w:ascii="Times New Roman" w:eastAsia="Times New Roman" w:hAnsi="Times New Roman" w:cs="Times New Roman"/>
          </w:rPr>
          <w:t xml:space="preserve"> actions themselves are equally costly. </w:t>
        </w:r>
      </w:ins>
      <w:ins w:id="2024" w:author="Benton, Deon" w:date="2026-05-15T18:37:00Z" w16du:dateUtc="2026-05-15T23:37:00Z">
        <w:r w:rsidR="004175EF">
          <w:rPr>
            <w:rFonts w:ascii="Times New Roman" w:eastAsia="Times New Roman" w:hAnsi="Times New Roman" w:cs="Times New Roman"/>
          </w:rPr>
          <w:t xml:space="preserve">This stems from the fact that the </w:t>
        </w:r>
      </w:ins>
      <w:ins w:id="2025" w:author="Benton, Deon" w:date="2026-05-15T18:38:00Z" w16du:dateUtc="2026-05-15T23:38:00Z">
        <w:r w:rsidR="004175EF">
          <w:rPr>
            <w:rFonts w:ascii="Times New Roman" w:eastAsia="Times New Roman" w:hAnsi="Times New Roman" w:cs="Times New Roman"/>
          </w:rPr>
          <w:t>agent jumps to the same height</w:t>
        </w:r>
      </w:ins>
      <w:ins w:id="2026" w:author="Benton, Deon" w:date="2026-05-15T18:39:00Z" w16du:dateUtc="2026-05-15T23:39:00Z">
        <w:r w:rsidR="004175EF">
          <w:rPr>
            <w:rFonts w:ascii="Times New Roman" w:eastAsia="Times New Roman" w:hAnsi="Times New Roman" w:cs="Times New Roman"/>
          </w:rPr>
          <w:t>—</w:t>
        </w:r>
      </w:ins>
      <w:ins w:id="2027" w:author="Benton, Deon" w:date="2026-05-15T18:38:00Z" w16du:dateUtc="2026-05-15T23:38:00Z">
        <w:r w:rsidR="004175EF">
          <w:rPr>
            <w:rFonts w:ascii="Times New Roman" w:eastAsia="Times New Roman" w:hAnsi="Times New Roman" w:cs="Times New Roman"/>
          </w:rPr>
          <w:t>and</w:t>
        </w:r>
      </w:ins>
      <w:ins w:id="2028" w:author="Benton, Deon" w:date="2026-05-15T18:39:00Z" w16du:dateUtc="2026-05-15T23:39:00Z">
        <w:r w:rsidR="004175EF">
          <w:rPr>
            <w:rFonts w:ascii="Times New Roman" w:eastAsia="Times New Roman" w:hAnsi="Times New Roman" w:cs="Times New Roman"/>
          </w:rPr>
          <w:t xml:space="preserve"> therefore incurs the same </w:t>
        </w:r>
        <w:proofErr w:type="gramStart"/>
        <w:r w:rsidR="004175EF">
          <w:rPr>
            <w:rFonts w:ascii="Times New Roman" w:eastAsia="Times New Roman" w:hAnsi="Times New Roman" w:cs="Times New Roman"/>
          </w:rPr>
          <w:t>cost</w:t>
        </w:r>
      </w:ins>
      <w:ins w:id="2029" w:author="Benton, Deon" w:date="2026-05-15T18:41:00Z" w16du:dateUtc="2026-05-15T23:41:00Z">
        <w:r w:rsidR="00F430BB">
          <w:rPr>
            <w:rFonts w:ascii="Times New Roman" w:eastAsia="Times New Roman" w:hAnsi="Times New Roman" w:cs="Times New Roman"/>
          </w:rPr>
          <w:t>—</w:t>
        </w:r>
      </w:ins>
      <w:ins w:id="2030" w:author="Benton, Deon" w:date="2026-05-15T18:39:00Z" w16du:dateUtc="2026-05-15T23:39:00Z">
        <w:r w:rsidR="004175EF">
          <w:rPr>
            <w:rFonts w:ascii="Times New Roman" w:eastAsia="Times New Roman" w:hAnsi="Times New Roman" w:cs="Times New Roman"/>
          </w:rPr>
          <w:t>in</w:t>
        </w:r>
        <w:proofErr w:type="gramEnd"/>
        <w:r w:rsidR="004175EF">
          <w:rPr>
            <w:rFonts w:ascii="Times New Roman" w:eastAsia="Times New Roman" w:hAnsi="Times New Roman" w:cs="Times New Roman"/>
          </w:rPr>
          <w:t xml:space="preserve"> both</w:t>
        </w:r>
      </w:ins>
      <w:ins w:id="2031" w:author="Benton, Deon" w:date="2026-05-15T18:37:00Z" w16du:dateUtc="2026-05-15T23:37:00Z">
        <w:r w:rsidR="004175EF">
          <w:rPr>
            <w:rFonts w:ascii="Times New Roman" w:eastAsia="Times New Roman" w:hAnsi="Times New Roman" w:cs="Times New Roman"/>
          </w:rPr>
          <w:t xml:space="preserve"> test events. </w:t>
        </w:r>
      </w:ins>
      <w:ins w:id="2032" w:author="Benton, Deon" w:date="2026-05-15T18:19:00Z" w16du:dateUtc="2026-05-15T23:19:00Z">
        <w:r w:rsidR="00AA2ECA">
          <w:rPr>
            <w:rFonts w:ascii="Times New Roman" w:eastAsia="Times New Roman" w:hAnsi="Times New Roman" w:cs="Times New Roman"/>
          </w:rPr>
          <w:t xml:space="preserve"> </w:t>
        </w:r>
      </w:ins>
      <w:ins w:id="2033" w:author="Benton, Deon" w:date="2026-05-15T18:39:00Z" w16du:dateUtc="2026-05-15T23:39:00Z">
        <w:r w:rsidR="00F430BB">
          <w:rPr>
            <w:rFonts w:ascii="Times New Roman" w:eastAsia="Times New Roman" w:hAnsi="Times New Roman" w:cs="Times New Roman"/>
          </w:rPr>
          <w:t>Importantly, t</w:t>
        </w:r>
      </w:ins>
      <w:ins w:id="2034" w:author="Benton, Deon" w:date="2026-05-15T18:40:00Z" w16du:dateUtc="2026-05-15T23:40:00Z">
        <w:r w:rsidR="00F430BB">
          <w:rPr>
            <w:rFonts w:ascii="Times New Roman" w:eastAsia="Times New Roman" w:hAnsi="Times New Roman" w:cs="Times New Roman"/>
          </w:rPr>
          <w:t>h</w:t>
        </w:r>
      </w:ins>
      <w:ins w:id="2035" w:author="Benton, Deon" w:date="2026-05-15T18:39:00Z" w16du:dateUtc="2026-05-15T23:39:00Z">
        <w:r w:rsidR="00F430BB">
          <w:rPr>
            <w:rFonts w:ascii="Times New Roman" w:eastAsia="Times New Roman" w:hAnsi="Times New Roman" w:cs="Times New Roman"/>
          </w:rPr>
          <w:t xml:space="preserve">is conclusion is not without basis. </w:t>
        </w:r>
      </w:ins>
      <w:ins w:id="2036" w:author="Benton, Deon" w:date="2026-05-15T18:42:00Z" w16du:dateUtc="2026-05-15T23:42:00Z">
        <w:r w:rsidR="00F430BB">
          <w:rPr>
            <w:rFonts w:ascii="Times New Roman" w:eastAsia="Times New Roman" w:hAnsi="Times New Roman" w:cs="Times New Roman"/>
          </w:rPr>
          <w:t>Th</w:t>
        </w:r>
      </w:ins>
      <w:ins w:id="2037" w:author="Benton, Deon" w:date="2026-05-15T18:43:00Z" w16du:dateUtc="2026-05-15T23:43:00Z">
        <w:r w:rsidR="00F430BB">
          <w:rPr>
            <w:rFonts w:ascii="Times New Roman" w:eastAsia="Times New Roman" w:hAnsi="Times New Roman" w:cs="Times New Roman"/>
          </w:rPr>
          <w:t>e math of the naïve utility calculus itself provides evidence for this conclusion. Although the full mathematical details of this model are beyond the scope of this paper</w:t>
        </w:r>
      </w:ins>
      <w:ins w:id="2038" w:author="Benton, Deon" w:date="2026-05-15T18:45:00Z" w16du:dateUtc="2026-05-15T23:45:00Z">
        <w:r w:rsidR="00F430BB">
          <w:rPr>
            <w:rFonts w:ascii="Times New Roman" w:eastAsia="Times New Roman" w:hAnsi="Times New Roman" w:cs="Times New Roman"/>
          </w:rPr>
          <w:t xml:space="preserve"> (for that information, see </w:t>
        </w:r>
      </w:ins>
      <w:ins w:id="2039" w:author="Benton, Deon" w:date="2026-05-15T18:46:00Z" w16du:dateUtc="2026-05-15T23:46:00Z">
        <w:r w:rsidR="00B44489">
          <w:rPr>
            <w:rFonts w:ascii="Times New Roman" w:eastAsia="Times New Roman" w:hAnsi="Times New Roman" w:cs="Times New Roman"/>
          </w:rPr>
          <w:t>Jara-Ettinger et al., 2016</w:t>
        </w:r>
      </w:ins>
      <w:ins w:id="2040" w:author="Benton, Deon" w:date="2026-05-15T18:47:00Z" w16du:dateUtc="2026-05-15T23:47:00Z">
        <w:r w:rsidR="00B44489">
          <w:rPr>
            <w:rFonts w:ascii="Times New Roman" w:eastAsia="Times New Roman" w:hAnsi="Times New Roman" w:cs="Times New Roman"/>
          </w:rPr>
          <w:t>; Jara-</w:t>
        </w:r>
        <w:proofErr w:type="spellStart"/>
        <w:r w:rsidR="00B44489">
          <w:rPr>
            <w:rFonts w:ascii="Times New Roman" w:eastAsia="Times New Roman" w:hAnsi="Times New Roman" w:cs="Times New Roman"/>
          </w:rPr>
          <w:t>Etttinger</w:t>
        </w:r>
        <w:proofErr w:type="spellEnd"/>
        <w:r w:rsidR="00B44489">
          <w:rPr>
            <w:rFonts w:ascii="Times New Roman" w:eastAsia="Times New Roman" w:hAnsi="Times New Roman" w:cs="Times New Roman"/>
          </w:rPr>
          <w:t xml:space="preserve"> et al., 2020</w:t>
        </w:r>
      </w:ins>
      <w:ins w:id="2041" w:author="Benton, Deon" w:date="2026-05-15T18:46:00Z" w16du:dateUtc="2026-05-15T23:46:00Z">
        <w:r w:rsidR="00B44489">
          <w:rPr>
            <w:rFonts w:ascii="Times New Roman" w:eastAsia="Times New Roman" w:hAnsi="Times New Roman" w:cs="Times New Roman"/>
          </w:rPr>
          <w:t>)</w:t>
        </w:r>
      </w:ins>
      <w:ins w:id="2042" w:author="Benton, Deon" w:date="2026-05-15T18:43:00Z" w16du:dateUtc="2026-05-15T23:43:00Z">
        <w:r w:rsidR="00F430BB">
          <w:rPr>
            <w:rFonts w:ascii="Times New Roman" w:eastAsia="Times New Roman" w:hAnsi="Times New Roman" w:cs="Times New Roman"/>
          </w:rPr>
          <w:t xml:space="preserve">, </w:t>
        </w:r>
      </w:ins>
      <w:ins w:id="2043" w:author="Benton, Deon" w:date="2026-05-15T18:44:00Z" w16du:dateUtc="2026-05-15T23:44:00Z">
        <w:r w:rsidR="00F430BB">
          <w:rPr>
            <w:rFonts w:ascii="Times New Roman" w:eastAsia="Times New Roman" w:hAnsi="Times New Roman" w:cs="Times New Roman"/>
          </w:rPr>
          <w:t xml:space="preserve">an aspect of this model that is </w:t>
        </w:r>
      </w:ins>
      <w:ins w:id="2044" w:author="Benton, Deon" w:date="2026-05-15T18:47:00Z" w16du:dateUtc="2026-05-15T23:47:00Z">
        <w:r w:rsidR="00B44489">
          <w:rPr>
            <w:rFonts w:ascii="Times New Roman" w:eastAsia="Times New Roman" w:hAnsi="Times New Roman" w:cs="Times New Roman"/>
          </w:rPr>
          <w:t>worth highlighting here is</w:t>
        </w:r>
      </w:ins>
      <w:ins w:id="2045" w:author="Benton, Deon" w:date="2026-05-15T18:44:00Z" w16du:dateUtc="2026-05-15T23:44:00Z">
        <w:r w:rsidR="00F430BB">
          <w:rPr>
            <w:rFonts w:ascii="Times New Roman" w:eastAsia="Times New Roman" w:hAnsi="Times New Roman" w:cs="Times New Roman"/>
          </w:rPr>
          <w:t xml:space="preserve"> that </w:t>
        </w:r>
      </w:ins>
      <w:ins w:id="2046" w:author="Benton, Deon" w:date="2026-05-15T18:48:00Z" w16du:dateUtc="2026-05-15T23:48:00Z">
        <w:r w:rsidR="00B44489">
          <w:rPr>
            <w:rFonts w:ascii="Times New Roman" w:eastAsia="Times New Roman" w:hAnsi="Times New Roman" w:cs="Times New Roman"/>
          </w:rPr>
          <w:t xml:space="preserve">in the model </w:t>
        </w:r>
      </w:ins>
      <w:ins w:id="2047" w:author="Benton, Deon" w:date="2026-05-15T18:44:00Z" w16du:dateUtc="2026-05-15T23:44:00Z">
        <w:r w:rsidR="00F430BB">
          <w:rPr>
            <w:rFonts w:ascii="Times New Roman" w:eastAsia="Times New Roman" w:hAnsi="Times New Roman" w:cs="Times New Roman"/>
          </w:rPr>
          <w:t>cost is defined in terms o</w:t>
        </w:r>
      </w:ins>
      <w:ins w:id="2048" w:author="Benton, Deon" w:date="2026-05-15T18:45:00Z" w16du:dateUtc="2026-05-15T23:45:00Z">
        <w:r w:rsidR="00F430BB">
          <w:rPr>
            <w:rFonts w:ascii="Times New Roman" w:eastAsia="Times New Roman" w:hAnsi="Times New Roman" w:cs="Times New Roman"/>
          </w:rPr>
          <w:t>f an agent’s actions (or more formally, its policy</w:t>
        </w:r>
      </w:ins>
      <w:ins w:id="2049" w:author="Benton, Deon" w:date="2026-05-15T18:48:00Z" w16du:dateUtc="2026-05-15T23:48:00Z">
        <w:r w:rsidR="00B44489">
          <w:rPr>
            <w:rFonts w:ascii="Times New Roman" w:eastAsia="Times New Roman" w:hAnsi="Times New Roman" w:cs="Times New Roman"/>
          </w:rPr>
          <w:t>)</w:t>
        </w:r>
      </w:ins>
      <w:ins w:id="2050" w:author="Benton, Deon" w:date="2026-05-15T18:26:00Z" w16du:dateUtc="2026-05-15T23:26:00Z">
        <w:r w:rsidR="00DE305C">
          <w:rPr>
            <w:rFonts w:ascii="Times New Roman" w:eastAsia="Times New Roman" w:hAnsi="Times New Roman" w:cs="Times New Roman"/>
          </w:rPr>
          <w:t>—</w:t>
        </w:r>
      </w:ins>
      <w:ins w:id="2051" w:author="Benton, Deon" w:date="2026-05-15T18:36:00Z" w16du:dateUtc="2026-05-15T23:36:00Z">
        <w:r w:rsidR="00500F56">
          <w:rPr>
            <w:rFonts w:ascii="Times New Roman" w:eastAsia="Times New Roman" w:hAnsi="Times New Roman" w:cs="Times New Roman"/>
          </w:rPr>
          <w:t>this policy is equivalent</w:t>
        </w:r>
      </w:ins>
      <w:ins w:id="2052" w:author="Benton, Deon" w:date="2026-05-15T18:26:00Z" w16du:dateUtc="2026-05-15T23:26:00Z">
        <w:r w:rsidR="00DE305C">
          <w:rPr>
            <w:rFonts w:ascii="Times New Roman" w:eastAsia="Times New Roman" w:hAnsi="Times New Roman" w:cs="Times New Roman"/>
          </w:rPr>
          <w:t xml:space="preserve"> in both inefficient test events. </w:t>
        </w:r>
      </w:ins>
    </w:p>
    <w:p w14:paraId="7574BB23" w14:textId="2A13353C" w:rsidR="007968B5" w:rsidRDefault="00B44489" w:rsidP="0049541C">
      <w:pPr>
        <w:tabs>
          <w:tab w:val="left" w:pos="7378"/>
        </w:tabs>
        <w:spacing w:line="480" w:lineRule="auto"/>
        <w:ind w:firstLine="720"/>
        <w:contextualSpacing/>
        <w:rPr>
          <w:ins w:id="2053" w:author="Benton, Deon" w:date="2026-05-15T19:21:00Z" w16du:dateUtc="2026-05-16T00:21:00Z"/>
          <w:rFonts w:ascii="Times New Roman" w:eastAsia="Times New Roman" w:hAnsi="Times New Roman" w:cs="Times New Roman"/>
        </w:rPr>
      </w:pPr>
      <w:ins w:id="2054" w:author="Benton, Deon" w:date="2026-05-15T18:52:00Z" w16du:dateUtc="2026-05-15T23:52:00Z">
        <w:r>
          <w:rPr>
            <w:rFonts w:ascii="Times New Roman" w:eastAsia="Times New Roman" w:hAnsi="Times New Roman" w:cs="Times New Roman"/>
          </w:rPr>
          <w:t>In addition to testing the first prediction</w:t>
        </w:r>
      </w:ins>
      <w:ins w:id="2055" w:author="Benton, Deon" w:date="2026-05-15T18:53:00Z" w16du:dateUtc="2026-05-15T23:53:00Z">
        <w:r>
          <w:rPr>
            <w:rFonts w:ascii="Times New Roman" w:eastAsia="Times New Roman" w:hAnsi="Times New Roman" w:cs="Times New Roman"/>
          </w:rPr>
          <w:t xml:space="preserve"> </w:t>
        </w:r>
      </w:ins>
      <w:ins w:id="2056" w:author="Benton, Deon" w:date="2026-05-15T18:54:00Z" w16du:dateUtc="2026-05-15T23:54:00Z">
        <w:r w:rsidR="005B7892">
          <w:rPr>
            <w:rFonts w:ascii="Times New Roman" w:eastAsia="Times New Roman" w:hAnsi="Times New Roman" w:cs="Times New Roman"/>
          </w:rPr>
          <w:t xml:space="preserve">of </w:t>
        </w:r>
      </w:ins>
      <w:ins w:id="2057" w:author="Benton, Deon" w:date="2026-05-15T18:53:00Z" w16du:dateUtc="2026-05-15T23:53:00Z">
        <w:r>
          <w:rPr>
            <w:rFonts w:ascii="Times New Roman" w:eastAsia="Times New Roman" w:hAnsi="Times New Roman" w:cs="Times New Roman"/>
          </w:rPr>
          <w:t>the first simulation presented in this</w:t>
        </w:r>
        <w:r w:rsidR="007C02F1">
          <w:rPr>
            <w:rFonts w:ascii="Times New Roman" w:eastAsia="Times New Roman" w:hAnsi="Times New Roman" w:cs="Times New Roman"/>
          </w:rPr>
          <w:t xml:space="preserve"> section</w:t>
        </w:r>
      </w:ins>
      <w:ins w:id="2058" w:author="Benton, Deon" w:date="2026-05-15T18:52:00Z" w16du:dateUtc="2026-05-15T23:52:00Z">
        <w:r>
          <w:rPr>
            <w:rFonts w:ascii="Times New Roman" w:eastAsia="Times New Roman" w:hAnsi="Times New Roman" w:cs="Times New Roman"/>
          </w:rPr>
          <w:t xml:space="preserve">, </w:t>
        </w:r>
      </w:ins>
      <w:ins w:id="2059" w:author="Benton, Deon" w:date="2026-05-15T18:55:00Z" w16du:dateUtc="2026-05-15T23:55:00Z">
        <w:r w:rsidR="005B7892">
          <w:rPr>
            <w:rFonts w:ascii="Times New Roman" w:eastAsia="Times New Roman" w:hAnsi="Times New Roman" w:cs="Times New Roman"/>
          </w:rPr>
          <w:t xml:space="preserve">it will also be important in future research </w:t>
        </w:r>
      </w:ins>
      <w:ins w:id="2060" w:author="Benton, Deon" w:date="2026-05-15T18:52:00Z" w16du:dateUtc="2026-05-15T23:52:00Z">
        <w:r>
          <w:rPr>
            <w:rFonts w:ascii="Times New Roman" w:eastAsia="Times New Roman" w:hAnsi="Times New Roman" w:cs="Times New Roman"/>
          </w:rPr>
          <w:t>to</w:t>
        </w:r>
      </w:ins>
      <w:ins w:id="2061" w:author="Benton, Deon" w:date="2026-05-15T18:53:00Z" w16du:dateUtc="2026-05-15T23:53:00Z">
        <w:r>
          <w:rPr>
            <w:rFonts w:ascii="Times New Roman" w:eastAsia="Times New Roman" w:hAnsi="Times New Roman" w:cs="Times New Roman"/>
          </w:rPr>
          <w:t xml:space="preserve"> test th</w:t>
        </w:r>
      </w:ins>
      <w:ins w:id="2062" w:author="Benton, Deon" w:date="2026-05-15T18:54:00Z" w16du:dateUtc="2026-05-15T23:54:00Z">
        <w:r w:rsidR="005B7892">
          <w:rPr>
            <w:rFonts w:ascii="Times New Roman" w:eastAsia="Times New Roman" w:hAnsi="Times New Roman" w:cs="Times New Roman"/>
          </w:rPr>
          <w:t xml:space="preserve">e predictions </w:t>
        </w:r>
      </w:ins>
      <w:ins w:id="2063" w:author="Benton, Deon" w:date="2026-05-15T18:53:00Z" w16du:dateUtc="2026-05-15T23:53:00Z">
        <w:r w:rsidR="005B7892">
          <w:rPr>
            <w:rFonts w:ascii="Times New Roman" w:eastAsia="Times New Roman" w:hAnsi="Times New Roman" w:cs="Times New Roman"/>
          </w:rPr>
          <w:t>of this second simulation as well</w:t>
        </w:r>
        <w:r>
          <w:rPr>
            <w:rFonts w:ascii="Times New Roman" w:eastAsia="Times New Roman" w:hAnsi="Times New Roman" w:cs="Times New Roman"/>
          </w:rPr>
          <w:t>.</w:t>
        </w:r>
      </w:ins>
      <w:ins w:id="2064" w:author="Benton, Deon" w:date="2026-05-15T18:54:00Z" w16du:dateUtc="2026-05-15T23:54:00Z">
        <w:r w:rsidR="005B7892">
          <w:rPr>
            <w:rFonts w:ascii="Times New Roman" w:eastAsia="Times New Roman" w:hAnsi="Times New Roman" w:cs="Times New Roman"/>
          </w:rPr>
          <w:t xml:space="preserve"> The current account would be supported if </w:t>
        </w:r>
      </w:ins>
      <w:ins w:id="2065" w:author="Benton, Deon" w:date="2026-05-15T18:52:00Z" w16du:dateUtc="2026-05-15T23:52:00Z">
        <w:r>
          <w:rPr>
            <w:rFonts w:ascii="Times New Roman" w:eastAsia="Times New Roman" w:hAnsi="Times New Roman" w:cs="Times New Roman"/>
          </w:rPr>
          <w:t xml:space="preserve"> </w:t>
        </w:r>
      </w:ins>
      <w:ins w:id="2066" w:author="Benton, Deon" w:date="2026-05-15T18:55:00Z" w16du:dateUtc="2026-05-15T23:55:00Z">
        <w:r w:rsidR="008E49B9">
          <w:rPr>
            <w:rFonts w:ascii="Times New Roman" w:eastAsia="Times New Roman" w:hAnsi="Times New Roman" w:cs="Times New Roman"/>
          </w:rPr>
          <w:t>infants’ looking behaviors aligns</w:t>
        </w:r>
      </w:ins>
      <w:ins w:id="2067" w:author="Benton, Deon" w:date="2026-05-15T18:56:00Z" w16du:dateUtc="2026-05-15T23:56:00Z">
        <w:r w:rsidR="008E49B9">
          <w:rPr>
            <w:rFonts w:ascii="Times New Roman" w:eastAsia="Times New Roman" w:hAnsi="Times New Roman" w:cs="Times New Roman"/>
          </w:rPr>
          <w:t xml:space="preserve"> with</w:t>
        </w:r>
        <w:r w:rsidR="00147883">
          <w:rPr>
            <w:rFonts w:ascii="Times New Roman" w:eastAsia="Times New Roman" w:hAnsi="Times New Roman" w:cs="Times New Roman"/>
          </w:rPr>
          <w:t xml:space="preserve"> the predictions of the </w:t>
        </w:r>
      </w:ins>
      <w:ins w:id="2068" w:author="Benton, Deon" w:date="2026-05-15T18:57:00Z" w16du:dateUtc="2026-05-15T23:57:00Z">
        <w:r w:rsidR="00147883">
          <w:rPr>
            <w:rFonts w:ascii="Times New Roman" w:eastAsia="Times New Roman" w:hAnsi="Times New Roman" w:cs="Times New Roman"/>
          </w:rPr>
          <w:t>two simulations presented in this section</w:t>
        </w:r>
      </w:ins>
      <w:ins w:id="2069" w:author="Benton, Deon" w:date="2026-05-15T18:58:00Z" w16du:dateUtc="2026-05-15T23:58:00Z">
        <w:r w:rsidR="00147883">
          <w:rPr>
            <w:rFonts w:ascii="Times New Roman" w:eastAsia="Times New Roman" w:hAnsi="Times New Roman" w:cs="Times New Roman"/>
          </w:rPr>
          <w:t xml:space="preserve">; </w:t>
        </w:r>
      </w:ins>
      <w:ins w:id="2070" w:author="Benton, Deon" w:date="2026-05-15T18:59:00Z" w16du:dateUtc="2026-05-15T23:59:00Z">
        <w:r w:rsidR="00147883">
          <w:rPr>
            <w:rFonts w:ascii="Times New Roman" w:eastAsia="Times New Roman" w:hAnsi="Times New Roman" w:cs="Times New Roman"/>
          </w:rPr>
          <w:t xml:space="preserve">However, the domain-specific proposals discussed here would be supported if, in a </w:t>
        </w:r>
      </w:ins>
      <w:ins w:id="2071" w:author="Benton, Deon" w:date="2026-05-15T19:00:00Z" w16du:dateUtc="2026-05-16T00:00:00Z">
        <w:r w:rsidR="00147883">
          <w:rPr>
            <w:rFonts w:ascii="Times New Roman" w:eastAsia="Times New Roman" w:hAnsi="Times New Roman" w:cs="Times New Roman"/>
          </w:rPr>
          <w:t>sufficiently powered study, infants look equally long at</w:t>
        </w:r>
      </w:ins>
      <w:ins w:id="2072" w:author="Benton, Deon" w:date="2026-05-15T19:01:00Z" w16du:dateUtc="2026-05-16T00:01:00Z">
        <w:r w:rsidR="00147883">
          <w:rPr>
            <w:rFonts w:ascii="Times New Roman" w:eastAsia="Times New Roman" w:hAnsi="Times New Roman" w:cs="Times New Roman"/>
          </w:rPr>
          <w:t xml:space="preserve"> the</w:t>
        </w:r>
      </w:ins>
      <w:ins w:id="2073" w:author="Benton, Deon" w:date="2026-05-15T19:00:00Z" w16du:dateUtc="2026-05-16T00:00:00Z">
        <w:r w:rsidR="00147883">
          <w:rPr>
            <w:rFonts w:ascii="Times New Roman" w:eastAsia="Times New Roman" w:hAnsi="Times New Roman" w:cs="Times New Roman"/>
          </w:rPr>
          <w:t xml:space="preserve"> test events corresponding to those in </w:t>
        </w:r>
      </w:ins>
      <w:ins w:id="2074" w:author="Benton, Deon" w:date="2026-05-15T19:01:00Z" w16du:dateUtc="2026-05-16T00:01:00Z">
        <w:r w:rsidR="00147883">
          <w:rPr>
            <w:rFonts w:ascii="Times New Roman" w:eastAsia="Times New Roman" w:hAnsi="Times New Roman" w:cs="Times New Roman"/>
          </w:rPr>
          <w:t>both of the simulations reported here</w:t>
        </w:r>
      </w:ins>
      <w:ins w:id="2075" w:author="Benton, Deon" w:date="2026-05-15T18:56:00Z" w16du:dateUtc="2026-05-15T23:56:00Z">
        <w:r w:rsidR="00147883">
          <w:rPr>
            <w:rFonts w:ascii="Times New Roman" w:eastAsia="Times New Roman" w:hAnsi="Times New Roman" w:cs="Times New Roman"/>
          </w:rPr>
          <w:t>.</w:t>
        </w:r>
      </w:ins>
      <w:ins w:id="2076" w:author="Benton, Deon" w:date="2026-05-15T19:02:00Z" w16du:dateUtc="2026-05-16T00:02:00Z">
        <w:r w:rsidR="00147883">
          <w:rPr>
            <w:rFonts w:ascii="Times New Roman" w:eastAsia="Times New Roman" w:hAnsi="Times New Roman" w:cs="Times New Roman"/>
          </w:rPr>
          <w:t xml:space="preserve"> Another logical possibility is that the current account best explains infants’ responses in a behavioral </w:t>
        </w:r>
      </w:ins>
      <w:ins w:id="2077" w:author="Benton, Deon" w:date="2026-05-15T19:04:00Z" w16du:dateUtc="2026-05-16T00:04:00Z">
        <w:r w:rsidR="00147883">
          <w:rPr>
            <w:rFonts w:ascii="Times New Roman" w:eastAsia="Times New Roman" w:hAnsi="Times New Roman" w:cs="Times New Roman"/>
          </w:rPr>
          <w:t>analogue</w:t>
        </w:r>
      </w:ins>
      <w:ins w:id="2078" w:author="Benton, Deon" w:date="2026-05-15T19:02:00Z" w16du:dateUtc="2026-05-16T00:02:00Z">
        <w:r w:rsidR="00147883">
          <w:rPr>
            <w:rFonts w:ascii="Times New Roman" w:eastAsia="Times New Roman" w:hAnsi="Times New Roman" w:cs="Times New Roman"/>
          </w:rPr>
          <w:t xml:space="preserve"> of one of the simulations reported here, whereas </w:t>
        </w:r>
      </w:ins>
      <w:ins w:id="2079" w:author="Benton, Deon" w:date="2026-05-15T19:04:00Z" w16du:dateUtc="2026-05-16T00:04:00Z">
        <w:r w:rsidR="00147883">
          <w:rPr>
            <w:rFonts w:ascii="Times New Roman" w:eastAsia="Times New Roman" w:hAnsi="Times New Roman" w:cs="Times New Roman"/>
          </w:rPr>
          <w:t>the domain-specific proposals</w:t>
        </w:r>
      </w:ins>
      <w:ins w:id="2080" w:author="Benton, Deon" w:date="2026-05-15T19:07:00Z" w16du:dateUtc="2026-05-16T00:07:00Z">
        <w:r w:rsidR="0067797E">
          <w:rPr>
            <w:rFonts w:ascii="Times New Roman" w:eastAsia="Times New Roman" w:hAnsi="Times New Roman" w:cs="Times New Roman"/>
          </w:rPr>
          <w:t xml:space="preserve"> may</w:t>
        </w:r>
      </w:ins>
      <w:ins w:id="2081" w:author="Benton, Deon" w:date="2026-05-15T19:04:00Z" w16du:dateUtc="2026-05-16T00:04:00Z">
        <w:r w:rsidR="00147883">
          <w:rPr>
            <w:rFonts w:ascii="Times New Roman" w:eastAsia="Times New Roman" w:hAnsi="Times New Roman" w:cs="Times New Roman"/>
          </w:rPr>
          <w:t xml:space="preserve"> be</w:t>
        </w:r>
      </w:ins>
      <w:ins w:id="2082" w:author="Benton, Deon" w:date="2026-05-15T19:07:00Z" w16du:dateUtc="2026-05-16T00:07:00Z">
        <w:r w:rsidR="0067797E">
          <w:rPr>
            <w:rFonts w:ascii="Times New Roman" w:eastAsia="Times New Roman" w:hAnsi="Times New Roman" w:cs="Times New Roman"/>
          </w:rPr>
          <w:t xml:space="preserve">tter </w:t>
        </w:r>
      </w:ins>
      <w:ins w:id="2083" w:author="Benton, Deon" w:date="2026-05-15T19:16:00Z" w16du:dateUtc="2026-05-16T00:16:00Z">
        <w:r w:rsidR="00BA4CA9">
          <w:rPr>
            <w:rFonts w:ascii="Times New Roman" w:eastAsia="Times New Roman" w:hAnsi="Times New Roman" w:cs="Times New Roman"/>
          </w:rPr>
          <w:t xml:space="preserve">capture </w:t>
        </w:r>
        <w:r w:rsidR="00BA4CA9">
          <w:rPr>
            <w:rFonts w:ascii="Times New Roman" w:eastAsia="Times New Roman" w:hAnsi="Times New Roman" w:cs="Times New Roman"/>
          </w:rPr>
          <w:lastRenderedPageBreak/>
          <w:t>infants</w:t>
        </w:r>
      </w:ins>
      <w:ins w:id="2084" w:author="Benton, Deon" w:date="2026-05-15T19:04:00Z" w16du:dateUtc="2026-05-16T00:04:00Z">
        <w:r w:rsidR="00147883">
          <w:rPr>
            <w:rFonts w:ascii="Times New Roman" w:eastAsia="Times New Roman" w:hAnsi="Times New Roman" w:cs="Times New Roman"/>
          </w:rPr>
          <w:t>’ responses in a behavioral analogue</w:t>
        </w:r>
      </w:ins>
      <w:ins w:id="2085" w:author="Benton, Deon" w:date="2026-05-15T19:05:00Z" w16du:dateUtc="2026-05-16T00:05:00Z">
        <w:r w:rsidR="00147883">
          <w:rPr>
            <w:rFonts w:ascii="Times New Roman" w:eastAsia="Times New Roman" w:hAnsi="Times New Roman" w:cs="Times New Roman"/>
          </w:rPr>
          <w:t xml:space="preserve"> of the other simulation</w:t>
        </w:r>
      </w:ins>
      <w:ins w:id="2086" w:author="Benton, Deon" w:date="2026-05-15T19:03:00Z" w16du:dateUtc="2026-05-16T00:03:00Z">
        <w:r w:rsidR="00147883">
          <w:rPr>
            <w:rFonts w:ascii="Times New Roman" w:eastAsia="Times New Roman" w:hAnsi="Times New Roman" w:cs="Times New Roman"/>
          </w:rPr>
          <w:t xml:space="preserve">. This would suggest that both kinds of mechanisms may govern how infants process other </w:t>
        </w:r>
      </w:ins>
      <w:ins w:id="2087" w:author="Benton, Deon" w:date="2026-05-15T19:07:00Z" w16du:dateUtc="2026-05-16T00:07:00Z">
        <w:r w:rsidR="0067797E">
          <w:rPr>
            <w:rFonts w:ascii="Times New Roman" w:eastAsia="Times New Roman" w:hAnsi="Times New Roman" w:cs="Times New Roman"/>
          </w:rPr>
          <w:t>people’s</w:t>
        </w:r>
      </w:ins>
      <w:ins w:id="2088" w:author="Benton, Deon" w:date="2026-05-15T19:03:00Z" w16du:dateUtc="2026-05-16T00:03:00Z">
        <w:r w:rsidR="00147883">
          <w:rPr>
            <w:rFonts w:ascii="Times New Roman" w:eastAsia="Times New Roman" w:hAnsi="Times New Roman" w:cs="Times New Roman"/>
          </w:rPr>
          <w:t xml:space="preserve"> actions</w:t>
        </w:r>
      </w:ins>
      <w:ins w:id="2089" w:author="Benton, Deon" w:date="2026-05-15T19:14:00Z" w16du:dateUtc="2026-05-16T00:14:00Z">
        <w:r w:rsidR="0067797E">
          <w:rPr>
            <w:rFonts w:ascii="Times New Roman" w:eastAsia="Times New Roman" w:hAnsi="Times New Roman" w:cs="Times New Roman"/>
          </w:rPr>
          <w:t>. Such a finding would also</w:t>
        </w:r>
      </w:ins>
      <w:ins w:id="2090" w:author="Benton, Deon" w:date="2026-05-15T19:05:00Z" w16du:dateUtc="2026-05-16T00:05:00Z">
        <w:r w:rsidR="00147883">
          <w:rPr>
            <w:rFonts w:ascii="Times New Roman" w:eastAsia="Times New Roman" w:hAnsi="Times New Roman" w:cs="Times New Roman"/>
          </w:rPr>
          <w:t xml:space="preserve"> with recent work s</w:t>
        </w:r>
      </w:ins>
      <w:ins w:id="2091" w:author="Benton, Deon" w:date="2026-05-15T19:07:00Z" w16du:dateUtc="2026-05-16T00:07:00Z">
        <w:r w:rsidR="0067797E">
          <w:rPr>
            <w:rFonts w:ascii="Times New Roman" w:eastAsia="Times New Roman" w:hAnsi="Times New Roman" w:cs="Times New Roman"/>
          </w:rPr>
          <w:t>uggesting</w:t>
        </w:r>
      </w:ins>
      <w:ins w:id="2092" w:author="Benton, Deon" w:date="2026-05-15T19:05:00Z" w16du:dateUtc="2026-05-16T00:05:00Z">
        <w:r w:rsidR="00147883">
          <w:rPr>
            <w:rFonts w:ascii="Times New Roman" w:eastAsia="Times New Roman" w:hAnsi="Times New Roman" w:cs="Times New Roman"/>
          </w:rPr>
          <w:t xml:space="preserve"> that</w:t>
        </w:r>
      </w:ins>
      <w:ins w:id="2093" w:author="Benton, Deon" w:date="2026-05-15T19:11:00Z" w16du:dateUtc="2026-05-16T00:11:00Z">
        <w:r w:rsidR="0067797E">
          <w:rPr>
            <w:rFonts w:ascii="Times New Roman" w:eastAsia="Times New Roman" w:hAnsi="Times New Roman" w:cs="Times New Roman"/>
          </w:rPr>
          <w:t xml:space="preserve">, for example, children’s causal inferences (Benton et al., 2024) and language processing </w:t>
        </w:r>
      </w:ins>
      <w:ins w:id="2094" w:author="Benton, Deon" w:date="2026-05-15T19:14:00Z" w16du:dateUtc="2026-05-16T00:14:00Z">
        <w:r w:rsidR="0067797E">
          <w:rPr>
            <w:rFonts w:ascii="Times New Roman" w:eastAsia="Times New Roman" w:hAnsi="Times New Roman" w:cs="Times New Roman"/>
          </w:rPr>
          <w:t>(</w:t>
        </w:r>
      </w:ins>
      <w:ins w:id="2095" w:author="Benton, Deon" w:date="2026-05-15T19:11:00Z" w16du:dateUtc="2026-05-16T00:11:00Z">
        <w:r w:rsidR="0067797E">
          <w:rPr>
            <w:rFonts w:ascii="Times New Roman" w:eastAsia="Times New Roman" w:hAnsi="Times New Roman" w:cs="Times New Roman"/>
          </w:rPr>
          <w:t>Slone &amp; Johnson, 201</w:t>
        </w:r>
      </w:ins>
      <w:ins w:id="2096" w:author="Benton, Deon" w:date="2026-05-15T19:12:00Z" w16du:dateUtc="2026-05-16T00:12:00Z">
        <w:r w:rsidR="0067797E">
          <w:rPr>
            <w:rFonts w:ascii="Times New Roman" w:eastAsia="Times New Roman" w:hAnsi="Times New Roman" w:cs="Times New Roman"/>
          </w:rPr>
          <w:t xml:space="preserve">8) may be governed by </w:t>
        </w:r>
      </w:ins>
      <w:ins w:id="2097" w:author="Benton, Deon" w:date="2026-05-15T19:05:00Z" w16du:dateUtc="2026-05-16T00:05:00Z">
        <w:r w:rsidR="00147883">
          <w:rPr>
            <w:rFonts w:ascii="Times New Roman" w:eastAsia="Times New Roman" w:hAnsi="Times New Roman" w:cs="Times New Roman"/>
          </w:rPr>
          <w:t>multiple</w:t>
        </w:r>
      </w:ins>
      <w:ins w:id="2098" w:author="Benton, Deon" w:date="2026-05-15T19:12:00Z" w16du:dateUtc="2026-05-16T00:12:00Z">
        <w:r w:rsidR="0067797E">
          <w:rPr>
            <w:rFonts w:ascii="Times New Roman" w:eastAsia="Times New Roman" w:hAnsi="Times New Roman" w:cs="Times New Roman"/>
          </w:rPr>
          <w:t xml:space="preserve"> cognitive</w:t>
        </w:r>
      </w:ins>
      <w:ins w:id="2099" w:author="Benton, Deon" w:date="2026-05-15T19:05:00Z" w16du:dateUtc="2026-05-16T00:05:00Z">
        <w:r w:rsidR="00147883">
          <w:rPr>
            <w:rFonts w:ascii="Times New Roman" w:eastAsia="Times New Roman" w:hAnsi="Times New Roman" w:cs="Times New Roman"/>
          </w:rPr>
          <w:t xml:space="preserve"> </w:t>
        </w:r>
      </w:ins>
      <w:ins w:id="2100" w:author="Benton, Deon" w:date="2026-05-15T19:07:00Z" w16du:dateUtc="2026-05-16T00:07:00Z">
        <w:r w:rsidR="0067797E">
          <w:rPr>
            <w:rFonts w:ascii="Times New Roman" w:eastAsia="Times New Roman" w:hAnsi="Times New Roman" w:cs="Times New Roman"/>
          </w:rPr>
          <w:t>mechanisms</w:t>
        </w:r>
      </w:ins>
      <w:ins w:id="2101" w:author="Benton, Deon" w:date="2026-05-15T18:56:00Z" w16du:dateUtc="2026-05-15T23:56:00Z">
        <w:r w:rsidR="00147883">
          <w:rPr>
            <w:rFonts w:ascii="Times New Roman" w:eastAsia="Times New Roman" w:hAnsi="Times New Roman" w:cs="Times New Roman"/>
          </w:rPr>
          <w:t xml:space="preserve">. </w:t>
        </w:r>
      </w:ins>
      <w:ins w:id="2102" w:author="Benton, Deon" w:date="2026-05-15T19:19:00Z" w16du:dateUtc="2026-05-16T00:19:00Z">
        <w:r w:rsidR="0049541C">
          <w:rPr>
            <w:rFonts w:ascii="Times New Roman" w:eastAsia="Times New Roman" w:hAnsi="Times New Roman" w:cs="Times New Roman"/>
          </w:rPr>
          <w:t>Only by testing the</w:t>
        </w:r>
      </w:ins>
      <w:ins w:id="2103" w:author="Benton, Deon" w:date="2026-05-15T19:20:00Z" w16du:dateUtc="2026-05-16T00:20:00Z">
        <w:r w:rsidR="0049541C">
          <w:rPr>
            <w:rFonts w:ascii="Times New Roman" w:eastAsia="Times New Roman" w:hAnsi="Times New Roman" w:cs="Times New Roman"/>
          </w:rPr>
          <w:t xml:space="preserve"> current</w:t>
        </w:r>
      </w:ins>
      <w:ins w:id="2104" w:author="Benton, Deon" w:date="2026-05-15T19:19:00Z" w16du:dateUtc="2026-05-16T00:19:00Z">
        <w:r w:rsidR="0049541C">
          <w:rPr>
            <w:rFonts w:ascii="Times New Roman" w:eastAsia="Times New Roman" w:hAnsi="Times New Roman" w:cs="Times New Roman"/>
          </w:rPr>
          <w:t xml:space="preserve"> predictions in</w:t>
        </w:r>
      </w:ins>
      <w:ins w:id="2105" w:author="Benton, Deon" w:date="2026-05-15T19:20:00Z" w16du:dateUtc="2026-05-16T00:20:00Z">
        <w:r w:rsidR="0049541C">
          <w:rPr>
            <w:rFonts w:ascii="Times New Roman" w:eastAsia="Times New Roman" w:hAnsi="Times New Roman" w:cs="Times New Roman"/>
          </w:rPr>
          <w:t xml:space="preserve"> future</w:t>
        </w:r>
      </w:ins>
      <w:ins w:id="2106" w:author="Benton, Deon" w:date="2026-05-15T19:19:00Z" w16du:dateUtc="2026-05-16T00:19:00Z">
        <w:r w:rsidR="0049541C">
          <w:rPr>
            <w:rFonts w:ascii="Times New Roman" w:eastAsia="Times New Roman" w:hAnsi="Times New Roman" w:cs="Times New Roman"/>
          </w:rPr>
          <w:t xml:space="preserve"> </w:t>
        </w:r>
      </w:ins>
      <w:ins w:id="2107" w:author="Benton, Deon" w:date="2026-05-15T19:20:00Z" w16du:dateUtc="2026-05-16T00:20:00Z">
        <w:r w:rsidR="0049541C">
          <w:rPr>
            <w:rFonts w:ascii="Times New Roman" w:eastAsia="Times New Roman" w:hAnsi="Times New Roman" w:cs="Times New Roman"/>
          </w:rPr>
          <w:t>behavioral</w:t>
        </w:r>
      </w:ins>
      <w:ins w:id="2108" w:author="Benton, Deon" w:date="2026-05-15T19:19:00Z" w16du:dateUtc="2026-05-16T00:19:00Z">
        <w:r w:rsidR="0049541C">
          <w:rPr>
            <w:rFonts w:ascii="Times New Roman" w:eastAsia="Times New Roman" w:hAnsi="Times New Roman" w:cs="Times New Roman"/>
          </w:rPr>
          <w:t xml:space="preserve"> experiment</w:t>
        </w:r>
      </w:ins>
      <w:ins w:id="2109" w:author="Benton, Deon" w:date="2026-05-15T19:20:00Z" w16du:dateUtc="2026-05-16T00:20:00Z">
        <w:r w:rsidR="0049541C">
          <w:rPr>
            <w:rFonts w:ascii="Times New Roman" w:eastAsia="Times New Roman" w:hAnsi="Times New Roman" w:cs="Times New Roman"/>
          </w:rPr>
          <w:t>s</w:t>
        </w:r>
      </w:ins>
      <w:ins w:id="2110" w:author="Benton, Deon" w:date="2026-05-15T19:19:00Z" w16du:dateUtc="2026-05-16T00:19:00Z">
        <w:r w:rsidR="0049541C">
          <w:rPr>
            <w:rFonts w:ascii="Times New Roman" w:eastAsia="Times New Roman" w:hAnsi="Times New Roman" w:cs="Times New Roman"/>
          </w:rPr>
          <w:t xml:space="preserve"> can</w:t>
        </w:r>
      </w:ins>
      <w:ins w:id="2111" w:author="Benton, Deon" w:date="2026-05-15T19:20:00Z" w16du:dateUtc="2026-05-16T00:20:00Z">
        <w:r w:rsidR="0049541C">
          <w:rPr>
            <w:rFonts w:ascii="Times New Roman" w:eastAsia="Times New Roman" w:hAnsi="Times New Roman" w:cs="Times New Roman"/>
          </w:rPr>
          <w:t xml:space="preserve"> the data needed to decide between these competing perspectives be obtained.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5A320C5"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question that developmental scientists have wrestled with for the last 30 years concerns how infants learn about and process others’ actions</w:t>
      </w:r>
      <w:ins w:id="2112" w:author="Benton, Deon" w:date="2026-05-16T15:53:00Z" w16du:dateUtc="2026-05-16T20:53:00Z">
        <w:r w:rsidR="000B3B8B">
          <w:rPr>
            <w:rFonts w:ascii="Times New Roman" w:eastAsia="Times New Roman" w:hAnsi="Times New Roman" w:cs="Times New Roman"/>
          </w:rPr>
          <w:t xml:space="preserve">; that is, </w:t>
        </w:r>
      </w:ins>
      <w:r w:rsidR="00D16A1B">
        <w:rPr>
          <w:rFonts w:ascii="Times New Roman" w:eastAsia="Times New Roman" w:hAnsi="Times New Roman" w:cs="Times New Roman"/>
        </w:rPr>
        <w:t xml:space="preserve">how do infants discover that some </w:t>
      </w:r>
      <w:ins w:id="2113" w:author="Benton, Deon" w:date="2026-05-16T15:54:00Z" w16du:dateUtc="2026-05-16T20:54:00Z">
        <w:r w:rsidR="000B3B8B">
          <w:rPr>
            <w:rFonts w:ascii="Times New Roman" w:eastAsia="Times New Roman" w:hAnsi="Times New Roman" w:cs="Times New Roman"/>
          </w:rPr>
          <w:t>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ins w:id="2114"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115"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116"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ins w:id="2117"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118"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119" w:author="Benton, Deon" w:date="2026-05-16T16:00:00Z" w16du:dateUtc="2026-05-16T21:00:00Z">
        <w:r w:rsidR="008D00E0">
          <w:rPr>
            <w:rFonts w:ascii="Times New Roman" w:eastAsia="Times New Roman" w:hAnsi="Times New Roman" w:cs="Times New Roman"/>
          </w:rPr>
          <w:t xml:space="preserve">here </w:t>
        </w:r>
      </w:ins>
      <w:r w:rsidR="00EA4335">
        <w:rPr>
          <w:rFonts w:ascii="Times New Roman" w:eastAsia="Times New Roman" w:hAnsi="Times New Roman" w:cs="Times New Roman"/>
        </w:rPr>
        <w:t xml:space="preserve">referred to </w:t>
      </w:r>
      <w:r w:rsidR="00963F99">
        <w:rPr>
          <w:rFonts w:ascii="Times New Roman" w:eastAsia="Times New Roman" w:hAnsi="Times New Roman" w:cs="Times New Roman"/>
        </w:rPr>
        <w:t>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ins w:id="2120" w:author="Benton, Deon" w:date="2026-05-16T16:03:00Z" w16du:dateUtc="2026-05-16T21:03:00Z">
        <w:r w:rsidR="008D00E0">
          <w:rPr>
            <w:rFonts w:ascii="Times New Roman" w:eastAsia="Times New Roman" w:hAnsi="Times New Roman" w:cs="Times New Roman"/>
          </w:rPr>
          <w:t xml:space="preserve">violation-of expectation </w:t>
        </w:r>
      </w:ins>
      <w:r w:rsidR="00B4786C">
        <w:rPr>
          <w:rFonts w:ascii="Times New Roman" w:eastAsia="Times New Roman" w:hAnsi="Times New Roman" w:cs="Times New Roman"/>
        </w:rPr>
        <w:t>investigations</w:t>
      </w:r>
      <w:ins w:id="2121" w:author="Benton, Deon" w:date="2026-05-16T16:03:00Z" w16du:dateUtc="2026-05-16T21:03:00Z">
        <w:r w:rsidR="008D00E0">
          <w:rPr>
            <w:rFonts w:ascii="Times New Roman" w:eastAsia="Times New Roman" w:hAnsi="Times New Roman" w:cs="Times New Roman"/>
          </w:rPr>
          <w:t xml:space="preserve">—of which studies assessing infants’ </w:t>
        </w:r>
      </w:ins>
      <w:ins w:id="2122" w:author="Benton, Deon" w:date="2026-05-16T16:04:00Z" w16du:dateUtc="2026-05-16T21:04:00Z">
        <w:r w:rsidR="008D00E0">
          <w:rPr>
            <w:rFonts w:ascii="Times New Roman" w:eastAsia="Times New Roman" w:hAnsi="Times New Roman" w:cs="Times New Roman"/>
          </w:rPr>
          <w:t>action efficiency understanding are specific instance</w:t>
        </w:r>
      </w:ins>
      <w:r w:rsidR="00E11D78">
        <w:rPr>
          <w:rFonts w:ascii="Times New Roman" w:eastAsia="Times New Roman" w:hAnsi="Times New Roman" w:cs="Times New Roman"/>
        </w:rPr>
        <w:t>s</w:t>
      </w:r>
      <w:ins w:id="2123" w:author="Benton, Deon" w:date="2026-05-16T16:04:00Z" w16du:dateUtc="2026-05-16T21:04:00Z">
        <w:r w:rsidR="008D00E0">
          <w:rPr>
            <w:rFonts w:ascii="Times New Roman" w:eastAsia="Times New Roman" w:hAnsi="Times New Roman" w:cs="Times New Roman"/>
          </w:rPr>
          <w:t xml:space="preserve"> of—</w:t>
        </w:r>
      </w:ins>
      <w:r w:rsidR="00963F99">
        <w:rPr>
          <w:rFonts w:ascii="Times New Roman" w:eastAsia="Times New Roman" w:hAnsi="Times New Roman" w:cs="Times New Roman"/>
        </w:rPr>
        <w:t>can</w:t>
      </w:r>
      <w:ins w:id="2124" w:author="Benton, Deon" w:date="2026-05-16T16:04:00Z" w16du:dateUtc="2026-05-16T21:04:00Z">
        <w:r w:rsidR="008D00E0">
          <w:rPr>
            <w:rFonts w:ascii="Times New Roman" w:eastAsia="Times New Roman" w:hAnsi="Times New Roman" w:cs="Times New Roman"/>
          </w:rPr>
          <w:t xml:space="preserve"> </w:t>
        </w:r>
      </w:ins>
      <w:ins w:id="2125"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837164">
        <w:rPr>
          <w:rFonts w:ascii="Times New Roman" w:eastAsia="Times New Roman" w:hAnsi="Times New Roman" w:cs="Times New Roman"/>
        </w:rPr>
        <w:t>,</w:t>
      </w:r>
      <w:r w:rsidR="005F39EA">
        <w:rPr>
          <w:rFonts w:ascii="Times New Roman" w:eastAsia="Times New Roman" w:hAnsi="Times New Roman" w:cs="Times New Roman"/>
        </w:rPr>
        <w:t xml:space="preserve"> </w:t>
      </w:r>
      <w:r w:rsidR="00AB0C67">
        <w:rPr>
          <w:rFonts w:ascii="Times New Roman" w:eastAsia="Times New Roman" w:hAnsi="Times New Roman" w:cs="Times New Roman"/>
        </w:rPr>
        <w:t>without recourse to conceptually rich knowledge or specialized processes</w:t>
      </w:r>
      <w:ins w:id="2126" w:author="Benton, Deon" w:date="2026-05-16T16:06:00Z" w16du:dateUtc="2026-05-16T21:06:00Z">
        <w:r w:rsidR="008D00E0">
          <w:rPr>
            <w:rFonts w:ascii="Times New Roman" w:eastAsia="Times New Roman" w:hAnsi="Times New Roman" w:cs="Times New Roman"/>
          </w:rPr>
          <w:t xml:space="preserve">; </w:t>
        </w:r>
      </w:ins>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284E718D" w:rsidR="006D2124" w:rsidRDefault="004B23E6" w:rsidP="006D2124">
      <w:pPr>
        <w:spacing w:line="480" w:lineRule="auto"/>
        <w:ind w:firstLine="720"/>
        <w:contextualSpacing/>
        <w:rPr>
          <w:rFonts w:ascii="Times New Roman" w:eastAsia="Times New Roman" w:hAnsi="Times New Roman" w:cs="Times New Roman"/>
        </w:rPr>
      </w:pPr>
      <w:ins w:id="2127" w:author="Benton, Deon" w:date="2026-05-16T16:11:00Z" w16du:dateUtc="2026-05-16T21:11:00Z">
        <w:r w:rsidRPr="004B23E6">
          <w:rPr>
            <w:rFonts w:ascii="Times New Roman" w:eastAsia="Times New Roman" w:hAnsi="Times New Roman" w:cs="Times New Roman"/>
          </w:rPr>
          <w:lastRenderedPageBreak/>
          <w:t>This paper builds on and extends this second perspective. The crux of my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Pr>
            <w:rFonts w:ascii="Times New Roman" w:eastAsia="Times New Roman" w:hAnsi="Times New Roman" w:cs="Times New Roman"/>
          </w:rPr>
          <w:t>the efficiency of different actions</w:t>
        </w:r>
        <w:r w:rsidRPr="004B23E6">
          <w:rPr>
            <w:rFonts w:ascii="Times New Roman" w:eastAsia="Times New Roman" w:hAnsi="Times New Roman" w:cs="Times New Roman"/>
          </w:rPr>
          <w:t xml:space="preserve"> reflects the operation of a domain-general associative learning mechanism that operates over the</w:t>
        </w:r>
      </w:ins>
      <w:r w:rsidR="001C53AF">
        <w:rPr>
          <w:rFonts w:ascii="Times New Roman" w:eastAsia="Times New Roman" w:hAnsi="Times New Roman" w:cs="Times New Roman"/>
        </w:rPr>
        <w:t xml:space="preserve"> low-level</w:t>
      </w:r>
      <w:ins w:id="2128" w:author="Benton, Deon" w:date="2026-05-16T16:11:00Z" w16du:dateUtc="2026-05-16T21:11:00Z">
        <w:r w:rsidRPr="004B23E6">
          <w:rPr>
            <w:rFonts w:ascii="Times New Roman" w:eastAsia="Times New Roman" w:hAnsi="Times New Roman" w:cs="Times New Roman"/>
          </w:rPr>
          <w:t xml:space="preserve"> kinematics of different actions and the conceptually neutral, and sometimes differentially salient</w:t>
        </w:r>
      </w:ins>
      <w:r w:rsidR="00A042E4">
        <w:rPr>
          <w:rFonts w:ascii="Times New Roman" w:eastAsia="Times New Roman" w:hAnsi="Times New Roman" w:cs="Times New Roman"/>
        </w:rPr>
        <w:t>,</w:t>
      </w:r>
      <w:ins w:id="2129" w:author="Benton, Deon" w:date="2026-05-16T16:11:00Z" w16du:dateUtc="2026-05-16T21:11:00Z">
        <w:r w:rsidRPr="004B23E6">
          <w:rPr>
            <w:rFonts w:ascii="Times New Roman" w:eastAsia="Times New Roman" w:hAnsi="Times New Roman" w:cs="Times New Roman"/>
          </w:rPr>
          <w:t xml:space="preserve"> surface features</w:t>
        </w:r>
      </w:ins>
      <w:ins w:id="2130" w:author="Benton, Deon" w:date="2026-05-16T16:12:00Z" w16du:dateUtc="2026-05-16T21:12:00Z">
        <w:r>
          <w:rPr>
            <w:rFonts w:ascii="Times New Roman" w:eastAsia="Times New Roman" w:hAnsi="Times New Roman" w:cs="Times New Roman"/>
          </w:rPr>
          <w:t xml:space="preserve"> </w:t>
        </w:r>
      </w:ins>
      <w:r w:rsidR="00CB43D8">
        <w:rPr>
          <w:rFonts w:ascii="Times New Roman" w:eastAsia="Times New Roman" w:hAnsi="Times New Roman" w:cs="Times New Roman"/>
        </w:rPr>
        <w:t>of both</w:t>
      </w:r>
      <w:ins w:id="2131" w:author="Benton, Deon" w:date="2026-05-16T16:11:00Z" w16du:dateUtc="2026-05-16T21:11:00Z">
        <w:r w:rsidRPr="004B23E6">
          <w:rPr>
            <w:rFonts w:ascii="Times New Roman" w:eastAsia="Times New Roman" w:hAnsi="Times New Roman" w:cs="Times New Roman"/>
          </w:rPr>
          <w:t xml:space="preserve"> </w:t>
        </w:r>
      </w:ins>
      <w:r w:rsidR="00812D19">
        <w:rPr>
          <w:rFonts w:ascii="Times New Roman" w:eastAsia="Times New Roman" w:hAnsi="Times New Roman" w:cs="Times New Roman"/>
        </w:rPr>
        <w:t>action events in the laboratory</w:t>
      </w:r>
      <w:ins w:id="2132" w:author="Benton, Deon" w:date="2026-05-16T16:11:00Z" w16du:dateUtc="2026-05-16T21:11:00Z">
        <w:r w:rsidRPr="004B23E6">
          <w:rPr>
            <w:rFonts w:ascii="Times New Roman" w:eastAsia="Times New Roman" w:hAnsi="Times New Roman" w:cs="Times New Roman"/>
          </w:rPr>
          <w:t xml:space="preserve"> and infants’ real-world action experience.</w:t>
        </w:r>
      </w:ins>
      <w:ins w:id="2133" w:author="Benton, Deon" w:date="2026-05-16T16:14:00Z" w16du:dateUtc="2026-05-16T21:14:00Z">
        <w:r>
          <w:rPr>
            <w:rFonts w:ascii="Times New Roman" w:eastAsia="Times New Roman" w:hAnsi="Times New Roman" w:cs="Times New Roman"/>
          </w:rPr>
          <w:t xml:space="preserve"> The central goal of the current paper was to determine</w:t>
        </w:r>
      </w:ins>
      <w:ins w:id="2134" w:author="Benton, Deon" w:date="2026-05-16T16:15:00Z" w16du:dateUtc="2026-05-16T21:15:00Z">
        <w:r>
          <w:rPr>
            <w:rFonts w:ascii="Times New Roman" w:eastAsia="Times New Roman" w:hAnsi="Times New Roman" w:cs="Times New Roman"/>
          </w:rPr>
          <w:t xml:space="preserve"> whether this proposal was sufficient to capture </w:t>
        </w:r>
      </w:ins>
      <w:r w:rsidR="006D2124">
        <w:rPr>
          <w:rFonts w:ascii="Times New Roman" w:eastAsia="Times New Roman" w:hAnsi="Times New Roman" w:cs="Times New Roman"/>
        </w:rPr>
        <w:t>five target</w:t>
      </w:r>
      <w:ins w:id="2135" w:author="Benton, Deon" w:date="2026-05-16T16:15:00Z" w16du:dateUtc="2026-05-16T21:15:00Z">
        <w:r>
          <w:rPr>
            <w:rFonts w:ascii="Times New Roman" w:eastAsia="Times New Roman" w:hAnsi="Times New Roman" w:cs="Times New Roman"/>
          </w:rPr>
          <w:t xml:space="preserve"> findings in this literature.</w:t>
        </w:r>
      </w:ins>
      <w:r w:rsidR="006D2124">
        <w:rPr>
          <w:rFonts w:ascii="Times New Roman" w:eastAsia="Times New Roman" w:hAnsi="Times New Roman" w:cs="Times New Roman"/>
        </w:rPr>
        <w:t xml:space="preserve"> These were the finding that infants look longer at inefficient than efficient actions following habituation to constrained</w:t>
      </w:r>
      <w:r w:rsidR="004F62F7">
        <w:rPr>
          <w:rFonts w:ascii="Times New Roman" w:eastAsia="Times New Roman" w:hAnsi="Times New Roman" w:cs="Times New Roman"/>
        </w:rPr>
        <w:t xml:space="preserve"> but not unconstrained</w:t>
      </w:r>
      <w:r w:rsidR="006D2124">
        <w:rPr>
          <w:rFonts w:ascii="Times New Roman" w:eastAsia="Times New Roman" w:hAnsi="Times New Roman" w:cs="Times New Roman"/>
        </w:rPr>
        <w:t xml:space="preserve"> action events involving objects that possess features typical of animate entities (Simulation 1); the finding that 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is unaffected by the surface features of the objects involved in those actions (Simulation 2); the finding that infants can</w:t>
      </w:r>
      <w:r w:rsidR="004F62F7">
        <w:rPr>
          <w:rFonts w:ascii="Times New Roman" w:eastAsia="Times New Roman" w:hAnsi="Times New Roman" w:cs="Times New Roman"/>
        </w:rPr>
        <w:t xml:space="preserve"> ostensibly</w:t>
      </w:r>
      <w:r w:rsidR="006D2124">
        <w:rPr>
          <w:rFonts w:ascii="Times New Roman" w:eastAsia="Times New Roman" w:hAnsi="Times New Roman" w:cs="Times New Roman"/>
        </w:rPr>
        <w:t xml:space="preserve"> infer missing constraints given information about an agent’s behavior and goal as well as infer an unseen goal given information about the same behavior and any environmental constraints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infants as young as 3 months of age can</w:t>
      </w:r>
      <w:r w:rsidR="00F911ED">
        <w:rPr>
          <w:rFonts w:ascii="Times New Roman" w:eastAsia="Times New Roman" w:hAnsi="Times New Roman" w:cs="Times New Roman"/>
        </w:rPr>
        <w:t xml:space="preserve"> apparently</w:t>
      </w:r>
      <w:r w:rsidR="006D2124">
        <w:rPr>
          <w:rFonts w:ascii="Times New Roman" w:eastAsia="Times New Roman" w:hAnsi="Times New Roman" w:cs="Times New Roman"/>
        </w:rPr>
        <w:t xml:space="preserve"> process an action in terms of its efficiency if they are first allowed to engage in effective actions themselves (Simulation 5).</w:t>
      </w:r>
    </w:p>
    <w:p w14:paraId="0190E236" w14:textId="3FDAF589"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ins w:id="2136" w:author="Benton, Deon" w:date="2026-05-16T16:15:00Z" w16du:dateUtc="2026-05-16T21:15:00Z">
        <w:r w:rsidR="004B23E6">
          <w:rPr>
            <w:rFonts w:ascii="Times New Roman" w:eastAsia="Times New Roman" w:hAnsi="Times New Roman" w:cs="Times New Roman"/>
          </w:rPr>
          <w:t xml:space="preserve"> </w:t>
        </w:r>
      </w:ins>
      <w:ins w:id="2137" w:author="Benton, Deon" w:date="2026-05-16T16:18:00Z" w16du:dateUtc="2026-05-16T21:18:00Z">
        <w:r w:rsidR="004B23E6">
          <w:rPr>
            <w:rFonts w:ascii="Times New Roman" w:eastAsia="Times New Roman" w:hAnsi="Times New Roman" w:cs="Times New Roman"/>
          </w:rPr>
          <w:t>I showed that</w:t>
        </w:r>
      </w:ins>
      <w:r w:rsidR="00F911ED">
        <w:rPr>
          <w:rFonts w:ascii="Times New Roman" w:eastAsia="Times New Roman" w:hAnsi="Times New Roman" w:cs="Times New Roman"/>
        </w:rPr>
        <w:t xml:space="preserve"> when the current proposal was implemented in</w:t>
      </w:r>
      <w:ins w:id="2138" w:author="Benton, Deon" w:date="2026-05-16T16:18:00Z" w16du:dateUtc="2026-05-16T21:18:00Z">
        <w:r w:rsidR="004B23E6">
          <w:rPr>
            <w:rFonts w:ascii="Times New Roman" w:eastAsia="Times New Roman" w:hAnsi="Times New Roman" w:cs="Times New Roman"/>
          </w:rPr>
          <w:t xml:space="preserve"> </w:t>
        </w:r>
      </w:ins>
      <w:r>
        <w:rPr>
          <w:rFonts w:ascii="Times New Roman" w:eastAsia="Times New Roman" w:hAnsi="Times New Roman" w:cs="Times New Roman"/>
        </w:rPr>
        <w:t>a</w:t>
      </w:r>
      <w:ins w:id="2139" w:author="Benton, Deon" w:date="2026-05-16T16:15:00Z" w16du:dateUtc="2026-05-16T21:15:00Z">
        <w:r w:rsidR="004B23E6">
          <w:rPr>
            <w:rFonts w:ascii="Times New Roman" w:eastAsia="Times New Roman" w:hAnsi="Times New Roman" w:cs="Times New Roman"/>
          </w:rPr>
          <w:t xml:space="preserve"> </w:t>
        </w:r>
      </w:ins>
      <w:ins w:id="2140" w:author="Benton, Deon" w:date="2026-05-16T16:18:00Z" w16du:dateUtc="2026-05-16T21:18:00Z">
        <w:r w:rsidR="004B23E6">
          <w:rPr>
            <w:rFonts w:ascii="Times New Roman" w:eastAsia="Times New Roman" w:hAnsi="Times New Roman" w:cs="Times New Roman"/>
          </w:rPr>
          <w:t xml:space="preserve">new </w:t>
        </w:r>
      </w:ins>
      <w:ins w:id="2141" w:author="Benton, Deon" w:date="2026-05-16T16:15:00Z" w16du:dateUtc="2026-05-16T21:15:00Z">
        <w:r w:rsidR="004B23E6">
          <w:rPr>
            <w:rFonts w:ascii="Times New Roman" w:eastAsia="Times New Roman" w:hAnsi="Times New Roman" w:cs="Times New Roman"/>
          </w:rPr>
          <w:t xml:space="preserve">connectionist model called </w:t>
        </w:r>
      </w:ins>
      <w:ins w:id="2142" w:author="Benton, Deon" w:date="2026-05-16T16:18:00Z" w16du:dateUtc="2026-05-16T21:18:00Z">
        <w:r w:rsidR="004B23E6">
          <w:rPr>
            <w:rFonts w:ascii="Times New Roman" w:eastAsia="Times New Roman" w:hAnsi="Times New Roman" w:cs="Times New Roman"/>
          </w:rPr>
          <w:t>ALIAS</w:t>
        </w:r>
      </w:ins>
      <w:r w:rsidR="00F911ED">
        <w:rPr>
          <w:rFonts w:ascii="Times New Roman" w:eastAsia="Times New Roman" w:hAnsi="Times New Roman" w:cs="Times New Roman"/>
        </w:rPr>
        <w:t xml:space="preserve">, </w:t>
      </w:r>
      <w:r>
        <w:rPr>
          <w:rFonts w:ascii="Times New Roman" w:eastAsia="Times New Roman" w:hAnsi="Times New Roman" w:cs="Times New Roman"/>
        </w:rPr>
        <w:t xml:space="preserve">not </w:t>
      </w:r>
      <w:r w:rsidR="00F911ED">
        <w:rPr>
          <w:rFonts w:ascii="Times New Roman" w:eastAsia="Times New Roman" w:hAnsi="Times New Roman" w:cs="Times New Roman"/>
        </w:rPr>
        <w:t>only did the model readily</w:t>
      </w:r>
      <w:r>
        <w:rPr>
          <w:rFonts w:ascii="Times New Roman" w:eastAsia="Times New Roman" w:hAnsi="Times New Roman" w:cs="Times New Roman"/>
        </w:rPr>
        <w:t xml:space="preserve"> account for each of</w:t>
      </w:r>
      <w:ins w:id="2143" w:author="Benton, Deon" w:date="2026-05-16T16:18:00Z" w16du:dateUtc="2026-05-16T21:18:00Z">
        <w:r w:rsidR="004B23E6">
          <w:rPr>
            <w:rFonts w:ascii="Times New Roman" w:eastAsia="Times New Roman" w:hAnsi="Times New Roman" w:cs="Times New Roman"/>
          </w:rPr>
          <w:t xml:space="preserve"> these </w:t>
        </w:r>
      </w:ins>
      <w:ins w:id="2144" w:author="Benton, Deon" w:date="2026-05-16T16:16:00Z" w16du:dateUtc="2026-05-16T21:16:00Z">
        <w:r w:rsidR="004B23E6">
          <w:rPr>
            <w:rFonts w:ascii="Times New Roman" w:eastAsia="Times New Roman" w:hAnsi="Times New Roman" w:cs="Times New Roman"/>
          </w:rPr>
          <w:t>findings</w:t>
        </w:r>
      </w:ins>
      <w:r w:rsidR="00F911ED">
        <w:rPr>
          <w:rFonts w:ascii="Times New Roman" w:eastAsia="Times New Roman" w:hAnsi="Times New Roman" w:cs="Times New Roman"/>
        </w:rPr>
        <w:t>,</w:t>
      </w:r>
      <w:ins w:id="2145" w:author="Benton, Deon" w:date="2026-05-16T16:16:00Z" w16du:dateUtc="2026-05-16T21:16:00Z">
        <w:r w:rsidR="004B23E6">
          <w:rPr>
            <w:rFonts w:ascii="Times New Roman" w:eastAsia="Times New Roman" w:hAnsi="Times New Roman" w:cs="Times New Roman"/>
          </w:rPr>
          <w:t xml:space="preserve"> but </w:t>
        </w:r>
      </w:ins>
      <w:ins w:id="2146" w:author="Benton, Deon" w:date="2026-05-16T16:17:00Z" w16du:dateUtc="2026-05-16T21:17:00Z">
        <w:r w:rsidR="004B23E6">
          <w:rPr>
            <w:rFonts w:ascii="Times New Roman" w:eastAsia="Times New Roman" w:hAnsi="Times New Roman" w:cs="Times New Roman"/>
          </w:rPr>
          <w:t xml:space="preserve">it </w:t>
        </w:r>
      </w:ins>
      <w:r w:rsidR="00F911ED">
        <w:rPr>
          <w:rFonts w:ascii="Times New Roman" w:eastAsia="Times New Roman" w:hAnsi="Times New Roman" w:cs="Times New Roman"/>
        </w:rPr>
        <w:t>did so better</w:t>
      </w:r>
      <w:ins w:id="2147" w:author="Benton, Deon" w:date="2026-05-16T16:21:00Z" w16du:dateUtc="2026-05-16T21:21:00Z">
        <w:r w:rsidR="006C2BEB">
          <w:rPr>
            <w:rFonts w:ascii="Times New Roman" w:eastAsia="Times New Roman" w:hAnsi="Times New Roman" w:cs="Times New Roman"/>
          </w:rPr>
          <w:t xml:space="preserve"> </w:t>
        </w:r>
        <w:r w:rsidR="006C2BEB" w:rsidRPr="006C2BEB">
          <w:rPr>
            <w:rFonts w:ascii="Times New Roman" w:eastAsia="Times New Roman" w:hAnsi="Times New Roman" w:cs="Times New Roman"/>
          </w:rPr>
          <w:t>than either a version of ALIAS</w:t>
        </w:r>
      </w:ins>
      <w:r w:rsidR="00F911ED">
        <w:rPr>
          <w:rFonts w:ascii="Times New Roman" w:eastAsia="Times New Roman" w:hAnsi="Times New Roman" w:cs="Times New Roman"/>
        </w:rPr>
        <w:t xml:space="preserve"> called ALIAS-2 that</w:t>
      </w:r>
      <w:ins w:id="2148" w:author="Benton, Deon" w:date="2026-05-16T16:21:00Z" w16du:dateUtc="2026-05-16T21:21:00Z">
        <w:r w:rsidR="006C2BEB" w:rsidRPr="006C2BEB">
          <w:rPr>
            <w:rFonts w:ascii="Times New Roman" w:eastAsia="Times New Roman" w:hAnsi="Times New Roman" w:cs="Times New Roman"/>
          </w:rPr>
          <w:t xml:space="preserve"> </w:t>
        </w:r>
      </w:ins>
      <w:r w:rsidR="00F911ED">
        <w:rPr>
          <w:rFonts w:ascii="Times New Roman" w:eastAsia="Times New Roman" w:hAnsi="Times New Roman" w:cs="Times New Roman"/>
        </w:rPr>
        <w:t>removed</w:t>
      </w:r>
      <w:ins w:id="2149" w:author="Benton, Deon" w:date="2026-05-16T16:21:00Z" w16du:dateUtc="2026-05-16T21:21:00Z">
        <w:r w:rsidR="006C2BEB" w:rsidRPr="006C2BEB">
          <w:rPr>
            <w:rFonts w:ascii="Times New Roman" w:eastAsia="Times New Roman" w:hAnsi="Times New Roman" w:cs="Times New Roman"/>
          </w:rPr>
          <w:t xml:space="preserve"> differential obstacle salienc</w:t>
        </w:r>
      </w:ins>
      <w:r w:rsidR="00F911ED">
        <w:rPr>
          <w:rFonts w:ascii="Times New Roman" w:eastAsia="Times New Roman" w:hAnsi="Times New Roman" w:cs="Times New Roman"/>
        </w:rPr>
        <w:t>e</w:t>
      </w:r>
      <w:ins w:id="2150" w:author="Benton, Deon" w:date="2026-05-16T16:21:00Z" w16du:dateUtc="2026-05-16T21:21:00Z">
        <w:r w:rsidR="006C2BEB" w:rsidRPr="006C2BEB">
          <w:rPr>
            <w:rFonts w:ascii="Times New Roman" w:eastAsia="Times New Roman" w:hAnsi="Times New Roman" w:cs="Times New Roman"/>
          </w:rPr>
          <w:t xml:space="preserve">, the only other existing connectionist model </w:t>
        </w:r>
      </w:ins>
      <w:ins w:id="2151" w:author="Benton, Deon" w:date="2026-05-16T20:03:00Z" w16du:dateUtc="2026-05-17T01:03:00Z">
        <w:r w:rsidR="00985A4A">
          <w:rPr>
            <w:rFonts w:ascii="Times New Roman" w:eastAsia="Times New Roman" w:hAnsi="Times New Roman" w:cs="Times New Roman"/>
          </w:rPr>
          <w:t xml:space="preserve">of action efficiency </w:t>
        </w:r>
      </w:ins>
      <w:ins w:id="2152" w:author="Benton, Deon" w:date="2026-05-16T20:04:00Z" w16du:dateUtc="2026-05-17T01:04:00Z">
        <w:r w:rsidR="00985A4A">
          <w:rPr>
            <w:rFonts w:ascii="Times New Roman" w:eastAsia="Times New Roman" w:hAnsi="Times New Roman" w:cs="Times New Roman"/>
          </w:rPr>
          <w:t>understanding in infants</w:t>
        </w:r>
      </w:ins>
      <w:ins w:id="2153" w:author="Benton, Deon" w:date="2026-05-16T16:22:00Z" w16du:dateUtc="2026-05-16T21:22:00Z">
        <w:r w:rsidR="006C2BEB">
          <w:rPr>
            <w:rFonts w:ascii="Times New Roman" w:eastAsia="Times New Roman" w:hAnsi="Times New Roman" w:cs="Times New Roman"/>
          </w:rPr>
          <w:t xml:space="preserve"> called OM10</w:t>
        </w:r>
      </w:ins>
      <w:r w:rsidR="00671CBD">
        <w:rPr>
          <w:rFonts w:ascii="Times New Roman" w:eastAsia="Times New Roman" w:hAnsi="Times New Roman" w:cs="Times New Roman"/>
        </w:rPr>
        <w:t xml:space="preserve"> (</w:t>
      </w:r>
      <w:proofErr w:type="spellStart"/>
      <w:r w:rsidR="00671CBD">
        <w:rPr>
          <w:rFonts w:ascii="Times New Roman" w:eastAsia="Times New Roman" w:hAnsi="Times New Roman" w:cs="Times New Roman"/>
        </w:rPr>
        <w:t>Overwalle</w:t>
      </w:r>
      <w:proofErr w:type="spellEnd"/>
      <w:r w:rsidR="00671CBD">
        <w:rPr>
          <w:rFonts w:ascii="Times New Roman" w:eastAsia="Times New Roman" w:hAnsi="Times New Roman" w:cs="Times New Roman"/>
        </w:rPr>
        <w:t>, 2010)</w:t>
      </w:r>
      <w:ins w:id="2154" w:author="Benton, Deon" w:date="2026-05-16T16:21:00Z" w16du:dateUtc="2026-05-16T21:21:00Z">
        <w:r w:rsidR="006C2BEB" w:rsidRPr="006C2BEB">
          <w:rPr>
            <w:rFonts w:ascii="Times New Roman" w:eastAsia="Times New Roman" w:hAnsi="Times New Roman" w:cs="Times New Roman"/>
          </w:rPr>
          <w:t>, or an extended version of that model</w:t>
        </w:r>
      </w:ins>
      <w:ins w:id="2155" w:author="Benton, Deon" w:date="2026-05-16T16:22:00Z" w16du:dateUtc="2026-05-16T21:22:00Z">
        <w:r w:rsidR="006C2BEB">
          <w:rPr>
            <w:rFonts w:ascii="Times New Roman" w:eastAsia="Times New Roman" w:hAnsi="Times New Roman" w:cs="Times New Roman"/>
          </w:rPr>
          <w:t xml:space="preserve"> called OM10-2.</w:t>
        </w:r>
      </w:ins>
      <w:ins w:id="2156" w:author="Benton, Deon" w:date="2026-05-16T16:27:00Z" w16du:dateUtc="2026-05-16T21:27:00Z">
        <w:r w:rsidR="00E04704">
          <w:rPr>
            <w:rFonts w:ascii="Times New Roman" w:eastAsia="Times New Roman" w:hAnsi="Times New Roman" w:cs="Times New Roman"/>
          </w:rPr>
          <w:t xml:space="preserve"> </w:t>
        </w:r>
      </w:ins>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ins w:id="2157" w:author="Benton, Deon" w:date="2026-05-16T19:56:00Z" w16du:dateUtc="2026-05-17T00:56:00Z">
        <w:r w:rsidR="00985A4A">
          <w:rPr>
            <w:rFonts w:ascii="Times New Roman" w:eastAsia="Times New Roman" w:hAnsi="Times New Roman" w:cs="Times New Roman"/>
          </w:rPr>
          <w:t xml:space="preserve">shows </w:t>
        </w:r>
      </w:ins>
      <w:ins w:id="2158" w:author="Benton, Deon" w:date="2026-05-16T19:57:00Z" w16du:dateUtc="2026-05-17T00:57:00Z">
        <w:r w:rsidR="00985A4A">
          <w:rPr>
            <w:rFonts w:ascii="Times New Roman" w:eastAsia="Times New Roman" w:hAnsi="Times New Roman" w:cs="Times New Roman"/>
          </w:rPr>
          <w:t xml:space="preserve">the qualitative fits of </w:t>
        </w:r>
      </w:ins>
      <w:ins w:id="2159" w:author="Benton, Deon" w:date="2026-05-16T20:04:00Z" w16du:dateUtc="2026-05-17T01:04:00Z">
        <w:r w:rsidR="004620D0">
          <w:rPr>
            <w:rFonts w:ascii="Times New Roman" w:eastAsia="Times New Roman" w:hAnsi="Times New Roman" w:cs="Times New Roman"/>
          </w:rPr>
          <w:t>each of</w:t>
        </w:r>
      </w:ins>
      <w:ins w:id="2160" w:author="Benton, Deon" w:date="2026-05-16T19:57:00Z" w16du:dateUtc="2026-05-17T00:57:00Z">
        <w:r w:rsidR="00985A4A">
          <w:rPr>
            <w:rFonts w:ascii="Times New Roman" w:eastAsia="Times New Roman" w:hAnsi="Times New Roman" w:cs="Times New Roman"/>
          </w:rPr>
          <w:t xml:space="preserve"> </w:t>
        </w:r>
      </w:ins>
      <w:ins w:id="2161" w:author="Benton, Deon" w:date="2026-05-16T20:04:00Z" w16du:dateUtc="2026-05-17T01:04:00Z">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ins>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lastRenderedPageBreak/>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s success in accounting for these findings</w:t>
      </w:r>
      <w:r w:rsidR="00CC76E3">
        <w:rPr>
          <w:rFonts w:ascii="Times New Roman" w:eastAsia="Times New Roman" w:hAnsi="Times New Roman" w:cs="Times New Roman"/>
        </w:rPr>
        <w:t xml:space="preserve"> is significant because it highlights the model’s explanatory breadth</w:t>
      </w:r>
      <w:r w:rsidR="00107506" w:rsidRPr="00107506">
        <w:rPr>
          <w:rFonts w:ascii="Times New Roman" w:eastAsia="Times New Roman" w:hAnsi="Times New Roman" w:cs="Times New Roman"/>
        </w:rPr>
        <w:t xml:space="preserve"> </w:t>
      </w:r>
      <w:r w:rsidR="00CC76E3">
        <w:rPr>
          <w:rFonts w:ascii="Times New Roman" w:eastAsia="Times New Roman" w:hAnsi="Times New Roman" w:cs="Times New Roman"/>
        </w:rPr>
        <w:t>as well as</w:t>
      </w:r>
      <w:r w:rsidR="00107506" w:rsidRPr="00107506">
        <w:rPr>
          <w:rFonts w:ascii="Times New Roman" w:eastAsia="Times New Roman" w:hAnsi="Times New Roman" w:cs="Times New Roman"/>
        </w:rPr>
        <w:t xml:space="preserve"> suggests that a domain-general associative learning mechanism </w:t>
      </w:r>
      <w:proofErr w:type="gramStart"/>
      <w:r w:rsidR="00107506" w:rsidRPr="00107506">
        <w:rPr>
          <w:rFonts w:ascii="Times New Roman" w:eastAsia="Times New Roman" w:hAnsi="Times New Roman" w:cs="Times New Roman"/>
        </w:rPr>
        <w:t>operating</w:t>
      </w:r>
      <w:proofErr w:type="gramEnd"/>
      <w:r w:rsidR="00107506" w:rsidRPr="00107506">
        <w:rPr>
          <w:rFonts w:ascii="Times New Roman" w:eastAsia="Times New Roman" w:hAnsi="Times New Roman" w:cs="Times New Roman"/>
        </w:rPr>
        <w:t xml:space="preserve"> over the differentially salient</w:t>
      </w:r>
      <w:r w:rsidR="00107506">
        <w:rPr>
          <w:rFonts w:ascii="Times New Roman" w:eastAsia="Times New Roman" w:hAnsi="Times New Roman" w:cs="Times New Roman"/>
        </w:rPr>
        <w:t xml:space="preserve"> and semantically neutral</w:t>
      </w:r>
      <w:r w:rsidR="00107506" w:rsidRPr="00107506">
        <w:rPr>
          <w:rFonts w:ascii="Times New Roman" w:eastAsia="Times New Roman" w:hAnsi="Times New Roman" w:cs="Times New Roman"/>
        </w:rPr>
        <w:t xml:space="preserve"> surface features of environments and the kinematics of different actions is sufficient to explain infants’ looking behavior in these studies</w:t>
      </w:r>
      <w:r w:rsidR="00107506">
        <w:rPr>
          <w:rFonts w:ascii="Times New Roman" w:eastAsia="Times New Roman" w:hAnsi="Times New Roman" w:cs="Times New Roman"/>
        </w:rPr>
        <w:t>.</w:t>
      </w:r>
      <w:r w:rsidR="00CC76E3">
        <w:rPr>
          <w:rFonts w:ascii="Times New Roman" w:eastAsia="Times New Roman" w:hAnsi="Times New Roman" w:cs="Times New Roman"/>
        </w:rPr>
        <w:t xml:space="preserve"> The success of this model also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 actions following constrained.</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Bidirectional inferences for 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18E4627E" w14:textId="078E0629" w:rsidR="00CD2ED9" w:rsidRDefault="007158A0" w:rsidP="007158A0">
      <w:pPr>
        <w:spacing w:line="240" w:lineRule="auto"/>
        <w:contextualSpacing/>
        <w:rPr>
          <w:ins w:id="2162" w:author="Benton, Deon" w:date="2026-05-16T20:17:00Z" w16du:dateUtc="2026-05-17T01:17:00Z"/>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06DF54B3" w14:textId="77777777" w:rsidR="004620D0" w:rsidRDefault="004620D0" w:rsidP="004620D0">
      <w:pPr>
        <w:spacing w:line="480" w:lineRule="auto"/>
        <w:contextualSpacing/>
        <w:rPr>
          <w:ins w:id="2163" w:author="Benton, Deon" w:date="2026-05-16T16:21:00Z" w16du:dateUtc="2026-05-16T21:21:00Z"/>
          <w:rFonts w:ascii="Times New Roman" w:eastAsia="Times New Roman" w:hAnsi="Times New Roman" w:cs="Times New Roman"/>
        </w:rPr>
      </w:pPr>
    </w:p>
    <w:p w14:paraId="0A115DB1" w14:textId="77777777" w:rsidR="006C2BEB" w:rsidRDefault="006C2BEB" w:rsidP="004B23E6">
      <w:pPr>
        <w:spacing w:line="480" w:lineRule="auto"/>
        <w:ind w:firstLine="720"/>
        <w:contextualSpacing/>
        <w:rPr>
          <w:ins w:id="2164" w:author="Benton, Deon" w:date="2026-05-16T16:21:00Z" w16du:dateUtc="2026-05-16T21:21:00Z"/>
          <w:rFonts w:ascii="Times New Roman" w:eastAsia="Times New Roman" w:hAnsi="Times New Roman" w:cs="Times New Roman"/>
        </w:rPr>
      </w:pPr>
    </w:p>
    <w:p w14:paraId="61A0FCB0" w14:textId="08B3DEBB" w:rsidR="00820592" w:rsidRDefault="00D133A0"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all five target findings, </w:t>
      </w:r>
      <w:r w:rsidR="00237476">
        <w:rPr>
          <w:rFonts w:ascii="Times New Roman" w:eastAsia="Times New Roman" w:hAnsi="Times New Roman" w:cs="Times New Roman"/>
        </w:rPr>
        <w:t xml:space="preserve">the simulations reported here make </w:t>
      </w:r>
      <w:proofErr w:type="gramStart"/>
      <w:r w:rsidR="00237476">
        <w:rPr>
          <w:rFonts w:ascii="Times New Roman" w:eastAsia="Times New Roman" w:hAnsi="Times New Roman" w:cs="Times New Roman"/>
        </w:rPr>
        <w:t>a number of</w:t>
      </w:r>
      <w:proofErr w:type="gramEnd"/>
      <w:r>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Pr>
          <w:rFonts w:ascii="Times New Roman" w:eastAsia="Times New Roman" w:hAnsi="Times New Roman" w:cs="Times New Roman"/>
        </w:rPr>
        <w:t>.</w:t>
      </w:r>
      <w:r w:rsidR="00237476">
        <w:rPr>
          <w:rFonts w:ascii="Times New Roman" w:eastAsia="Times New Roman" w:hAnsi="Times New Roman" w:cs="Times New Roman"/>
        </w:rPr>
        <w:t xml:space="preserve"> Here I highlight just two. The first concerns the fact that the current simulations did </w:t>
      </w:r>
      <w:r w:rsidR="00820592">
        <w:rPr>
          <w:rFonts w:ascii="Times New Roman" w:eastAsia="Times New Roman" w:hAnsi="Times New Roman" w:cs="Times New Roman"/>
        </w:rPr>
        <w:t>not stop at showing</w:t>
      </w:r>
      <w:r w:rsidR="00237476">
        <w:rPr>
          <w:rFonts w:ascii="Times New Roman" w:eastAsia="Times New Roman" w:hAnsi="Times New Roman" w:cs="Times New Roman"/>
        </w:rPr>
        <w:t xml:space="preserve"> that ALIAS can reproduce key behavior</w:t>
      </w:r>
      <w:r w:rsidR="00A1213D">
        <w:rPr>
          <w:rFonts w:ascii="Times New Roman" w:eastAsia="Times New Roman" w:hAnsi="Times New Roman" w:cs="Times New Roman"/>
        </w:rPr>
        <w:t>al</w:t>
      </w:r>
      <w:r w:rsidR="00237476">
        <w:rPr>
          <w:rFonts w:ascii="Times New Roman" w:eastAsia="Times New Roman" w:hAnsi="Times New Roman" w:cs="Times New Roman"/>
        </w:rPr>
        <w:t xml:space="preserve"> findings in </w:t>
      </w:r>
      <w:r w:rsidR="00A1213D">
        <w:rPr>
          <w:rFonts w:ascii="Times New Roman" w:eastAsia="Times New Roman" w:hAnsi="Times New Roman" w:cs="Times New Roman"/>
        </w:rPr>
        <w:t>this literature</w:t>
      </w:r>
      <w:r w:rsidR="00237476">
        <w:rPr>
          <w:rFonts w:ascii="Times New Roman" w:eastAsia="Times New Roman" w:hAnsi="Times New Roman" w:cs="Times New Roman"/>
        </w:rPr>
        <w:t>.</w:t>
      </w:r>
      <w:r w:rsidR="00A1213D">
        <w:rPr>
          <w:rFonts w:ascii="Times New Roman" w:eastAsia="Times New Roman" w:hAnsi="Times New Roman" w:cs="Times New Roman"/>
        </w:rPr>
        <w:t xml:space="preserve"> </w:t>
      </w:r>
      <w:r w:rsidR="00410A13" w:rsidRPr="00410A13">
        <w:rPr>
          <w:rFonts w:ascii="Times New Roman" w:eastAsia="Times New Roman" w:hAnsi="Times New Roman" w:cs="Times New Roman"/>
        </w:rPr>
        <w:t xml:space="preserve">Although </w:t>
      </w:r>
      <w:r w:rsidR="00820592">
        <w:rPr>
          <w:rFonts w:ascii="Times New Roman" w:eastAsia="Times New Roman" w:hAnsi="Times New Roman" w:cs="Times New Roman"/>
        </w:rPr>
        <w:t>such demonstrations are important</w:t>
      </w:r>
      <w:r w:rsidR="00410A13" w:rsidRPr="00410A13">
        <w:rPr>
          <w:rFonts w:ascii="Times New Roman" w:eastAsia="Times New Roman" w:hAnsi="Times New Roman" w:cs="Times New Roman"/>
        </w:rPr>
        <w:t xml:space="preserve">, </w:t>
      </w:r>
      <w:r w:rsidR="00820592">
        <w:rPr>
          <w:rFonts w:ascii="Times New Roman" w:eastAsia="Times New Roman" w:hAnsi="Times New Roman" w:cs="Times New Roman"/>
        </w:rPr>
        <w:t>by themselves they provide</w:t>
      </w:r>
      <w:r w:rsidR="00410A13" w:rsidRPr="00410A13">
        <w:rPr>
          <w:rFonts w:ascii="Times New Roman" w:eastAsia="Times New Roman" w:hAnsi="Times New Roman" w:cs="Times New Roman"/>
        </w:rPr>
        <w:t xml:space="preserve"> only limited insight into how </w:t>
      </w:r>
      <w:r w:rsidR="005427F1">
        <w:rPr>
          <w:rFonts w:ascii="Times New Roman" w:eastAsia="Times New Roman" w:hAnsi="Times New Roman" w:cs="Times New Roman"/>
        </w:rPr>
        <w:t xml:space="preserve">mechanistically </w:t>
      </w:r>
      <w:r w:rsidR="00410A13" w:rsidRPr="00410A13">
        <w:rPr>
          <w:rFonts w:ascii="Times New Roman" w:eastAsia="Times New Roman" w:hAnsi="Times New Roman" w:cs="Times New Roman"/>
        </w:rPr>
        <w:t>the model achieved this success and</w:t>
      </w:r>
      <w:r w:rsidR="00FC5DB2">
        <w:rPr>
          <w:rFonts w:ascii="Times New Roman" w:eastAsia="Times New Roman" w:hAnsi="Times New Roman" w:cs="Times New Roman"/>
        </w:rPr>
        <w:t>, as such, a limited window</w:t>
      </w:r>
      <w:r w:rsidR="00410A13" w:rsidRPr="00410A13">
        <w:rPr>
          <w:rFonts w:ascii="Times New Roman" w:eastAsia="Times New Roman" w:hAnsi="Times New Roman" w:cs="Times New Roman"/>
        </w:rPr>
        <w:t xml:space="preserve"> into the kinds of </w:t>
      </w:r>
      <w:r w:rsidR="00410A13" w:rsidRPr="00410A13">
        <w:rPr>
          <w:rFonts w:ascii="Times New Roman" w:eastAsia="Times New Roman" w:hAnsi="Times New Roman" w:cs="Times New Roman"/>
        </w:rPr>
        <w:lastRenderedPageBreak/>
        <w:t xml:space="preserve">mechanisms that might </w:t>
      </w:r>
      <w:r w:rsidR="00FC5DB2">
        <w:rPr>
          <w:rFonts w:ascii="Times New Roman" w:eastAsia="Times New Roman" w:hAnsi="Times New Roman" w:cs="Times New Roman"/>
        </w:rPr>
        <w:t xml:space="preserve">govern infants’ own behaviors. </w:t>
      </w:r>
      <w:r w:rsidR="005427F1">
        <w:rPr>
          <w:rFonts w:ascii="Times New Roman" w:eastAsia="Times New Roman" w:hAnsi="Times New Roman" w:cs="Times New Roman"/>
        </w:rPr>
        <w:t xml:space="preserve">Yet, </w:t>
      </w:r>
      <w:r w:rsidR="00820592">
        <w:rPr>
          <w:rFonts w:ascii="Times New Roman" w:eastAsia="Times New Roman" w:hAnsi="Times New Roman" w:cs="Times New Roman"/>
        </w:rPr>
        <w:t xml:space="preserve">this is where </w:t>
      </w:r>
      <w:r w:rsidR="005427F1">
        <w:rPr>
          <w:rFonts w:ascii="Times New Roman" w:eastAsia="Times New Roman" w:hAnsi="Times New Roman" w:cs="Times New Roman"/>
        </w:rPr>
        <w:t xml:space="preserve">much of the existing computational modeling work </w:t>
      </w:r>
      <w:r w:rsidR="00820592">
        <w:rPr>
          <w:rFonts w:ascii="Times New Roman" w:eastAsia="Times New Roman" w:hAnsi="Times New Roman" w:cs="Times New Roman"/>
        </w:rPr>
        <w:t>stops. The simulations reported here are an exception</w:t>
      </w:r>
      <w:r w:rsidR="00D25393">
        <w:rPr>
          <w:rFonts w:ascii="Times New Roman" w:eastAsia="Times New Roman" w:hAnsi="Times New Roman" w:cs="Times New Roman"/>
        </w:rPr>
        <w:t xml:space="preserve"> to this</w:t>
      </w:r>
      <w:r w:rsidR="00820592">
        <w:rPr>
          <w:rFonts w:ascii="Times New Roman" w:eastAsia="Times New Roman" w:hAnsi="Times New Roman" w:cs="Times New Roman"/>
        </w:rPr>
        <w:t xml:space="preserve"> because 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w:t>
      </w:r>
    </w:p>
    <w:p w14:paraId="5A5C26E8" w14:textId="26E6948D" w:rsidR="00E90545" w:rsidRDefault="00A1213D"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6F5DC116" w14:textId="43F36CA6" w:rsidR="00D133A0" w:rsidRDefault="00D25393" w:rsidP="00E9054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fact that such analyses were possible in the first place speaks to the</w:t>
      </w:r>
      <w:r w:rsidR="00E90545">
        <w:rPr>
          <w:rFonts w:ascii="Times New Roman" w:eastAsia="Times New Roman" w:hAnsi="Times New Roman" w:cs="Times New Roman"/>
        </w:rPr>
        <w:t xml:space="preserve"> broader</w:t>
      </w:r>
      <w:r>
        <w:rPr>
          <w:rFonts w:ascii="Times New Roman" w:eastAsia="Times New Roman" w:hAnsi="Times New Roman" w:cs="Times New Roman"/>
        </w:rPr>
        <w:t xml:space="preserve"> value of computational modeling. </w:t>
      </w:r>
      <w:r w:rsidR="00E90545">
        <w:rPr>
          <w:rFonts w:ascii="Times New Roman" w:eastAsia="Times New Roman" w:hAnsi="Times New Roman" w:cs="Times New Roman"/>
        </w:rPr>
        <w:t>One especially important benefit of computational modeling is that it</w:t>
      </w:r>
      <w:r>
        <w:rPr>
          <w:rFonts w:ascii="Times New Roman" w:eastAsia="Times New Roman" w:hAnsi="Times New Roman" w:cs="Times New Roman"/>
        </w:rPr>
        <w:t xml:space="preserve"> permit</w:t>
      </w:r>
      <w:r w:rsidR="00E90545">
        <w:rPr>
          <w:rFonts w:ascii="Times New Roman" w:eastAsia="Times New Roman" w:hAnsi="Times New Roman" w:cs="Times New Roman"/>
        </w:rPr>
        <w:t>s</w:t>
      </w:r>
      <w:r>
        <w:rPr>
          <w:rFonts w:ascii="Times New Roman" w:eastAsia="Times New Roman" w:hAnsi="Times New Roman" w:cs="Times New Roman"/>
        </w:rPr>
        <w:t xml:space="preserve"> researchers to inspect</w:t>
      </w:r>
      <w:r w:rsidR="00FC5DB2">
        <w:rPr>
          <w:rFonts w:ascii="Times New Roman" w:eastAsia="Times New Roman" w:hAnsi="Times New Roman" w:cs="Times New Roman"/>
        </w:rPr>
        <w:t xml:space="preserve"> the very processes that gave rise to the model’s </w:t>
      </w:r>
      <w:r w:rsidR="00E90545">
        <w:rPr>
          <w:rFonts w:ascii="Times New Roman" w:eastAsia="Times New Roman" w:hAnsi="Times New Roman" w:cs="Times New Roman"/>
        </w:rPr>
        <w:t xml:space="preserve">successful </w:t>
      </w:r>
      <w:r w:rsidR="00FC5DB2">
        <w:rPr>
          <w:rFonts w:ascii="Times New Roman" w:eastAsia="Times New Roman" w:hAnsi="Times New Roman" w:cs="Times New Roman"/>
        </w:rPr>
        <w:t xml:space="preserve">behavior. </w:t>
      </w:r>
      <w:r w:rsidR="00E90545">
        <w:rPr>
          <w:rFonts w:ascii="Times New Roman" w:eastAsia="Times New Roman" w:hAnsi="Times New Roman" w:cs="Times New Roman"/>
        </w:rPr>
        <w:t>This is important because if it turns out that the</w:t>
      </w:r>
      <w:r w:rsidR="00FC5DB2">
        <w:rPr>
          <w:rFonts w:ascii="Times New Roman" w:eastAsia="Times New Roman" w:hAnsi="Times New Roman" w:cs="Times New Roman"/>
        </w:rPr>
        <w:t xml:space="preserve"> processes the model implements are </w:t>
      </w:r>
      <w:r w:rsidR="00E90545">
        <w:rPr>
          <w:rFonts w:ascii="Times New Roman" w:eastAsia="Times New Roman" w:hAnsi="Times New Roman" w:cs="Times New Roman"/>
        </w:rPr>
        <w:lastRenderedPageBreak/>
        <w:t>psychologically</w:t>
      </w:r>
      <w:r w:rsidR="00FC5DB2">
        <w:rPr>
          <w:rFonts w:ascii="Times New Roman" w:eastAsia="Times New Roman" w:hAnsi="Times New Roman" w:cs="Times New Roman"/>
        </w:rPr>
        <w:t xml:space="preserve"> plausible,</w:t>
      </w:r>
      <w:r>
        <w:rPr>
          <w:rFonts w:ascii="Times New Roman" w:eastAsia="Times New Roman" w:hAnsi="Times New Roman" w:cs="Times New Roman"/>
        </w:rPr>
        <w:t xml:space="preserve"> </w:t>
      </w:r>
      <w:r w:rsidR="00E90545">
        <w:rPr>
          <w:rFonts w:ascii="Times New Roman" w:eastAsia="Times New Roman" w:hAnsi="Times New Roman" w:cs="Times New Roman"/>
        </w:rPr>
        <w:t xml:space="preserve">then </w:t>
      </w:r>
      <w:r w:rsidR="00FC5DB2">
        <w:rPr>
          <w:rFonts w:ascii="Times New Roman" w:eastAsia="Times New Roman" w:hAnsi="Times New Roman" w:cs="Times New Roman"/>
        </w:rPr>
        <w:t xml:space="preserve">researchers can generate predictions about </w:t>
      </w:r>
      <w:r w:rsidR="00E90545">
        <w:rPr>
          <w:rFonts w:ascii="Times New Roman" w:eastAsia="Times New Roman" w:hAnsi="Times New Roman" w:cs="Times New Roman"/>
        </w:rPr>
        <w:t xml:space="preserve">the nature of similar processes in </w:t>
      </w:r>
      <w:r w:rsidR="00FC5DB2">
        <w:rPr>
          <w:rFonts w:ascii="Times New Roman" w:eastAsia="Times New Roman" w:hAnsi="Times New Roman" w:cs="Times New Roman"/>
        </w:rPr>
        <w:t>infants’ own minds.</w:t>
      </w:r>
      <w:r w:rsidR="00A1213D">
        <w:rPr>
          <w:rFonts w:ascii="Times New Roman" w:eastAsia="Times New Roman" w:hAnsi="Times New Roman" w:cs="Times New Roman"/>
        </w:rPr>
        <w:t xml:space="preserve"> </w:t>
      </w:r>
    </w:p>
    <w:p w14:paraId="396BE005" w14:textId="215C9FAB" w:rsidR="00D133A0" w:rsidRDefault="00D133A0" w:rsidP="004B23E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contribution </w:t>
      </w:r>
      <w:r w:rsidR="00F05F8A">
        <w:rPr>
          <w:rFonts w:ascii="Times New Roman" w:eastAsia="Times New Roman" w:hAnsi="Times New Roman" w:cs="Times New Roman"/>
        </w:rPr>
        <w:t>that ALIAS makes is that they generate</w:t>
      </w:r>
      <w:r>
        <w:rPr>
          <w:rFonts w:ascii="Times New Roman" w:eastAsia="Times New Roman" w:hAnsi="Times New Roman" w:cs="Times New Roman"/>
        </w:rPr>
        <w:t xml:space="preserve">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Because the agent </w:t>
      </w:r>
      <w:r w:rsidR="00F05F8A">
        <w:rPr>
          <w:rFonts w:ascii="Times New Roman" w:eastAsia="Times New Roman" w:hAnsi="Times New Roman" w:cs="Times New Roman"/>
        </w:rPr>
        <w:t xml:space="preserve">presumably incurs the same cost in both events, it could be argued that </w:t>
      </w:r>
      <w:r w:rsidR="00C943CC">
        <w:rPr>
          <w:rFonts w:ascii="Times New Roman" w:eastAsia="Times New Roman" w:hAnsi="Times New Roman" w:cs="Times New Roman"/>
        </w:rPr>
        <w:t>domain-specific proposals predict equivalent looking to both test events. Another prediction is that infants should look longer at an inefficient test event than at an efficient one following habituation to an event in which curved motion unfolds beneath rather than over an obstacle.</w:t>
      </w:r>
      <w:r w:rsidR="00F05F8A">
        <w:rPr>
          <w:rFonts w:ascii="Times New Roman" w:eastAsia="Times New Roman" w:hAnsi="Times New Roman" w:cs="Times New Roman"/>
        </w:rPr>
        <w:t xml:space="preserve"> </w:t>
      </w:r>
      <w:r w:rsidR="00A14E3E">
        <w:rPr>
          <w:rFonts w:ascii="Times New Roman" w:eastAsia="Times New Roman" w:hAnsi="Times New Roman" w:cs="Times New Roman"/>
        </w:rPr>
        <w:t>If infants</w:t>
      </w:r>
      <w:proofErr w:type="gramStart"/>
      <w:r w:rsidR="00A14E3E">
        <w:rPr>
          <w:rFonts w:ascii="Times New Roman" w:eastAsia="Times New Roman" w:hAnsi="Times New Roman" w:cs="Times New Roman"/>
        </w:rPr>
        <w:t>’ looking</w:t>
      </w:r>
      <w:proofErr w:type="gramEnd"/>
      <w:r w:rsidR="00A14E3E">
        <w:rPr>
          <w:rFonts w:ascii="Times New Roman" w:eastAsia="Times New Roman" w:hAnsi="Times New Roman" w:cs="Times New Roman"/>
        </w:rPr>
        <w:t xml:space="preserve"> behaviors in existing action efficiency understanding studies </w:t>
      </w:r>
      <w:proofErr w:type="gramStart"/>
      <w:r w:rsidR="00A14E3E">
        <w:rPr>
          <w:rFonts w:ascii="Times New Roman" w:eastAsia="Times New Roman" w:hAnsi="Times New Roman" w:cs="Times New Roman"/>
        </w:rPr>
        <w:t>reflects</w:t>
      </w:r>
      <w:proofErr w:type="gramEnd"/>
      <w:r w:rsidR="00A14E3E">
        <w:rPr>
          <w:rFonts w:ascii="Times New Roman" w:eastAsia="Times New Roman" w:hAnsi="Times New Roman" w:cs="Times New Roman"/>
        </w:rPr>
        <w:t xml:space="preserve"> abstract representations of efficiency, cost, and utility then such events should be treated in a similar manner to unconstrained control events</w:t>
      </w:r>
      <w:r w:rsidR="002F002D">
        <w:rPr>
          <w:rFonts w:ascii="Times New Roman" w:eastAsia="Times New Roman" w:hAnsi="Times New Roman" w:cs="Times New Roman"/>
        </w:rPr>
        <w:t xml:space="preserve"> and infants should look equally long at both test events</w:t>
      </w:r>
      <w:r w:rsidR="00A14E3E">
        <w:rPr>
          <w:rFonts w:ascii="Times New Roman" w:eastAsia="Times New Roman" w:hAnsi="Times New Roman" w:cs="Times New Roman"/>
        </w:rPr>
        <w:t>.</w:t>
      </w:r>
    </w:p>
    <w:p w14:paraId="3B6EB567" w14:textId="456A799A" w:rsidR="00E33C8B" w:rsidRDefault="00E33C8B" w:rsidP="004B23E6">
      <w:pPr>
        <w:spacing w:line="480" w:lineRule="auto"/>
        <w:ind w:firstLine="720"/>
        <w:contextualSpacing/>
        <w:rPr>
          <w:rFonts w:ascii="Times New Roman" w:eastAsia="Times New Roman" w:hAnsi="Times New Roman" w:cs="Times New Roman"/>
        </w:rPr>
      </w:pPr>
      <w:r w:rsidRPr="00E33C8B">
        <w:rPr>
          <w:rFonts w:ascii="Times New Roman" w:eastAsia="Times New Roman" w:hAnsi="Times New Roman" w:cs="Times New Roman"/>
        </w:rPr>
        <w:t xml:space="preserve">Of course, these are not the only predictions </w:t>
      </w:r>
      <w:r w:rsidR="0092207F">
        <w:rPr>
          <w:rFonts w:ascii="Times New Roman" w:eastAsia="Times New Roman" w:hAnsi="Times New Roman" w:cs="Times New Roman"/>
        </w:rPr>
        <w:t xml:space="preserve">that </w:t>
      </w:r>
      <w:r w:rsidRPr="00E33C8B">
        <w:rPr>
          <w:rFonts w:ascii="Times New Roman" w:eastAsia="Times New Roman" w:hAnsi="Times New Roman" w:cs="Times New Roman"/>
        </w:rPr>
        <w:t xml:space="preserve">ALIAS makes. Another </w:t>
      </w:r>
      <w:r w:rsidR="00FC3209">
        <w:rPr>
          <w:rFonts w:ascii="Times New Roman" w:eastAsia="Times New Roman" w:hAnsi="Times New Roman" w:cs="Times New Roman"/>
        </w:rPr>
        <w:t>relates to the</w:t>
      </w:r>
      <w:r w:rsidRPr="00E33C8B">
        <w:rPr>
          <w:rFonts w:ascii="Times New Roman" w:eastAsia="Times New Roman" w:hAnsi="Times New Roman" w:cs="Times New Roman"/>
        </w:rPr>
        <w:t xml:space="preserve"> role </w:t>
      </w:r>
      <w:r w:rsidR="00FC3209">
        <w:rPr>
          <w:rFonts w:ascii="Times New Roman" w:eastAsia="Times New Roman" w:hAnsi="Times New Roman" w:cs="Times New Roman"/>
        </w:rPr>
        <w:t>that object salience plays in</w:t>
      </w:r>
      <w:r w:rsidRPr="00E33C8B">
        <w:rPr>
          <w:rFonts w:ascii="Times New Roman" w:eastAsia="Times New Roman" w:hAnsi="Times New Roman" w:cs="Times New Roman"/>
        </w:rPr>
        <w:t xml:space="preserve"> infants’ looking behavior. Specifically, increasing the salience of peripherally located obstacles in unconstrained control events should strengthen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those obstacles and curved motion. Along similar lines, decreasing the salience of the barrier in constrained experimental events should weaken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obstacles and curved trajectories. In other words, it should be possible to reverse the standard pattern of looking observed in these studies</w:t>
      </w:r>
      <w:r>
        <w:rPr>
          <w:rFonts w:ascii="Times New Roman" w:eastAsia="Times New Roman" w:hAnsi="Times New Roman" w:cs="Times New Roman"/>
        </w:rPr>
        <w:t>—in which</w:t>
      </w:r>
      <w:r w:rsidRPr="00E33C8B">
        <w:rPr>
          <w:rFonts w:ascii="Times New Roman" w:eastAsia="Times New Roman" w:hAnsi="Times New Roman" w:cs="Times New Roman"/>
        </w:rPr>
        <w:t xml:space="preserve"> infants look longer at efficient test events than at inefficient ones</w:t>
      </w:r>
      <w:r>
        <w:rPr>
          <w:rFonts w:ascii="Times New Roman" w:eastAsia="Times New Roman" w:hAnsi="Times New Roman" w:cs="Times New Roman"/>
        </w:rPr>
        <w:t>—</w:t>
      </w:r>
      <w:r w:rsidRPr="00E33C8B">
        <w:rPr>
          <w:rFonts w:ascii="Times New Roman" w:eastAsia="Times New Roman" w:hAnsi="Times New Roman" w:cs="Times New Roman"/>
        </w:rPr>
        <w:t xml:space="preserve">by manipulating </w:t>
      </w:r>
      <w:r>
        <w:rPr>
          <w:rFonts w:ascii="Times New Roman" w:eastAsia="Times New Roman" w:hAnsi="Times New Roman" w:cs="Times New Roman"/>
        </w:rPr>
        <w:t>the salience of obstacles</w:t>
      </w:r>
      <w:r w:rsidRPr="00E33C8B">
        <w:rPr>
          <w:rFonts w:ascii="Times New Roman" w:eastAsia="Times New Roman" w:hAnsi="Times New Roman" w:cs="Times New Roman"/>
        </w:rPr>
        <w:t xml:space="preserve">. Such findings would be difficult to reconcile with </w:t>
      </w:r>
      <w:r w:rsidR="00A14E3E">
        <w:rPr>
          <w:rFonts w:ascii="Times New Roman" w:eastAsia="Times New Roman" w:hAnsi="Times New Roman" w:cs="Times New Roman"/>
        </w:rPr>
        <w:t xml:space="preserve">any of the domain-specific proposals, not least </w:t>
      </w:r>
      <w:r w:rsidR="00A14E3E">
        <w:rPr>
          <w:rFonts w:ascii="Times New Roman" w:eastAsia="Times New Roman" w:hAnsi="Times New Roman" w:cs="Times New Roman"/>
        </w:rPr>
        <w:lastRenderedPageBreak/>
        <w:t xml:space="preserve">because these </w:t>
      </w:r>
      <w:r w:rsidRPr="00E33C8B">
        <w:rPr>
          <w:rFonts w:ascii="Times New Roman" w:eastAsia="Times New Roman" w:hAnsi="Times New Roman" w:cs="Times New Roman"/>
        </w:rPr>
        <w:t xml:space="preserve">proposals attribute infants’ responses primarily to abstract </w:t>
      </w:r>
      <w:r w:rsidR="00A14E3E">
        <w:rPr>
          <w:rFonts w:ascii="Times New Roman" w:eastAsia="Times New Roman" w:hAnsi="Times New Roman" w:cs="Times New Roman"/>
        </w:rPr>
        <w:t>notions of</w:t>
      </w:r>
      <w:r w:rsidRPr="00E33C8B">
        <w:rPr>
          <w:rFonts w:ascii="Times New Roman" w:eastAsia="Times New Roman" w:hAnsi="Times New Roman" w:cs="Times New Roman"/>
        </w:rPr>
        <w:t xml:space="preserve"> efficiency, rationality, </w:t>
      </w:r>
      <w:r w:rsidR="00A14E3E">
        <w:rPr>
          <w:rFonts w:ascii="Times New Roman" w:eastAsia="Times New Roman" w:hAnsi="Times New Roman" w:cs="Times New Roman"/>
        </w:rPr>
        <w:t xml:space="preserve">cost, and subjective utility. </w:t>
      </w:r>
    </w:p>
    <w:p w14:paraId="1C278FDD" w14:textId="17A79DD0" w:rsidR="000B6CC3" w:rsidRPr="00E33C8B" w:rsidRDefault="000B6CC3" w:rsidP="00B852F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third contribution that the present simulations make is</w:t>
      </w:r>
      <w:r w:rsidRPr="00B83C7E">
        <w:rPr>
          <w:rFonts w:ascii="Times New Roman" w:eastAsia="Times New Roman" w:hAnsi="Times New Roman" w:cs="Times New Roman"/>
        </w:rPr>
        <w:t xml:space="preserve"> </w:t>
      </w:r>
      <w:r w:rsidR="000E5E7C">
        <w:rPr>
          <w:rFonts w:ascii="Times New Roman" w:eastAsia="Times New Roman" w:hAnsi="Times New Roman" w:cs="Times New Roman"/>
        </w:rPr>
        <w:t>that they extend the</w:t>
      </w:r>
      <w:r w:rsidRPr="00B83C7E">
        <w:rPr>
          <w:rFonts w:ascii="Times New Roman" w:eastAsia="Times New Roman" w:hAnsi="Times New Roman" w:cs="Times New Roman"/>
        </w:rPr>
        <w:t xml:space="preserve"> broader tradition </w:t>
      </w:r>
      <w:r>
        <w:rPr>
          <w:rFonts w:ascii="Times New Roman" w:eastAsia="Times New Roman" w:hAnsi="Times New Roman" w:cs="Times New Roman"/>
        </w:rPr>
        <w:t>in the developmental cognitive sciences</w:t>
      </w:r>
      <w:r w:rsidR="000E5E7C">
        <w:rPr>
          <w:rFonts w:ascii="Times New Roman" w:eastAsia="Times New Roman" w:hAnsi="Times New Roman" w:cs="Times New Roman"/>
        </w:rPr>
        <w:t xml:space="preserve"> of using</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Pr>
          <w:rFonts w:ascii="Times New Roman" w:eastAsia="Times New Roman" w:hAnsi="Times New Roman" w:cs="Times New Roman"/>
        </w:rPr>
        <w:t xml:space="preserve"> violation-of-expectation studies and other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w:t>
      </w:r>
      <w:r w:rsidR="00B852FB">
        <w:rPr>
          <w:rFonts w:ascii="Times New Roman" w:eastAsia="Times New Roman" w:hAnsi="Times New Roman" w:cs="Times New Roman"/>
        </w:rPr>
        <w:t>This earlier work showed that</w:t>
      </w:r>
      <w:r w:rsidRPr="00B83C7E">
        <w:rPr>
          <w:rFonts w:ascii="Times New Roman" w:eastAsia="Times New Roman" w:hAnsi="Times New Roman" w:cs="Times New Roman"/>
        </w:rPr>
        <w:t xml:space="preserve"> infants' responses in tasks </w:t>
      </w:r>
      <w:r>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 xml:space="preserve">can be explained by </w:t>
      </w:r>
      <w:r w:rsidR="00B852FB">
        <w:rPr>
          <w:rFonts w:ascii="Times New Roman" w:eastAsia="Times New Roman" w:hAnsi="Times New Roman" w:cs="Times New Roman"/>
        </w:rPr>
        <w:t xml:space="preserve">similar </w:t>
      </w:r>
      <w:r w:rsidRPr="00B83C7E">
        <w:rPr>
          <w:rFonts w:ascii="Times New Roman" w:eastAsia="Times New Roman" w:hAnsi="Times New Roman" w:cs="Times New Roman"/>
        </w:rPr>
        <w:t>associative principles. The present</w:t>
      </w:r>
      <w:r>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w:t>
      </w:r>
      <w:r w:rsidR="00B852FB">
        <w:rPr>
          <w:rFonts w:ascii="Times New Roman" w:eastAsia="Times New Roman" w:hAnsi="Times New Roman" w:cs="Times New Roman"/>
        </w:rPr>
        <w:t>this</w:t>
      </w:r>
      <w:r w:rsidRPr="00B83C7E">
        <w:rPr>
          <w:rFonts w:ascii="Times New Roman" w:eastAsia="Times New Roman" w:hAnsi="Times New Roman" w:cs="Times New Roman"/>
        </w:rPr>
        <w:t xml:space="preserve"> research by demonstrating </w:t>
      </w:r>
      <w:r>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Pr>
          <w:rFonts w:ascii="Times New Roman" w:eastAsia="Times New Roman" w:hAnsi="Times New Roman" w:cs="Times New Roman"/>
        </w:rPr>
        <w:t>can also account for infant</w:t>
      </w:r>
      <w:r w:rsidR="00B852FB">
        <w:rPr>
          <w:rFonts w:ascii="Times New Roman" w:eastAsia="Times New Roman" w:hAnsi="Times New Roman" w:cs="Times New Roman"/>
        </w:rPr>
        <w:t>s’</w:t>
      </w:r>
      <w:r>
        <w:rPr>
          <w:rFonts w:ascii="Times New Roman" w:eastAsia="Times New Roman" w:hAnsi="Times New Roman" w:cs="Times New Roman"/>
        </w:rPr>
        <w:t xml:space="preserve"> </w:t>
      </w:r>
      <w:ins w:id="2165" w:author="Benton, Deon" w:date="2026-05-16T15:39:00Z" w16du:dateUtc="2026-05-16T20:39:00Z">
        <w:r>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F8FE60A" w14:textId="43F2D9E8" w:rsidR="003C4483" w:rsidRDefault="000E5E7C" w:rsidP="007A70F2">
      <w:pPr>
        <w:spacing w:line="480" w:lineRule="auto"/>
        <w:ind w:firstLine="720"/>
        <w:contextualSpacing/>
        <w:rPr>
          <w:rFonts w:ascii="Times New Roman" w:eastAsia="Times New Roman" w:hAnsi="Times New Roman" w:cs="Times New Roman"/>
        </w:rPr>
      </w:pPr>
      <w:proofErr w:type="gramStart"/>
      <w:r>
        <w:rPr>
          <w:rFonts w:ascii="Times New Roman" w:eastAsia="Times New Roman" w:hAnsi="Times New Roman" w:cs="Times New Roman"/>
        </w:rPr>
        <w:t xml:space="preserve">All that being said, </w:t>
      </w:r>
      <w:r w:rsidR="006947FC" w:rsidRPr="006947FC">
        <w:rPr>
          <w:rFonts w:ascii="Times New Roman" w:eastAsia="Times New Roman" w:hAnsi="Times New Roman" w:cs="Times New Roman"/>
        </w:rPr>
        <w:t>it</w:t>
      </w:r>
      <w:proofErr w:type="gramEnd"/>
      <w:r w:rsidR="006947FC" w:rsidRPr="006947FC">
        <w:rPr>
          <w:rFonts w:ascii="Times New Roman" w:eastAsia="Times New Roman" w:hAnsi="Times New Roman" w:cs="Times New Roman"/>
        </w:rPr>
        <w:t xml:space="preserve"> is important to be clear about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xml:space="preserve">. </w:t>
      </w:r>
      <w:r w:rsidR="00583AD1">
        <w:rPr>
          <w:rFonts w:ascii="Times New Roman" w:eastAsia="Times New Roman" w:hAnsi="Times New Roman" w:cs="Times New Roman"/>
        </w:rPr>
        <w:t>Rather,</w:t>
      </w:r>
      <w:r w:rsidR="000B6CC3">
        <w:rPr>
          <w:rFonts w:ascii="Times New Roman" w:eastAsia="Times New Roman" w:hAnsi="Times New Roman" w:cs="Times New Roman"/>
        </w:rPr>
        <w:t xml:space="preserve"> ALIAS </w:t>
      </w:r>
      <w:r w:rsidR="00D55910">
        <w:rPr>
          <w:rFonts w:ascii="Times New Roman" w:eastAsia="Times New Roman" w:hAnsi="Times New Roman" w:cs="Times New Roman"/>
        </w:rPr>
        <w:t>is 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In terms of the second point, the current simulations do not demonstrate that infants lack domain-specific mechanisms for representing goals, efficiency, cost, subjective utility, or rationality any more than they demonstrate that infants process action events </w:t>
      </w:r>
      <w:r w:rsidR="00D55910">
        <w:rPr>
          <w:rFonts w:ascii="Times New Roman" w:eastAsia="Times New Roman" w:hAnsi="Times New Roman" w:cs="Times New Roman"/>
        </w:rPr>
        <w:t xml:space="preserve">via processes identical to those in </w:t>
      </w:r>
      <w:r w:rsidR="00D55910">
        <w:rPr>
          <w:rFonts w:ascii="Times New Roman" w:eastAsia="Times New Roman" w:hAnsi="Times New Roman" w:cs="Times New Roman"/>
        </w:rPr>
        <w:lastRenderedPageBreak/>
        <w:t>ALIAS</w:t>
      </w:r>
      <w:r w:rsidR="006947FC" w:rsidRPr="006947FC">
        <w:rPr>
          <w:rFonts w:ascii="Times New Roman" w:eastAsia="Times New Roman" w:hAnsi="Times New Roman" w:cs="Times New Roman"/>
        </w:rPr>
        <w:t xml:space="preserve">. Instead, they demonstrate that a domain-general associative learning mechanism operating over the differentially salient surface features of actions, objects, and environments is sufficient to explain a broad range of findings that have traditionally been interpreted as evidence for rich, domain-specific knowledge about action efficiency. </w:t>
      </w:r>
      <w:r w:rsidR="000B6CC3">
        <w:rPr>
          <w:rFonts w:ascii="Times New Roman" w:eastAsia="Times New Roman" w:hAnsi="Times New Roman" w:cs="Times New Roman"/>
        </w:rPr>
        <w:t>As is the case with all competing theoretical proposals, what is ultimately needed to decide among the current competing proposals are behavioral experiments</w:t>
      </w:r>
      <w:r w:rsidR="006947FC" w:rsidRPr="006947FC">
        <w:rPr>
          <w:rFonts w:ascii="Times New Roman" w:eastAsia="Times New Roman" w:hAnsi="Times New Roman" w:cs="Times New Roman"/>
        </w:rPr>
        <w:t xml:space="preserve"> that test the divergent predictions generated by them. </w:t>
      </w:r>
    </w:p>
    <w:p w14:paraId="1F7F6D01" w14:textId="38827C88" w:rsidR="00096467" w:rsidRDefault="00524642" w:rsidP="0099604C">
      <w:pPr>
        <w:spacing w:line="480" w:lineRule="auto"/>
        <w:ind w:firstLine="720"/>
        <w:contextualSpacing/>
        <w:rPr>
          <w:ins w:id="2166" w:author="Benton, Deon" w:date="2026-05-18T10:33:00Z" w16du:dateUtc="2026-05-18T15:33:00Z"/>
          <w:rFonts w:ascii="Times New Roman" w:eastAsia="Times New Roman" w:hAnsi="Times New Roman" w:cs="Times New Roman"/>
        </w:rPr>
      </w:pPr>
      <w:r w:rsidRPr="00EC33BD">
        <w:rPr>
          <w:rFonts w:ascii="Times New Roman" w:eastAsia="Times New Roman" w:hAnsi="Times New Roman" w:cs="Times New Roman"/>
        </w:rPr>
        <w:t xml:space="preserve">Despite </w:t>
      </w:r>
      <w:r w:rsidR="000E2FF9">
        <w:rPr>
          <w:rFonts w:ascii="Times New Roman" w:eastAsia="Times New Roman" w:hAnsi="Times New Roman" w:cs="Times New Roman"/>
        </w:rPr>
        <w:t xml:space="preserve">ALIAS’s success in capturing a broad range of findings, </w:t>
      </w:r>
      <w:r w:rsidR="00C6675C">
        <w:rPr>
          <w:rFonts w:ascii="Times New Roman" w:eastAsia="Times New Roman" w:hAnsi="Times New Roman" w:cs="Times New Roman"/>
        </w:rPr>
        <w:t>several potential criticisms are nevertheless worth acknowledging</w:t>
      </w:r>
      <w:r w:rsidRPr="00EC33BD">
        <w:rPr>
          <w:rFonts w:ascii="Times New Roman" w:eastAsia="Times New Roman" w:hAnsi="Times New Roman" w:cs="Times New Roman"/>
        </w:rPr>
        <w:t xml:space="preserve">. </w:t>
      </w:r>
      <w:ins w:id="2167" w:author="Benton, Deon" w:date="2026-05-18T10:25:00Z" w16du:dateUtc="2026-05-18T15:25:00Z">
        <w:r w:rsidR="00C6675C" w:rsidRPr="00C6675C">
          <w:rPr>
            <w:rFonts w:ascii="Times New Roman" w:eastAsia="Times New Roman" w:hAnsi="Times New Roman" w:cs="Times New Roman"/>
          </w:rPr>
          <w:t xml:space="preserve">One concerns the fact that the present simulations focused primarily on studies employing some version of the Gergely paradigm. </w:t>
        </w:r>
        <w:r w:rsidR="00C6675C">
          <w:rPr>
            <w:rFonts w:ascii="Times New Roman" w:eastAsia="Times New Roman" w:hAnsi="Times New Roman" w:cs="Times New Roman"/>
          </w:rPr>
          <w:t xml:space="preserve">As was outlined in the Introduction, </w:t>
        </w:r>
      </w:ins>
      <w:ins w:id="2168" w:author="Benton, Deon" w:date="2026-05-18T10:26:00Z" w16du:dateUtc="2026-05-18T15:26:00Z">
        <w:r w:rsidR="00C00953">
          <w:rPr>
            <w:rFonts w:ascii="Times New Roman" w:eastAsia="Times New Roman" w:hAnsi="Times New Roman" w:cs="Times New Roman"/>
          </w:rPr>
          <w:t xml:space="preserve">there was several reasons for this. First, the Gergely paradigm is perhaps the most widely used paradigm for studying </w:t>
        </w:r>
      </w:ins>
      <w:ins w:id="2169" w:author="Benton, Deon" w:date="2026-05-18T10:25:00Z" w16du:dateUtc="2026-05-18T15:25:00Z">
        <w:r w:rsidR="00C6675C" w:rsidRPr="00C6675C">
          <w:rPr>
            <w:rFonts w:ascii="Times New Roman" w:eastAsia="Times New Roman" w:hAnsi="Times New Roman" w:cs="Times New Roman"/>
          </w:rPr>
          <w:t>infants’ putative sensitivity to action efficiency. Second,</w:t>
        </w:r>
      </w:ins>
      <w:ins w:id="2170" w:author="Benton, Deon" w:date="2026-05-18T10:27:00Z" w16du:dateUtc="2026-05-18T15:27:00Z">
        <w:r w:rsidR="00C00953">
          <w:rPr>
            <w:rFonts w:ascii="Times New Roman" w:eastAsia="Times New Roman" w:hAnsi="Times New Roman" w:cs="Times New Roman"/>
          </w:rPr>
          <w:t xml:space="preserve"> focusing on studies that employed this paradigm made it possible to assess the </w:t>
        </w:r>
      </w:ins>
      <w:ins w:id="2171" w:author="Benton, Deon" w:date="2026-05-18T10:25:00Z" w16du:dateUtc="2026-05-18T15:25:00Z">
        <w:r w:rsidR="00C6675C" w:rsidRPr="00C6675C">
          <w:rPr>
            <w:rFonts w:ascii="Times New Roman" w:eastAsia="Times New Roman" w:hAnsi="Times New Roman" w:cs="Times New Roman"/>
          </w:rPr>
          <w:t xml:space="preserve">explanatory scope of the current proposal </w:t>
        </w:r>
      </w:ins>
      <w:ins w:id="2172" w:author="Benton, Deon" w:date="2026-05-18T10:28:00Z" w16du:dateUtc="2026-05-18T15:28:00Z">
        <w:r w:rsidR="00C00953">
          <w:rPr>
            <w:rFonts w:ascii="Times New Roman" w:eastAsia="Times New Roman" w:hAnsi="Times New Roman" w:cs="Times New Roman"/>
          </w:rPr>
          <w:t>and eliminated the need to modify the</w:t>
        </w:r>
      </w:ins>
      <w:ins w:id="2173" w:author="Benton, Deon" w:date="2026-05-18T10:25:00Z" w16du:dateUtc="2026-05-18T15:25:00Z">
        <w:r w:rsidR="00C6675C" w:rsidRPr="00C6675C">
          <w:rPr>
            <w:rFonts w:ascii="Times New Roman" w:eastAsia="Times New Roman" w:hAnsi="Times New Roman" w:cs="Times New Roman"/>
          </w:rPr>
          <w:t xml:space="preserve"> underlying architecture of the model</w:t>
        </w:r>
      </w:ins>
      <w:ins w:id="2174" w:author="Benton, Deon" w:date="2026-05-18T10:28:00Z" w16du:dateUtc="2026-05-18T15:28:00Z">
        <w:r w:rsidR="00C00953">
          <w:rPr>
            <w:rFonts w:ascii="Times New Roman" w:eastAsia="Times New Roman" w:hAnsi="Times New Roman" w:cs="Times New Roman"/>
          </w:rPr>
          <w:t xml:space="preserve"> to capture different findings</w:t>
        </w:r>
      </w:ins>
      <w:ins w:id="2175" w:author="Benton, Deon" w:date="2026-05-18T10:25:00Z" w16du:dateUtc="2026-05-18T15:25:00Z">
        <w:r w:rsidR="00C6675C" w:rsidRPr="00C6675C">
          <w:rPr>
            <w:rFonts w:ascii="Times New Roman" w:eastAsia="Times New Roman" w:hAnsi="Times New Roman" w:cs="Times New Roman"/>
          </w:rPr>
          <w:t xml:space="preserve">. </w:t>
        </w:r>
      </w:ins>
      <w:ins w:id="2176" w:author="Benton, Deon" w:date="2026-05-18T10:28:00Z" w16du:dateUtc="2026-05-18T15:28:00Z">
        <w:r w:rsidR="00C3267F">
          <w:rPr>
            <w:rFonts w:ascii="Times New Roman" w:eastAsia="Times New Roman" w:hAnsi="Times New Roman" w:cs="Times New Roman"/>
          </w:rPr>
          <w:t>This latter point is especially important because</w:t>
        </w:r>
      </w:ins>
      <w:ins w:id="2177" w:author="Benton, Deon" w:date="2026-05-18T10:25:00Z" w16du:dateUtc="2026-05-18T15:25:00Z">
        <w:r w:rsidR="00C6675C" w:rsidRPr="00C6675C">
          <w:rPr>
            <w:rFonts w:ascii="Times New Roman" w:eastAsia="Times New Roman" w:hAnsi="Times New Roman" w:cs="Times New Roman"/>
          </w:rPr>
          <w:t xml:space="preserve"> extensive </w:t>
        </w:r>
      </w:ins>
      <w:ins w:id="2178" w:author="Benton, Deon" w:date="2026-05-18T10:28:00Z" w16du:dateUtc="2026-05-18T15:28:00Z">
        <w:r w:rsidR="00C3267F">
          <w:rPr>
            <w:rFonts w:ascii="Times New Roman" w:eastAsia="Times New Roman" w:hAnsi="Times New Roman" w:cs="Times New Roman"/>
          </w:rPr>
          <w:t>modifications to the model’s underlying architecture</w:t>
        </w:r>
      </w:ins>
      <w:ins w:id="2179" w:author="Benton, Deon" w:date="2026-05-18T10:25:00Z" w16du:dateUtc="2026-05-18T15:25:00Z">
        <w:r w:rsidR="00C6675C" w:rsidRPr="00C6675C">
          <w:rPr>
            <w:rFonts w:ascii="Times New Roman" w:eastAsia="Times New Roman" w:hAnsi="Times New Roman" w:cs="Times New Roman"/>
          </w:rPr>
          <w:t xml:space="preserve"> would make it difficult to </w:t>
        </w:r>
      </w:ins>
      <w:ins w:id="2180" w:author="Benton, Deon" w:date="2026-05-18T10:39:00Z" w16du:dateUtc="2026-05-18T15:39:00Z">
        <w:r w:rsidR="0028125D">
          <w:rPr>
            <w:rFonts w:ascii="Times New Roman" w:eastAsia="Times New Roman" w:hAnsi="Times New Roman" w:cs="Times New Roman"/>
          </w:rPr>
          <w:t>isolate the source of the model’s success. In this case, such success could be due either to the mo</w:t>
        </w:r>
      </w:ins>
      <w:ins w:id="2181" w:author="Benton, Deon" w:date="2026-05-18T10:40:00Z" w16du:dateUtc="2026-05-18T15:40:00Z">
        <w:r w:rsidR="0028125D">
          <w:rPr>
            <w:rFonts w:ascii="Times New Roman" w:eastAsia="Times New Roman" w:hAnsi="Times New Roman" w:cs="Times New Roman"/>
          </w:rPr>
          <w:t>del’s</w:t>
        </w:r>
      </w:ins>
      <w:ins w:id="2182" w:author="Benton, Deon" w:date="2026-05-18T10:30:00Z" w16du:dateUtc="2026-05-18T15:30:00Z">
        <w:r w:rsidR="00C3267F">
          <w:rPr>
            <w:rFonts w:ascii="Times New Roman" w:eastAsia="Times New Roman" w:hAnsi="Times New Roman" w:cs="Times New Roman"/>
          </w:rPr>
          <w:t xml:space="preserve"> explanatory breadth</w:t>
        </w:r>
      </w:ins>
      <w:ins w:id="2183" w:author="Benton, Deon" w:date="2026-05-18T10:25:00Z" w16du:dateUtc="2026-05-18T15:25:00Z">
        <w:r w:rsidR="00C6675C" w:rsidRPr="00C6675C">
          <w:rPr>
            <w:rFonts w:ascii="Times New Roman" w:eastAsia="Times New Roman" w:hAnsi="Times New Roman" w:cs="Times New Roman"/>
          </w:rPr>
          <w:t xml:space="preserve"> </w:t>
        </w:r>
      </w:ins>
      <w:ins w:id="2184" w:author="Benton, Deon" w:date="2026-05-18T10:40:00Z" w16du:dateUtc="2026-05-18T15:40:00Z">
        <w:r w:rsidR="0028125D">
          <w:rPr>
            <w:rFonts w:ascii="Times New Roman" w:eastAsia="Times New Roman" w:hAnsi="Times New Roman" w:cs="Times New Roman"/>
          </w:rPr>
          <w:t>or to atheoretical changes to its architecture.</w:t>
        </w:r>
      </w:ins>
      <w:ins w:id="2185" w:author="Benton, Deon" w:date="2026-05-18T10:30:00Z" w16du:dateUtc="2026-05-18T15:30:00Z">
        <w:r w:rsidR="0099604C">
          <w:rPr>
            <w:rFonts w:ascii="Times New Roman" w:eastAsia="Times New Roman" w:hAnsi="Times New Roman" w:cs="Times New Roman"/>
          </w:rPr>
          <w:t xml:space="preserve"> </w:t>
        </w:r>
      </w:ins>
    </w:p>
    <w:p w14:paraId="15CC3850" w14:textId="4A90BC6E" w:rsidR="00C6675C" w:rsidRDefault="00C6675C" w:rsidP="0099604C">
      <w:pPr>
        <w:spacing w:line="480" w:lineRule="auto"/>
        <w:ind w:firstLine="720"/>
        <w:contextualSpacing/>
        <w:rPr>
          <w:rFonts w:ascii="Times New Roman" w:eastAsia="Times New Roman" w:hAnsi="Times New Roman" w:cs="Times New Roman"/>
        </w:rPr>
      </w:pPr>
      <w:ins w:id="2186" w:author="Benton, Deon" w:date="2026-05-18T10:25:00Z" w16du:dateUtc="2026-05-18T15:25:00Z">
        <w:r w:rsidRPr="00C6675C">
          <w:rPr>
            <w:rFonts w:ascii="Times New Roman" w:eastAsia="Times New Roman" w:hAnsi="Times New Roman" w:cs="Times New Roman"/>
          </w:rPr>
          <w:t>At the same time,</w:t>
        </w:r>
      </w:ins>
      <w:ins w:id="2187" w:author="Benton, Deon" w:date="2026-05-18T10:31:00Z" w16du:dateUtc="2026-05-18T15:31:00Z">
        <w:r w:rsidR="0099604C">
          <w:rPr>
            <w:rFonts w:ascii="Times New Roman" w:eastAsia="Times New Roman" w:hAnsi="Times New Roman" w:cs="Times New Roman"/>
          </w:rPr>
          <w:t xml:space="preserve"> a potential downside </w:t>
        </w:r>
      </w:ins>
      <w:ins w:id="2188" w:author="Benton, Deon" w:date="2026-05-18T10:33:00Z" w16du:dateUtc="2026-05-18T15:33:00Z">
        <w:r w:rsidR="00096467">
          <w:rPr>
            <w:rFonts w:ascii="Times New Roman" w:eastAsia="Times New Roman" w:hAnsi="Times New Roman" w:cs="Times New Roman"/>
          </w:rPr>
          <w:t>of the current approach</w:t>
        </w:r>
      </w:ins>
      <w:ins w:id="2189" w:author="Benton, Deon" w:date="2026-05-18T10:31:00Z" w16du:dateUtc="2026-05-18T15:31:00Z">
        <w:r w:rsidR="0099604C">
          <w:rPr>
            <w:rFonts w:ascii="Times New Roman" w:eastAsia="Times New Roman" w:hAnsi="Times New Roman" w:cs="Times New Roman"/>
          </w:rPr>
          <w:t xml:space="preserve"> is that</w:t>
        </w:r>
      </w:ins>
      <w:ins w:id="2190" w:author="Benton, Deon" w:date="2026-05-18T10:33:00Z" w16du:dateUtc="2026-05-18T15:33:00Z">
        <w:r w:rsidR="00096467">
          <w:rPr>
            <w:rFonts w:ascii="Times New Roman" w:eastAsia="Times New Roman" w:hAnsi="Times New Roman" w:cs="Times New Roman"/>
          </w:rPr>
          <w:t xml:space="preserve"> the conclusions that can be drawn from it are necessarily limited in scope</w:t>
        </w:r>
      </w:ins>
      <w:ins w:id="2191" w:author="Benton, Deon" w:date="2026-05-18T10:34:00Z" w16du:dateUtc="2026-05-18T15:34:00Z">
        <w:r w:rsidR="00096467">
          <w:rPr>
            <w:rFonts w:ascii="Times New Roman" w:eastAsia="Times New Roman" w:hAnsi="Times New Roman" w:cs="Times New Roman"/>
          </w:rPr>
          <w:t xml:space="preserve">. This is because </w:t>
        </w:r>
      </w:ins>
      <w:ins w:id="2192" w:author="Benton, Deon" w:date="2026-05-18T10:43:00Z" w16du:dateUtc="2026-05-18T15:43:00Z">
        <w:r w:rsidR="00FC2966">
          <w:rPr>
            <w:rFonts w:ascii="Times New Roman" w:eastAsia="Times New Roman" w:hAnsi="Times New Roman" w:cs="Times New Roman"/>
          </w:rPr>
          <w:t>there are studies that assess infant action understanding</w:t>
        </w:r>
      </w:ins>
      <w:ins w:id="2193" w:author="Benton, Deon" w:date="2026-05-18T10:25:00Z" w16du:dateUtc="2026-05-18T15:25:00Z">
        <w:r w:rsidRPr="00C6675C">
          <w:rPr>
            <w:rFonts w:ascii="Times New Roman" w:eastAsia="Times New Roman" w:hAnsi="Times New Roman" w:cs="Times New Roman"/>
          </w:rPr>
          <w:t xml:space="preserve"> </w:t>
        </w:r>
      </w:ins>
      <w:ins w:id="2194" w:author="Benton, Deon" w:date="2026-05-18T10:44:00Z" w16du:dateUtc="2026-05-18T15:44:00Z">
        <w:r w:rsidR="00FC2966">
          <w:rPr>
            <w:rFonts w:ascii="Times New Roman" w:eastAsia="Times New Roman" w:hAnsi="Times New Roman" w:cs="Times New Roman"/>
          </w:rPr>
          <w:t xml:space="preserve">generally and action efficiency understanding specifically </w:t>
        </w:r>
      </w:ins>
      <w:ins w:id="2195" w:author="Benton, Deon" w:date="2026-05-18T10:25:00Z" w16du:dateUtc="2026-05-18T15:25:00Z">
        <w:r w:rsidRPr="00C6675C">
          <w:rPr>
            <w:rFonts w:ascii="Times New Roman" w:eastAsia="Times New Roman" w:hAnsi="Times New Roman" w:cs="Times New Roman"/>
          </w:rPr>
          <w:t>that do not employ the Gergely paradigm or that involve qualitatively different task structures.</w:t>
        </w:r>
      </w:ins>
      <w:ins w:id="2196" w:author="Benton, Deon" w:date="2026-05-18T10:34:00Z" w16du:dateUtc="2026-05-18T15:34:00Z">
        <w:r w:rsidR="00F02122">
          <w:rPr>
            <w:rFonts w:ascii="Times New Roman" w:eastAsia="Times New Roman" w:hAnsi="Times New Roman" w:cs="Times New Roman"/>
          </w:rPr>
          <w:t xml:space="preserve"> A paradigmatic example of </w:t>
        </w:r>
      </w:ins>
      <w:ins w:id="2197" w:author="Benton, Deon" w:date="2026-05-18T10:42:00Z" w16du:dateUtc="2026-05-18T15:42:00Z">
        <w:r w:rsidR="00DB5059">
          <w:rPr>
            <w:rFonts w:ascii="Times New Roman" w:eastAsia="Times New Roman" w:hAnsi="Times New Roman" w:cs="Times New Roman"/>
          </w:rPr>
          <w:t>such</w:t>
        </w:r>
      </w:ins>
      <w:ins w:id="2198" w:author="Benton, Deon" w:date="2026-05-18T10:34:00Z" w16du:dateUtc="2026-05-18T15:34:00Z">
        <w:r w:rsidR="00F02122">
          <w:rPr>
            <w:rFonts w:ascii="Times New Roman" w:eastAsia="Times New Roman" w:hAnsi="Times New Roman" w:cs="Times New Roman"/>
          </w:rPr>
          <w:t xml:space="preserve"> a study is that by Woodward (1998)</w:t>
        </w:r>
      </w:ins>
      <w:ins w:id="2199" w:author="Benton, Deon" w:date="2026-05-18T10:45:00Z" w16du:dateUtc="2026-05-18T15:45:00Z">
        <w:r w:rsidR="001F3669">
          <w:rPr>
            <w:rFonts w:ascii="Times New Roman" w:eastAsia="Times New Roman" w:hAnsi="Times New Roman" w:cs="Times New Roman"/>
          </w:rPr>
          <w:t xml:space="preserve">. This </w:t>
        </w:r>
        <w:proofErr w:type="gramStart"/>
        <w:r w:rsidR="001F3669">
          <w:rPr>
            <w:rFonts w:ascii="Times New Roman" w:eastAsia="Times New Roman" w:hAnsi="Times New Roman" w:cs="Times New Roman"/>
          </w:rPr>
          <w:t>study—which</w:t>
        </w:r>
        <w:proofErr w:type="gramEnd"/>
        <w:r w:rsidR="001F3669">
          <w:rPr>
            <w:rFonts w:ascii="Times New Roman" w:eastAsia="Times New Roman" w:hAnsi="Times New Roman" w:cs="Times New Roman"/>
          </w:rPr>
          <w:t xml:space="preserve"> was less about whether </w:t>
        </w:r>
      </w:ins>
      <w:ins w:id="2200" w:author="Benton, Deon" w:date="2026-05-18T10:48:00Z" w16du:dateUtc="2026-05-18T15:48:00Z">
        <w:r w:rsidR="001F3669">
          <w:rPr>
            <w:rFonts w:ascii="Times New Roman" w:eastAsia="Times New Roman" w:hAnsi="Times New Roman" w:cs="Times New Roman"/>
          </w:rPr>
          <w:t xml:space="preserve">infants </w:t>
        </w:r>
      </w:ins>
      <w:ins w:id="2201" w:author="Benton, Deon" w:date="2026-05-18T10:47:00Z" w16du:dateUtc="2026-05-18T15:47:00Z">
        <w:r w:rsidR="001F3669">
          <w:rPr>
            <w:rFonts w:ascii="Times New Roman" w:eastAsia="Times New Roman" w:hAnsi="Times New Roman" w:cs="Times New Roman"/>
          </w:rPr>
          <w:t>are sensitive to an action’s efficiency</w:t>
        </w:r>
      </w:ins>
      <w:ins w:id="2202" w:author="Benton, Deon" w:date="2026-05-18T10:45:00Z" w16du:dateUtc="2026-05-18T15:45:00Z">
        <w:r w:rsidR="001F3669">
          <w:rPr>
            <w:rFonts w:ascii="Times New Roman" w:eastAsia="Times New Roman" w:hAnsi="Times New Roman" w:cs="Times New Roman"/>
          </w:rPr>
          <w:t xml:space="preserve"> and more</w:t>
        </w:r>
      </w:ins>
      <w:ins w:id="2203" w:author="Benton, Deon" w:date="2026-05-18T10:47:00Z" w16du:dateUtc="2026-05-18T15:47:00Z">
        <w:r w:rsidR="001F3669">
          <w:rPr>
            <w:rFonts w:ascii="Times New Roman" w:eastAsia="Times New Roman" w:hAnsi="Times New Roman" w:cs="Times New Roman"/>
          </w:rPr>
          <w:t xml:space="preserve"> about</w:t>
        </w:r>
      </w:ins>
      <w:ins w:id="2204" w:author="Benton, Deon" w:date="2026-05-18T10:45:00Z" w16du:dateUtc="2026-05-18T15:45:00Z">
        <w:r w:rsidR="001F3669">
          <w:rPr>
            <w:rFonts w:ascii="Times New Roman" w:eastAsia="Times New Roman" w:hAnsi="Times New Roman" w:cs="Times New Roman"/>
          </w:rPr>
          <w:t xml:space="preserve"> </w:t>
        </w:r>
      </w:ins>
      <w:ins w:id="2205" w:author="Benton, Deon" w:date="2026-05-18T10:46:00Z" w16du:dateUtc="2026-05-18T15:46:00Z">
        <w:r w:rsidR="001F3669">
          <w:rPr>
            <w:rFonts w:ascii="Times New Roman" w:eastAsia="Times New Roman" w:hAnsi="Times New Roman" w:cs="Times New Roman"/>
          </w:rPr>
          <w:t xml:space="preserve">whether infants can </w:t>
        </w:r>
        <w:r w:rsidR="001F3669">
          <w:rPr>
            <w:rFonts w:ascii="Times New Roman" w:eastAsia="Times New Roman" w:hAnsi="Times New Roman" w:cs="Times New Roman"/>
          </w:rPr>
          <w:lastRenderedPageBreak/>
          <w:t xml:space="preserve">detect an agent’s </w:t>
        </w:r>
        <w:proofErr w:type="gramStart"/>
        <w:r w:rsidR="001F3669">
          <w:rPr>
            <w:rFonts w:ascii="Times New Roman" w:eastAsia="Times New Roman" w:hAnsi="Times New Roman" w:cs="Times New Roman"/>
          </w:rPr>
          <w:t>goal</w:t>
        </w:r>
      </w:ins>
      <w:ins w:id="2206" w:author="Benton, Deon" w:date="2026-05-18T10:48:00Z" w16du:dateUtc="2026-05-18T15:48:00Z">
        <w:r w:rsidR="001F3669">
          <w:rPr>
            <w:rFonts w:ascii="Times New Roman" w:eastAsia="Times New Roman" w:hAnsi="Times New Roman" w:cs="Times New Roman"/>
          </w:rPr>
          <w:t>—</w:t>
        </w:r>
        <w:proofErr w:type="gramEnd"/>
        <w:r w:rsidR="001F3669">
          <w:rPr>
            <w:rFonts w:ascii="Times New Roman" w:eastAsia="Times New Roman" w:hAnsi="Times New Roman" w:cs="Times New Roman"/>
          </w:rPr>
          <w:t xml:space="preserve">showed </w:t>
        </w:r>
      </w:ins>
      <w:ins w:id="2207" w:author="Benton, Deon" w:date="2026-05-18T10:35:00Z" w16du:dateUtc="2026-05-18T15:35:00Z">
        <w:r w:rsidR="00F02122">
          <w:rPr>
            <w:rFonts w:ascii="Times New Roman" w:eastAsia="Times New Roman" w:hAnsi="Times New Roman" w:cs="Times New Roman"/>
          </w:rPr>
          <w:t>that 5-month-olds</w:t>
        </w:r>
        <w:r w:rsidR="00123B68">
          <w:rPr>
            <w:rFonts w:ascii="Times New Roman" w:eastAsia="Times New Roman" w:hAnsi="Times New Roman" w:cs="Times New Roman"/>
          </w:rPr>
          <w:t xml:space="preserve"> ostensibly understand that </w:t>
        </w:r>
      </w:ins>
      <w:ins w:id="2208" w:author="Benton, Deon" w:date="2026-05-18T10:47:00Z" w16du:dateUtc="2026-05-18T15:47:00Z">
        <w:r w:rsidR="001F3669">
          <w:rPr>
            <w:rFonts w:ascii="Times New Roman" w:eastAsia="Times New Roman" w:hAnsi="Times New Roman" w:cs="Times New Roman"/>
          </w:rPr>
          <w:t>the actions of agents but not the actions of inanimate objects are goal-directed.</w:t>
        </w:r>
      </w:ins>
      <w:ins w:id="2209" w:author="Benton, Deon" w:date="2026-05-18T10:35:00Z" w16du:dateUtc="2026-05-18T15:35:00Z">
        <w:r w:rsidR="00123B68">
          <w:rPr>
            <w:rFonts w:ascii="Times New Roman" w:eastAsia="Times New Roman" w:hAnsi="Times New Roman" w:cs="Times New Roman"/>
          </w:rPr>
          <w:t xml:space="preserve"> </w:t>
        </w:r>
      </w:ins>
      <w:ins w:id="2210" w:author="Benton, Deon" w:date="2026-05-18T10:25:00Z" w16du:dateUtc="2026-05-18T15:25:00Z">
        <w:r w:rsidRPr="00C6675C">
          <w:rPr>
            <w:rFonts w:ascii="Times New Roman" w:eastAsia="Times New Roman" w:hAnsi="Times New Roman" w:cs="Times New Roman"/>
          </w:rPr>
          <w:t xml:space="preserve">The current version of ALIAS was not designed to model all such studies. </w:t>
        </w:r>
      </w:ins>
      <w:ins w:id="2211" w:author="Benton, Deon" w:date="2026-05-18T10:44:00Z" w16du:dateUtc="2026-05-18T15:44:00Z">
        <w:r w:rsidR="00FC2966">
          <w:rPr>
            <w:rFonts w:ascii="Times New Roman" w:eastAsia="Times New Roman" w:hAnsi="Times New Roman" w:cs="Times New Roman"/>
          </w:rPr>
          <w:t>A corollary of this is that the</w:t>
        </w:r>
      </w:ins>
      <w:ins w:id="2212" w:author="Benton, Deon" w:date="2026-05-18T10:25:00Z" w16du:dateUtc="2026-05-18T15:25:00Z">
        <w:r w:rsidRPr="00C6675C">
          <w:rPr>
            <w:rFonts w:ascii="Times New Roman" w:eastAsia="Times New Roman" w:hAnsi="Times New Roman" w:cs="Times New Roman"/>
          </w:rPr>
          <w:t xml:space="preserve"> present findings should not be interpreted as demonstrating that every finding in the </w:t>
        </w:r>
      </w:ins>
      <w:ins w:id="2213" w:author="Benton, Deon" w:date="2026-05-18T10:48:00Z" w16du:dateUtc="2026-05-18T15:48:00Z">
        <w:r w:rsidR="00732FC7">
          <w:rPr>
            <w:rFonts w:ascii="Times New Roman" w:eastAsia="Times New Roman" w:hAnsi="Times New Roman" w:cs="Times New Roman"/>
          </w:rPr>
          <w:t>action understanding literature broadly</w:t>
        </w:r>
      </w:ins>
      <w:ins w:id="2214" w:author="Benton, Deon" w:date="2026-05-18T10:25:00Z" w16du:dateUtc="2026-05-18T15:25:00Z">
        <w:r w:rsidRPr="00C6675C">
          <w:rPr>
            <w:rFonts w:ascii="Times New Roman" w:eastAsia="Times New Roman" w:hAnsi="Times New Roman" w:cs="Times New Roman"/>
          </w:rPr>
          <w:t xml:space="preserve"> can be explained by </w:t>
        </w:r>
      </w:ins>
      <w:ins w:id="2215" w:author="Benton, Deon" w:date="2026-05-18T10:45:00Z" w16du:dateUtc="2026-05-18T15:45:00Z">
        <w:r w:rsidR="00FC2966">
          <w:rPr>
            <w:rFonts w:ascii="Times New Roman" w:eastAsia="Times New Roman" w:hAnsi="Times New Roman" w:cs="Times New Roman"/>
          </w:rPr>
          <w:t>ALIAS</w:t>
        </w:r>
      </w:ins>
      <w:ins w:id="2216" w:author="Benton, Deon" w:date="2026-05-18T10:25:00Z" w16du:dateUtc="2026-05-18T15:25:00Z">
        <w:r w:rsidRPr="00C6675C">
          <w:rPr>
            <w:rFonts w:ascii="Times New Roman" w:eastAsia="Times New Roman" w:hAnsi="Times New Roman" w:cs="Times New Roman"/>
          </w:rPr>
          <w:t>. Future work will therefore need to determine whether extended versions of ALIAS</w:t>
        </w:r>
      </w:ins>
      <w:ins w:id="2217" w:author="Benton, Deon" w:date="2026-05-18T10:49:00Z" w16du:dateUtc="2026-05-18T15:49:00Z">
        <w:r w:rsidR="00732FC7">
          <w:rPr>
            <w:rFonts w:ascii="Times New Roman" w:eastAsia="Times New Roman" w:hAnsi="Times New Roman" w:cs="Times New Roman"/>
          </w:rPr>
          <w:t xml:space="preserve"> </w:t>
        </w:r>
      </w:ins>
      <w:ins w:id="2218" w:author="Benton, Deon" w:date="2026-05-18T10:25:00Z" w16du:dateUtc="2026-05-18T15:25:00Z">
        <w:r w:rsidRPr="00C6675C">
          <w:rPr>
            <w:rFonts w:ascii="Times New Roman" w:eastAsia="Times New Roman" w:hAnsi="Times New Roman" w:cs="Times New Roman"/>
          </w:rPr>
          <w:t xml:space="preserve">can </w:t>
        </w:r>
      </w:ins>
      <w:ins w:id="2219" w:author="Benton, Deon" w:date="2026-05-18T10:49:00Z" w16du:dateUtc="2026-05-18T15:49:00Z">
        <w:r w:rsidR="00732FC7">
          <w:rPr>
            <w:rFonts w:ascii="Times New Roman" w:eastAsia="Times New Roman" w:hAnsi="Times New Roman" w:cs="Times New Roman"/>
          </w:rPr>
          <w:t>capture findings beyond those related to infants’ action efficiency understanding.</w:t>
        </w:r>
      </w:ins>
    </w:p>
    <w:p w14:paraId="3740BC68" w14:textId="1F56B8B4" w:rsidR="00C73E82" w:rsidRDefault="0058051A" w:rsidP="0058051A">
      <w:pPr>
        <w:spacing w:line="480" w:lineRule="auto"/>
        <w:ind w:firstLine="720"/>
        <w:contextualSpacing/>
        <w:rPr>
          <w:rFonts w:ascii="Times New Roman" w:eastAsia="Times New Roman" w:hAnsi="Times New Roman" w:cs="Times New Roman"/>
        </w:rPr>
      </w:pPr>
      <w:ins w:id="2220" w:author="Benton, Deon" w:date="2026-05-18T10:50:00Z" w16du:dateUtc="2026-05-18T15:50:00Z">
        <w:r>
          <w:rPr>
            <w:rFonts w:ascii="Times New Roman" w:eastAsia="Times New Roman" w:hAnsi="Times New Roman" w:cs="Times New Roman"/>
          </w:rPr>
          <w:t xml:space="preserve">Another potential concern relates to the model’s simplicity. </w:t>
        </w:r>
      </w:ins>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00524642"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00524642"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ins w:id="2221" w:author="Benton, Deon" w:date="2026-05-18T10:51:00Z" w16du:dateUtc="2026-05-18T15:51:00Z">
        <w:r>
          <w:rPr>
            <w:rFonts w:ascii="Times New Roman" w:eastAsia="Times New Roman" w:hAnsi="Times New Roman" w:cs="Times New Roman"/>
          </w:rPr>
          <w:t xml:space="preserve"> </w:t>
        </w:r>
      </w:ins>
      <w:ins w:id="2222" w:author="Benton, Deon" w:date="2026-05-18T10:55:00Z" w16du:dateUtc="2026-05-18T15:55:00Z">
        <w:r w:rsidR="00C85217">
          <w:rPr>
            <w:rFonts w:ascii="Times New Roman" w:eastAsia="Times New Roman" w:hAnsi="Times New Roman" w:cs="Times New Roman"/>
          </w:rPr>
          <w:t>by tracing precisely how they process information</w:t>
        </w:r>
      </w:ins>
      <w:ins w:id="2223" w:author="Benton, Deon" w:date="2026-05-18T10:57:00Z" w16du:dateUtc="2026-05-18T15:57:00Z">
        <w:r w:rsidR="000B3CD1">
          <w:rPr>
            <w:rFonts w:ascii="Times New Roman" w:eastAsia="Times New Roman" w:hAnsi="Times New Roman" w:cs="Times New Roman"/>
          </w:rPr>
          <w:t>,</w:t>
        </w:r>
      </w:ins>
      <w:ins w:id="2224" w:author="Benton, Deon" w:date="2026-05-18T10:55:00Z" w16du:dateUtc="2026-05-18T15:55:00Z">
        <w:r w:rsidR="00C85217">
          <w:rPr>
            <w:rFonts w:ascii="Times New Roman" w:eastAsia="Times New Roman" w:hAnsi="Times New Roman" w:cs="Times New Roman"/>
          </w:rPr>
          <w:t xml:space="preserve"> </w:t>
        </w:r>
      </w:ins>
      <w:ins w:id="2225" w:author="Benton, Deon" w:date="2026-05-18T10:51:00Z" w16du:dateUtc="2026-05-18T15:51:00Z">
        <w:r>
          <w:rPr>
            <w:rFonts w:ascii="Times New Roman" w:eastAsia="Times New Roman" w:hAnsi="Times New Roman" w:cs="Times New Roman"/>
          </w:rPr>
          <w:t xml:space="preserve">they can </w:t>
        </w:r>
      </w:ins>
      <w:ins w:id="2226" w:author="Benton, Deon" w:date="2026-05-18T10:54:00Z" w16du:dateUtc="2026-05-18T15:54:00Z">
        <w:r w:rsidR="00D4727D">
          <w:rPr>
            <w:rFonts w:ascii="Times New Roman" w:eastAsia="Times New Roman" w:hAnsi="Times New Roman" w:cs="Times New Roman"/>
          </w:rPr>
          <w:t>provide meaningful insight into the possible mechanistic basis of some phenomenon</w:t>
        </w:r>
      </w:ins>
      <w:ins w:id="2227" w:author="Benton, Deon" w:date="2026-05-18T10:57:00Z" w16du:dateUtc="2026-05-18T15:57:00Z">
        <w:r w:rsidR="000B3CD1">
          <w:rPr>
            <w:rFonts w:ascii="Times New Roman" w:eastAsia="Times New Roman" w:hAnsi="Times New Roman" w:cs="Times New Roman"/>
          </w:rPr>
          <w:t xml:space="preserve"> in the human mind</w:t>
        </w:r>
      </w:ins>
      <w:ins w:id="2228" w:author="Benton, Deon" w:date="2026-05-18T10:54:00Z" w16du:dateUtc="2026-05-18T15:54:00Z">
        <w:r w:rsidR="00D4727D">
          <w:rPr>
            <w:rFonts w:ascii="Times New Roman" w:eastAsia="Times New Roman" w:hAnsi="Times New Roman" w:cs="Times New Roman"/>
          </w:rPr>
          <w:t xml:space="preserve">. </w:t>
        </w:r>
      </w:ins>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ins w:id="2229" w:author="Benton, Deon" w:date="2026-05-18T10:58:00Z" w16du:dateUtc="2026-05-18T15:58:00Z">
        <w:r w:rsidR="000B3CD1">
          <w:rPr>
            <w:rFonts w:ascii="Times New Roman" w:eastAsia="Times New Roman" w:hAnsi="Times New Roman" w:cs="Times New Roman"/>
          </w:rPr>
          <w:t>cognitive development</w:t>
        </w:r>
      </w:ins>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sidR="00524642">
        <w:rPr>
          <w:rFonts w:ascii="Times New Roman" w:eastAsia="Times New Roman" w:hAnsi="Times New Roman" w:cs="Times New Roman"/>
        </w:rPr>
        <w:t>Thus</w:t>
      </w:r>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although</w:t>
      </w:r>
      <w:r w:rsidR="00524642" w:rsidRPr="00EC33BD">
        <w:rPr>
          <w:rFonts w:ascii="Times New Roman" w:eastAsia="Times New Roman" w:hAnsi="Times New Roman" w:cs="Times New Roman"/>
        </w:rPr>
        <w:t xml:space="preserve"> complex models </w:t>
      </w:r>
      <w:r w:rsidR="00524642">
        <w:rPr>
          <w:rFonts w:ascii="Times New Roman" w:eastAsia="Times New Roman" w:hAnsi="Times New Roman" w:cs="Times New Roman"/>
        </w:rPr>
        <w:t xml:space="preserve">may be ideal for simulating infants’ real-world action experiences, </w:t>
      </w:r>
      <w:r w:rsidR="00524642"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00524642" w:rsidRPr="00EC33BD">
        <w:rPr>
          <w:rFonts w:ascii="Times New Roman" w:eastAsia="Times New Roman" w:hAnsi="Times New Roman" w:cs="Times New Roman"/>
        </w:rPr>
        <w:t xml:space="preserve"> for</w:t>
      </w:r>
      <w:ins w:id="2230" w:author="Benton, Deon" w:date="2026-05-18T10:59:00Z" w16du:dateUtc="2026-05-18T15:59:00Z">
        <w:r w:rsidR="00984284">
          <w:rPr>
            <w:rFonts w:ascii="Times New Roman" w:eastAsia="Times New Roman" w:hAnsi="Times New Roman" w:cs="Times New Roman"/>
          </w:rPr>
          <w:t xml:space="preserve"> instantiating proposed mechanisms</w:t>
        </w:r>
      </w:ins>
      <w:ins w:id="2231" w:author="Benton, Deon" w:date="2026-05-18T11:00:00Z" w16du:dateUtc="2026-05-18T16:00:00Z">
        <w:r w:rsidR="00984284">
          <w:rPr>
            <w:rFonts w:ascii="Times New Roman" w:eastAsia="Times New Roman" w:hAnsi="Times New Roman" w:cs="Times New Roman"/>
          </w:rPr>
          <w:t>,</w:t>
        </w:r>
      </w:ins>
      <w:ins w:id="2232" w:author="Benton, Deon" w:date="2026-05-18T10:59:00Z" w16du:dateUtc="2026-05-18T15:59:00Z">
        <w:r w:rsidR="00984284">
          <w:rPr>
            <w:rFonts w:ascii="Times New Roman" w:eastAsia="Times New Roman" w:hAnsi="Times New Roman" w:cs="Times New Roman"/>
          </w:rPr>
          <w:t xml:space="preserve"> </w:t>
        </w:r>
      </w:ins>
      <w:ins w:id="2233" w:author="Benton, Deon" w:date="2026-05-18T11:00:00Z" w16du:dateUtc="2026-05-18T16:00:00Z">
        <w:r w:rsidR="00984284">
          <w:rPr>
            <w:rFonts w:ascii="Times New Roman" w:eastAsia="Times New Roman" w:hAnsi="Times New Roman" w:cs="Times New Roman"/>
          </w:rPr>
          <w:lastRenderedPageBreak/>
          <w:t xml:space="preserve">evaluating </w:t>
        </w:r>
      </w:ins>
      <w:ins w:id="2234" w:author="Benton, Deon" w:date="2026-05-18T11:01:00Z" w16du:dateUtc="2026-05-18T16:01:00Z">
        <w:r w:rsidR="00E01649">
          <w:rPr>
            <w:rFonts w:ascii="Times New Roman" w:eastAsia="Times New Roman" w:hAnsi="Times New Roman" w:cs="Times New Roman"/>
          </w:rPr>
          <w:t>their consequences</w:t>
        </w:r>
      </w:ins>
      <w:ins w:id="2235" w:author="Benton, Deon" w:date="2026-05-18T11:00:00Z" w16du:dateUtc="2026-05-18T16:00:00Z">
        <w:r w:rsidR="00984284">
          <w:rPr>
            <w:rFonts w:ascii="Times New Roman" w:eastAsia="Times New Roman" w:hAnsi="Times New Roman" w:cs="Times New Roman"/>
          </w:rPr>
          <w:t xml:space="preserve"> on the model’s behavior</w:t>
        </w:r>
      </w:ins>
      <w:ins w:id="2236" w:author="Benton, Deon" w:date="2026-05-18T11:01:00Z" w16du:dateUtc="2026-05-18T16:01:00Z">
        <w:r w:rsidR="00E01649">
          <w:rPr>
            <w:rFonts w:ascii="Times New Roman" w:eastAsia="Times New Roman" w:hAnsi="Times New Roman" w:cs="Times New Roman"/>
          </w:rPr>
          <w:t xml:space="preserve"> in a running simulation</w:t>
        </w:r>
      </w:ins>
      <w:ins w:id="2237" w:author="Benton, Deon" w:date="2026-05-18T11:00:00Z" w16du:dateUtc="2026-05-18T16:00:00Z">
        <w:r w:rsidR="00984284">
          <w:rPr>
            <w:rFonts w:ascii="Times New Roman" w:eastAsia="Times New Roman" w:hAnsi="Times New Roman" w:cs="Times New Roman"/>
          </w:rPr>
          <w:t>,</w:t>
        </w:r>
      </w:ins>
      <w:ins w:id="2238" w:author="Benton, Deon" w:date="2026-05-18T11:01:00Z" w16du:dateUtc="2026-05-18T16:01:00Z">
        <w:r w:rsidR="00E01649">
          <w:rPr>
            <w:rFonts w:ascii="Times New Roman" w:eastAsia="Times New Roman" w:hAnsi="Times New Roman" w:cs="Times New Roman"/>
          </w:rPr>
          <w:t xml:space="preserve"> and</w:t>
        </w:r>
      </w:ins>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advancing cognitive theory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p>
    <w:p w14:paraId="562093AB" w14:textId="031AF06E" w:rsidR="00DC74C8" w:rsidRDefault="00BA2B35" w:rsidP="004D7A00">
      <w:pPr>
        <w:spacing w:line="480" w:lineRule="auto"/>
        <w:ind w:firstLine="720"/>
        <w:contextualSpacing/>
        <w:rPr>
          <w:ins w:id="2239" w:author="Benton, Deon" w:date="2026-05-18T11:14:00Z" w16du:dateUtc="2026-05-18T16:14:00Z"/>
          <w:rFonts w:ascii="Times New Roman" w:eastAsia="Times New Roman" w:hAnsi="Times New Roman" w:cs="Times New Roman"/>
        </w:rPr>
      </w:pPr>
      <w:r w:rsidRPr="00BA2B35">
        <w:rPr>
          <w:rFonts w:ascii="Times New Roman" w:eastAsia="Times New Roman" w:hAnsi="Times New Roman" w:cs="Times New Roman"/>
        </w:rPr>
        <w:t xml:space="preserve">Another reason a simple model was chosen over a more complex one was that the larger goal of the present simulations was to shed light on how an associative learning mechanism might account for infants’ looking behaviors in </w:t>
      </w:r>
      <w:ins w:id="2240" w:author="Benton, Deon" w:date="2026-05-16T15:39:00Z" w16du:dateUtc="2026-05-16T20:39:00Z">
        <w:r w:rsidR="00DB0881">
          <w:rPr>
            <w:rFonts w:ascii="Times New Roman" w:eastAsia="Times New Roman" w:hAnsi="Times New Roman" w:cs="Times New Roman"/>
          </w:rPr>
          <w:t>action efficiency understanding</w:t>
        </w:r>
      </w:ins>
      <w:r w:rsidRPr="00BA2B35">
        <w:rPr>
          <w:rFonts w:ascii="Times New Roman" w:eastAsia="Times New Roman" w:hAnsi="Times New Roman" w:cs="Times New Roman"/>
        </w:rPr>
        <w:t xml:space="preserve">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w:t>
      </w:r>
      <w:ins w:id="2241" w:author="Benton, Deon" w:date="2026-05-18T11:03:00Z" w16du:dateUtc="2026-05-18T16:03:00Z">
        <w:r w:rsidR="008C464E">
          <w:rPr>
            <w:rFonts w:ascii="Times New Roman" w:eastAsia="Times New Roman" w:hAnsi="Times New Roman" w:cs="Times New Roman"/>
          </w:rPr>
          <w:t>that more sophisticated models be developed</w:t>
        </w:r>
      </w:ins>
      <w:r w:rsidR="006778AC">
        <w:rPr>
          <w:rFonts w:ascii="Times New Roman" w:eastAsia="Times New Roman" w:hAnsi="Times New Roman" w:cs="Times New Roman"/>
        </w:rPr>
        <w:t xml:space="preserve">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p>
    <w:p w14:paraId="5CC2CF9C" w14:textId="49A2CF89" w:rsidR="008F5140" w:rsidRDefault="008F5140" w:rsidP="00413F2E">
      <w:pPr>
        <w:spacing w:line="480" w:lineRule="auto"/>
        <w:ind w:firstLine="720"/>
        <w:contextualSpacing/>
        <w:rPr>
          <w:rFonts w:ascii="Times New Roman" w:eastAsia="Times New Roman" w:hAnsi="Times New Roman" w:cs="Times New Roman"/>
        </w:rPr>
      </w:pPr>
      <w:ins w:id="2242" w:author="Benton, Deon" w:date="2026-05-18T11:14:00Z" w16du:dateUtc="2026-05-18T16:14:00Z">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ins>
      <w:ins w:id="2243" w:author="Benton, Deon" w:date="2026-05-18T11:15:00Z" w16du:dateUtc="2026-05-18T16:15:00Z">
        <w:r w:rsidR="00F76F9D">
          <w:rPr>
            <w:rFonts w:ascii="Times New Roman" w:eastAsia="Times New Roman" w:hAnsi="Times New Roman" w:cs="Times New Roman"/>
          </w:rPr>
          <w:t xml:space="preserve"> in the action efficiency underst</w:t>
        </w:r>
      </w:ins>
      <w:ins w:id="2244" w:author="Benton, Deon" w:date="2026-05-18T11:16:00Z" w16du:dateUtc="2026-05-18T16:16:00Z">
        <w:r w:rsidR="00F76F9D">
          <w:rPr>
            <w:rFonts w:ascii="Times New Roman" w:eastAsia="Times New Roman" w:hAnsi="Times New Roman" w:cs="Times New Roman"/>
          </w:rPr>
          <w:t xml:space="preserve">anding literature. </w:t>
        </w:r>
      </w:ins>
      <w:ins w:id="2245" w:author="Benton, Deon" w:date="2026-05-18T11:18:00Z" w16du:dateUtc="2026-05-18T16:18:00Z">
        <w:r w:rsidR="00B414C6">
          <w:rPr>
            <w:rFonts w:ascii="Times New Roman" w:eastAsia="Times New Roman" w:hAnsi="Times New Roman" w:cs="Times New Roman"/>
          </w:rPr>
          <w:t>This proposal—when instantiated in a new connectionist model called ALIAS</w:t>
        </w:r>
      </w:ins>
      <w:ins w:id="2246" w:author="Benton, Deon" w:date="2026-05-18T11:16:00Z" w16du:dateUtc="2026-05-18T16:16:00Z">
        <w:r w:rsidR="00F76F9D">
          <w:rPr>
            <w:rFonts w:ascii="Times New Roman" w:eastAsia="Times New Roman" w:hAnsi="Times New Roman" w:cs="Times New Roman"/>
          </w:rPr>
          <w:t>—</w:t>
        </w:r>
      </w:ins>
      <w:ins w:id="2247" w:author="Benton, Deon" w:date="2026-05-18T11:19:00Z" w16du:dateUtc="2026-05-18T16:19:00Z">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 and did so </w:t>
        </w:r>
        <w:r w:rsidR="00B414C6" w:rsidRPr="008F5140">
          <w:rPr>
            <w:rFonts w:ascii="Times New Roman" w:eastAsia="Times New Roman" w:hAnsi="Times New Roman" w:cs="Times New Roman"/>
          </w:rPr>
          <w:lastRenderedPageBreak/>
          <w:t xml:space="preserve">better than competing connectionist accounts. </w:t>
        </w:r>
      </w:ins>
      <w:ins w:id="2248" w:author="Benton, Deon" w:date="2026-05-18T11:21:00Z" w16du:dateUtc="2026-05-18T16:21:00Z">
        <w:r w:rsidR="006C5A94">
          <w:rPr>
            <w:rFonts w:ascii="Times New Roman" w:eastAsia="Times New Roman" w:hAnsi="Times New Roman" w:cs="Times New Roman"/>
          </w:rPr>
          <w:t xml:space="preserve">Importantly, the </w:t>
        </w:r>
      </w:ins>
      <w:ins w:id="2249" w:author="Benton, Deon" w:date="2026-05-18T11:20:00Z" w16du:dateUtc="2026-05-18T16:20:00Z">
        <w:r w:rsidR="006C5A94">
          <w:rPr>
            <w:rFonts w:ascii="Times New Roman" w:eastAsia="Times New Roman" w:hAnsi="Times New Roman" w:cs="Times New Roman"/>
          </w:rPr>
          <w:t xml:space="preserve">current work did not stop at demonstrating that ALIAS can reproduce </w:t>
        </w:r>
      </w:ins>
      <w:ins w:id="2250" w:author="Benton, Deon" w:date="2026-05-18T11:21:00Z" w16du:dateUtc="2026-05-18T16:21:00Z">
        <w:r w:rsidR="006C5A94">
          <w:rPr>
            <w:rFonts w:ascii="Times New Roman" w:eastAsia="Times New Roman" w:hAnsi="Times New Roman" w:cs="Times New Roman"/>
          </w:rPr>
          <w:t>key behavioral</w:t>
        </w:r>
      </w:ins>
      <w:ins w:id="2251" w:author="Benton, Deon" w:date="2026-05-18T11:20:00Z" w16du:dateUtc="2026-05-18T16:20:00Z">
        <w:r w:rsidR="006C5A94">
          <w:rPr>
            <w:rFonts w:ascii="Times New Roman" w:eastAsia="Times New Roman" w:hAnsi="Times New Roman" w:cs="Times New Roman"/>
          </w:rPr>
          <w:t xml:space="preserve"> findings in this literature.</w:t>
        </w:r>
      </w:ins>
      <w:ins w:id="2252" w:author="Benton, Deon" w:date="2026-05-18T11:21:00Z" w16du:dateUtc="2026-05-18T16:21:00Z">
        <w:r w:rsidR="006C5A94">
          <w:rPr>
            <w:rFonts w:ascii="Times New Roman" w:eastAsia="Times New Roman" w:hAnsi="Times New Roman" w:cs="Times New Roman"/>
          </w:rPr>
          <w:t xml:space="preserve"> </w:t>
        </w:r>
      </w:ins>
      <w:ins w:id="2253" w:author="Benton, Deon" w:date="2026-05-18T11:22:00Z" w16du:dateUtc="2026-05-18T16:22:00Z">
        <w:r w:rsidR="00FB675F">
          <w:rPr>
            <w:rFonts w:ascii="Times New Roman" w:eastAsia="Times New Roman" w:hAnsi="Times New Roman" w:cs="Times New Roman"/>
          </w:rPr>
          <w:t xml:space="preserve">This work also included detailed discussions </w:t>
        </w:r>
      </w:ins>
      <w:ins w:id="2254" w:author="Benton, Deon" w:date="2026-05-18T11:23:00Z" w16du:dateUtc="2026-05-18T16:23:00Z">
        <w:r w:rsidR="00FB675F">
          <w:rPr>
            <w:rFonts w:ascii="Times New Roman" w:eastAsia="Times New Roman" w:hAnsi="Times New Roman" w:cs="Times New Roman"/>
          </w:rPr>
          <w:t xml:space="preserve">of the mechanistic basis of the model’s responses in each simulation </w:t>
        </w:r>
      </w:ins>
      <w:ins w:id="2255" w:author="Benton, Deon" w:date="2026-05-18T11:24:00Z" w16du:dateUtc="2026-05-18T16:24:00Z">
        <w:r w:rsidR="00FB675F">
          <w:rPr>
            <w:rFonts w:ascii="Times New Roman" w:eastAsia="Times New Roman" w:hAnsi="Times New Roman" w:cs="Times New Roman"/>
          </w:rPr>
          <w:t>and generated</w:t>
        </w:r>
      </w:ins>
      <w:ins w:id="2256" w:author="Benton, Deon" w:date="2026-05-18T11:23:00Z" w16du:dateUtc="2026-05-18T16:23:00Z">
        <w:r w:rsidR="00FB675F">
          <w:rPr>
            <w:rFonts w:ascii="Times New Roman" w:eastAsia="Times New Roman" w:hAnsi="Times New Roman" w:cs="Times New Roman"/>
          </w:rPr>
          <w:t xml:space="preserve"> </w:t>
        </w:r>
        <w:proofErr w:type="gramStart"/>
        <w:r w:rsidR="00FB675F">
          <w:rPr>
            <w:rFonts w:ascii="Times New Roman" w:eastAsia="Times New Roman" w:hAnsi="Times New Roman" w:cs="Times New Roman"/>
          </w:rPr>
          <w:t>a number of</w:t>
        </w:r>
        <w:proofErr w:type="gramEnd"/>
        <w:r w:rsidR="00FB675F">
          <w:rPr>
            <w:rFonts w:ascii="Times New Roman" w:eastAsia="Times New Roman" w:hAnsi="Times New Roman" w:cs="Times New Roman"/>
          </w:rPr>
          <w:t xml:space="preserve"> novel predictions that </w:t>
        </w:r>
      </w:ins>
      <w:ins w:id="2257" w:author="Benton, Deon" w:date="2026-05-18T11:24:00Z" w16du:dateUtc="2026-05-18T16:24:00Z">
        <w:r w:rsidR="00FB675F">
          <w:rPr>
            <w:rFonts w:ascii="Times New Roman" w:eastAsia="Times New Roman" w:hAnsi="Times New Roman" w:cs="Times New Roman"/>
          </w:rPr>
          <w:t xml:space="preserve">should be tested in future research. </w:t>
        </w:r>
      </w:ins>
      <w:ins w:id="2258" w:author="Benton, Deon" w:date="2026-05-18T11:20:00Z" w16du:dateUtc="2026-05-18T16:20:00Z">
        <w:r w:rsidR="006C5A94" w:rsidRPr="008F5140">
          <w:rPr>
            <w:rFonts w:ascii="Times New Roman" w:eastAsia="Times New Roman" w:hAnsi="Times New Roman" w:cs="Times New Roman"/>
          </w:rPr>
          <w:t xml:space="preserve">More broadly, the </w:t>
        </w:r>
      </w:ins>
      <w:ins w:id="2259" w:author="Benton, Deon" w:date="2026-05-18T11:26:00Z" w16du:dateUtc="2026-05-18T16:26:00Z">
        <w:r w:rsidR="00FF7BFD">
          <w:rPr>
            <w:rFonts w:ascii="Times New Roman" w:eastAsia="Times New Roman" w:hAnsi="Times New Roman" w:cs="Times New Roman"/>
          </w:rPr>
          <w:t>current simulations speak to, and</w:t>
        </w:r>
      </w:ins>
      <w:ins w:id="2260" w:author="Benton, Deon" w:date="2026-05-18T11:20:00Z" w16du:dateUtc="2026-05-18T16:20:00Z">
        <w:r w:rsidR="006C5A94" w:rsidRPr="008F5140">
          <w:rPr>
            <w:rFonts w:ascii="Times New Roman" w:eastAsia="Times New Roman" w:hAnsi="Times New Roman" w:cs="Times New Roman"/>
          </w:rPr>
          <w:t xml:space="preserve"> reinforce</w:t>
        </w:r>
      </w:ins>
      <w:ins w:id="2261" w:author="Benton, Deon" w:date="2026-05-18T11:26:00Z" w16du:dateUtc="2026-05-18T16:26:00Z">
        <w:r w:rsidR="00FF7BFD">
          <w:rPr>
            <w:rFonts w:ascii="Times New Roman" w:eastAsia="Times New Roman" w:hAnsi="Times New Roman" w:cs="Times New Roman"/>
          </w:rPr>
          <w:t>,</w:t>
        </w:r>
      </w:ins>
      <w:ins w:id="2262" w:author="Benton, Deon" w:date="2026-05-18T11:20:00Z" w16du:dateUtc="2026-05-18T16:20:00Z">
        <w:r w:rsidR="006C5A94" w:rsidRPr="008F5140">
          <w:rPr>
            <w:rFonts w:ascii="Times New Roman" w:eastAsia="Times New Roman" w:hAnsi="Times New Roman" w:cs="Times New Roman"/>
          </w:rPr>
          <w:t xml:space="preserve"> a </w:t>
        </w:r>
      </w:ins>
      <w:ins w:id="2263" w:author="Benton, Deon" w:date="2026-05-18T11:26:00Z" w16du:dateUtc="2026-05-18T16:26:00Z">
        <w:r w:rsidR="00FF7BFD">
          <w:rPr>
            <w:rFonts w:ascii="Times New Roman" w:eastAsia="Times New Roman" w:hAnsi="Times New Roman" w:cs="Times New Roman"/>
          </w:rPr>
          <w:t xml:space="preserve">recurring point in the </w:t>
        </w:r>
      </w:ins>
      <w:ins w:id="2264" w:author="Benton, Deon" w:date="2026-05-18T11:20:00Z" w16du:dateUtc="2026-05-18T16:20:00Z">
        <w:r w:rsidR="006C5A94" w:rsidRPr="008F5140">
          <w:rPr>
            <w:rFonts w:ascii="Times New Roman" w:eastAsia="Times New Roman" w:hAnsi="Times New Roman" w:cs="Times New Roman"/>
          </w:rPr>
          <w:t>developmental cognitive sciences: Before concluding that infants possess</w:t>
        </w:r>
      </w:ins>
      <w:ins w:id="2265" w:author="Benton, Deon" w:date="2026-05-18T11:26:00Z" w16du:dateUtc="2026-05-18T16:26:00Z">
        <w:r w:rsidR="00EF5F2D">
          <w:rPr>
            <w:rFonts w:ascii="Times New Roman" w:eastAsia="Times New Roman" w:hAnsi="Times New Roman" w:cs="Times New Roman"/>
          </w:rPr>
          <w:t xml:space="preserve"> conceptually rich knowledge that is underpinned by domain-specific mechanisms</w:t>
        </w:r>
      </w:ins>
      <w:ins w:id="2266" w:author="Benton, Deon" w:date="2026-05-18T11:27:00Z" w16du:dateUtc="2026-05-18T16:27:00Z">
        <w:r w:rsidR="00EF5F2D">
          <w:rPr>
            <w:rFonts w:ascii="Times New Roman" w:eastAsia="Times New Roman" w:hAnsi="Times New Roman" w:cs="Times New Roman"/>
          </w:rPr>
          <w:t xml:space="preserve"> based on their performance in a behavioral task</w:t>
        </w:r>
      </w:ins>
      <w:ins w:id="2267" w:author="Benton, Deon" w:date="2026-05-18T11:26:00Z" w16du:dateUtc="2026-05-18T16:26:00Z">
        <w:r w:rsidR="00EF5F2D">
          <w:rPr>
            <w:rFonts w:ascii="Times New Roman" w:eastAsia="Times New Roman" w:hAnsi="Times New Roman" w:cs="Times New Roman"/>
          </w:rPr>
          <w:t>,</w:t>
        </w:r>
      </w:ins>
      <w:ins w:id="2268" w:author="Benton, Deon" w:date="2026-05-18T11:20:00Z" w16du:dateUtc="2026-05-18T16:20:00Z">
        <w:r w:rsidR="006C5A94" w:rsidRPr="008F5140">
          <w:rPr>
            <w:rFonts w:ascii="Times New Roman" w:eastAsia="Times New Roman" w:hAnsi="Times New Roman" w:cs="Times New Roman"/>
          </w:rPr>
          <w:t xml:space="preserve"> it is </w:t>
        </w:r>
      </w:ins>
      <w:ins w:id="2269" w:author="Benton, Deon" w:date="2026-05-18T11:27:00Z" w16du:dateUtc="2026-05-18T16:27:00Z">
        <w:r w:rsidR="00EF5F2D">
          <w:rPr>
            <w:rFonts w:ascii="Times New Roman" w:eastAsia="Times New Roman" w:hAnsi="Times New Roman" w:cs="Times New Roman"/>
          </w:rPr>
          <w:t>important to determine</w:t>
        </w:r>
      </w:ins>
      <w:ins w:id="2270" w:author="Benton, Deon" w:date="2026-05-18T11:28:00Z" w16du:dateUtc="2026-05-18T16:28:00Z">
        <w:r w:rsidR="00EF5F2D">
          <w:rPr>
            <w:rFonts w:ascii="Times New Roman" w:eastAsia="Times New Roman" w:hAnsi="Times New Roman" w:cs="Times New Roman"/>
          </w:rPr>
          <w:t xml:space="preserve"> first</w:t>
        </w:r>
      </w:ins>
      <w:ins w:id="2271" w:author="Benton, Deon" w:date="2026-05-18T11:20:00Z" w16du:dateUtc="2026-05-18T16:20:00Z">
        <w:r w:rsidR="006C5A94" w:rsidRPr="008F5140">
          <w:rPr>
            <w:rFonts w:ascii="Times New Roman" w:eastAsia="Times New Roman" w:hAnsi="Times New Roman" w:cs="Times New Roman"/>
          </w:rPr>
          <w:t xml:space="preserve"> whether </w:t>
        </w:r>
      </w:ins>
      <w:ins w:id="2272" w:author="Benton, Deon" w:date="2026-05-18T11:28:00Z" w16du:dateUtc="2026-05-18T16:28:00Z">
        <w:r w:rsidR="00EF5F2D">
          <w:rPr>
            <w:rFonts w:ascii="Times New Roman" w:eastAsia="Times New Roman" w:hAnsi="Times New Roman" w:cs="Times New Roman"/>
          </w:rPr>
          <w:t xml:space="preserve">more </w:t>
        </w:r>
      </w:ins>
      <w:ins w:id="2273" w:author="Benton, Deon" w:date="2026-05-18T11:20:00Z" w16du:dateUtc="2026-05-18T16:20:00Z">
        <w:r w:rsidR="006C5A94" w:rsidRPr="008F5140">
          <w:rPr>
            <w:rFonts w:ascii="Times New Roman" w:eastAsia="Times New Roman" w:hAnsi="Times New Roman" w:cs="Times New Roman"/>
          </w:rPr>
          <w:t xml:space="preserve">general processes are sufficient to explain </w:t>
        </w:r>
      </w:ins>
      <w:ins w:id="2274" w:author="Benton, Deon" w:date="2026-05-18T11:28:00Z" w16du:dateUtc="2026-05-18T16:28:00Z">
        <w:r w:rsidR="00EF5F2D">
          <w:rPr>
            <w:rFonts w:ascii="Times New Roman" w:eastAsia="Times New Roman" w:hAnsi="Times New Roman" w:cs="Times New Roman"/>
          </w:rPr>
          <w:t>the same performance</w:t>
        </w:r>
      </w:ins>
      <w:ins w:id="2275" w:author="Benton, Deon" w:date="2026-05-18T11:20:00Z" w16du:dateUtc="2026-05-18T16:20:00Z">
        <w:r w:rsidR="006C5A94" w:rsidRPr="008F5140">
          <w:rPr>
            <w:rFonts w:ascii="Times New Roman" w:eastAsia="Times New Roman" w:hAnsi="Times New Roman" w:cs="Times New Roman"/>
          </w:rPr>
          <w:t xml:space="preserve">. </w:t>
        </w:r>
      </w:ins>
      <w:ins w:id="2276" w:author="Benton, Deon" w:date="2026-05-18T11:28:00Z" w16du:dateUtc="2026-05-18T16:28:00Z">
        <w:r w:rsidR="00EF5F2D">
          <w:rPr>
            <w:rFonts w:ascii="Times New Roman" w:eastAsia="Times New Roman" w:hAnsi="Times New Roman" w:cs="Times New Roman"/>
          </w:rPr>
          <w:t xml:space="preserve">In the case of infants’ putative sensitivity to </w:t>
        </w:r>
      </w:ins>
      <w:ins w:id="2277" w:author="Benton, Deon" w:date="2026-05-18T11:29:00Z" w16du:dateUtc="2026-05-18T16:29:00Z">
        <w:r w:rsidR="00413F2E">
          <w:rPr>
            <w:rFonts w:ascii="Times New Roman" w:eastAsia="Times New Roman" w:hAnsi="Times New Roman" w:cs="Times New Roman"/>
          </w:rPr>
          <w:t>an action’s efficiency</w:t>
        </w:r>
      </w:ins>
      <w:ins w:id="2278" w:author="Benton, Deon" w:date="2026-05-18T11:28:00Z" w16du:dateUtc="2026-05-18T16:28:00Z">
        <w:r w:rsidR="00EF5F2D">
          <w:rPr>
            <w:rFonts w:ascii="Times New Roman" w:eastAsia="Times New Roman" w:hAnsi="Times New Roman" w:cs="Times New Roman"/>
          </w:rPr>
          <w:t>, the current simulations suggest that it</w:t>
        </w:r>
      </w:ins>
      <w:ins w:id="2279" w:author="Benton, Deon" w:date="2026-05-18T11:20:00Z" w16du:dateUtc="2026-05-18T16:20:00Z">
        <w:r w:rsidR="006C5A94" w:rsidRPr="008F5140">
          <w:rPr>
            <w:rFonts w:ascii="Times New Roman" w:eastAsia="Times New Roman" w:hAnsi="Times New Roman" w:cs="Times New Roman"/>
          </w:rPr>
          <w:t xml:space="preserve"> may well be.</w:t>
        </w:r>
      </w:ins>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5"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8"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9"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1"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4"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70"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2"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5"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7"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3"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5"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8"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9"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3"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8"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2"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6"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08"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09"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4"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6"/>
      <w:headerReference w:type="first" r:id="rId1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FE046" w14:textId="77777777" w:rsidR="00C74F51" w:rsidRDefault="00C74F51" w:rsidP="00391C7E">
      <w:pPr>
        <w:spacing w:after="0" w:line="240" w:lineRule="auto"/>
      </w:pPr>
      <w:r>
        <w:separator/>
      </w:r>
    </w:p>
  </w:endnote>
  <w:endnote w:type="continuationSeparator" w:id="0">
    <w:p w14:paraId="5905FBBC" w14:textId="77777777" w:rsidR="00C74F51" w:rsidRDefault="00C74F5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1C4D0" w14:textId="77777777" w:rsidR="00C74F51" w:rsidRDefault="00C74F51" w:rsidP="00391C7E">
      <w:pPr>
        <w:spacing w:after="0" w:line="240" w:lineRule="auto"/>
      </w:pPr>
      <w:r>
        <w:separator/>
      </w:r>
    </w:p>
  </w:footnote>
  <w:footnote w:type="continuationSeparator" w:id="0">
    <w:p w14:paraId="77BCD4CF" w14:textId="77777777" w:rsidR="00C74F51" w:rsidRDefault="00C74F51"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1"/>
  </w:num>
  <w:num w:numId="2" w16cid:durableId="80031146">
    <w:abstractNumId w:val="2"/>
  </w:num>
  <w:num w:numId="3" w16cid:durableId="12001215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AB"/>
    <w:rsid w:val="000520C5"/>
    <w:rsid w:val="0005238F"/>
    <w:rsid w:val="00052891"/>
    <w:rsid w:val="00052988"/>
    <w:rsid w:val="00052C35"/>
    <w:rsid w:val="00052CF0"/>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552"/>
    <w:rsid w:val="000C307E"/>
    <w:rsid w:val="000C31FB"/>
    <w:rsid w:val="000C32F7"/>
    <w:rsid w:val="000C3312"/>
    <w:rsid w:val="000C3566"/>
    <w:rsid w:val="000C3BCB"/>
    <w:rsid w:val="000C3E94"/>
    <w:rsid w:val="000C5A1C"/>
    <w:rsid w:val="000C5AB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247"/>
    <w:rsid w:val="000D755C"/>
    <w:rsid w:val="000D78BD"/>
    <w:rsid w:val="000E0198"/>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41C"/>
    <w:rsid w:val="00110DF9"/>
    <w:rsid w:val="00111142"/>
    <w:rsid w:val="00111B8C"/>
    <w:rsid w:val="001123AA"/>
    <w:rsid w:val="0011240F"/>
    <w:rsid w:val="00112880"/>
    <w:rsid w:val="00112ABC"/>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2EF"/>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AF"/>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25D"/>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2EDD"/>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0C63"/>
    <w:rsid w:val="00340CFD"/>
    <w:rsid w:val="00340DB1"/>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C80"/>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6FF6"/>
    <w:rsid w:val="0040758C"/>
    <w:rsid w:val="00407594"/>
    <w:rsid w:val="0040779B"/>
    <w:rsid w:val="00410053"/>
    <w:rsid w:val="00410230"/>
    <w:rsid w:val="004107DA"/>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B3"/>
    <w:rsid w:val="00494DAB"/>
    <w:rsid w:val="004951EC"/>
    <w:rsid w:val="0049541C"/>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2AA"/>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3E6"/>
    <w:rsid w:val="004B2781"/>
    <w:rsid w:val="004B3357"/>
    <w:rsid w:val="004B33B3"/>
    <w:rsid w:val="004B3A73"/>
    <w:rsid w:val="004B3DF2"/>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6C46"/>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1972"/>
    <w:rsid w:val="004F2B4A"/>
    <w:rsid w:val="004F3228"/>
    <w:rsid w:val="004F32E8"/>
    <w:rsid w:val="004F434D"/>
    <w:rsid w:val="004F4FC0"/>
    <w:rsid w:val="004F52C1"/>
    <w:rsid w:val="004F5A03"/>
    <w:rsid w:val="004F629A"/>
    <w:rsid w:val="004F62F7"/>
    <w:rsid w:val="004F6391"/>
    <w:rsid w:val="004F6440"/>
    <w:rsid w:val="004F6BF0"/>
    <w:rsid w:val="004F77A3"/>
    <w:rsid w:val="004F77B5"/>
    <w:rsid w:val="004F7ADE"/>
    <w:rsid w:val="004F7B77"/>
    <w:rsid w:val="00500409"/>
    <w:rsid w:val="00500F56"/>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2F4"/>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27F1"/>
    <w:rsid w:val="00543220"/>
    <w:rsid w:val="0054379B"/>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5E3"/>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653"/>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2434"/>
    <w:rsid w:val="00582C9C"/>
    <w:rsid w:val="0058342C"/>
    <w:rsid w:val="005839CC"/>
    <w:rsid w:val="00583AD1"/>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9F"/>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721"/>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3BAA"/>
    <w:rsid w:val="006340A7"/>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AFD"/>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5D2"/>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7C1"/>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77B"/>
    <w:rsid w:val="006C2BAB"/>
    <w:rsid w:val="006C2BEB"/>
    <w:rsid w:val="006C2C60"/>
    <w:rsid w:val="006C2D16"/>
    <w:rsid w:val="006C2F24"/>
    <w:rsid w:val="006C2F7B"/>
    <w:rsid w:val="006C3037"/>
    <w:rsid w:val="006C33A3"/>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6B2"/>
    <w:rsid w:val="006D4AF4"/>
    <w:rsid w:val="006D4C64"/>
    <w:rsid w:val="006D50F8"/>
    <w:rsid w:val="006D51A8"/>
    <w:rsid w:val="006D54BC"/>
    <w:rsid w:val="006D5542"/>
    <w:rsid w:val="006D5A6E"/>
    <w:rsid w:val="006D5C46"/>
    <w:rsid w:val="006D5EB0"/>
    <w:rsid w:val="006D6448"/>
    <w:rsid w:val="006D7406"/>
    <w:rsid w:val="006D7DD0"/>
    <w:rsid w:val="006E0465"/>
    <w:rsid w:val="006E0957"/>
    <w:rsid w:val="006E0B30"/>
    <w:rsid w:val="006E16CE"/>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2A8"/>
    <w:rsid w:val="00706495"/>
    <w:rsid w:val="007064D7"/>
    <w:rsid w:val="00707240"/>
    <w:rsid w:val="00707469"/>
    <w:rsid w:val="0070789A"/>
    <w:rsid w:val="007079FE"/>
    <w:rsid w:val="00707D57"/>
    <w:rsid w:val="00710203"/>
    <w:rsid w:val="007109FF"/>
    <w:rsid w:val="00710E81"/>
    <w:rsid w:val="00711837"/>
    <w:rsid w:val="007120F6"/>
    <w:rsid w:val="00712CF8"/>
    <w:rsid w:val="00713513"/>
    <w:rsid w:val="00713BAD"/>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832"/>
    <w:rsid w:val="00717CF4"/>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2C9"/>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90937"/>
    <w:rsid w:val="007909D0"/>
    <w:rsid w:val="00790E1C"/>
    <w:rsid w:val="007916EF"/>
    <w:rsid w:val="00791C06"/>
    <w:rsid w:val="00791C2B"/>
    <w:rsid w:val="00791DBB"/>
    <w:rsid w:val="00792E0A"/>
    <w:rsid w:val="007930E7"/>
    <w:rsid w:val="0079351C"/>
    <w:rsid w:val="0079377B"/>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6EE8"/>
    <w:rsid w:val="007D7314"/>
    <w:rsid w:val="007D7544"/>
    <w:rsid w:val="007D7753"/>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592"/>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BB3"/>
    <w:rsid w:val="00870D84"/>
    <w:rsid w:val="00871DB9"/>
    <w:rsid w:val="00871FE7"/>
    <w:rsid w:val="00872015"/>
    <w:rsid w:val="008720DA"/>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864"/>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7F4"/>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33E"/>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5215"/>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17F18"/>
    <w:rsid w:val="009202A3"/>
    <w:rsid w:val="009208EF"/>
    <w:rsid w:val="00920922"/>
    <w:rsid w:val="009209D5"/>
    <w:rsid w:val="00920B59"/>
    <w:rsid w:val="00920D2C"/>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A43"/>
    <w:rsid w:val="00926A9B"/>
    <w:rsid w:val="00926B08"/>
    <w:rsid w:val="00926D5F"/>
    <w:rsid w:val="00927A1E"/>
    <w:rsid w:val="00927EE5"/>
    <w:rsid w:val="00930298"/>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284"/>
    <w:rsid w:val="00984B31"/>
    <w:rsid w:val="00984BDE"/>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7087"/>
    <w:rsid w:val="00997292"/>
    <w:rsid w:val="009975B0"/>
    <w:rsid w:val="0099779C"/>
    <w:rsid w:val="00997C20"/>
    <w:rsid w:val="009A00AB"/>
    <w:rsid w:val="009A00F6"/>
    <w:rsid w:val="009A0315"/>
    <w:rsid w:val="009A0566"/>
    <w:rsid w:val="009A0730"/>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2E4"/>
    <w:rsid w:val="00A048A3"/>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1F1"/>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1FE"/>
    <w:rsid w:val="00AE6298"/>
    <w:rsid w:val="00AE6485"/>
    <w:rsid w:val="00AE6CAE"/>
    <w:rsid w:val="00AE6D1E"/>
    <w:rsid w:val="00AE768C"/>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4C6"/>
    <w:rsid w:val="00B41E23"/>
    <w:rsid w:val="00B420B8"/>
    <w:rsid w:val="00B42423"/>
    <w:rsid w:val="00B4247F"/>
    <w:rsid w:val="00B42A6F"/>
    <w:rsid w:val="00B42B37"/>
    <w:rsid w:val="00B4339F"/>
    <w:rsid w:val="00B43BF1"/>
    <w:rsid w:val="00B44489"/>
    <w:rsid w:val="00B4450A"/>
    <w:rsid w:val="00B46B2D"/>
    <w:rsid w:val="00B46D43"/>
    <w:rsid w:val="00B46EF7"/>
    <w:rsid w:val="00B474F5"/>
    <w:rsid w:val="00B4786C"/>
    <w:rsid w:val="00B4792C"/>
    <w:rsid w:val="00B47965"/>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02EF"/>
    <w:rsid w:val="00B71065"/>
    <w:rsid w:val="00B71311"/>
    <w:rsid w:val="00B713E9"/>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78DE"/>
    <w:rsid w:val="00B87F57"/>
    <w:rsid w:val="00B9047B"/>
    <w:rsid w:val="00B90810"/>
    <w:rsid w:val="00B9118A"/>
    <w:rsid w:val="00B91DBE"/>
    <w:rsid w:val="00B91F1D"/>
    <w:rsid w:val="00B9268C"/>
    <w:rsid w:val="00B9402D"/>
    <w:rsid w:val="00B9407D"/>
    <w:rsid w:val="00B9424D"/>
    <w:rsid w:val="00B94578"/>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4CA9"/>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C2E"/>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52E3"/>
    <w:rsid w:val="00BF5620"/>
    <w:rsid w:val="00BF6767"/>
    <w:rsid w:val="00BF73AD"/>
    <w:rsid w:val="00BF7E16"/>
    <w:rsid w:val="00BF7ECE"/>
    <w:rsid w:val="00C00953"/>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4E54"/>
    <w:rsid w:val="00C1546E"/>
    <w:rsid w:val="00C1548D"/>
    <w:rsid w:val="00C15A86"/>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7E7"/>
    <w:rsid w:val="00C3386F"/>
    <w:rsid w:val="00C339B9"/>
    <w:rsid w:val="00C33B89"/>
    <w:rsid w:val="00C33C0A"/>
    <w:rsid w:val="00C33EA5"/>
    <w:rsid w:val="00C33F7B"/>
    <w:rsid w:val="00C340B6"/>
    <w:rsid w:val="00C342EA"/>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5C"/>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CC"/>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363"/>
    <w:rsid w:val="00CA285F"/>
    <w:rsid w:val="00CA2FFA"/>
    <w:rsid w:val="00CA3F31"/>
    <w:rsid w:val="00CA43AF"/>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C76E3"/>
    <w:rsid w:val="00CD0161"/>
    <w:rsid w:val="00CD01AD"/>
    <w:rsid w:val="00CD062E"/>
    <w:rsid w:val="00CD1446"/>
    <w:rsid w:val="00CD166A"/>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4DDA"/>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C78"/>
    <w:rsid w:val="00D41EF2"/>
    <w:rsid w:val="00D42C65"/>
    <w:rsid w:val="00D42F21"/>
    <w:rsid w:val="00D441B3"/>
    <w:rsid w:val="00D447B4"/>
    <w:rsid w:val="00D45295"/>
    <w:rsid w:val="00D452F1"/>
    <w:rsid w:val="00D45C7C"/>
    <w:rsid w:val="00D45F4C"/>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225"/>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059"/>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2953"/>
    <w:rsid w:val="00DF3239"/>
    <w:rsid w:val="00DF36A8"/>
    <w:rsid w:val="00DF3D6A"/>
    <w:rsid w:val="00DF3E23"/>
    <w:rsid w:val="00DF3E6A"/>
    <w:rsid w:val="00DF3EF3"/>
    <w:rsid w:val="00DF443D"/>
    <w:rsid w:val="00DF4952"/>
    <w:rsid w:val="00DF4BEE"/>
    <w:rsid w:val="00DF4C56"/>
    <w:rsid w:val="00DF4ED3"/>
    <w:rsid w:val="00DF52FA"/>
    <w:rsid w:val="00DF5335"/>
    <w:rsid w:val="00DF5681"/>
    <w:rsid w:val="00DF58F0"/>
    <w:rsid w:val="00DF590B"/>
    <w:rsid w:val="00DF5FE5"/>
    <w:rsid w:val="00DF62EE"/>
    <w:rsid w:val="00DF6D9E"/>
    <w:rsid w:val="00DF7C8B"/>
    <w:rsid w:val="00E007B3"/>
    <w:rsid w:val="00E00C7A"/>
    <w:rsid w:val="00E00D62"/>
    <w:rsid w:val="00E01649"/>
    <w:rsid w:val="00E016FD"/>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3A5"/>
    <w:rsid w:val="00E073F9"/>
    <w:rsid w:val="00E075A2"/>
    <w:rsid w:val="00E078AC"/>
    <w:rsid w:val="00E10101"/>
    <w:rsid w:val="00E10136"/>
    <w:rsid w:val="00E10A8D"/>
    <w:rsid w:val="00E1109A"/>
    <w:rsid w:val="00E11144"/>
    <w:rsid w:val="00E1149B"/>
    <w:rsid w:val="00E11D78"/>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389"/>
    <w:rsid w:val="00E316C0"/>
    <w:rsid w:val="00E3186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57A"/>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19C8"/>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B1D"/>
    <w:rsid w:val="00F02B58"/>
    <w:rsid w:val="00F03116"/>
    <w:rsid w:val="00F03A2B"/>
    <w:rsid w:val="00F047E0"/>
    <w:rsid w:val="00F048AF"/>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0B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F81"/>
    <w:rsid w:val="00F57151"/>
    <w:rsid w:val="00F57842"/>
    <w:rsid w:val="00F579DD"/>
    <w:rsid w:val="00F603B4"/>
    <w:rsid w:val="00F6063A"/>
    <w:rsid w:val="00F6074B"/>
    <w:rsid w:val="00F61350"/>
    <w:rsid w:val="00F616AC"/>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7D2"/>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6F9D"/>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B675F"/>
    <w:rsid w:val="00FB7777"/>
    <w:rsid w:val="00FC031C"/>
    <w:rsid w:val="00FC0858"/>
    <w:rsid w:val="00FC192C"/>
    <w:rsid w:val="00FC1A1E"/>
    <w:rsid w:val="00FC1B2A"/>
    <w:rsid w:val="00FC1B56"/>
    <w:rsid w:val="00FC1B9A"/>
    <w:rsid w:val="00FC1CA5"/>
    <w:rsid w:val="00FC216C"/>
    <w:rsid w:val="00FC274F"/>
    <w:rsid w:val="00FC2966"/>
    <w:rsid w:val="00FC2F2A"/>
    <w:rsid w:val="00FC2FE4"/>
    <w:rsid w:val="00FC305F"/>
    <w:rsid w:val="00FC317D"/>
    <w:rsid w:val="00FC3209"/>
    <w:rsid w:val="00FC3319"/>
    <w:rsid w:val="00FC3B3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6F1"/>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eader" Target="header2.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111/1467-7687.00220" TargetMode="External"/><Relationship Id="rId68" Type="http://schemas.openxmlformats.org/officeDocument/2006/relationships/hyperlink" Target="https://doi.org/10.1207/s15516709cog1401_5" TargetMode="External"/><Relationship Id="rId84" Type="http://schemas.openxmlformats.org/officeDocument/2006/relationships/hyperlink" Target="https://doi.org/10.1016/j.cognition.2016.12.007" TargetMode="External"/><Relationship Id="rId89" Type="http://schemas.openxmlformats.org/officeDocument/2006/relationships/hyperlink" Target="https://doi.org/10.1016/S0010-0277(96)00727-5" TargetMode="External"/><Relationship Id="rId112" Type="http://schemas.openxmlformats.org/officeDocument/2006/relationships/hyperlink" Target="https://doi.org/10.1111/1467-9280.00218" TargetMode="External"/><Relationship Id="rId16" Type="http://schemas.openxmlformats.org/officeDocument/2006/relationships/image" Target="media/image8.png"/><Relationship Id="rId107" Type="http://schemas.openxmlformats.org/officeDocument/2006/relationships/hyperlink" Target="https://doi.org/10.1002/icd.235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svg"/><Relationship Id="rId58" Type="http://schemas.openxmlformats.org/officeDocument/2006/relationships/hyperlink" Target="https://doi.org/10.1037/xge0001656" TargetMode="External"/><Relationship Id="rId74" Type="http://schemas.openxmlformats.org/officeDocument/2006/relationships/hyperlink" Target="https://doi.org/10.1016/j.cogdev.2010.09.001" TargetMode="External"/><Relationship Id="rId79" Type="http://schemas.openxmlformats.org/officeDocument/2006/relationships/hyperlink" Target="https://doi.org/10.1016/j.cogdev.2005.04.004" TargetMode="External"/><Relationship Id="rId102" Type="http://schemas.openxmlformats.org/officeDocument/2006/relationships/hyperlink" Target="https://doi.org/10.1521/soco.2025.43.3.152" TargetMode="External"/><Relationship Id="rId5" Type="http://schemas.openxmlformats.org/officeDocument/2006/relationships/webSettings" Target="webSettings.xml"/><Relationship Id="rId90" Type="http://schemas.openxmlformats.org/officeDocument/2006/relationships/hyperlink" Target="https://doi.org/10.1126/science.1107621" TargetMode="External"/><Relationship Id="rId95" Type="http://schemas.openxmlformats.org/officeDocument/2006/relationships/hyperlink" Target="http://www.jstor.org/stable/3016286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psycnet.apa.org/doi/10.1037/0033-295X.112.2.347" TargetMode="External"/><Relationship Id="rId69" Type="http://schemas.openxmlformats.org/officeDocument/2006/relationships/hyperlink" Target="https://doi.org/10.1111/j.1467-7687.2011.01048.x" TargetMode="External"/><Relationship Id="rId113" Type="http://schemas.openxmlformats.org/officeDocument/2006/relationships/hyperlink" Target="https://doi.org/10.1038/358749a0" TargetMode="External"/><Relationship Id="rId118" Type="http://schemas.openxmlformats.org/officeDocument/2006/relationships/fontTable" Target="fontTable.xml"/><Relationship Id="rId80" Type="http://schemas.openxmlformats.org/officeDocument/2006/relationships/hyperlink" Target="https://doi.org/10.1016/0010-0285(83)90017-8" TargetMode="External"/><Relationship Id="rId85" Type="http://schemas.openxmlformats.org/officeDocument/2006/relationships/hyperlink" Target="https://doi.org/10.1037/0012-1649.36.5.63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016/j.cogdev.2022.101164" TargetMode="External"/><Relationship Id="rId103" Type="http://schemas.openxmlformats.org/officeDocument/2006/relationships/hyperlink" Target="https://doi.org/10.1016/S1364-6613(02)01926-5" TargetMode="External"/><Relationship Id="rId108" Type="http://schemas.openxmlformats.org/officeDocument/2006/relationships/hyperlink" Target="https://doi.org/10.1371/journal.pbio.0030208" TargetMode="External"/><Relationship Id="rId54" Type="http://schemas.openxmlformats.org/officeDocument/2006/relationships/hyperlink" Target="https://doi.org/10.1016/0010-0277(86)90052-1" TargetMode="External"/><Relationship Id="rId70" Type="http://schemas.openxmlformats.org/officeDocument/2006/relationships/hyperlink" Target="https://doi.org/10.1038/s41467-025-61517-3" TargetMode="External"/><Relationship Id="rId75" Type="http://schemas.openxmlformats.org/officeDocument/2006/relationships/hyperlink" Target="https://doi.org/10.1038/nature06288" TargetMode="External"/><Relationship Id="rId91" Type="http://schemas.openxmlformats.org/officeDocument/2006/relationships/hyperlink" Target="https://doi.org/10.1126/science.1111656" TargetMode="External"/><Relationship Id="rId96" Type="http://schemas.openxmlformats.org/officeDocument/2006/relationships/hyperlink" Target="https://doi.org/10.1038/323533a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111/1467-8721.ep10772615" TargetMode="External"/><Relationship Id="rId119" Type="http://schemas.microsoft.com/office/2011/relationships/people" Target="peop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i.org/10.1207/S15327078IN0104_3" TargetMode="External"/><Relationship Id="rId65" Type="http://schemas.openxmlformats.org/officeDocument/2006/relationships/hyperlink" Target="https://doi.org/10.1111/1467-7687.00039" TargetMode="External"/><Relationship Id="rId73" Type="http://schemas.openxmlformats.org/officeDocument/2006/relationships/hyperlink" Target="https://doi.org/10.1177/0963721412470687" TargetMode="External"/><Relationship Id="rId78" Type="http://schemas.openxmlformats.org/officeDocument/2006/relationships/hyperlink" Target="https://doi.org/10.1016/0885-2014(93)90008-S" TargetMode="External"/><Relationship Id="rId81" Type="http://schemas.openxmlformats.org/officeDocument/2006/relationships/hyperlink" Target="https://doi.org/10.1016/S0010-0277(98)00036-5" TargetMode="External"/><Relationship Id="rId86" Type="http://schemas.openxmlformats.org/officeDocument/2006/relationships/hyperlink" Target="https://doi.org/10.1080/095400999116322" TargetMode="External"/><Relationship Id="rId94" Type="http://schemas.openxmlformats.org/officeDocument/2006/relationships/hyperlink" Target="https://doi.org/10.1037/1089-2680.1.3.271" TargetMode="External"/><Relationship Id="rId99" Type="http://schemas.openxmlformats.org/officeDocument/2006/relationships/hyperlink" Target="https://doi.org/10.1098/rsos.191795" TargetMode="External"/><Relationship Id="rId101" Type="http://schemas.openxmlformats.org/officeDocument/2006/relationships/hyperlink" Target="https://doi.org/10.1207/s15327078in1003_6"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16/j.neuroimage.2010.05.028"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psycnet.apa.org/doi/10.1037/0012-1649.23.5.655" TargetMode="External"/><Relationship Id="rId76" Type="http://schemas.openxmlformats.org/officeDocument/2006/relationships/hyperlink" Target="https://doi.org/10.1162/neco.1989.1.1.143" TargetMode="External"/><Relationship Id="rId97" Type="http://schemas.openxmlformats.org/officeDocument/2006/relationships/hyperlink" Target="https://doi.org/10.1371/journal.pone.0042698" TargetMode="External"/><Relationship Id="rId104" Type="http://schemas.openxmlformats.org/officeDocument/2006/relationships/hyperlink" Target="https://doi.org/10.1111/j.1551-6709.2010.01129.x"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16/S1364-6613(03)00128-1" TargetMode="External"/><Relationship Id="rId92" Type="http://schemas.openxmlformats.org/officeDocument/2006/relationships/hyperlink" Target="https://doi.org/10.1016/j.cognition.2004.11.005"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S0010-0277(99)00039-6" TargetMode="External"/><Relationship Id="rId87" Type="http://schemas.openxmlformats.org/officeDocument/2006/relationships/hyperlink" Target="https://doi.org/10.1111/j.0956-7976.2004.00755.x" TargetMode="External"/><Relationship Id="rId110" Type="http://schemas.openxmlformats.org/officeDocument/2006/relationships/hyperlink" Target="https://doi.org/10.1016/j.cogdev.2012.08.004" TargetMode="External"/><Relationship Id="rId115" Type="http://schemas.openxmlformats.org/officeDocument/2006/relationships/hyperlink" Target="https://psycnet.apa.org/doi/10.1037/a0032150" TargetMode="External"/><Relationship Id="rId61" Type="http://schemas.openxmlformats.org/officeDocument/2006/relationships/hyperlink" Target="https://psycnet.apa.org/doi/10.1016/S1364-6613(99)01356-X" TargetMode="External"/><Relationship Id="rId82" Type="http://schemas.openxmlformats.org/officeDocument/2006/relationships/hyperlink" Target="https://doi.org/10.1016/S0010-0277(87)80006-9"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11/j.1467-8624.1991.tb01602.x" TargetMode="External"/><Relationship Id="rId77" Type="http://schemas.openxmlformats.org/officeDocument/2006/relationships/hyperlink" Target="https://psycnet.apa.org/doi/10.1037/0012-1649.19.3.338" TargetMode="External"/><Relationship Id="rId100" Type="http://schemas.openxmlformats.org/officeDocument/2006/relationships/hyperlink" Target="https://doi.org/10.1371/journal.pone.0023223" TargetMode="External"/><Relationship Id="rId105" Type="http://schemas.openxmlformats.org/officeDocument/2006/relationships/hyperlink" Target="https://doi.org/10.1146/annurev.ph.25.030163.002553" TargetMode="External"/><Relationship Id="rId8" Type="http://schemas.openxmlformats.org/officeDocument/2006/relationships/image" Target="media/image1.jpg"/><Relationship Id="rId51" Type="http://schemas.openxmlformats.org/officeDocument/2006/relationships/image" Target="media/image43.svg"/><Relationship Id="rId72" Type="http://schemas.openxmlformats.org/officeDocument/2006/relationships/hyperlink" Target="https://doi.org/10.1016/0010-0277(95)00661-H" TargetMode="External"/><Relationship Id="rId93" Type="http://schemas.openxmlformats.org/officeDocument/2006/relationships/hyperlink" Target="https://doi.org/10.1016/j.cognition.2017.09.007" TargetMode="External"/><Relationship Id="rId98" Type="http://schemas.openxmlformats.org/officeDocument/2006/relationships/hyperlink" Target="https://doi.org/10.1080/09540090310001655093"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207/s15516709cog2701_4" TargetMode="External"/><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885-2014(02)00124-7" TargetMode="External"/><Relationship Id="rId83" Type="http://schemas.openxmlformats.org/officeDocument/2006/relationships/hyperlink" Target="https://doi.org/10.1111/desc.13581" TargetMode="External"/><Relationship Id="rId88" Type="http://schemas.openxmlformats.org/officeDocument/2006/relationships/hyperlink" Target="https://doi.org/10.1016/j.cogpsych.2010.02.001" TargetMode="External"/><Relationship Id="rId111" Type="http://schemas.openxmlformats.org/officeDocument/2006/relationships/hyperlink" Target="https://doi.org/10.1016/j.cognition.2017.06.029"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16/0010-0277(85)90008-3" TargetMode="External"/><Relationship Id="rId106" Type="http://schemas.openxmlformats.org/officeDocument/2006/relationships/hyperlink" Target="https://psycnet.apa.org/doi/10.1037/0033-295X.99.4.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116</Pages>
  <Words>31033</Words>
  <Characters>176891</Characters>
  <Application>Microsoft Office Word</Application>
  <DocSecurity>0</DocSecurity>
  <Lines>1474</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2026-05-19T16:27:00Z</dcterms:created>
  <dcterms:modified xsi:type="dcterms:W3CDTF">2026-05-19T16:27:00Z</dcterms:modified>
</cp:coreProperties>
</file>