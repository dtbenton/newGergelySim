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ins w:id="68" w:author="Benton, Deon" w:date="2026-05-11T12:24:00Z" w16du:dateUtc="2026-05-11T17:24:00Z">
        <w:r w:rsidR="0029581D">
          <w:rPr>
            <w:rFonts w:ascii="Times New Roman" w:hAnsi="Times New Roman" w:cs="Times New Roman"/>
          </w:rPr>
          <w:t xml:space="preserve">Csibra et al., 2003; </w:t>
        </w:r>
      </w:ins>
      <w:ins w:id="69" w:author="Benton, Deon" w:date="2026-05-11T10:12:00Z" w16du:dateUtc="2026-05-11T15:12:00Z">
        <w:r w:rsidR="00D749CF">
          <w:rPr>
            <w:rFonts w:ascii="Times New Roman" w:hAnsi="Times New Roman" w:cs="Times New Roman"/>
          </w:rPr>
          <w:t>Gergely &amp; Csibra,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Rakison &amp; Lupyan,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525B5F7" w:rsidR="00385AC9" w:rsidRDefault="00120990"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6T01:17:00Z" w16du:dateUtc="2026-05-16T06:17:00Z">
        <w:r>
          <w:rPr>
            <w:rFonts w:ascii="Times New Roman" w:hAnsi="Times New Roman" w:cs="Times New Roman"/>
          </w:rPr>
          <w:t>Given these criticism</w:t>
        </w:r>
        <w:r w:rsidR="00CA2363">
          <w:rPr>
            <w:rFonts w:ascii="Times New Roman" w:hAnsi="Times New Roman" w:cs="Times New Roman"/>
          </w:rPr>
          <w:t>s</w:t>
        </w:r>
      </w:ins>
      <w:ins w:id="145" w:author="Benton, Deon" w:date="2026-05-11T11:26:00Z" w16du:dateUtc="2026-05-11T16:26:00Z">
        <w:r w:rsidR="00FC1CA5" w:rsidRPr="00FC1CA5">
          <w:rPr>
            <w:rFonts w:ascii="Times New Roman" w:hAnsi="Times New Roman" w:cs="Times New Roman"/>
          </w:rPr>
          <w:t xml:space="preserve">, </w:t>
        </w:r>
      </w:ins>
      <w:ins w:id="146" w:author="Benton, Deon" w:date="2026-05-11T11:27:00Z" w16du:dateUtc="2026-05-11T16:27:00Z">
        <w:r w:rsidR="00FC1CA5">
          <w:rPr>
            <w:rFonts w:ascii="Times New Roman" w:hAnsi="Times New Roman" w:cs="Times New Roman"/>
          </w:rPr>
          <w:t>there are at least two ways forward</w:t>
        </w:r>
      </w:ins>
      <w:ins w:id="147" w:author="Benton, Deon" w:date="2026-05-11T11:26:00Z" w16du:dateUtc="2026-05-11T16:26:00Z">
        <w:r w:rsidR="00FC1CA5" w:rsidRPr="00FC1CA5">
          <w:rPr>
            <w:rFonts w:ascii="Times New Roman" w:hAnsi="Times New Roman" w:cs="Times New Roman"/>
          </w:rPr>
          <w:t>. One is</w:t>
        </w:r>
      </w:ins>
      <w:ins w:id="148" w:author="Benton, Deon" w:date="2026-05-11T11:27:00Z" w16du:dateUtc="2026-05-11T16:27:00Z">
        <w:r w:rsidR="00FC1CA5">
          <w:rPr>
            <w:rFonts w:ascii="Times New Roman" w:hAnsi="Times New Roman" w:cs="Times New Roman"/>
          </w:rPr>
          <w:t xml:space="preserve"> simply</w:t>
        </w:r>
      </w:ins>
      <w:ins w:id="149" w:author="Benton, Deon" w:date="2026-05-11T11:26:00Z" w16du:dateUtc="2026-05-11T16:26:00Z">
        <w:r w:rsidR="00FC1CA5" w:rsidRPr="00FC1CA5">
          <w:rPr>
            <w:rFonts w:ascii="Times New Roman" w:hAnsi="Times New Roman" w:cs="Times New Roman"/>
          </w:rPr>
          <w:t xml:space="preserve"> to address these criticisms</w:t>
        </w:r>
      </w:ins>
      <w:ins w:id="150" w:author="Benton, Deon" w:date="2026-05-11T11:27:00Z" w16du:dateUtc="2026-05-11T16:27:00Z">
        <w:r w:rsidR="00FC1CA5">
          <w:rPr>
            <w:rFonts w:ascii="Times New Roman" w:hAnsi="Times New Roman" w:cs="Times New Roman"/>
          </w:rPr>
          <w:t xml:space="preserve"> by elaborating and refining the theories themselves. </w:t>
        </w:r>
      </w:ins>
      <w:ins w:id="151" w:author="Benton, Deon" w:date="2026-05-11T11:26:00Z" w16du:dateUtc="2026-05-11T16:26:00Z">
        <w:r w:rsidR="00FC1CA5" w:rsidRPr="00FC1CA5">
          <w:rPr>
            <w:rFonts w:ascii="Times New Roman" w:hAnsi="Times New Roman" w:cs="Times New Roman"/>
          </w:rPr>
          <w:t>Another is t</w:t>
        </w:r>
      </w:ins>
      <w:ins w:id="152" w:author="Benton, Deon" w:date="2026-05-11T12:38:00Z" w16du:dateUtc="2026-05-11T17:38:00Z">
        <w:r w:rsidR="00930298">
          <w:rPr>
            <w:rFonts w:ascii="Times New Roman" w:hAnsi="Times New Roman" w:cs="Times New Roman"/>
          </w:rPr>
          <w:t xml:space="preserve">o </w:t>
        </w:r>
      </w:ins>
      <w:ins w:id="153" w:author="Benton, Deon" w:date="2026-05-11T12:40:00Z" w16du:dateUtc="2026-05-11T17:40:00Z">
        <w:r w:rsidR="00FF22B9">
          <w:rPr>
            <w:rFonts w:ascii="Times New Roman" w:hAnsi="Times New Roman" w:cs="Times New Roman"/>
          </w:rPr>
          <w:t>develop a</w:t>
        </w:r>
      </w:ins>
      <w:ins w:id="154" w:author="Benton, Deon" w:date="2026-05-11T12:38:00Z" w16du:dateUtc="2026-05-11T17:38:00Z">
        <w:r w:rsidR="00930298">
          <w:rPr>
            <w:rFonts w:ascii="Times New Roman" w:hAnsi="Times New Roman" w:cs="Times New Roman"/>
          </w:rPr>
          <w:t xml:space="preserve"> fundamentally different </w:t>
        </w:r>
      </w:ins>
      <w:ins w:id="155" w:author="Benton, Deon" w:date="2026-05-11T12:40:00Z" w16du:dateUtc="2026-05-11T17:40:00Z">
        <w:r w:rsidR="00FF22B9">
          <w:rPr>
            <w:rFonts w:ascii="Times New Roman" w:hAnsi="Times New Roman" w:cs="Times New Roman"/>
          </w:rPr>
          <w:t>account</w:t>
        </w:r>
      </w:ins>
      <w:ins w:id="156" w:author="Benton, Deon" w:date="2026-05-11T11:47:00Z" w16du:dateUtc="2026-05-11T16:47:00Z">
        <w:r w:rsidR="00DF5FE5">
          <w:rPr>
            <w:rFonts w:ascii="Times New Roman" w:hAnsi="Times New Roman" w:cs="Times New Roman"/>
          </w:rPr>
          <w:t>. This is the approach I take here. I will argue that</w:t>
        </w:r>
      </w:ins>
      <w:ins w:id="157" w:author="Benton, Deon" w:date="2026-05-11T11:26:00Z" w16du:dateUtc="2026-05-11T16:26:00Z">
        <w:r w:rsidR="00FC1CA5" w:rsidRPr="00FC1CA5">
          <w:rPr>
            <w:rFonts w:ascii="Times New Roman" w:hAnsi="Times New Roman" w:cs="Times New Roman"/>
          </w:rPr>
          <w:t xml:space="preserve"> infants’ looking behavior in action understanding studies</w:t>
        </w:r>
      </w:ins>
      <w:ins w:id="158" w:author="Benton, Deon" w:date="2026-05-11T12:35:00Z" w16du:dateUtc="2026-05-11T17:35:00Z">
        <w:r w:rsidR="00324065">
          <w:rPr>
            <w:rFonts w:ascii="Times New Roman" w:hAnsi="Times New Roman" w:cs="Times New Roman"/>
          </w:rPr>
          <w:t xml:space="preserve"> can be explained without </w:t>
        </w:r>
      </w:ins>
      <w:ins w:id="159" w:author="Benton, Deon" w:date="2026-05-11T12:43:00Z" w16du:dateUtc="2026-05-11T17:43:00Z">
        <w:r w:rsidR="00317C0B">
          <w:rPr>
            <w:rFonts w:ascii="Times New Roman" w:hAnsi="Times New Roman" w:cs="Times New Roman"/>
          </w:rPr>
          <w:t>recourse</w:t>
        </w:r>
      </w:ins>
      <w:ins w:id="160" w:author="Benton, Deon" w:date="2026-05-11T11:26:00Z" w16du:dateUtc="2026-05-11T16:26:00Z">
        <w:r w:rsidR="00FC1CA5" w:rsidRPr="00FC1CA5">
          <w:rPr>
            <w:rFonts w:ascii="Times New Roman" w:hAnsi="Times New Roman" w:cs="Times New Roman"/>
          </w:rPr>
          <w:t xml:space="preserve"> </w:t>
        </w:r>
      </w:ins>
      <w:ins w:id="161" w:author="Benton, Deon" w:date="2026-05-11T12:35:00Z" w16du:dateUtc="2026-05-11T17:35:00Z">
        <w:r w:rsidR="00324065">
          <w:rPr>
            <w:rFonts w:ascii="Times New Roman" w:hAnsi="Times New Roman" w:cs="Times New Roman"/>
          </w:rPr>
          <w:t>to</w:t>
        </w:r>
      </w:ins>
      <w:ins w:id="162"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3" w:author="Benton, Deon" w:date="2026-05-11T11:49:00Z" w16du:dateUtc="2026-05-11T16:49:00Z">
        <w:r w:rsidR="00515639">
          <w:rPr>
            <w:rFonts w:ascii="Times New Roman" w:hAnsi="Times New Roman" w:cs="Times New Roman"/>
          </w:rPr>
          <w:t xml:space="preserve">conceptually </w:t>
        </w:r>
      </w:ins>
      <w:ins w:id="164" w:author="Benton, Deon" w:date="2026-05-11T11:48:00Z" w16du:dateUtc="2026-05-11T16:48:00Z">
        <w:r w:rsidR="00515639">
          <w:rPr>
            <w:rFonts w:ascii="Times New Roman" w:hAnsi="Times New Roman" w:cs="Times New Roman"/>
          </w:rPr>
          <w:t>rich notions of agents, objects, goals, cost, subjective utility, efficiency or rationality</w:t>
        </w:r>
      </w:ins>
      <w:ins w:id="165" w:author="Benton, Deon" w:date="2026-05-11T11:49:00Z" w16du:dateUtc="2026-05-11T16:49:00Z">
        <w:r w:rsidR="00515639">
          <w:rPr>
            <w:rFonts w:ascii="Times New Roman" w:hAnsi="Times New Roman" w:cs="Times New Roman"/>
          </w:rPr>
          <w:t xml:space="preserve"> that are early emerging or even innate</w:t>
        </w:r>
      </w:ins>
      <w:ins w:id="166" w:author="Benton, Deon" w:date="2026-05-11T11:48:00Z" w16du:dateUtc="2026-05-11T16:48:00Z">
        <w:r w:rsidR="00515639">
          <w:rPr>
            <w:rFonts w:ascii="Times New Roman" w:hAnsi="Times New Roman" w:cs="Times New Roman"/>
          </w:rPr>
          <w:t>.</w:t>
        </w:r>
      </w:ins>
      <w:ins w:id="167" w:author="Benton, Deon" w:date="2026-05-11T11:49:00Z" w16du:dateUtc="2026-05-11T16:49:00Z">
        <w:r w:rsidR="00515639">
          <w:rPr>
            <w:rFonts w:ascii="Times New Roman" w:hAnsi="Times New Roman" w:cs="Times New Roman"/>
          </w:rPr>
          <w:t xml:space="preserve"> Instead, I will argue that such behavior emerges</w:t>
        </w:r>
      </w:ins>
      <w:ins w:id="168" w:author="Benton, Deon" w:date="2026-05-11T11:26:00Z" w16du:dateUtc="2026-05-11T16:26:00Z">
        <w:r w:rsidR="00FC1CA5" w:rsidRPr="00FC1CA5">
          <w:rPr>
            <w:rFonts w:ascii="Times New Roman" w:hAnsi="Times New Roman" w:cs="Times New Roman"/>
          </w:rPr>
          <w:t xml:space="preserve"> from</w:t>
        </w:r>
      </w:ins>
      <w:ins w:id="169" w:author="Benton, Deon" w:date="2026-05-11T11:50:00Z" w16du:dateUtc="2026-05-11T16:50:00Z">
        <w:r w:rsidR="00346D11">
          <w:rPr>
            <w:rFonts w:ascii="Times New Roman" w:hAnsi="Times New Roman" w:cs="Times New Roman"/>
          </w:rPr>
          <w:t xml:space="preserve"> much</w:t>
        </w:r>
      </w:ins>
      <w:ins w:id="170" w:author="Benton, Deon" w:date="2026-05-11T11:26:00Z" w16du:dateUtc="2026-05-11T16:26:00Z">
        <w:r w:rsidR="00FC1CA5" w:rsidRPr="00FC1CA5">
          <w:rPr>
            <w:rFonts w:ascii="Times New Roman" w:hAnsi="Times New Roman" w:cs="Times New Roman"/>
          </w:rPr>
          <w:t xml:space="preserve"> leaner domain-general learning mechanisms </w:t>
        </w:r>
      </w:ins>
      <w:ins w:id="171" w:author="Benton, Deon" w:date="2026-05-11T11:28:00Z" w16du:dateUtc="2026-05-11T16:28:00Z">
        <w:r w:rsidR="00FC1CA5">
          <w:rPr>
            <w:rFonts w:ascii="Times New Roman" w:hAnsi="Times New Roman" w:cs="Times New Roman"/>
          </w:rPr>
          <w:t>that operate over the</w:t>
        </w:r>
      </w:ins>
      <w:ins w:id="172" w:author="Benton, Deon" w:date="2026-05-11T11:50:00Z" w16du:dateUtc="2026-05-11T16:50:00Z">
        <w:r w:rsidR="00346D11">
          <w:rPr>
            <w:rFonts w:ascii="Times New Roman" w:hAnsi="Times New Roman" w:cs="Times New Roman"/>
          </w:rPr>
          <w:t xml:space="preserve"> statistics of infants’ everyday visual experience and that</w:t>
        </w:r>
      </w:ins>
      <w:ins w:id="173" w:author="Benton, Deon" w:date="2026-05-11T11:26:00Z" w16du:dateUtc="2026-05-11T16:26:00Z">
        <w:r w:rsidR="00FC1CA5" w:rsidRPr="00FC1CA5">
          <w:rPr>
            <w:rFonts w:ascii="Times New Roman" w:hAnsi="Times New Roman" w:cs="Times New Roman"/>
          </w:rPr>
          <w:t xml:space="preserve"> </w:t>
        </w:r>
      </w:ins>
      <w:ins w:id="174" w:author="Benton, Deon" w:date="2026-05-11T11:50:00Z" w16du:dateUtc="2026-05-11T16:50:00Z">
        <w:r w:rsidR="00346D11">
          <w:rPr>
            <w:rFonts w:ascii="Times New Roman" w:hAnsi="Times New Roman" w:cs="Times New Roman"/>
          </w:rPr>
          <w:t xml:space="preserve">process the conceptually neutral, </w:t>
        </w:r>
      </w:ins>
      <w:ins w:id="175" w:author="Benton, Deon" w:date="2026-05-11T11:26:00Z" w16du:dateUtc="2026-05-11T16:26:00Z">
        <w:r w:rsidR="00FC1CA5" w:rsidRPr="00FC1CA5">
          <w:rPr>
            <w:rFonts w:ascii="Times New Roman" w:hAnsi="Times New Roman" w:cs="Times New Roman"/>
          </w:rPr>
          <w:t xml:space="preserve">perceptual regularities that </w:t>
        </w:r>
      </w:ins>
      <w:ins w:id="176" w:author="Benton, Deon" w:date="2026-05-11T11:50:00Z" w16du:dateUtc="2026-05-11T16:50:00Z">
        <w:r w:rsidR="001E57AA">
          <w:rPr>
            <w:rFonts w:ascii="Times New Roman" w:hAnsi="Times New Roman" w:cs="Times New Roman"/>
          </w:rPr>
          <w:t>d</w:t>
        </w:r>
      </w:ins>
      <w:ins w:id="177" w:author="Benton, Deon" w:date="2026-05-11T11:51:00Z" w16du:dateUtc="2026-05-11T16:51:00Z">
        <w:r w:rsidR="001E57AA">
          <w:rPr>
            <w:rFonts w:ascii="Times New Roman" w:hAnsi="Times New Roman" w:cs="Times New Roman"/>
          </w:rPr>
          <w:t>efine</w:t>
        </w:r>
      </w:ins>
      <w:ins w:id="178" w:author="Benton, Deon" w:date="2026-05-11T11:26:00Z" w16du:dateUtc="2026-05-11T16:26:00Z">
        <w:r w:rsidR="00FC1CA5" w:rsidRPr="00FC1CA5">
          <w:rPr>
            <w:rFonts w:ascii="Times New Roman" w:hAnsi="Times New Roman" w:cs="Times New Roman"/>
          </w:rPr>
          <w:t xml:space="preserve"> others’ actions. </w:t>
        </w:r>
      </w:ins>
      <w:ins w:id="179" w:author="Benton, Deon" w:date="2026-05-11T13:16:00Z" w16du:dateUtc="2026-05-11T18:16:00Z">
        <w:r w:rsidR="00DE5917" w:rsidRPr="00DE5917">
          <w:rPr>
            <w:rFonts w:ascii="Times New Roman" w:hAnsi="Times New Roman" w:cs="Times New Roman"/>
          </w:rPr>
          <w:t xml:space="preserve">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w:t>
        </w:r>
      </w:ins>
      <w:ins w:id="180" w:author="Benton, Deon" w:date="2026-05-16T01:18:00Z" w16du:dateUtc="2026-05-16T06:18:00Z">
        <w:r w:rsidR="000B5F63" w:rsidRPr="000B5F63">
          <w:rPr>
            <w:rFonts w:ascii="Times New Roman" w:hAnsi="Times New Roman" w:cs="Times New Roman"/>
          </w:rPr>
          <w:t>First, it serves as proof of concept that infants’ behavior in studies purported to assess their action understanding can emerge from simpler and more general processes.</w:t>
        </w:r>
        <w:r w:rsidR="002D38A9">
          <w:rPr>
            <w:rFonts w:ascii="Times New Roman" w:hAnsi="Times New Roman" w:cs="Times New Roman"/>
          </w:rPr>
          <w:t xml:space="preserve"> </w:t>
        </w:r>
      </w:ins>
      <w:ins w:id="181"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p>
    <w:p w14:paraId="119BC41C" w14:textId="7942056A" w:rsidR="008F21E5" w:rsidDel="00FC1CA5" w:rsidRDefault="002D38A9" w:rsidP="00337B96">
      <w:pPr>
        <w:spacing w:line="480" w:lineRule="auto"/>
        <w:ind w:firstLine="720"/>
        <w:contextualSpacing/>
        <w:rPr>
          <w:del w:id="182" w:author="Benton, Deon" w:date="2026-05-11T11:26:00Z" w16du:dateUtc="2026-05-11T16:26:00Z"/>
          <w:rFonts w:ascii="Times New Roman" w:hAnsi="Times New Roman" w:cs="Times New Roman"/>
        </w:rPr>
      </w:pPr>
      <w:ins w:id="183" w:author="Benton, Deon" w:date="2026-05-16T01:19:00Z" w16du:dateUtc="2026-05-16T06:19:00Z">
        <w:r w:rsidRPr="002D38A9">
          <w:rPr>
            <w:rFonts w:ascii="Times New Roman" w:hAnsi="Times New Roman" w:cs="Times New Roman"/>
          </w:rPr>
          <w:t>In what follows, I describe this alternative account. However, because it builds on and extends existing lean explanations of infants’ performance in studies using methodologies similar to those used in action understanding research, I first review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4" w:author="Benton, Deon" w:date="2026-05-11T11:37:00Z" w16du:dateUtc="2026-05-11T16:37:00Z">
        <w:r>
          <w:rPr>
            <w:rFonts w:ascii="Times New Roman" w:hAnsi="Times New Roman" w:cs="Times New Roman"/>
          </w:rPr>
          <w:t xml:space="preserve">In contrast to the rich proposals </w:t>
        </w:r>
      </w:ins>
      <w:ins w:id="185" w:author="Benton, Deon" w:date="2026-05-11T11:39:00Z" w16du:dateUtc="2026-05-11T16:39:00Z">
        <w:r>
          <w:rPr>
            <w:rFonts w:ascii="Times New Roman" w:hAnsi="Times New Roman" w:cs="Times New Roman"/>
          </w:rPr>
          <w:t>d</w:t>
        </w:r>
      </w:ins>
      <w:ins w:id="186" w:author="Benton, Deon" w:date="2026-05-11T11:40:00Z" w16du:dateUtc="2026-05-11T16:40:00Z">
        <w:r w:rsidR="00570CED">
          <w:rPr>
            <w:rFonts w:ascii="Times New Roman" w:hAnsi="Times New Roman" w:cs="Times New Roman"/>
          </w:rPr>
          <w:t>escribed</w:t>
        </w:r>
      </w:ins>
      <w:ins w:id="187" w:author="Benton, Deon" w:date="2026-05-11T11:39:00Z" w16du:dateUtc="2026-05-11T16:39:00Z">
        <w:r>
          <w:rPr>
            <w:rFonts w:ascii="Times New Roman" w:hAnsi="Times New Roman" w:cs="Times New Roman"/>
          </w:rPr>
          <w:t xml:space="preserve"> above</w:t>
        </w:r>
      </w:ins>
      <w:ins w:id="188"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9"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90" w:author="Benton, Deon" w:date="2026-05-11T11:40:00Z" w16du:dateUtc="2026-05-11T16:40:00Z">
        <w:r w:rsidR="007C734F">
          <w:rPr>
            <w:rFonts w:ascii="Times New Roman" w:hAnsi="Times New Roman" w:cs="Times New Roman"/>
          </w:rPr>
          <w:t>The crux of these proposals</w:t>
        </w:r>
      </w:ins>
      <w:ins w:id="191" w:author="Benton, Deon" w:date="2026-05-11T11:41:00Z" w16du:dateUtc="2026-05-11T16:41:00Z">
        <w:r w:rsidR="007C734F">
          <w:rPr>
            <w:rFonts w:ascii="Times New Roman" w:hAnsi="Times New Roman" w:cs="Times New Roman"/>
          </w:rPr>
          <w:t xml:space="preserve"> is that</w:t>
        </w:r>
      </w:ins>
      <w:del w:id="192"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193"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4"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5"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6"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7"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r w:rsidR="005F2CF5">
        <w:rPr>
          <w:rFonts w:ascii="Times New Roman" w:hAnsi="Times New Roman" w:cs="Times New Roman"/>
        </w:rPr>
        <w:lastRenderedPageBreak/>
        <w:t>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8" w:author="Benton, Deon" w:date="2026-05-01T10:10:00Z" w16du:dateUtc="2026-05-01T15:10:00Z">
        <w:r w:rsidR="000D26F7">
          <w:rPr>
            <w:rFonts w:ascii="Times New Roman" w:hAnsi="Times New Roman" w:cs="Times New Roman"/>
          </w:rPr>
          <w:t xml:space="preserve">Given these interpretational issues, </w:t>
        </w:r>
      </w:ins>
      <w:ins w:id="199" w:author="Benton, Deon" w:date="2026-05-01T10:13:00Z" w16du:dateUtc="2026-05-01T15:13:00Z">
        <w:r w:rsidR="00E72C2E">
          <w:rPr>
            <w:rFonts w:ascii="Times New Roman" w:hAnsi="Times New Roman" w:cs="Times New Roman"/>
          </w:rPr>
          <w:t xml:space="preserve">this study will not be discussed further. </w:t>
        </w:r>
      </w:ins>
      <w:ins w:id="200" w:author="Benton, Deon" w:date="2026-05-01T10:10:00Z" w16du:dateUtc="2026-05-01T15:10:00Z">
        <w:r w:rsidR="000D26F7">
          <w:rPr>
            <w:rFonts w:ascii="Times New Roman" w:hAnsi="Times New Roman" w:cs="Times New Roman"/>
          </w:rPr>
          <w:t>It shou</w:t>
        </w:r>
      </w:ins>
      <w:ins w:id="201"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202"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3"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4" w:author="Benton, Deon" w:date="2026-05-01T10:13:00Z" w16du:dateUtc="2026-05-01T15:13:00Z">
        <w:r w:rsidR="00E72C2E">
          <w:rPr>
            <w:rFonts w:ascii="Times New Roman" w:hAnsi="Times New Roman" w:cs="Times New Roman"/>
          </w:rPr>
          <w:t>.</w:t>
        </w:r>
      </w:ins>
      <w:ins w:id="205"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6" w:author="Benton, Deon" w:date="2026-05-01T10:34:00Z" w16du:dateUtc="2026-05-01T15:34:00Z"/>
          <w:rFonts w:ascii="Times New Roman" w:hAnsi="Times New Roman" w:cs="Times New Roman"/>
        </w:rPr>
      </w:pPr>
      <w:ins w:id="207" w:author="Benton, Deon" w:date="2026-05-01T10:01:00Z" w16du:dateUtc="2026-05-01T15:01:00Z">
        <w:r>
          <w:rPr>
            <w:rFonts w:ascii="Times New Roman" w:hAnsi="Times New Roman" w:cs="Times New Roman"/>
          </w:rPr>
          <w:t xml:space="preserve">The challenge that </w:t>
        </w:r>
      </w:ins>
      <w:ins w:id="208" w:author="Benton, Deon" w:date="2026-05-01T10:13:00Z" w16du:dateUtc="2026-05-01T15:13:00Z">
        <w:r w:rsidR="00E72C2E">
          <w:rPr>
            <w:rFonts w:ascii="Times New Roman" w:hAnsi="Times New Roman" w:cs="Times New Roman"/>
          </w:rPr>
          <w:t>the findings</w:t>
        </w:r>
      </w:ins>
      <w:ins w:id="209" w:author="Benton, Deon" w:date="2026-05-01T10:01:00Z" w16du:dateUtc="2026-05-01T15:01:00Z">
        <w:r>
          <w:rPr>
            <w:rFonts w:ascii="Times New Roman" w:hAnsi="Times New Roman" w:cs="Times New Roman"/>
          </w:rPr>
          <w:t xml:space="preserve"> by Skerry et al. (2013)</w:t>
        </w:r>
      </w:ins>
      <w:ins w:id="210" w:author="Benton, Deon" w:date="2026-05-01T10:14:00Z" w16du:dateUtc="2026-05-01T15:14:00Z">
        <w:r w:rsidR="00E72C2E">
          <w:rPr>
            <w:rFonts w:ascii="Times New Roman" w:hAnsi="Times New Roman" w:cs="Times New Roman"/>
          </w:rPr>
          <w:t xml:space="preserve"> </w:t>
        </w:r>
      </w:ins>
      <w:ins w:id="211"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12"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3" w:author="Benton, Deon" w:date="2026-05-01T10:02:00Z" w16du:dateUtc="2026-05-01T15:02:00Z">
        <w:r>
          <w:rPr>
            <w:rFonts w:ascii="Times New Roman" w:hAnsi="Times New Roman" w:cs="Times New Roman"/>
          </w:rPr>
          <w:t xml:space="preserve"> </w:t>
        </w:r>
      </w:ins>
      <w:ins w:id="214"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5"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6"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7" w:author="Benton, Deon" w:date="2026-05-01T11:57:00Z" w16du:dateUtc="2026-05-01T16:57:00Z">
        <w:r w:rsidR="00FF369D">
          <w:rPr>
            <w:rFonts w:ascii="Times New Roman" w:hAnsi="Times New Roman" w:cs="Times New Roman"/>
          </w:rPr>
          <w:t>have largely been</w:t>
        </w:r>
      </w:ins>
      <w:ins w:id="218" w:author="Benton, Deon" w:date="2026-05-01T11:56:00Z" w16du:dateUtc="2026-05-01T16:56:00Z">
        <w:r w:rsidR="00FF369D" w:rsidRPr="00FF369D">
          <w:rPr>
            <w:rFonts w:ascii="Times New Roman" w:hAnsi="Times New Roman" w:cs="Times New Roman"/>
          </w:rPr>
          <w:t xml:space="preserve"> unsuccessful—and the immediate success</w:t>
        </w:r>
      </w:ins>
      <w:ins w:id="219" w:author="Benton, Deon" w:date="2026-05-01T11:57:00Z" w16du:dateUtc="2026-05-01T16:57:00Z">
        <w:r w:rsidR="00E61CDE">
          <w:rPr>
            <w:rFonts w:ascii="Times New Roman" w:hAnsi="Times New Roman" w:cs="Times New Roman"/>
          </w:rPr>
          <w:t xml:space="preserve"> that infants experience when </w:t>
        </w:r>
      </w:ins>
      <w:ins w:id="220"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21" w:author="Benton, Deon" w:date="2026-05-01T11:56:00Z" w16du:dateUtc="2026-05-01T16:56:00Z">
        <w:r w:rsidR="00FF369D" w:rsidRPr="00FF369D">
          <w:rPr>
            <w:rFonts w:ascii="Times New Roman" w:hAnsi="Times New Roman" w:cs="Times New Roman"/>
          </w:rPr>
          <w:t xml:space="preserve"> sticky-mittens manipulation. </w:t>
        </w:r>
      </w:ins>
      <w:ins w:id="222" w:author="Benton, Deon" w:date="2026-05-01T11:58:00Z" w16du:dateUtc="2026-05-01T16:58:00Z">
        <w:r w:rsidR="00E61CDE">
          <w:rPr>
            <w:rFonts w:ascii="Times New Roman" w:hAnsi="Times New Roman" w:cs="Times New Roman"/>
          </w:rPr>
          <w:t>As it relates to Skerry et al. (2013),</w:t>
        </w:r>
      </w:ins>
      <w:ins w:id="223" w:author="Benton, Deon" w:date="2026-05-01T11:51:00Z" w16du:dateUtc="2026-05-01T16:51:00Z">
        <w:r w:rsidR="00435732">
          <w:rPr>
            <w:rFonts w:ascii="Times New Roman" w:hAnsi="Times New Roman" w:cs="Times New Roman"/>
          </w:rPr>
          <w:t xml:space="preserve"> i</w:t>
        </w:r>
      </w:ins>
      <w:ins w:id="224" w:author="Benton, Deon" w:date="2026-05-01T11:47:00Z" w16du:dateUtc="2026-05-01T16:47:00Z">
        <w:r w:rsidR="004A69E7">
          <w:rPr>
            <w:rFonts w:ascii="Times New Roman" w:hAnsi="Times New Roman" w:cs="Times New Roman"/>
          </w:rPr>
          <w:t>f</w:t>
        </w:r>
      </w:ins>
      <w:ins w:id="225" w:author="Benton, Deon" w:date="2026-05-01T11:50:00Z" w16du:dateUtc="2026-05-01T16:50:00Z">
        <w:r w:rsidR="004A69E7">
          <w:rPr>
            <w:rFonts w:ascii="Times New Roman" w:hAnsi="Times New Roman" w:cs="Times New Roman"/>
          </w:rPr>
          <w:t xml:space="preserve"> the 3-month-olds tested in </w:t>
        </w:r>
      </w:ins>
      <w:ins w:id="226" w:author="Benton, Deon" w:date="2026-05-01T11:58:00Z" w16du:dateUtc="2026-05-01T16:58:00Z">
        <w:r w:rsidR="00E61CDE">
          <w:rPr>
            <w:rFonts w:ascii="Times New Roman" w:hAnsi="Times New Roman" w:cs="Times New Roman"/>
          </w:rPr>
          <w:t>that study</w:t>
        </w:r>
      </w:ins>
      <w:ins w:id="227" w:author="Benton, Deon" w:date="2026-05-01T11:50:00Z" w16du:dateUtc="2026-05-01T16:50:00Z">
        <w:r w:rsidR="004A69E7">
          <w:rPr>
            <w:rFonts w:ascii="Times New Roman" w:hAnsi="Times New Roman" w:cs="Times New Roman"/>
          </w:rPr>
          <w:t xml:space="preserve"> learned that</w:t>
        </w:r>
      </w:ins>
      <w:ins w:id="228" w:author="Benton, Deon" w:date="2026-05-01T11:47:00Z" w16du:dateUtc="2026-05-01T16:47:00Z">
        <w:r w:rsidR="004A69E7">
          <w:rPr>
            <w:rFonts w:ascii="Times New Roman" w:hAnsi="Times New Roman" w:cs="Times New Roman"/>
          </w:rPr>
          <w:t xml:space="preserve"> </w:t>
        </w:r>
      </w:ins>
      <w:ins w:id="229"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30" w:author="Benton, Deon" w:date="2026-05-01T11:59:00Z" w16du:dateUtc="2026-05-01T16:59:00Z">
        <w:r w:rsidR="00E61CDE">
          <w:rPr>
            <w:rFonts w:ascii="Times New Roman" w:hAnsi="Times New Roman" w:cs="Times New Roman"/>
          </w:rPr>
          <w:t>typically been ineffective</w:t>
        </w:r>
      </w:ins>
      <w:ins w:id="231" w:author="Benton, Deon" w:date="2026-05-01T11:48:00Z" w16du:dateUtc="2026-05-01T16:48:00Z">
        <w:r w:rsidR="004A69E7">
          <w:rPr>
            <w:rFonts w:ascii="Times New Roman" w:hAnsi="Times New Roman" w:cs="Times New Roman"/>
          </w:rPr>
          <w:t>,</w:t>
        </w:r>
      </w:ins>
      <w:ins w:id="232" w:author="Benton, Deon" w:date="2026-05-01T11:59:00Z" w16du:dateUtc="2026-05-01T16:59:00Z">
        <w:r w:rsidR="00E61CDE">
          <w:rPr>
            <w:rFonts w:ascii="Times New Roman" w:hAnsi="Times New Roman" w:cs="Times New Roman"/>
          </w:rPr>
          <w:t xml:space="preserve"> then</w:t>
        </w:r>
      </w:ins>
      <w:ins w:id="233" w:author="Benton, Deon" w:date="2026-05-01T11:48:00Z" w16du:dateUtc="2026-05-01T16:48:00Z">
        <w:r w:rsidR="004A69E7">
          <w:rPr>
            <w:rFonts w:ascii="Times New Roman" w:hAnsi="Times New Roman" w:cs="Times New Roman"/>
          </w:rPr>
          <w:t xml:space="preserve"> the unanticipated success of their reaches</w:t>
        </w:r>
      </w:ins>
      <w:ins w:id="234" w:author="Benton, Deon" w:date="2026-05-01T11:52:00Z" w16du:dateUtc="2026-05-01T16:52:00Z">
        <w:r w:rsidR="00435732">
          <w:rPr>
            <w:rFonts w:ascii="Times New Roman" w:hAnsi="Times New Roman" w:cs="Times New Roman"/>
          </w:rPr>
          <w:t>—as well as the contingent feedback that accompanies them—</w:t>
        </w:r>
      </w:ins>
      <w:ins w:id="235" w:author="Benton, Deon" w:date="2026-05-01T11:48:00Z" w16du:dateUtc="2026-05-01T16:48:00Z">
        <w:r w:rsidR="004A69E7">
          <w:rPr>
            <w:rFonts w:ascii="Times New Roman" w:hAnsi="Times New Roman" w:cs="Times New Roman"/>
          </w:rPr>
          <w:t>during a sticky-mittens experience may be inherently attention-grabbing</w:t>
        </w:r>
      </w:ins>
      <w:ins w:id="236" w:author="Benton, Deon" w:date="2026-05-01T12:26:00Z" w16du:dateUtc="2026-05-01T17:26:00Z">
        <w:r w:rsidR="009358CD">
          <w:rPr>
            <w:rFonts w:ascii="Times New Roman" w:hAnsi="Times New Roman" w:cs="Times New Roman"/>
          </w:rPr>
          <w:t xml:space="preserve"> and attention-heightening</w:t>
        </w:r>
      </w:ins>
      <w:ins w:id="237" w:author="Benton, Deon" w:date="2026-05-01T11:59:00Z" w16du:dateUtc="2026-05-01T16:59:00Z">
        <w:r w:rsidR="00CE106E">
          <w:rPr>
            <w:rFonts w:ascii="Times New Roman" w:hAnsi="Times New Roman" w:cs="Times New Roman"/>
          </w:rPr>
          <w:t xml:space="preserve">. </w:t>
        </w:r>
      </w:ins>
      <w:ins w:id="238"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9"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40" w:author="Benton, Deon" w:date="2026-05-01T10:26:00Z" w16du:dateUtc="2026-05-01T15:26:00Z">
        <w:r w:rsidR="009C3982">
          <w:rPr>
            <w:rFonts w:ascii="Times New Roman" w:hAnsi="Times New Roman" w:cs="Times New Roman"/>
          </w:rPr>
          <w:t>’</w:t>
        </w:r>
      </w:ins>
      <w:ins w:id="241" w:author="Benton, Deon" w:date="2026-05-01T10:22:00Z" w16du:dateUtc="2026-05-01T15:22:00Z">
        <w:r w:rsidR="00C3263E">
          <w:rPr>
            <w:rFonts w:ascii="Times New Roman" w:hAnsi="Times New Roman" w:cs="Times New Roman"/>
          </w:rPr>
          <w:t xml:space="preserve"> attention </w:t>
        </w:r>
      </w:ins>
      <w:ins w:id="242" w:author="Benton, Deon" w:date="2026-05-01T11:37:00Z" w16du:dateUtc="2026-05-01T16:37:00Z">
        <w:r w:rsidR="008B5039">
          <w:rPr>
            <w:rFonts w:ascii="Times New Roman" w:hAnsi="Times New Roman" w:cs="Times New Roman"/>
          </w:rPr>
          <w:t>to, encoding of, and learning about the</w:t>
        </w:r>
      </w:ins>
      <w:ins w:id="243" w:author="Benton, Deon" w:date="2026-05-01T10:23:00Z" w16du:dateUtc="2026-05-01T15:23:00Z">
        <w:r w:rsidR="00C3263E">
          <w:rPr>
            <w:rFonts w:ascii="Times New Roman" w:hAnsi="Times New Roman" w:cs="Times New Roman"/>
          </w:rPr>
          <w:t xml:space="preserve"> </w:t>
        </w:r>
      </w:ins>
      <w:ins w:id="244" w:author="Benton, Deon" w:date="2026-05-01T10:26:00Z" w16du:dateUtc="2026-05-01T15:26:00Z">
        <w:r w:rsidR="009C3982">
          <w:rPr>
            <w:rFonts w:ascii="Times New Roman" w:hAnsi="Times New Roman" w:cs="Times New Roman"/>
          </w:rPr>
          <w:t xml:space="preserve">surface </w:t>
        </w:r>
      </w:ins>
      <w:ins w:id="245" w:author="Benton, Deon" w:date="2026-05-01T10:23:00Z" w16du:dateUtc="2026-05-01T15:23:00Z">
        <w:r w:rsidR="00C3263E">
          <w:rPr>
            <w:rFonts w:ascii="Times New Roman" w:hAnsi="Times New Roman" w:cs="Times New Roman"/>
          </w:rPr>
          <w:t>features</w:t>
        </w:r>
      </w:ins>
      <w:ins w:id="246" w:author="Benton, Deon" w:date="2026-05-01T11:37:00Z" w16du:dateUtc="2026-05-01T16:37:00Z">
        <w:r w:rsidR="008B5039">
          <w:rPr>
            <w:rFonts w:ascii="Times New Roman" w:hAnsi="Times New Roman" w:cs="Times New Roman"/>
          </w:rPr>
          <w:t xml:space="preserve"> of a task</w:t>
        </w:r>
      </w:ins>
      <w:ins w:id="247" w:author="Benton, Deon" w:date="2026-05-01T11:35:00Z" w16du:dateUtc="2026-05-01T16:35:00Z">
        <w:r w:rsidR="00AF60B8">
          <w:rPr>
            <w:rFonts w:ascii="Times New Roman" w:hAnsi="Times New Roman" w:cs="Times New Roman"/>
          </w:rPr>
          <w:t xml:space="preserve">, Needham et al. </w:t>
        </w:r>
      </w:ins>
      <w:ins w:id="248" w:author="Benton, Deon" w:date="2026-05-01T11:36:00Z" w16du:dateUtc="2026-05-01T16:36:00Z">
        <w:r w:rsidR="00AF60B8">
          <w:rPr>
            <w:rFonts w:ascii="Times New Roman" w:hAnsi="Times New Roman" w:cs="Times New Roman"/>
          </w:rPr>
          <w:t xml:space="preserve">(2002) </w:t>
        </w:r>
      </w:ins>
      <w:del w:id="249" w:author="Benton, Deon" w:date="2026-05-01T10:23:00Z" w16du:dateUtc="2026-05-01T15:23:00Z">
        <w:r w:rsidR="00510876" w:rsidDel="00C3263E">
          <w:rPr>
            <w:rFonts w:ascii="Times New Roman" w:hAnsi="Times New Roman" w:cs="Times New Roman"/>
          </w:rPr>
          <w:delText xml:space="preserve"> </w:delText>
        </w:r>
      </w:del>
      <w:ins w:id="250"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51"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52" w:author="Benton, Deon" w:date="2026-05-01T10:27:00Z" w16du:dateUtc="2026-05-01T15:27:00Z">
        <w:r w:rsidR="00EC4C11">
          <w:rPr>
            <w:rFonts w:ascii="Times New Roman" w:hAnsi="Times New Roman" w:cs="Times New Roman"/>
          </w:rPr>
          <w:t>a</w:t>
        </w:r>
      </w:ins>
      <w:ins w:id="253"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4" w:author="Benton, Deon" w:date="2026-05-01T10:30:00Z" w16du:dateUtc="2026-05-01T15:30:00Z">
        <w:r w:rsidR="003852DA">
          <w:rPr>
            <w:rFonts w:ascii="Times New Roman" w:hAnsi="Times New Roman" w:cs="Times New Roman"/>
          </w:rPr>
          <w:t>object’s</w:t>
        </w:r>
      </w:ins>
      <w:ins w:id="255" w:author="Benton, Deon" w:date="2026-05-01T10:27:00Z" w16du:dateUtc="2026-05-01T15:27:00Z">
        <w:r w:rsidR="00EC4C11">
          <w:rPr>
            <w:rFonts w:ascii="Times New Roman" w:hAnsi="Times New Roman" w:cs="Times New Roman"/>
          </w:rPr>
          <w:t xml:space="preserve"> visible </w:t>
        </w:r>
      </w:ins>
      <w:ins w:id="256" w:author="Benton, Deon" w:date="2026-05-01T10:29:00Z" w16du:dateUtc="2026-05-01T15:29:00Z">
        <w:r w:rsidR="00EC4C11">
          <w:rPr>
            <w:rFonts w:ascii="Times New Roman" w:hAnsi="Times New Roman" w:cs="Times New Roman"/>
          </w:rPr>
          <w:t>features</w:t>
        </w:r>
      </w:ins>
      <w:ins w:id="257" w:author="Benton, Deon" w:date="2026-05-01T10:28:00Z" w16du:dateUtc="2026-05-01T15:28:00Z">
        <w:r w:rsidR="00EC4C11">
          <w:rPr>
            <w:rFonts w:ascii="Times New Roman" w:hAnsi="Times New Roman" w:cs="Times New Roman"/>
          </w:rPr>
          <w:t>. The contention that</w:t>
        </w:r>
      </w:ins>
      <w:ins w:id="258" w:author="Benton, Deon" w:date="2026-05-01T10:31:00Z" w16du:dateUtc="2026-05-01T15:31:00Z">
        <w:r w:rsidR="003852DA">
          <w:rPr>
            <w:rFonts w:ascii="Times New Roman" w:hAnsi="Times New Roman" w:cs="Times New Roman"/>
          </w:rPr>
          <w:t xml:space="preserve"> sticky-mittens experience induces a short-lived attentional</w:t>
        </w:r>
      </w:ins>
      <w:ins w:id="259" w:author="Benton, Deon" w:date="2026-05-01T10:32:00Z" w16du:dateUtc="2026-05-01T15:32:00Z">
        <w:r w:rsidR="00D24343">
          <w:rPr>
            <w:rFonts w:ascii="Times New Roman" w:hAnsi="Times New Roman" w:cs="Times New Roman"/>
          </w:rPr>
          <w:t xml:space="preserve"> boost</w:t>
        </w:r>
      </w:ins>
      <w:ins w:id="260" w:author="Benton, Deon" w:date="2026-05-01T10:28:00Z" w16du:dateUtc="2026-05-01T15:28:00Z">
        <w:r w:rsidR="00EC4C11">
          <w:rPr>
            <w:rFonts w:ascii="Times New Roman" w:hAnsi="Times New Roman" w:cs="Times New Roman"/>
          </w:rPr>
          <w:t xml:space="preserve"> also has empirical support. For example, </w:t>
        </w:r>
      </w:ins>
      <w:ins w:id="261"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62"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3" w:author="Benton, Deon" w:date="2026-05-01T12:32:00Z" w16du:dateUtc="2026-05-01T17:32:00Z">
        <w:r>
          <w:rPr>
            <w:rFonts w:ascii="Times New Roman" w:hAnsi="Times New Roman" w:cs="Times New Roman"/>
          </w:rPr>
          <w:t xml:space="preserve">In addition to attending to the properties of the objects </w:t>
        </w:r>
      </w:ins>
      <w:ins w:id="264" w:author="Benton, Deon" w:date="2026-05-01T12:37:00Z" w16du:dateUtc="2026-05-01T17:37:00Z">
        <w:r w:rsidR="00BA34AC">
          <w:rPr>
            <w:rFonts w:ascii="Times New Roman" w:hAnsi="Times New Roman" w:cs="Times New Roman"/>
          </w:rPr>
          <w:t>during a sticky-mittens experience</w:t>
        </w:r>
      </w:ins>
      <w:ins w:id="265" w:author="Benton, Deon" w:date="2026-05-01T12:32:00Z" w16du:dateUtc="2026-05-01T17:32:00Z">
        <w:r>
          <w:rPr>
            <w:rFonts w:ascii="Times New Roman" w:hAnsi="Times New Roman" w:cs="Times New Roman"/>
          </w:rPr>
          <w:t xml:space="preserve">, </w:t>
        </w:r>
      </w:ins>
      <w:ins w:id="266" w:author="Benton, Deon" w:date="2026-05-01T12:37:00Z" w16du:dateUtc="2026-05-01T17:37:00Z">
        <w:r w:rsidR="00BA34AC">
          <w:rPr>
            <w:rFonts w:ascii="Times New Roman" w:hAnsi="Times New Roman" w:cs="Times New Roman"/>
          </w:rPr>
          <w:t xml:space="preserve">successful reaches may enable </w:t>
        </w:r>
      </w:ins>
      <w:ins w:id="267" w:author="Benton, Deon" w:date="2026-05-01T11:33:00Z" w16du:dateUtc="2026-05-01T16:33:00Z">
        <w:r w:rsidR="00492918">
          <w:rPr>
            <w:rFonts w:ascii="Times New Roman" w:hAnsi="Times New Roman" w:cs="Times New Roman"/>
          </w:rPr>
          <w:t xml:space="preserve">infants </w:t>
        </w:r>
      </w:ins>
      <w:ins w:id="268" w:author="Benton, Deon" w:date="2026-05-01T12:37:00Z" w16du:dateUtc="2026-05-01T17:37:00Z">
        <w:r w:rsidR="00BA34AC">
          <w:rPr>
            <w:rFonts w:ascii="Times New Roman" w:hAnsi="Times New Roman" w:cs="Times New Roman"/>
          </w:rPr>
          <w:t>incidentally to encode</w:t>
        </w:r>
      </w:ins>
      <w:ins w:id="269"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70" w:author="Benton, Deon" w:date="2026-05-01T12:38:00Z" w16du:dateUtc="2026-05-01T17:38:00Z">
        <w:r w:rsidR="00BA34AC">
          <w:rPr>
            <w:rFonts w:ascii="Times New Roman" w:hAnsi="Times New Roman" w:cs="Times New Roman"/>
          </w:rPr>
          <w:t>may</w:t>
        </w:r>
      </w:ins>
      <w:ins w:id="271"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72" w:author="Benton, Deon" w:date="2026-05-01T12:39:00Z" w16du:dateUtc="2026-05-01T17:39:00Z">
        <w:r w:rsidR="000B20EE">
          <w:rPr>
            <w:rFonts w:ascii="Times New Roman" w:hAnsi="Times New Roman" w:cs="Times New Roman"/>
          </w:rPr>
          <w:t xml:space="preserve">) </w:t>
        </w:r>
      </w:ins>
      <w:ins w:id="273" w:author="Benton, Deon" w:date="2026-05-01T13:00:00Z" w16du:dateUtc="2026-05-01T18:00:00Z">
        <w:r w:rsidR="00C92A5E">
          <w:rPr>
            <w:rFonts w:ascii="Times New Roman" w:hAnsi="Times New Roman" w:cs="Times New Roman"/>
          </w:rPr>
          <w:t xml:space="preserve">of their arms </w:t>
        </w:r>
      </w:ins>
      <w:ins w:id="274" w:author="Benton, Deon" w:date="2026-05-01T12:39:00Z" w16du:dateUtc="2026-05-01T17:39:00Z">
        <w:r w:rsidR="000B20EE">
          <w:rPr>
            <w:rFonts w:ascii="Times New Roman" w:hAnsi="Times New Roman" w:cs="Times New Roman"/>
          </w:rPr>
          <w:t>and trajectory</w:t>
        </w:r>
      </w:ins>
      <w:ins w:id="275" w:author="Benton, Deon" w:date="2026-05-01T12:59:00Z" w16du:dateUtc="2026-05-01T17:59:00Z">
        <w:r w:rsidR="00C92A5E">
          <w:rPr>
            <w:rFonts w:ascii="Times New Roman" w:hAnsi="Times New Roman" w:cs="Times New Roman"/>
          </w:rPr>
          <w:t xml:space="preserve"> (i.e., </w:t>
        </w:r>
      </w:ins>
      <w:ins w:id="276" w:author="Benton, Deon" w:date="2026-05-01T13:00:00Z" w16du:dateUtc="2026-05-01T18:00:00Z">
        <w:r w:rsidR="00C92A5E">
          <w:rPr>
            <w:rFonts w:ascii="Times New Roman" w:hAnsi="Times New Roman" w:cs="Times New Roman"/>
          </w:rPr>
          <w:t>the directness</w:t>
        </w:r>
      </w:ins>
      <w:ins w:id="277" w:author="Benton, Deon" w:date="2026-05-01T12:59:00Z" w16du:dateUtc="2026-05-01T17:59:00Z">
        <w:r w:rsidR="00C92A5E">
          <w:rPr>
            <w:rFonts w:ascii="Times New Roman" w:hAnsi="Times New Roman" w:cs="Times New Roman"/>
          </w:rPr>
          <w:t>)</w:t>
        </w:r>
      </w:ins>
      <w:ins w:id="278"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9"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80"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81" w:author="Benton, Deon" w:date="2026-05-01T12:45:00Z" w16du:dateUtc="2026-05-01T17:45:00Z">
        <w:r w:rsidR="002A5F73">
          <w:rPr>
            <w:rFonts w:ascii="Times New Roman" w:hAnsi="Times New Roman" w:cs="Times New Roman"/>
          </w:rPr>
          <w:t xml:space="preserve">Infants may </w:t>
        </w:r>
      </w:ins>
      <w:del w:id="282" w:author="Benton, Deon" w:date="2026-05-01T13:05:00Z" w16du:dateUtc="2026-05-01T18:05:00Z">
        <w:r w:rsidR="00BA34AC" w:rsidRPr="00BE2E9B" w:rsidDel="008A2E25">
          <w:rPr>
            <w:rFonts w:ascii="Times New Roman" w:hAnsi="Times New Roman" w:cs="Times New Roman"/>
          </w:rPr>
          <w:delText xml:space="preserve"> </w:delText>
        </w:r>
      </w:del>
      <w:ins w:id="283" w:author="Benton, Deon" w:date="2026-05-01T12:41:00Z" w16du:dateUtc="2026-05-01T17:41:00Z">
        <w:r w:rsidR="001664C2">
          <w:rPr>
            <w:rFonts w:ascii="Times New Roman" w:hAnsi="Times New Roman" w:cs="Times New Roman"/>
          </w:rPr>
          <w:t xml:space="preserve">notice that each time they </w:t>
        </w:r>
      </w:ins>
      <w:ins w:id="284" w:author="Benton, Deon" w:date="2026-05-01T12:42:00Z" w16du:dateUtc="2026-05-01T17:42:00Z">
        <w:r w:rsidR="001664C2">
          <w:rPr>
            <w:rFonts w:ascii="Times New Roman" w:hAnsi="Times New Roman" w:cs="Times New Roman"/>
          </w:rPr>
          <w:t>contact and attempt to retrieve an object, their arms are extended</w:t>
        </w:r>
      </w:ins>
      <w:ins w:id="285" w:author="Benton, Deon" w:date="2026-05-01T12:46:00Z" w16du:dateUtc="2026-05-01T17:46:00Z">
        <w:r w:rsidR="00C41ED8">
          <w:rPr>
            <w:rFonts w:ascii="Times New Roman" w:hAnsi="Times New Roman" w:cs="Times New Roman"/>
          </w:rPr>
          <w:t xml:space="preserve"> </w:t>
        </w:r>
      </w:ins>
      <w:ins w:id="286" w:author="Benton, Deon" w:date="2026-05-01T12:49:00Z" w16du:dateUtc="2026-05-01T17:49:00Z">
        <w:r w:rsidR="001B02CA">
          <w:rPr>
            <w:rFonts w:ascii="Times New Roman" w:hAnsi="Times New Roman" w:cs="Times New Roman"/>
          </w:rPr>
          <w:t>forward from the body</w:t>
        </w:r>
      </w:ins>
      <w:ins w:id="287" w:author="Benton, Deon" w:date="2026-05-01T12:50:00Z" w16du:dateUtc="2026-05-01T17:50:00Z">
        <w:r w:rsidR="008E07C3">
          <w:rPr>
            <w:rFonts w:ascii="Times New Roman" w:hAnsi="Times New Roman" w:cs="Times New Roman"/>
          </w:rPr>
          <w:t xml:space="preserve"> in a relatively straight configuration</w:t>
        </w:r>
      </w:ins>
      <w:ins w:id="288" w:author="Benton, Deon" w:date="2026-05-01T12:49:00Z" w16du:dateUtc="2026-05-01T17:49:00Z">
        <w:r w:rsidR="001B02CA">
          <w:rPr>
            <w:rFonts w:ascii="Times New Roman" w:hAnsi="Times New Roman" w:cs="Times New Roman"/>
          </w:rPr>
          <w:t xml:space="preserve"> and follow</w:t>
        </w:r>
      </w:ins>
      <w:ins w:id="289" w:author="Benton, Deon" w:date="2026-05-01T12:46:00Z" w16du:dateUtc="2026-05-01T17:46:00Z">
        <w:r w:rsidR="00C41ED8">
          <w:rPr>
            <w:rFonts w:ascii="Times New Roman" w:hAnsi="Times New Roman" w:cs="Times New Roman"/>
          </w:rPr>
          <w:t xml:space="preserve"> </w:t>
        </w:r>
      </w:ins>
      <w:ins w:id="290" w:author="Benton, Deon" w:date="2026-05-01T12:49:00Z" w16du:dateUtc="2026-05-01T17:49:00Z">
        <w:r w:rsidR="001B02CA">
          <w:rPr>
            <w:rFonts w:ascii="Times New Roman" w:hAnsi="Times New Roman" w:cs="Times New Roman"/>
          </w:rPr>
          <w:t xml:space="preserve">a </w:t>
        </w:r>
      </w:ins>
      <w:ins w:id="291"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92"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3" w:author="Benton, Deon" w:date="2026-05-01T12:50:00Z" w16du:dateUtc="2026-05-01T17:50:00Z">
        <w:r w:rsidR="008E07C3">
          <w:rPr>
            <w:rFonts w:ascii="Times New Roman" w:hAnsi="Times New Roman" w:cs="Times New Roman"/>
          </w:rPr>
          <w:t>An illustr</w:t>
        </w:r>
      </w:ins>
      <w:ins w:id="294" w:author="Benton, Deon" w:date="2026-05-01T12:51:00Z" w16du:dateUtc="2026-05-01T17:51:00Z">
        <w:r w:rsidR="008E07C3">
          <w:rPr>
            <w:rFonts w:ascii="Times New Roman" w:hAnsi="Times New Roman" w:cs="Times New Roman"/>
          </w:rPr>
          <w:t xml:space="preserve">ative example of this </w:t>
        </w:r>
      </w:ins>
      <w:ins w:id="295" w:author="Benton, Deon" w:date="2026-05-01T12:53:00Z" w16du:dateUtc="2026-05-01T17:53:00Z">
        <w:r w:rsidR="00686D71">
          <w:rPr>
            <w:rFonts w:ascii="Times New Roman" w:hAnsi="Times New Roman" w:cs="Times New Roman"/>
          </w:rPr>
          <w:t>is</w:t>
        </w:r>
      </w:ins>
      <w:ins w:id="296"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7" w:author="Benton, Deon" w:date="2026-05-01T12:54:00Z" w16du:dateUtc="2026-05-01T17:54:00Z">
        <w:r w:rsidR="00686D71">
          <w:rPr>
            <w:rFonts w:ascii="Times New Roman" w:hAnsi="Times New Roman" w:cs="Times New Roman"/>
          </w:rPr>
          <w:t xml:space="preserve">a </w:t>
        </w:r>
      </w:ins>
      <w:ins w:id="298" w:author="Benton, Deon" w:date="2026-05-01T12:55:00Z" w16du:dateUtc="2026-05-01T17:55:00Z">
        <w:r w:rsidR="0039487E">
          <w:rPr>
            <w:rFonts w:ascii="Times New Roman" w:hAnsi="Times New Roman" w:cs="Times New Roman"/>
          </w:rPr>
          <w:t>highchair</w:t>
        </w:r>
      </w:ins>
      <w:ins w:id="299" w:author="Benton, Deon" w:date="2026-05-01T12:54:00Z" w16du:dateUtc="2026-05-01T17:54:00Z">
        <w:r w:rsidR="0039487E">
          <w:rPr>
            <w:rFonts w:ascii="Times New Roman" w:hAnsi="Times New Roman" w:cs="Times New Roman"/>
          </w:rPr>
          <w:t xml:space="preserve"> in anticipation of a snack</w:t>
        </w:r>
      </w:ins>
      <w:ins w:id="300" w:author="Benton, Deon" w:date="2026-05-01T13:06:00Z" w16du:dateUtc="2026-05-01T18:06:00Z">
        <w:r w:rsidR="008A2E25">
          <w:rPr>
            <w:rFonts w:ascii="Times New Roman" w:hAnsi="Times New Roman" w:cs="Times New Roman"/>
          </w:rPr>
          <w:t>. In such moments, the</w:t>
        </w:r>
      </w:ins>
      <w:ins w:id="301" w:author="Benton, Deon" w:date="2026-05-01T12:57:00Z" w16du:dateUtc="2026-05-01T17:57:00Z">
        <w:r w:rsidR="000A7280">
          <w:rPr>
            <w:rFonts w:ascii="Times New Roman" w:hAnsi="Times New Roman" w:cs="Times New Roman"/>
          </w:rPr>
          <w:t xml:space="preserve"> arms are relatively st</w:t>
        </w:r>
      </w:ins>
      <w:ins w:id="302" w:author="Benton, Deon" w:date="2026-05-01T12:58:00Z" w16du:dateUtc="2026-05-01T17:58:00Z">
        <w:r w:rsidR="000A7280">
          <w:rPr>
            <w:rFonts w:ascii="Times New Roman" w:hAnsi="Times New Roman" w:cs="Times New Roman"/>
          </w:rPr>
          <w:t>raight</w:t>
        </w:r>
      </w:ins>
      <w:ins w:id="303" w:author="Benton, Deon" w:date="2026-05-01T13:06:00Z" w16du:dateUtc="2026-05-01T18:06:00Z">
        <w:r w:rsidR="008A2E25">
          <w:rPr>
            <w:rFonts w:ascii="Times New Roman" w:hAnsi="Times New Roman" w:cs="Times New Roman"/>
          </w:rPr>
          <w:t xml:space="preserve">, </w:t>
        </w:r>
      </w:ins>
      <w:ins w:id="304"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5"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6"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7"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8"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9" w:author="Benton, Deon" w:date="2026-05-01T13:01:00Z" w16du:dateUtc="2026-05-01T18:01:00Z">
        <w:r w:rsidR="0081612A">
          <w:rPr>
            <w:rFonts w:ascii="Times New Roman" w:hAnsi="Times New Roman" w:cs="Times New Roman"/>
          </w:rPr>
          <w:t xml:space="preserve"> or the trajectory of </w:t>
        </w:r>
      </w:ins>
      <w:ins w:id="310" w:author="Benton, Deon" w:date="2026-05-01T13:08:00Z" w16du:dateUtc="2026-05-01T18:08:00Z">
        <w:r w:rsidR="00361582">
          <w:rPr>
            <w:rFonts w:ascii="Times New Roman" w:hAnsi="Times New Roman" w:cs="Times New Roman"/>
          </w:rPr>
          <w:t>a reach is not perfectly linear</w:t>
        </w:r>
      </w:ins>
      <w:ins w:id="311" w:author="Benton, Deon" w:date="2026-05-01T13:09:00Z" w16du:dateUtc="2026-05-01T18:09:00Z">
        <w:r w:rsidR="00361582">
          <w:rPr>
            <w:rFonts w:ascii="Times New Roman" w:hAnsi="Times New Roman" w:cs="Times New Roman"/>
          </w:rPr>
          <w:t>,</w:t>
        </w:r>
      </w:ins>
      <w:ins w:id="312" w:author="Benton, Deon" w:date="2026-05-01T13:02:00Z" w16du:dateUtc="2026-05-01T18:02:00Z">
        <w:r w:rsidR="0081612A">
          <w:rPr>
            <w:rFonts w:ascii="Times New Roman" w:hAnsi="Times New Roman" w:cs="Times New Roman"/>
          </w:rPr>
          <w:t xml:space="preserve"> </w:t>
        </w:r>
      </w:ins>
      <w:ins w:id="313"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4"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5" w:author="Benton, Deon" w:date="2026-05-01T13:10:00Z" w16du:dateUtc="2026-05-01T18:10:00Z">
        <w:r w:rsidR="00300630">
          <w:rPr>
            <w:rFonts w:ascii="Times New Roman" w:hAnsi="Times New Roman" w:cs="Times New Roman"/>
          </w:rPr>
          <w:t>If</w:t>
        </w:r>
      </w:ins>
      <w:ins w:id="316"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7"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8"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9"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20" w:author="Benton, Deon" w:date="2026-05-01T13:12:00Z" w16du:dateUtc="2026-05-01T18:12:00Z">
        <w:r w:rsidR="004645FE" w:rsidDel="000F1D20">
          <w:rPr>
            <w:rFonts w:ascii="Times New Roman" w:hAnsi="Times New Roman" w:cs="Times New Roman"/>
          </w:rPr>
          <w:delText xml:space="preserve">this </w:delText>
        </w:r>
      </w:del>
      <w:ins w:id="321"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22" w:author="Benton, Deon" w:date="2026-05-01T13:12:00Z" w16du:dateUtc="2026-05-01T18:12:00Z">
        <w:r w:rsidR="000F1D20">
          <w:rPr>
            <w:rFonts w:ascii="Times New Roman" w:hAnsi="Times New Roman" w:cs="Times New Roman"/>
          </w:rPr>
          <w:t>. I</w:t>
        </w:r>
      </w:ins>
      <w:ins w:id="323"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4"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5"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6"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7"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8"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9"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30" w:author="Benton, Deon" w:date="2026-05-01T13:15:00Z" w16du:dateUtc="2026-05-01T18:15:00Z">
        <w:r>
          <w:rPr>
            <w:rFonts w:ascii="Times New Roman" w:hAnsi="Times New Roman" w:cs="Times New Roman"/>
          </w:rPr>
          <w:t>This account—at least as it has been presented thus far—raises an important question</w:t>
        </w:r>
      </w:ins>
      <w:ins w:id="331" w:author="Benton, Deon" w:date="2026-05-01T13:16:00Z" w16du:dateUtc="2026-05-01T18:16:00Z">
        <w:r w:rsidR="00680AC3">
          <w:rPr>
            <w:rFonts w:ascii="Times New Roman" w:hAnsi="Times New Roman" w:cs="Times New Roman"/>
          </w:rPr>
          <w:t>:</w:t>
        </w:r>
      </w:ins>
      <w:ins w:id="332" w:author="Benton, Deon" w:date="2026-05-01T13:15:00Z" w16du:dateUtc="2026-05-01T18:15:00Z">
        <w:r>
          <w:rPr>
            <w:rFonts w:ascii="Times New Roman" w:hAnsi="Times New Roman" w:cs="Times New Roman"/>
          </w:rPr>
          <w:t xml:space="preserve"> </w:t>
        </w:r>
      </w:ins>
      <w:ins w:id="333" w:author="Benton, Deon" w:date="2026-05-01T13:16:00Z" w16du:dateUtc="2026-05-01T18:16:00Z">
        <w:r w:rsidR="00680AC3">
          <w:rPr>
            <w:rFonts w:ascii="Times New Roman" w:hAnsi="Times New Roman" w:cs="Times New Roman"/>
          </w:rPr>
          <w:t xml:space="preserve">How do </w:t>
        </w:r>
      </w:ins>
      <w:ins w:id="334"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5"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6"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7" w:author="Benton, Deon" w:date="2026-05-01T13:15:00Z" w16du:dateUtc="2026-05-01T18:15:00Z">
        <w:r w:rsidR="00680AC3">
          <w:rPr>
            <w:rFonts w:ascii="Times New Roman" w:hAnsi="Times New Roman" w:cs="Times New Roman"/>
          </w:rPr>
          <w:t xml:space="preserve"> </w:t>
        </w:r>
      </w:ins>
      <w:ins w:id="338"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9" w:author="Benton, Deon" w:date="2026-05-01T13:17:00Z" w16du:dateUtc="2026-05-01T18:17:00Z">
        <w:r w:rsidR="00BB1924">
          <w:rPr>
            <w:rFonts w:ascii="Times New Roman" w:hAnsi="Times New Roman" w:cs="Times New Roman"/>
          </w:rPr>
          <w:t xml:space="preserve"> a mapping seems necessary for</w:t>
        </w:r>
      </w:ins>
      <w:ins w:id="340" w:author="Benton, Deon" w:date="2026-05-01T13:18:00Z" w16du:dateUtc="2026-05-01T18:18:00Z">
        <w:r w:rsidR="00BB1924">
          <w:rPr>
            <w:rFonts w:ascii="Times New Roman" w:hAnsi="Times New Roman" w:cs="Times New Roman"/>
          </w:rPr>
          <w:t xml:space="preserve"> pre-reaching infants to perceive the efficient test event as familiar.</w:t>
        </w:r>
      </w:ins>
      <w:ins w:id="341"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42" w:author="Benton, Deon" w:date="2026-05-01T13:18:00Z" w16du:dateUtc="2026-05-01T18:18:00Z">
        <w:r w:rsidR="00BB1924">
          <w:rPr>
            <w:rFonts w:ascii="Times New Roman" w:hAnsi="Times New Roman" w:cs="Times New Roman"/>
          </w:rPr>
          <w:t xml:space="preserve">o this apparent conundrum begins with the </w:t>
        </w:r>
      </w:ins>
      <w:ins w:id="343"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4"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5"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6"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7" w:author="Benton, Deon" w:date="2026-05-01T13:21:00Z" w16du:dateUtc="2026-05-01T18:21:00Z">
        <w:r w:rsidR="004229FE">
          <w:rPr>
            <w:rFonts w:ascii="Times New Roman" w:hAnsi="Times New Roman" w:cs="Times New Roman"/>
          </w:rPr>
          <w:t xml:space="preserve">It may be the case that </w:t>
        </w:r>
      </w:ins>
      <w:ins w:id="348"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9"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50"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51" w:author="Benton, Deon" w:date="2026-05-01T13:25:00Z" w16du:dateUtc="2026-05-01T18:25:00Z">
        <w:r w:rsidR="00472971">
          <w:rPr>
            <w:rFonts w:ascii="Times New Roman" w:hAnsi="Times New Roman" w:cs="Times New Roman"/>
          </w:rPr>
          <w:t xml:space="preserve">infants can </w:t>
        </w:r>
      </w:ins>
      <w:ins w:id="352" w:author="Benton, Deon" w:date="2026-05-01T13:34:00Z" w16du:dateUtc="2026-05-01T18:34:00Z">
        <w:r w:rsidR="005E5E72">
          <w:rPr>
            <w:rFonts w:ascii="Times New Roman" w:hAnsi="Times New Roman" w:cs="Times New Roman"/>
          </w:rPr>
          <w:t>see their own actions</w:t>
        </w:r>
      </w:ins>
      <w:ins w:id="353"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4"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5"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6"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7"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8" w:author="Benton, Deon" w:date="2026-05-01T13:26:00Z" w16du:dateUtc="2026-05-01T18:26:00Z">
        <w:r w:rsidR="000F3AD5">
          <w:rPr>
            <w:rFonts w:ascii="Times New Roman" w:hAnsi="Times New Roman" w:cs="Times New Roman"/>
          </w:rPr>
          <w:t xml:space="preserve"> likely var</w:t>
        </w:r>
      </w:ins>
      <w:ins w:id="359" w:author="Benton, Deon" w:date="2026-05-01T13:27:00Z" w16du:dateUtc="2026-05-01T18:27:00Z">
        <w:r w:rsidR="000F3AD5">
          <w:rPr>
            <w:rFonts w:ascii="Times New Roman" w:hAnsi="Times New Roman" w:cs="Times New Roman"/>
          </w:rPr>
          <w:t>y</w:t>
        </w:r>
      </w:ins>
      <w:ins w:id="360"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61" w:author="Benton, Deon" w:date="2026-05-01T13:35:00Z" w16du:dateUtc="2026-05-01T18:35:00Z">
        <w:r w:rsidR="005E5E72">
          <w:rPr>
            <w:rFonts w:ascii="Times New Roman" w:hAnsi="Times New Roman" w:cs="Times New Roman"/>
          </w:rPr>
          <w:t>S</w:t>
        </w:r>
      </w:ins>
      <w:ins w:id="362" w:author="Benton, Deon" w:date="2026-05-01T13:28:00Z" w16du:dateUtc="2026-05-01T18:28:00Z">
        <w:r w:rsidR="00060065">
          <w:rPr>
            <w:rFonts w:ascii="Times New Roman" w:hAnsi="Times New Roman" w:cs="Times New Roman"/>
          </w:rPr>
          <w:t>uch variability need not undermine the present account</w:t>
        </w:r>
      </w:ins>
      <w:ins w:id="363" w:author="Benton, Deon" w:date="2026-05-01T13:35:00Z" w16du:dateUtc="2026-05-01T18:35:00Z">
        <w:r w:rsidR="005E5E72">
          <w:rPr>
            <w:rFonts w:ascii="Times New Roman" w:hAnsi="Times New Roman" w:cs="Times New Roman"/>
          </w:rPr>
          <w:t>, however</w:t>
        </w:r>
      </w:ins>
      <w:ins w:id="364"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5"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6"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7"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8" w:author="Benton, Deon" w:date="2026-05-01T16:22:00Z" w16du:dateUtc="2026-05-01T21:22:00Z">
        <w:r w:rsidR="005B323D">
          <w:rPr>
            <w:rFonts w:ascii="Times New Roman" w:hAnsi="Times New Roman" w:cs="Times New Roman"/>
          </w:rPr>
          <w:t xml:space="preserve">reach </w:t>
        </w:r>
      </w:ins>
      <w:ins w:id="369"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70"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71"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72"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3"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4"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5" w:author="Benton, Deon" w:date="2026-05-01T16:23:00Z" w16du:dateUtc="2026-05-01T21:23:00Z">
        <w:r w:rsidR="00745DE1">
          <w:rPr>
            <w:rFonts w:ascii="Times New Roman" w:hAnsi="Times New Roman" w:cs="Times New Roman"/>
          </w:rPr>
          <w:t xml:space="preserve">Fortunately, </w:t>
        </w:r>
      </w:ins>
      <w:ins w:id="376" w:author="Benton, Deon" w:date="2026-05-01T16:25:00Z" w16du:dateUtc="2026-05-01T21:25:00Z">
        <w:r w:rsidR="00F9599E">
          <w:rPr>
            <w:rFonts w:ascii="Times New Roman" w:hAnsi="Times New Roman" w:cs="Times New Roman"/>
          </w:rPr>
          <w:t>it is now known</w:t>
        </w:r>
      </w:ins>
      <w:ins w:id="377"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8"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9" w:author="Benton, Deon" w:date="2026-05-01T16:23:00Z" w16du:dateUtc="2026-05-01T21:23:00Z">
        <w:r w:rsidR="00745DE1">
          <w:rPr>
            <w:rFonts w:ascii="Times New Roman" w:hAnsi="Times New Roman" w:cs="Times New Roman"/>
          </w:rPr>
          <w:t>comes online some</w:t>
        </w:r>
      </w:ins>
      <w:ins w:id="380"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381"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382"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3"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4"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5"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6" w:author="Benton, Deon" w:date="2026-05-01T13:37:00Z" w16du:dateUtc="2026-05-01T18:37:00Z">
        <w:r w:rsidR="00BC5E9D">
          <w:rPr>
            <w:rFonts w:ascii="Times New Roman" w:hAnsi="Times New Roman" w:cs="Times New Roman"/>
          </w:rPr>
          <w:t>perceptual appearance or “lo</w:t>
        </w:r>
      </w:ins>
      <w:ins w:id="387"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8"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9" w:author="Benton, Deon" w:date="2026-05-01T13:39:00Z" w16du:dateUtc="2026-05-01T18:39:00Z">
        <w:r w:rsidR="00CD166A">
          <w:rPr>
            <w:rFonts w:ascii="Times New Roman" w:hAnsi="Times New Roman" w:cs="Times New Roman"/>
          </w:rPr>
          <w:t xml:space="preserve">observing </w:t>
        </w:r>
      </w:ins>
      <w:ins w:id="390"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91" w:author="Benton, Deon" w:date="2026-05-01T13:39:00Z" w16du:dateUtc="2026-05-01T18:39:00Z">
        <w:r w:rsidR="00CD166A">
          <w:rPr>
            <w:rFonts w:ascii="Times New Roman" w:hAnsi="Times New Roman" w:cs="Times New Roman"/>
          </w:rPr>
          <w:t xml:space="preserve"> </w:t>
        </w:r>
      </w:ins>
      <w:del w:id="392" w:author="Benton, Deon" w:date="2026-05-01T13:39:00Z" w16du:dateUtc="2026-05-01T18:39:00Z">
        <w:r w:rsidR="005F2777" w:rsidDel="00CD166A">
          <w:rPr>
            <w:rFonts w:ascii="Times New Roman" w:hAnsi="Times New Roman" w:cs="Times New Roman"/>
          </w:rPr>
          <w:delText xml:space="preserve"> </w:delText>
        </w:r>
      </w:del>
      <w:ins w:id="393" w:author="Benton, Deon" w:date="2026-05-01T13:38:00Z" w16du:dateUtc="2026-05-01T18:38:00Z">
        <w:r w:rsidR="00CD166A">
          <w:rPr>
            <w:rFonts w:ascii="Times New Roman" w:hAnsi="Times New Roman" w:cs="Times New Roman"/>
          </w:rPr>
          <w:t xml:space="preserve">pre-reaching </w:t>
        </w:r>
      </w:ins>
      <w:ins w:id="394" w:author="Benton, Deon" w:date="2026-05-01T13:39:00Z" w16du:dateUtc="2026-05-01T18:39:00Z">
        <w:r w:rsidR="00CD166A">
          <w:rPr>
            <w:rFonts w:ascii="Times New Roman" w:hAnsi="Times New Roman" w:cs="Times New Roman"/>
          </w:rPr>
          <w:t>infants</w:t>
        </w:r>
      </w:ins>
      <w:ins w:id="395" w:author="Benton, Deon" w:date="2026-05-01T13:38:00Z" w16du:dateUtc="2026-05-01T18:38:00Z">
        <w:r w:rsidR="00CD166A">
          <w:rPr>
            <w:rFonts w:ascii="Times New Roman" w:hAnsi="Times New Roman" w:cs="Times New Roman"/>
          </w:rPr>
          <w:t xml:space="preserve"> </w:t>
        </w:r>
      </w:ins>
      <w:ins w:id="396" w:author="Benton, Deon" w:date="2026-05-01T13:40:00Z" w16du:dateUtc="2026-05-01T18:40:00Z">
        <w:r w:rsidR="00CD166A">
          <w:rPr>
            <w:rFonts w:ascii="Times New Roman" w:hAnsi="Times New Roman" w:cs="Times New Roman"/>
          </w:rPr>
          <w:t>do</w:t>
        </w:r>
      </w:ins>
      <w:ins w:id="397" w:author="Benton, Deon" w:date="2026-05-01T13:38:00Z" w16du:dateUtc="2026-05-01T18:38:00Z">
        <w:r w:rsidR="00CD166A">
          <w:rPr>
            <w:rFonts w:ascii="Times New Roman" w:hAnsi="Times New Roman" w:cs="Times New Roman"/>
          </w:rPr>
          <w:t xml:space="preserve"> when viewing</w:t>
        </w:r>
      </w:ins>
      <w:ins w:id="398"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9"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400"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401"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402"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3"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4"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5"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6" w:author="Benton, Deon" w:date="2026-05-01T13:43:00Z" w16du:dateUtc="2026-05-01T18:43:00Z">
        <w:r w:rsidR="00E12DF6">
          <w:rPr>
            <w:rFonts w:ascii="Times New Roman" w:hAnsi="Times New Roman" w:cs="Times New Roman"/>
          </w:rPr>
          <w:t xml:space="preserve">—such that </w:t>
        </w:r>
      </w:ins>
      <w:ins w:id="407" w:author="Benton, Deon" w:date="2026-05-01T13:48:00Z" w16du:dateUtc="2026-05-01T18:48:00Z">
        <w:r w:rsidR="00A0611F">
          <w:rPr>
            <w:rFonts w:ascii="Times New Roman" w:hAnsi="Times New Roman" w:cs="Times New Roman"/>
          </w:rPr>
          <w:t>weaker representations are associated with longer looking</w:t>
        </w:r>
      </w:ins>
      <w:ins w:id="408"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9"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10" w:author="Benton, Deon" w:date="2026-05-01T13:50:00Z" w16du:dateUtc="2026-05-01T18:50:00Z">
        <w:r w:rsidR="004E06C5">
          <w:rPr>
            <w:rFonts w:ascii="Times New Roman" w:hAnsi="Times New Roman" w:cs="Times New Roman"/>
          </w:rPr>
          <w:t xml:space="preserve"> relatively familiar and, therefore,</w:t>
        </w:r>
      </w:ins>
      <w:ins w:id="411"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12" w:author="Benton, Deon" w:date="2026-05-01T16:28:00Z" w16du:dateUtc="2026-05-01T21:28:00Z">
        <w:r w:rsidR="00320CB7">
          <w:rPr>
            <w:rFonts w:ascii="Times New Roman" w:hAnsi="Times New Roman" w:cs="Times New Roman"/>
          </w:rPr>
          <w:t>The downstream effect of this is that infants should spend</w:t>
        </w:r>
      </w:ins>
      <w:ins w:id="413" w:author="Benton, Deon" w:date="2026-05-01T13:45:00Z" w16du:dateUtc="2026-05-01T18:45:00Z">
        <w:r w:rsidR="0089147C">
          <w:rPr>
            <w:rFonts w:ascii="Times New Roman" w:hAnsi="Times New Roman" w:cs="Times New Roman"/>
          </w:rPr>
          <w:t xml:space="preserve"> </w:t>
        </w:r>
      </w:ins>
      <w:ins w:id="414" w:author="Benton, Deon" w:date="2026-05-01T16:28:00Z" w16du:dateUtc="2026-05-01T21:28:00Z">
        <w:r w:rsidR="006535B5">
          <w:rPr>
            <w:rFonts w:ascii="Times New Roman" w:hAnsi="Times New Roman" w:cs="Times New Roman"/>
          </w:rPr>
          <w:t>minimal time</w:t>
        </w:r>
      </w:ins>
      <w:ins w:id="415"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6" w:author="Benton, Deon" w:date="2026-05-01T13:51:00Z" w16du:dateUtc="2026-05-01T18:51:00Z">
        <w:r w:rsidR="00217C7B">
          <w:rPr>
            <w:rFonts w:ascii="Times New Roman" w:hAnsi="Times New Roman" w:cs="Times New Roman"/>
          </w:rPr>
          <w:t xml:space="preserve"> </w:t>
        </w:r>
      </w:ins>
      <w:ins w:id="417" w:author="Benton, Deon" w:date="2026-05-01T13:45:00Z" w16du:dateUtc="2026-05-01T18:45:00Z">
        <w:r w:rsidR="0089147C">
          <w:rPr>
            <w:rFonts w:ascii="Times New Roman" w:hAnsi="Times New Roman" w:cs="Times New Roman"/>
          </w:rPr>
          <w:t>no comparable representation</w:t>
        </w:r>
      </w:ins>
      <w:ins w:id="418" w:author="Benton, Deon" w:date="2026-05-01T16:28:00Z" w16du:dateUtc="2026-05-01T21:28:00Z">
        <w:r w:rsidR="00411887">
          <w:rPr>
            <w:rFonts w:ascii="Times New Roman" w:hAnsi="Times New Roman" w:cs="Times New Roman"/>
          </w:rPr>
          <w:t xml:space="preserve"> </w:t>
        </w:r>
      </w:ins>
      <w:ins w:id="419" w:author="Benton, Deon" w:date="2026-05-01T13:50:00Z" w16du:dateUtc="2026-05-01T18:50:00Z">
        <w:r w:rsidR="00217C7B">
          <w:rPr>
            <w:rFonts w:ascii="Times New Roman" w:hAnsi="Times New Roman" w:cs="Times New Roman"/>
          </w:rPr>
          <w:t>exists</w:t>
        </w:r>
      </w:ins>
      <w:ins w:id="420"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21" w:author="Benton, Deon" w:date="2026-05-01T13:46:00Z" w16du:dateUtc="2026-05-01T18:46:00Z">
        <w:r w:rsidR="0089147C">
          <w:rPr>
            <w:rFonts w:ascii="Times New Roman" w:hAnsi="Times New Roman" w:cs="Times New Roman"/>
          </w:rPr>
          <w:t>d elicit long</w:t>
        </w:r>
      </w:ins>
      <w:ins w:id="422" w:author="Benton, Deon" w:date="2026-05-01T13:51:00Z" w16du:dateUtc="2026-05-01T18:51:00Z">
        <w:r w:rsidR="00217C7B">
          <w:rPr>
            <w:rFonts w:ascii="Times New Roman" w:hAnsi="Times New Roman" w:cs="Times New Roman"/>
          </w:rPr>
          <w:t>er looking precisely because a</w:t>
        </w:r>
      </w:ins>
      <w:ins w:id="423"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4" w:author="Benton, Deon" w:date="2026-05-01T13:46:00Z" w16du:dateUtc="2026-05-01T18:46:00Z">
        <w:r w:rsidR="0089147C">
          <w:rPr>
            <w:rFonts w:ascii="Times New Roman" w:hAnsi="Times New Roman" w:cs="Times New Roman"/>
          </w:rPr>
          <w:t xml:space="preserve"> before it too </w:t>
        </w:r>
      </w:ins>
      <w:ins w:id="425" w:author="Benton, Deon" w:date="2026-05-01T16:29:00Z" w16du:dateUtc="2026-05-01T21:29:00Z">
        <w:r w:rsidR="00411887">
          <w:rPr>
            <w:rFonts w:ascii="Times New Roman" w:hAnsi="Times New Roman" w:cs="Times New Roman"/>
          </w:rPr>
          <w:t>becomes</w:t>
        </w:r>
      </w:ins>
      <w:ins w:id="426"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7" w:author="Benton, Deon" w:date="2026-05-01T13:54:00Z" w16du:dateUtc="2026-05-01T18:54:00Z">
        <w:r w:rsidR="00930FEC">
          <w:rPr>
            <w:rFonts w:ascii="Times New Roman" w:hAnsi="Times New Roman" w:cs="Times New Roman"/>
          </w:rPr>
          <w:t>In sum, pre-reaching infants</w:t>
        </w:r>
      </w:ins>
      <w:ins w:id="428" w:author="Benton, Deon" w:date="2026-05-01T16:29:00Z" w16du:dateUtc="2026-05-01T21:29:00Z">
        <w:r w:rsidR="00411887">
          <w:rPr>
            <w:rFonts w:ascii="Times New Roman" w:hAnsi="Times New Roman" w:cs="Times New Roman"/>
          </w:rPr>
          <w:t>’ looking behaviors</w:t>
        </w:r>
      </w:ins>
      <w:ins w:id="429" w:author="Benton, Deon" w:date="2026-05-01T13:54:00Z" w16du:dateUtc="2026-05-01T18:54:00Z">
        <w:r w:rsidR="00930FEC">
          <w:rPr>
            <w:rFonts w:ascii="Times New Roman" w:hAnsi="Times New Roman" w:cs="Times New Roman"/>
          </w:rPr>
          <w:t xml:space="preserve"> in studies </w:t>
        </w:r>
      </w:ins>
      <w:ins w:id="430" w:author="Benton, Deon" w:date="2026-05-01T16:29:00Z" w16du:dateUtc="2026-05-01T21:29:00Z">
        <w:r w:rsidR="00411887">
          <w:rPr>
            <w:rFonts w:ascii="Times New Roman" w:hAnsi="Times New Roman" w:cs="Times New Roman"/>
          </w:rPr>
          <w:t>like</w:t>
        </w:r>
      </w:ins>
      <w:ins w:id="431" w:author="Benton, Deon" w:date="2026-05-01T13:54:00Z" w16du:dateUtc="2026-05-01T18:54:00Z">
        <w:r w:rsidR="00930FEC">
          <w:rPr>
            <w:rFonts w:ascii="Times New Roman" w:hAnsi="Times New Roman" w:cs="Times New Roman"/>
          </w:rPr>
          <w:t xml:space="preserve"> Skerry et al</w:t>
        </w:r>
      </w:ins>
      <w:ins w:id="432" w:author="Benton, Deon" w:date="2026-05-01T13:55:00Z" w16du:dateUtc="2026-05-01T18:55:00Z">
        <w:r w:rsidR="00930FEC">
          <w:rPr>
            <w:rFonts w:ascii="Times New Roman" w:hAnsi="Times New Roman" w:cs="Times New Roman"/>
          </w:rPr>
          <w:t>. (2013) can be explained in terms of</w:t>
        </w:r>
      </w:ins>
      <w:ins w:id="433"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4" w:author="Benton, Deon" w:date="2026-05-01T16:30:00Z" w16du:dateUtc="2026-05-01T21:30:00Z">
        <w:r w:rsidR="00411887">
          <w:rPr>
            <w:rFonts w:ascii="Times New Roman" w:hAnsi="Times New Roman" w:cs="Times New Roman"/>
          </w:rPr>
          <w:t>es</w:t>
        </w:r>
      </w:ins>
      <w:ins w:id="435"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6" w:author="Benton, Deon" w:date="2026-05-01T16:07:00Z" w16du:dateUtc="2026-05-01T21:07:00Z">
        <w:r w:rsidR="00016DD5">
          <w:rPr>
            <w:rFonts w:ascii="Times New Roman" w:hAnsi="Times New Roman" w:cs="Times New Roman"/>
          </w:rPr>
          <w:t xml:space="preserve">when </w:t>
        </w:r>
      </w:ins>
      <w:ins w:id="437" w:author="Benton, Deon" w:date="2026-05-01T13:56:00Z" w16du:dateUtc="2026-05-01T18:56:00Z">
        <w:r w:rsidR="00120B35">
          <w:rPr>
            <w:rFonts w:ascii="Times New Roman" w:hAnsi="Times New Roman" w:cs="Times New Roman"/>
          </w:rPr>
          <w:t xml:space="preserve">sticky-mittens experience </w:t>
        </w:r>
      </w:ins>
      <w:ins w:id="438" w:author="Benton, Deon" w:date="2026-05-01T16:07:00Z" w16du:dateUtc="2026-05-01T21:07:00Z">
        <w:r w:rsidR="008F1FBD">
          <w:rPr>
            <w:rFonts w:ascii="Times New Roman" w:hAnsi="Times New Roman" w:cs="Times New Roman"/>
          </w:rPr>
          <w:t>heightens infants’</w:t>
        </w:r>
      </w:ins>
      <w:ins w:id="439" w:author="Benton, Deon" w:date="2026-05-01T13:56:00Z" w16du:dateUtc="2026-05-01T18:56:00Z">
        <w:r w:rsidR="00120B35">
          <w:rPr>
            <w:rFonts w:ascii="Times New Roman" w:hAnsi="Times New Roman" w:cs="Times New Roman"/>
          </w:rPr>
          <w:t xml:space="preserve"> attention </w:t>
        </w:r>
      </w:ins>
      <w:ins w:id="440" w:author="Benton, Deon" w:date="2026-05-01T13:57:00Z" w16du:dateUtc="2026-05-01T18:57:00Z">
        <w:r w:rsidR="00120B35">
          <w:rPr>
            <w:rFonts w:ascii="Times New Roman" w:hAnsi="Times New Roman" w:cs="Times New Roman"/>
          </w:rPr>
          <w:t>to</w:t>
        </w:r>
      </w:ins>
      <w:ins w:id="441" w:author="Benton, Deon" w:date="2026-05-01T16:30:00Z" w16du:dateUtc="2026-05-01T21:30:00Z">
        <w:r w:rsidR="00411887">
          <w:rPr>
            <w:rFonts w:ascii="Times New Roman" w:hAnsi="Times New Roman" w:cs="Times New Roman"/>
          </w:rPr>
          <w:t>, and</w:t>
        </w:r>
      </w:ins>
      <w:ins w:id="442" w:author="Benton, Deon" w:date="2026-05-01T13:56:00Z" w16du:dateUtc="2026-05-01T18:56:00Z">
        <w:r w:rsidR="00120B35">
          <w:rPr>
            <w:rFonts w:ascii="Times New Roman" w:hAnsi="Times New Roman" w:cs="Times New Roman"/>
          </w:rPr>
          <w:t xml:space="preserve"> </w:t>
        </w:r>
      </w:ins>
      <w:ins w:id="443" w:author="Benton, Deon" w:date="2026-05-01T16:30:00Z" w16du:dateUtc="2026-05-01T21:30:00Z">
        <w:r w:rsidR="004D3C8A">
          <w:rPr>
            <w:rFonts w:ascii="Times New Roman" w:hAnsi="Times New Roman" w:cs="Times New Roman"/>
          </w:rPr>
          <w:t xml:space="preserve">enhance their </w:t>
        </w:r>
      </w:ins>
      <w:ins w:id="444" w:author="Benton, Deon" w:date="2026-05-01T13:56:00Z" w16du:dateUtc="2026-05-01T18:56:00Z">
        <w:r w:rsidR="00120B35">
          <w:rPr>
            <w:rFonts w:ascii="Times New Roman" w:hAnsi="Times New Roman" w:cs="Times New Roman"/>
          </w:rPr>
          <w:t>encoding of</w:t>
        </w:r>
      </w:ins>
      <w:ins w:id="445" w:author="Benton, Deon" w:date="2026-05-01T16:07:00Z" w16du:dateUtc="2026-05-01T21:07:00Z">
        <w:r w:rsidR="008F1FBD">
          <w:rPr>
            <w:rFonts w:ascii="Times New Roman" w:hAnsi="Times New Roman" w:cs="Times New Roman"/>
          </w:rPr>
          <w:t>,</w:t>
        </w:r>
      </w:ins>
      <w:ins w:id="446" w:author="Benton, Deon" w:date="2026-05-01T13:56:00Z" w16du:dateUtc="2026-05-01T18:56:00Z">
        <w:r w:rsidR="00120B35">
          <w:rPr>
            <w:rFonts w:ascii="Times New Roman" w:hAnsi="Times New Roman" w:cs="Times New Roman"/>
          </w:rPr>
          <w:t xml:space="preserve"> such </w:t>
        </w:r>
      </w:ins>
      <w:ins w:id="447" w:author="Benton, Deon" w:date="2026-05-01T16:08:00Z" w16du:dateUtc="2026-05-01T21:08:00Z">
        <w:r w:rsidR="008F1FBD">
          <w:rPr>
            <w:rFonts w:ascii="Times New Roman" w:hAnsi="Times New Roman" w:cs="Times New Roman"/>
          </w:rPr>
          <w:t>action</w:t>
        </w:r>
      </w:ins>
      <w:ins w:id="448" w:author="Benton, Deon" w:date="2026-05-01T13:56:00Z" w16du:dateUtc="2026-05-01T18:56:00Z">
        <w:r w:rsidR="00120B35">
          <w:rPr>
            <w:rFonts w:ascii="Times New Roman" w:hAnsi="Times New Roman" w:cs="Times New Roman"/>
          </w:rPr>
          <w:t>s</w:t>
        </w:r>
      </w:ins>
      <w:ins w:id="449" w:author="Benton, Deon" w:date="2026-05-01T13:57:00Z" w16du:dateUtc="2026-05-01T18:57:00Z">
        <w:r w:rsidR="000217C9">
          <w:rPr>
            <w:rFonts w:ascii="Times New Roman" w:hAnsi="Times New Roman" w:cs="Times New Roman"/>
          </w:rPr>
          <w:t xml:space="preserve">; abstract notions of efficiency or </w:t>
        </w:r>
      </w:ins>
      <w:ins w:id="450" w:author="Benton, Deon" w:date="2026-05-01T16:08:00Z" w16du:dateUtc="2026-05-01T21:08:00Z">
        <w:r w:rsidR="00A966ED">
          <w:rPr>
            <w:rFonts w:ascii="Times New Roman" w:hAnsi="Times New Roman" w:cs="Times New Roman"/>
          </w:rPr>
          <w:t xml:space="preserve">domain-specific mechanisms that </w:t>
        </w:r>
      </w:ins>
      <w:ins w:id="451" w:author="Benton, Deon" w:date="2026-05-01T16:30:00Z" w16du:dateUtc="2026-05-01T21:30:00Z">
        <w:r w:rsidR="00F00631">
          <w:rPr>
            <w:rFonts w:ascii="Times New Roman" w:hAnsi="Times New Roman" w:cs="Times New Roman"/>
          </w:rPr>
          <w:t>subserve them</w:t>
        </w:r>
      </w:ins>
      <w:ins w:id="452"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3"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4" w:author="Benton, Deon" w:date="2026-05-01T16:31:00Z" w16du:dateUtc="2026-05-01T21:31:00Z">
        <w:r>
          <w:rPr>
            <w:rFonts w:ascii="Times New Roman" w:hAnsi="Times New Roman" w:cs="Times New Roman"/>
          </w:rPr>
          <w:t>a series of simulations</w:t>
        </w:r>
      </w:ins>
      <w:ins w:id="455" w:author="Benton, Deon" w:date="2026-05-01T20:39:00Z" w16du:dateUtc="2026-05-02T01:39:00Z">
        <w:r w:rsidR="00BD309B">
          <w:rPr>
            <w:rFonts w:ascii="Times New Roman" w:hAnsi="Times New Roman" w:cs="Times New Roman"/>
          </w:rPr>
          <w:t xml:space="preserve"> that</w:t>
        </w:r>
      </w:ins>
      <w:ins w:id="456" w:author="Benton, Deon" w:date="2026-05-01T16:31:00Z" w16du:dateUtc="2026-05-01T21:31:00Z">
        <w:r>
          <w:rPr>
            <w:rFonts w:ascii="Times New Roman" w:hAnsi="Times New Roman" w:cs="Times New Roman"/>
          </w:rPr>
          <w:t xml:space="preserve"> demonstrat</w:t>
        </w:r>
      </w:ins>
      <w:ins w:id="457" w:author="Benton, Deon" w:date="2026-05-01T20:39:00Z" w16du:dateUtc="2026-05-02T01:39:00Z">
        <w:r w:rsidR="00BD309B">
          <w:rPr>
            <w:rFonts w:ascii="Times New Roman" w:hAnsi="Times New Roman" w:cs="Times New Roman"/>
          </w:rPr>
          <w:t>e</w:t>
        </w:r>
      </w:ins>
      <w:ins w:id="458" w:author="Benton, Deon" w:date="2026-05-01T16:31:00Z" w16du:dateUtc="2026-05-01T21:31:00Z">
        <w:r>
          <w:rPr>
            <w:rFonts w:ascii="Times New Roman" w:hAnsi="Times New Roman" w:cs="Times New Roman"/>
          </w:rPr>
          <w:t xml:space="preserve"> that </w:t>
        </w:r>
      </w:ins>
      <w:ins w:id="459" w:author="Benton, Deon" w:date="2026-05-01T15:59:00Z" w16du:dateUtc="2026-05-01T20:59:00Z">
        <w:r w:rsidR="00617B5C">
          <w:rPr>
            <w:rFonts w:ascii="Times New Roman" w:hAnsi="Times New Roman" w:cs="Times New Roman"/>
          </w:rPr>
          <w:t>th</w:t>
        </w:r>
      </w:ins>
      <w:ins w:id="460" w:author="Benton, Deon" w:date="2026-05-01T20:39:00Z" w16du:dateUtc="2026-05-02T01:39:00Z">
        <w:r w:rsidR="00BD309B">
          <w:rPr>
            <w:rFonts w:ascii="Times New Roman" w:hAnsi="Times New Roman" w:cs="Times New Roman"/>
          </w:rPr>
          <w:t>e present</w:t>
        </w:r>
      </w:ins>
      <w:ins w:id="461" w:author="Benton, Deon" w:date="2026-05-01T15:59:00Z" w16du:dateUtc="2026-05-01T20:59:00Z">
        <w:r w:rsidR="00617B5C">
          <w:rPr>
            <w:rFonts w:ascii="Times New Roman" w:hAnsi="Times New Roman" w:cs="Times New Roman"/>
          </w:rPr>
          <w:t xml:space="preserve"> </w:t>
        </w:r>
      </w:ins>
      <w:ins w:id="462" w:author="Benton, Deon" w:date="2026-05-01T16:00:00Z" w16du:dateUtc="2026-05-01T21:00:00Z">
        <w:r w:rsidR="00617B5C">
          <w:rPr>
            <w:rFonts w:ascii="Times New Roman" w:hAnsi="Times New Roman" w:cs="Times New Roman"/>
          </w:rPr>
          <w:t>mechanistic proposal</w:t>
        </w:r>
      </w:ins>
      <w:ins w:id="463" w:author="Benton, Deon" w:date="2026-05-01T15:59:00Z" w16du:dateUtc="2026-05-01T20:59:00Z">
        <w:r w:rsidR="00617B5C">
          <w:rPr>
            <w:rFonts w:ascii="Times New Roman" w:hAnsi="Times New Roman" w:cs="Times New Roman"/>
          </w:rPr>
          <w:t>—when instantiated in a connectionist computational model—can</w:t>
        </w:r>
      </w:ins>
      <w:ins w:id="464"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5" w:author="Benton, Deon" w:date="2026-05-01T16:10:00Z" w16du:dateUtc="2026-05-01T21:10:00Z">
        <w:r w:rsidR="002B6388">
          <w:rPr>
            <w:rFonts w:ascii="Times New Roman" w:hAnsi="Times New Roman" w:cs="Times New Roman"/>
          </w:rPr>
          <w:t>turning to these simulations</w:t>
        </w:r>
      </w:ins>
      <w:ins w:id="466" w:author="Benton, Deon" w:date="2026-05-01T16:02:00Z" w16du:dateUtc="2026-05-01T21:02:00Z">
        <w:r w:rsidR="00D7476B">
          <w:rPr>
            <w:rFonts w:ascii="Times New Roman" w:hAnsi="Times New Roman" w:cs="Times New Roman"/>
          </w:rPr>
          <w:t>,</w:t>
        </w:r>
      </w:ins>
      <w:ins w:id="467" w:author="Benton, Deon" w:date="2026-05-01T16:01:00Z" w16du:dateUtc="2026-05-01T21:01:00Z">
        <w:r w:rsidR="00D7476B">
          <w:rPr>
            <w:rFonts w:ascii="Times New Roman" w:hAnsi="Times New Roman" w:cs="Times New Roman"/>
          </w:rPr>
          <w:t xml:space="preserve"> </w:t>
        </w:r>
      </w:ins>
      <w:ins w:id="468" w:author="Benton, Deon" w:date="2026-05-01T16:32:00Z" w16du:dateUtc="2026-05-01T21:32:00Z">
        <w:r w:rsidR="003148AF">
          <w:rPr>
            <w:rFonts w:ascii="Times New Roman" w:hAnsi="Times New Roman" w:cs="Times New Roman"/>
          </w:rPr>
          <w:t xml:space="preserve">however, </w:t>
        </w:r>
      </w:ins>
      <w:ins w:id="469" w:author="Benton, Deon" w:date="2026-05-01T16:01:00Z" w16du:dateUtc="2026-05-01T21:01:00Z">
        <w:r w:rsidR="00D7476B">
          <w:rPr>
            <w:rFonts w:ascii="Times New Roman" w:hAnsi="Times New Roman" w:cs="Times New Roman"/>
          </w:rPr>
          <w:t xml:space="preserve">two </w:t>
        </w:r>
      </w:ins>
      <w:ins w:id="470" w:author="Benton, Deon" w:date="2026-05-01T16:32:00Z" w16du:dateUtc="2026-05-01T21:32:00Z">
        <w:r w:rsidR="004E05F7">
          <w:rPr>
            <w:rFonts w:ascii="Times New Roman" w:hAnsi="Times New Roman" w:cs="Times New Roman"/>
          </w:rPr>
          <w:t xml:space="preserve">points </w:t>
        </w:r>
      </w:ins>
      <w:ins w:id="471" w:author="Benton, Deon" w:date="2026-05-01T16:10:00Z" w16du:dateUtc="2026-05-01T21:10:00Z">
        <w:r w:rsidR="002B6388">
          <w:rPr>
            <w:rFonts w:ascii="Times New Roman" w:hAnsi="Times New Roman" w:cs="Times New Roman"/>
          </w:rPr>
          <w:t>merit clarification</w:t>
        </w:r>
      </w:ins>
      <w:ins w:id="472" w:author="Benton, Deon" w:date="2026-05-01T16:02:00Z" w16du:dateUtc="2026-05-01T21:02:00Z">
        <w:r w:rsidR="00D7476B">
          <w:rPr>
            <w:rFonts w:ascii="Times New Roman" w:hAnsi="Times New Roman" w:cs="Times New Roman"/>
          </w:rPr>
          <w:t>.</w:t>
        </w:r>
      </w:ins>
      <w:ins w:id="473" w:author="Benton, Deon" w:date="2026-05-01T15:59:00Z" w16du:dateUtc="2026-05-01T20:59:00Z">
        <w:r w:rsidR="00617B5C">
          <w:rPr>
            <w:rFonts w:ascii="Times New Roman" w:hAnsi="Times New Roman" w:cs="Times New Roman"/>
          </w:rPr>
          <w:t xml:space="preserve"> </w:t>
        </w:r>
      </w:ins>
      <w:ins w:id="474"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5"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6" w:author="Benton, Deon" w:date="2026-05-01T16:10:00Z" w16du:dateUtc="2026-05-01T21:10:00Z">
        <w:r w:rsidR="002B6388">
          <w:rPr>
            <w:rFonts w:ascii="Times New Roman" w:hAnsi="Times New Roman" w:cs="Times New Roman"/>
          </w:rPr>
          <w:t>ar</w:t>
        </w:r>
      </w:ins>
      <w:ins w:id="477" w:author="Benton, Deon" w:date="2026-05-01T16:11:00Z" w16du:dateUtc="2026-05-01T21:11:00Z">
        <w:r w:rsidR="002B6388">
          <w:rPr>
            <w:rFonts w:ascii="Times New Roman" w:hAnsi="Times New Roman" w:cs="Times New Roman"/>
          </w:rPr>
          <w:t>e</w:t>
        </w:r>
      </w:ins>
      <w:ins w:id="478"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479"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480" w:author="Benton, Deon" w:date="2026-05-01T16:11:00Z" w16du:dateUtc="2026-05-01T21:11:00Z">
        <w:r w:rsidR="00A709A0">
          <w:rPr>
            <w:rFonts w:ascii="Times New Roman" w:hAnsi="Times New Roman" w:cs="Times New Roman"/>
          </w:rPr>
          <w:t xml:space="preserve"> grounded in </w:t>
        </w:r>
      </w:ins>
      <w:ins w:id="481" w:author="Benton, Deon" w:date="2026-05-01T16:12:00Z" w16du:dateUtc="2026-05-01T21:12:00Z">
        <w:r w:rsidR="00A709A0">
          <w:rPr>
            <w:rFonts w:ascii="Times New Roman" w:hAnsi="Times New Roman" w:cs="Times New Roman"/>
          </w:rPr>
          <w:t>everyday experience</w:t>
        </w:r>
      </w:ins>
      <w:ins w:id="482" w:author="Benton, Deon" w:date="2026-05-01T16:13:00Z" w16du:dateUtc="2026-05-01T21:13:00Z">
        <w:r w:rsidR="00A709A0">
          <w:rPr>
            <w:rFonts w:ascii="Times New Roman" w:hAnsi="Times New Roman" w:cs="Times New Roman"/>
          </w:rPr>
          <w:t xml:space="preserve"> and</w:t>
        </w:r>
      </w:ins>
      <w:ins w:id="483"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4"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5" w:author="Benton, Deon" w:date="2026-05-01T16:12:00Z" w16du:dateUtc="2026-05-01T21:12:00Z">
        <w:r w:rsidR="00A709A0">
          <w:rPr>
            <w:rFonts w:ascii="Times New Roman" w:hAnsi="Times New Roman" w:cs="Times New Roman"/>
          </w:rPr>
          <w:t xml:space="preserve">, and forms connections </w:t>
        </w:r>
      </w:ins>
      <w:ins w:id="486" w:author="Benton, Deon" w:date="2026-05-01T16:13:00Z" w16du:dateUtc="2026-05-01T21:13:00Z">
        <w:r w:rsidR="00A709A0">
          <w:rPr>
            <w:rFonts w:ascii="Times New Roman" w:hAnsi="Times New Roman" w:cs="Times New Roman"/>
          </w:rPr>
          <w:t xml:space="preserve">between and </w:t>
        </w:r>
      </w:ins>
      <w:ins w:id="487"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8"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9"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90"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91" w:author="Benton, Deon" w:date="2026-05-01T16:14:00Z" w16du:dateUtc="2026-05-01T21:14:00Z">
        <w:r w:rsidR="008A0DE0">
          <w:rPr>
            <w:rFonts w:ascii="Times New Roman" w:hAnsi="Times New Roman" w:cs="Times New Roman"/>
          </w:rPr>
          <w:t>Second,</w:t>
        </w:r>
      </w:ins>
      <w:ins w:id="492" w:author="Benton, Deon" w:date="2026-05-01T16:03:00Z" w16du:dateUtc="2026-05-01T21:03:00Z">
        <w:r w:rsidR="00D7476B">
          <w:rPr>
            <w:rFonts w:ascii="Times New Roman" w:hAnsi="Times New Roman" w:cs="Times New Roman"/>
          </w:rPr>
          <w:t xml:space="preserve"> </w:t>
        </w:r>
      </w:ins>
      <w:ins w:id="49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6"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7" w:author="Benton, Deon" w:date="2026-05-01T16:04:00Z" w16du:dateUtc="2026-05-01T21:04:00Z">
        <w:r w:rsidR="00BC2A35">
          <w:rPr>
            <w:rFonts w:ascii="Times New Roman" w:hAnsi="Times New Roman" w:cs="Times New Roman"/>
          </w:rPr>
          <w:t xml:space="preserve"> without recourse to rich notions of actions, efficiency, or cost</w:t>
        </w:r>
      </w:ins>
      <w:ins w:id="498" w:author="Benton, Deon" w:date="2026-05-01T16:14:00Z" w16du:dateUtc="2026-05-01T21:14:00Z">
        <w:r w:rsidR="008A0DE0">
          <w:rPr>
            <w:rFonts w:ascii="Times New Roman" w:hAnsi="Times New Roman" w:cs="Times New Roman"/>
          </w:rPr>
          <w:t>, the impl</w:t>
        </w:r>
      </w:ins>
      <w:ins w:id="499" w:author="Benton, Deon" w:date="2026-05-01T16:15:00Z" w16du:dateUtc="2026-05-01T21:15:00Z">
        <w:r w:rsidR="008A0DE0">
          <w:rPr>
            <w:rFonts w:ascii="Times New Roman" w:hAnsi="Times New Roman" w:cs="Times New Roman"/>
          </w:rPr>
          <w:t xml:space="preserve">ications of the current work </w:t>
        </w:r>
      </w:ins>
      <w:ins w:id="500"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501"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502" w:author="Benton, Deon" w:date="2026-05-01T16:16:00Z" w16du:dateUtc="2026-05-01T21:16:00Z">
        <w:r w:rsidR="009F1EC1">
          <w:rPr>
            <w:rFonts w:ascii="Times New Roman" w:hAnsi="Times New Roman" w:cs="Times New Roman"/>
          </w:rPr>
          <w:t xml:space="preserve"> that</w:t>
        </w:r>
      </w:ins>
      <w:ins w:id="503"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4"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5"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6"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7"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8"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9"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10"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11"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12"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3"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4"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5"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6" w:author="Benton, Deon" w:date="2026-05-01T20:42:00Z" w16du:dateUtc="2026-05-02T01:42:00Z">
        <w:r w:rsidR="006F7263">
          <w:rPr>
            <w:rFonts w:ascii="Times New Roman" w:hAnsi="Times New Roman" w:cs="Times New Roman"/>
          </w:rPr>
          <w:t>assess the model’s ability</w:t>
        </w:r>
      </w:ins>
      <w:ins w:id="517" w:author="Benton, Deon" w:date="2026-05-01T20:43:00Z" w16du:dateUtc="2026-05-02T01:43:00Z">
        <w:r w:rsidR="006F7263">
          <w:rPr>
            <w:rFonts w:ascii="Times New Roman" w:hAnsi="Times New Roman" w:cs="Times New Roman"/>
          </w:rPr>
          <w:t xml:space="preserve"> to</w:t>
        </w:r>
      </w:ins>
      <w:ins w:id="518"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9"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20"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21"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22"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3" w:author="Benton, Deon" w:date="2026-05-01T20:46:00Z" w16du:dateUtc="2026-05-02T01:46:00Z">
        <w:r w:rsidR="00492F56">
          <w:rPr>
            <w:rFonts w:ascii="Times New Roman" w:eastAsia="Times New Roman" w:hAnsi="Times New Roman" w:cs="Times New Roman"/>
          </w:rPr>
          <w:t xml:space="preserve"> in enough detail that </w:t>
        </w:r>
      </w:ins>
      <w:ins w:id="524"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5" w:author="Benton, Deon" w:date="2026-05-01T20:49:00Z" w16du:dateUtc="2026-05-02T01:49:00Z">
        <w:r w:rsidR="00E836BA">
          <w:rPr>
            <w:rFonts w:ascii="Times New Roman" w:eastAsia="Times New Roman" w:hAnsi="Times New Roman" w:cs="Times New Roman"/>
          </w:rPr>
          <w:t xml:space="preserve">are preserved </w:t>
        </w:r>
      </w:ins>
      <w:ins w:id="526"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7"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8"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9"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30"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31"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32"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3" w:author="Benton, Deon" w:date="2026-05-01T20:51:00Z" w16du:dateUtc="2026-05-02T01:51:00Z">
        <w:r w:rsidR="00971205">
          <w:rPr>
            <w:rFonts w:ascii="Times New Roman" w:hAnsi="Times New Roman" w:cs="Times New Roman"/>
          </w:rPr>
          <w:t>studies that adopt</w:t>
        </w:r>
      </w:ins>
      <w:ins w:id="534"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5"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6"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A final model </w:t>
      </w:r>
      <w:r w:rsidR="00342564">
        <w:rPr>
          <w:rFonts w:ascii="Times New Roman" w:hAnsi="Times New Roman" w:cs="Times New Roman"/>
        </w:rPr>
        <w:lastRenderedPageBreak/>
        <w:t>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F9233B9"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537"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723212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723212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FAD6E5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136326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1EDC2A0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7ABEC0C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8"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9" w:author="Benton, Deon" w:date="2026-05-08T13:50:00Z" w16du:dateUtc="2026-05-08T18:50:00Z">
        <w:r w:rsidR="00BE14FC">
          <w:rPr>
            <w:rFonts w:ascii="Times New Roman" w:eastAsia="Times New Roman" w:hAnsi="Times New Roman" w:cs="Times New Roman"/>
          </w:rPr>
          <w:t xml:space="preserve"> succeeded</w:t>
        </w:r>
      </w:ins>
      <w:ins w:id="540"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41" w:author="Benton, Deon" w:date="2026-05-08T13:42:00Z" w16du:dateUtc="2026-05-08T18:42:00Z">
        <w:r w:rsidR="00642345" w:rsidDel="003D3D8E">
          <w:rPr>
            <w:rFonts w:ascii="Times New Roman" w:eastAsia="Times New Roman" w:hAnsi="Times New Roman" w:cs="Times New Roman"/>
          </w:rPr>
          <w:delText xml:space="preserve"> </w:delText>
        </w:r>
      </w:del>
      <w:ins w:id="542" w:author="Benton, Deon" w:date="2026-05-08T13:42:00Z" w16du:dateUtc="2026-05-08T18:42:00Z">
        <w:r w:rsidR="003D3D8E">
          <w:rPr>
            <w:rFonts w:ascii="Times New Roman" w:eastAsia="Times New Roman" w:hAnsi="Times New Roman" w:cs="Times New Roman"/>
          </w:rPr>
          <w:t xml:space="preserve"> </w:t>
        </w:r>
      </w:ins>
      <w:ins w:id="543" w:author="Benton, Deon" w:date="2026-05-08T14:10:00Z" w16du:dateUtc="2026-05-08T19:10:00Z">
        <w:r w:rsidR="00972920">
          <w:rPr>
            <w:rFonts w:ascii="Times New Roman" w:eastAsia="Times New Roman" w:hAnsi="Times New Roman" w:cs="Times New Roman"/>
          </w:rPr>
          <w:t>in Gergely</w:t>
        </w:r>
      </w:ins>
      <w:ins w:id="544"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5"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6"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7" w:author="Benton, Deon" w:date="2026-05-08T13:50:00Z" w16du:dateUtc="2026-05-08T18:50:00Z">
        <w:r w:rsidR="00BE14FC">
          <w:rPr>
            <w:rFonts w:ascii="Times New Roman" w:eastAsia="Times New Roman" w:hAnsi="Times New Roman" w:cs="Times New Roman"/>
          </w:rPr>
          <w:t xml:space="preserve"> </w:t>
        </w:r>
      </w:ins>
      <w:ins w:id="548" w:author="Benton, Deon" w:date="2026-05-08T13:58:00Z" w16du:dateUtc="2026-05-08T18:58:00Z">
        <w:r w:rsidR="00E8536C">
          <w:rPr>
            <w:rFonts w:ascii="Times New Roman" w:eastAsia="Times New Roman" w:hAnsi="Times New Roman" w:cs="Times New Roman"/>
          </w:rPr>
          <w:t>The fact that ALIAS</w:t>
        </w:r>
      </w:ins>
      <w:ins w:id="549" w:author="Benton, Deon" w:date="2026-05-08T13:59:00Z" w16du:dateUtc="2026-05-08T18:59:00Z">
        <w:r w:rsidR="00E8536C">
          <w:rPr>
            <w:rFonts w:ascii="Times New Roman" w:eastAsia="Times New Roman" w:hAnsi="Times New Roman" w:cs="Times New Roman"/>
          </w:rPr>
          <w:t>-2—which</w:t>
        </w:r>
      </w:ins>
      <w:ins w:id="550" w:author="Benton, Deon" w:date="2026-05-08T14:01:00Z" w16du:dateUtc="2026-05-08T19:01:00Z">
        <w:r w:rsidR="007C470D">
          <w:rPr>
            <w:rFonts w:ascii="Times New Roman" w:eastAsia="Times New Roman" w:hAnsi="Times New Roman" w:cs="Times New Roman"/>
          </w:rPr>
          <w:t>, unlike ALIAS, omit</w:t>
        </w:r>
      </w:ins>
      <w:ins w:id="551" w:author="Benton, Deon" w:date="2026-05-08T14:02:00Z" w16du:dateUtc="2026-05-08T19:02:00Z">
        <w:r w:rsidR="00E80202">
          <w:rPr>
            <w:rFonts w:ascii="Times New Roman" w:eastAsia="Times New Roman" w:hAnsi="Times New Roman" w:cs="Times New Roman"/>
          </w:rPr>
          <w:t>ted</w:t>
        </w:r>
      </w:ins>
      <w:ins w:id="552" w:author="Benton, Deon" w:date="2026-05-08T14:01:00Z" w16du:dateUtc="2026-05-08T19:01:00Z">
        <w:r w:rsidR="007C470D">
          <w:rPr>
            <w:rFonts w:ascii="Times New Roman" w:eastAsia="Times New Roman" w:hAnsi="Times New Roman" w:cs="Times New Roman"/>
          </w:rPr>
          <w:t xml:space="preserve"> </w:t>
        </w:r>
      </w:ins>
      <w:ins w:id="553" w:author="Benton, Deon" w:date="2026-05-08T13:59:00Z" w16du:dateUtc="2026-05-08T18:59:00Z">
        <w:r w:rsidR="00E8536C">
          <w:rPr>
            <w:rFonts w:ascii="Times New Roman" w:eastAsia="Times New Roman" w:hAnsi="Times New Roman" w:cs="Times New Roman"/>
          </w:rPr>
          <w:t>differential obstacle salience—</w:t>
        </w:r>
      </w:ins>
      <w:ins w:id="554" w:author="Benton, Deon" w:date="2026-05-08T14:07:00Z" w16du:dateUtc="2026-05-08T19:07:00Z">
        <w:r w:rsidR="006E1FC1">
          <w:rPr>
            <w:rFonts w:ascii="Times New Roman" w:eastAsia="Times New Roman" w:hAnsi="Times New Roman" w:cs="Times New Roman"/>
          </w:rPr>
          <w:t>produced responses that di</w:t>
        </w:r>
      </w:ins>
      <w:ins w:id="555" w:author="Benton, Deon" w:date="2026-05-08T14:08:00Z" w16du:dateUtc="2026-05-08T19:08:00Z">
        <w:r w:rsidR="006E1FC1">
          <w:rPr>
            <w:rFonts w:ascii="Times New Roman" w:eastAsia="Times New Roman" w:hAnsi="Times New Roman" w:cs="Times New Roman"/>
          </w:rPr>
          <w:t>ffered from those of ALIAS</w:t>
        </w:r>
      </w:ins>
      <w:ins w:id="556" w:author="Benton, Deon" w:date="2026-05-08T14:04:00Z" w16du:dateUtc="2026-05-08T19:04:00Z">
        <w:r w:rsidR="006D11B0">
          <w:rPr>
            <w:rFonts w:ascii="Times New Roman" w:eastAsia="Times New Roman" w:hAnsi="Times New Roman" w:cs="Times New Roman"/>
          </w:rPr>
          <w:t xml:space="preserve"> sugge</w:t>
        </w:r>
      </w:ins>
      <w:ins w:id="557" w:author="Benton, Deon" w:date="2026-05-08T14:05:00Z" w16du:dateUtc="2026-05-08T19:05:00Z">
        <w:r w:rsidR="006D11B0">
          <w:rPr>
            <w:rFonts w:ascii="Times New Roman" w:eastAsia="Times New Roman" w:hAnsi="Times New Roman" w:cs="Times New Roman"/>
          </w:rPr>
          <w:t>sts</w:t>
        </w:r>
      </w:ins>
      <w:ins w:id="558" w:author="Benton, Deon" w:date="2026-05-08T13:59:00Z" w16du:dateUtc="2026-05-08T18:59:00Z">
        <w:r w:rsidR="00E8536C">
          <w:rPr>
            <w:rFonts w:ascii="Times New Roman" w:eastAsia="Times New Roman" w:hAnsi="Times New Roman" w:cs="Times New Roman"/>
          </w:rPr>
          <w:t xml:space="preserve"> that associative learning alone is not</w:t>
        </w:r>
      </w:ins>
      <w:ins w:id="559" w:author="Benton, Deon" w:date="2026-05-08T14:00:00Z" w16du:dateUtc="2026-05-08T19:00:00Z">
        <w:r w:rsidR="007C470D">
          <w:rPr>
            <w:rFonts w:ascii="Times New Roman" w:eastAsia="Times New Roman" w:hAnsi="Times New Roman" w:cs="Times New Roman"/>
          </w:rPr>
          <w:t>, by itself, sufficient</w:t>
        </w:r>
      </w:ins>
      <w:ins w:id="560"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61" w:author="Benton, Deon" w:date="2026-05-08T14:05:00Z" w16du:dateUtc="2026-05-08T19:05:00Z">
        <w:r w:rsidR="006D11B0">
          <w:rPr>
            <w:rFonts w:ascii="Times New Roman" w:eastAsia="Times New Roman" w:hAnsi="Times New Roman" w:cs="Times New Roman"/>
          </w:rPr>
          <w:t xml:space="preserve">; information </w:t>
        </w:r>
      </w:ins>
      <w:ins w:id="562" w:author="Benton, Deon" w:date="2026-05-08T14:06:00Z" w16du:dateUtc="2026-05-08T19:06:00Z">
        <w:r w:rsidR="006E1FC1">
          <w:rPr>
            <w:rFonts w:ascii="Times New Roman" w:eastAsia="Times New Roman" w:hAnsi="Times New Roman" w:cs="Times New Roman"/>
          </w:rPr>
          <w:t>pertaining</w:t>
        </w:r>
      </w:ins>
      <w:ins w:id="563" w:author="Benton, Deon" w:date="2026-05-08T14:05:00Z" w16du:dateUtc="2026-05-08T19:05:00Z">
        <w:r w:rsidR="006D11B0">
          <w:rPr>
            <w:rFonts w:ascii="Times New Roman" w:eastAsia="Times New Roman" w:hAnsi="Times New Roman" w:cs="Times New Roman"/>
          </w:rPr>
          <w:t xml:space="preserve"> to the salience of barrie</w:t>
        </w:r>
      </w:ins>
      <w:ins w:id="564"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5" w:author="Benton, Deon" w:date="2026-05-08T14:00:00Z" w16du:dateUtc="2026-05-08T19:00:00Z">
        <w:r w:rsidR="007C470D">
          <w:rPr>
            <w:rFonts w:ascii="Times New Roman" w:eastAsia="Times New Roman" w:hAnsi="Times New Roman" w:cs="Times New Roman"/>
          </w:rPr>
          <w:t xml:space="preserve"> to reproduce </w:t>
        </w:r>
      </w:ins>
      <w:ins w:id="566" w:author="Benton, Deon" w:date="2026-05-08T14:01:00Z" w16du:dateUtc="2026-05-08T19:01:00Z">
        <w:r w:rsidR="00E80202">
          <w:rPr>
            <w:rFonts w:ascii="Times New Roman" w:eastAsia="Times New Roman" w:hAnsi="Times New Roman" w:cs="Times New Roman"/>
          </w:rPr>
          <w:t>infants’ responses in</w:t>
        </w:r>
      </w:ins>
      <w:ins w:id="567" w:author="Benton, Deon" w:date="2026-05-08T14:02:00Z" w16du:dateUtc="2026-05-08T19:02:00Z">
        <w:r w:rsidR="00E80202">
          <w:rPr>
            <w:rFonts w:ascii="Times New Roman" w:eastAsia="Times New Roman" w:hAnsi="Times New Roman" w:cs="Times New Roman"/>
          </w:rPr>
          <w:t xml:space="preserve"> studies like that by Gergely et al. (1995)</w:t>
        </w:r>
      </w:ins>
      <w:ins w:id="568" w:author="Benton, Deon" w:date="2026-05-08T14:00:00Z" w16du:dateUtc="2026-05-08T19:00:00Z">
        <w:r w:rsidR="007C470D">
          <w:rPr>
            <w:rFonts w:ascii="Times New Roman" w:eastAsia="Times New Roman" w:hAnsi="Times New Roman" w:cs="Times New Roman"/>
          </w:rPr>
          <w:t xml:space="preserve">. </w:t>
        </w:r>
      </w:ins>
      <w:ins w:id="569" w:author="Benton, Deon" w:date="2026-05-08T14:09:00Z" w16du:dateUtc="2026-05-08T19:09:00Z">
        <w:r w:rsidR="00972920">
          <w:rPr>
            <w:rFonts w:ascii="Times New Roman" w:eastAsia="Times New Roman" w:hAnsi="Times New Roman" w:cs="Times New Roman"/>
          </w:rPr>
          <w:t xml:space="preserve">Although it was the case that </w:t>
        </w:r>
      </w:ins>
      <w:ins w:id="570" w:author="Benton, Deon" w:date="2026-05-08T13:50:00Z" w16du:dateUtc="2026-05-08T18:50:00Z">
        <w:r w:rsidR="00BE14FC">
          <w:rPr>
            <w:rFonts w:ascii="Times New Roman" w:eastAsia="Times New Roman" w:hAnsi="Times New Roman" w:cs="Times New Roman"/>
          </w:rPr>
          <w:t>OM10</w:t>
        </w:r>
      </w:ins>
      <w:ins w:id="571" w:author="Benton, Deon" w:date="2026-05-08T14:10:00Z" w16du:dateUtc="2026-05-08T19:10:00Z">
        <w:r w:rsidR="00972920">
          <w:rPr>
            <w:rFonts w:ascii="Times New Roman" w:eastAsia="Times New Roman" w:hAnsi="Times New Roman" w:cs="Times New Roman"/>
          </w:rPr>
          <w:t>—like ALIAS—</w:t>
        </w:r>
      </w:ins>
      <w:ins w:id="572" w:author="Benton, Deon" w:date="2026-05-08T13:50:00Z" w16du:dateUtc="2026-05-08T18:50:00Z">
        <w:r w:rsidR="00BE14FC">
          <w:rPr>
            <w:rFonts w:ascii="Times New Roman" w:eastAsia="Times New Roman" w:hAnsi="Times New Roman" w:cs="Times New Roman"/>
          </w:rPr>
          <w:t>capture</w:t>
        </w:r>
      </w:ins>
      <w:ins w:id="573" w:author="Benton, Deon" w:date="2026-05-08T14:10:00Z" w16du:dateUtc="2026-05-08T19:10:00Z">
        <w:r w:rsidR="00972920">
          <w:rPr>
            <w:rFonts w:ascii="Times New Roman" w:eastAsia="Times New Roman" w:hAnsi="Times New Roman" w:cs="Times New Roman"/>
          </w:rPr>
          <w:t>s</w:t>
        </w:r>
      </w:ins>
      <w:ins w:id="574" w:author="Benton, Deon" w:date="2026-05-08T13:50:00Z" w16du:dateUtc="2026-05-08T18:50:00Z">
        <w:r w:rsidR="00BE14FC">
          <w:rPr>
            <w:rFonts w:ascii="Times New Roman" w:eastAsia="Times New Roman" w:hAnsi="Times New Roman" w:cs="Times New Roman"/>
          </w:rPr>
          <w:t xml:space="preserve"> </w:t>
        </w:r>
      </w:ins>
      <w:ins w:id="575" w:author="Benton, Deon" w:date="2026-05-08T14:10:00Z" w16du:dateUtc="2026-05-08T19:10:00Z">
        <w:r w:rsidR="00972920">
          <w:rPr>
            <w:rFonts w:ascii="Times New Roman" w:eastAsia="Times New Roman" w:hAnsi="Times New Roman" w:cs="Times New Roman"/>
          </w:rPr>
          <w:t>infants’ looking responses in Gergely et al. (1995)</w:t>
        </w:r>
      </w:ins>
      <w:ins w:id="576"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7" w:author="Benton, Deon" w:date="2026-05-08T14:10:00Z" w16du:dateUtc="2026-05-08T19:10:00Z">
        <w:r w:rsidR="00972920">
          <w:rPr>
            <w:rFonts w:ascii="Times New Roman" w:hAnsi="Times New Roman" w:cs="Times New Roman"/>
          </w:rPr>
          <w:t xml:space="preserve">this model that better aligned </w:t>
        </w:r>
      </w:ins>
      <w:ins w:id="578" w:author="Benton, Deon" w:date="2026-05-08T13:49:00Z" w16du:dateUtc="2026-05-08T18:49:00Z">
        <w:r w:rsidR="001E1E8F">
          <w:rPr>
            <w:rFonts w:ascii="Times New Roman" w:hAnsi="Times New Roman" w:cs="Times New Roman"/>
          </w:rPr>
          <w:t>with</w:t>
        </w:r>
      </w:ins>
      <w:ins w:id="579" w:author="Benton, Deon" w:date="2026-05-08T14:10:00Z" w16du:dateUtc="2026-05-08T19:10:00Z">
        <w:r w:rsidR="00972920">
          <w:rPr>
            <w:rFonts w:ascii="Times New Roman" w:hAnsi="Times New Roman" w:cs="Times New Roman"/>
          </w:rPr>
          <w:t xml:space="preserve"> </w:t>
        </w:r>
      </w:ins>
      <w:ins w:id="580" w:author="Benton, Deon" w:date="2026-05-08T13:51:00Z" w16du:dateUtc="2026-05-08T18:51:00Z">
        <w:r w:rsidR="00BE14FC">
          <w:rPr>
            <w:rFonts w:ascii="Times New Roman" w:hAnsi="Times New Roman" w:cs="Times New Roman"/>
          </w:rPr>
          <w:t>Gergely et al’s (1995)</w:t>
        </w:r>
      </w:ins>
      <w:ins w:id="581" w:author="Benton, Deon" w:date="2026-05-08T13:49:00Z" w16du:dateUtc="2026-05-08T18:49:00Z">
        <w:r w:rsidR="001E1E8F">
          <w:rPr>
            <w:rFonts w:ascii="Times New Roman" w:hAnsi="Times New Roman" w:cs="Times New Roman"/>
          </w:rPr>
          <w:t xml:space="preserve"> task structure</w:t>
        </w:r>
      </w:ins>
      <w:ins w:id="582" w:author="Benton, Deon" w:date="2026-05-08T13:52:00Z" w16du:dateUtc="2026-05-08T18:52:00Z">
        <w:r w:rsidR="00BE14FC">
          <w:rPr>
            <w:rFonts w:ascii="Times New Roman" w:hAnsi="Times New Roman" w:cs="Times New Roman"/>
          </w:rPr>
          <w:t xml:space="preserve"> </w:t>
        </w:r>
      </w:ins>
      <w:ins w:id="583" w:author="Benton, Deon" w:date="2026-05-08T14:11:00Z" w16du:dateUtc="2026-05-08T19:11:00Z">
        <w:r w:rsidR="00BE57C2">
          <w:rPr>
            <w:rFonts w:ascii="Times New Roman" w:hAnsi="Times New Roman" w:cs="Times New Roman"/>
          </w:rPr>
          <w:t xml:space="preserve">in its design </w:t>
        </w:r>
      </w:ins>
      <w:ins w:id="584" w:author="Benton, Deon" w:date="2026-05-08T13:49:00Z" w16du:dateUtc="2026-05-08T18:49:00Z">
        <w:r w:rsidR="001E1E8F">
          <w:rPr>
            <w:rFonts w:ascii="Times New Roman" w:hAnsi="Times New Roman" w:cs="Times New Roman"/>
          </w:rPr>
          <w:t xml:space="preserve">could not capture infants’ looking </w:t>
        </w:r>
      </w:ins>
      <w:ins w:id="585" w:author="Benton, Deon" w:date="2026-05-08T13:52:00Z" w16du:dateUtc="2026-05-08T18:52:00Z">
        <w:r w:rsidR="00BE14FC">
          <w:rPr>
            <w:rFonts w:ascii="Times New Roman" w:hAnsi="Times New Roman" w:cs="Times New Roman"/>
          </w:rPr>
          <w:t>responses. This</w:t>
        </w:r>
      </w:ins>
      <w:ins w:id="586" w:author="Benton, Deon" w:date="2026-05-08T13:49:00Z" w16du:dateUtc="2026-05-08T18:49:00Z">
        <w:r w:rsidR="001E1E8F">
          <w:rPr>
            <w:rFonts w:ascii="Times New Roman" w:hAnsi="Times New Roman" w:cs="Times New Roman"/>
          </w:rPr>
          <w:t xml:space="preserve"> suggests that </w:t>
        </w:r>
      </w:ins>
      <w:ins w:id="587" w:author="Benton, Deon" w:date="2026-05-08T14:11:00Z" w16du:dateUtc="2026-05-08T19:11:00Z">
        <w:r w:rsidR="00BE57C2">
          <w:rPr>
            <w:rFonts w:ascii="Times New Roman" w:hAnsi="Times New Roman" w:cs="Times New Roman"/>
          </w:rPr>
          <w:t>OM10’s original success</w:t>
        </w:r>
      </w:ins>
      <w:ins w:id="588" w:author="Benton, Deon" w:date="2026-05-08T13:49:00Z" w16du:dateUtc="2026-05-08T18:49:00Z">
        <w:r w:rsidR="001E1E8F">
          <w:rPr>
            <w:rFonts w:ascii="Times New Roman" w:hAnsi="Times New Roman" w:cs="Times New Roman"/>
          </w:rPr>
          <w:t xml:space="preserve"> may have</w:t>
        </w:r>
      </w:ins>
      <w:ins w:id="589" w:author="Benton, Deon" w:date="2026-05-08T14:12:00Z" w16du:dateUtc="2026-05-08T19:12:00Z">
        <w:r w:rsidR="0043463B">
          <w:rPr>
            <w:rFonts w:ascii="Times New Roman" w:hAnsi="Times New Roman" w:cs="Times New Roman"/>
          </w:rPr>
          <w:t xml:space="preserve"> had</w:t>
        </w:r>
      </w:ins>
      <w:ins w:id="590" w:author="Benton, Deon" w:date="2026-05-08T13:49:00Z" w16du:dateUtc="2026-05-08T18:49:00Z">
        <w:r w:rsidR="001E1E8F">
          <w:rPr>
            <w:rFonts w:ascii="Times New Roman" w:hAnsi="Times New Roman" w:cs="Times New Roman"/>
          </w:rPr>
          <w:t xml:space="preserve"> less to do with </w:t>
        </w:r>
      </w:ins>
      <w:ins w:id="591" w:author="Benton, Deon" w:date="2026-05-08T14:12:00Z" w16du:dateUtc="2026-05-08T19:12:00Z">
        <w:r w:rsidR="0043463B">
          <w:rPr>
            <w:rFonts w:ascii="Times New Roman" w:hAnsi="Times New Roman" w:cs="Times New Roman"/>
          </w:rPr>
          <w:t>it capturing the</w:t>
        </w:r>
      </w:ins>
      <w:ins w:id="592" w:author="Benton, Deon" w:date="2026-05-08T13:49:00Z" w16du:dateUtc="2026-05-08T18:49:00Z">
        <w:r w:rsidR="001E1E8F">
          <w:rPr>
            <w:rFonts w:ascii="Times New Roman" w:hAnsi="Times New Roman" w:cs="Times New Roman"/>
          </w:rPr>
          <w:t xml:space="preserve"> processes underlying </w:t>
        </w:r>
      </w:ins>
      <w:ins w:id="593" w:author="Benton, Deon" w:date="2026-05-08T14:12:00Z" w16du:dateUtc="2026-05-08T19:12:00Z">
        <w:r w:rsidR="0043463B">
          <w:rPr>
            <w:rFonts w:ascii="Times New Roman" w:hAnsi="Times New Roman" w:cs="Times New Roman"/>
          </w:rPr>
          <w:t xml:space="preserve">infant </w:t>
        </w:r>
      </w:ins>
      <w:ins w:id="594" w:author="Benton, Deon" w:date="2026-05-08T13:49:00Z" w16du:dateUtc="2026-05-08T18:49:00Z">
        <w:r w:rsidR="001E1E8F">
          <w:rPr>
            <w:rFonts w:ascii="Times New Roman" w:hAnsi="Times New Roman" w:cs="Times New Roman"/>
          </w:rPr>
          <w:t>action understanding and more to do with</w:t>
        </w:r>
      </w:ins>
      <w:ins w:id="595" w:author="Benton, Deon" w:date="2026-05-08T13:54:00Z" w16du:dateUtc="2026-05-08T18:54:00Z">
        <w:r w:rsidR="00C61525">
          <w:rPr>
            <w:rFonts w:ascii="Times New Roman" w:hAnsi="Times New Roman" w:cs="Times New Roman"/>
          </w:rPr>
          <w:t xml:space="preserve"> the fact that it did not faithfully model the experimental set up</w:t>
        </w:r>
      </w:ins>
      <w:ins w:id="596" w:author="Benton, Deon" w:date="2026-05-08T13:49:00Z" w16du:dateUtc="2026-05-08T18:49:00Z">
        <w:r w:rsidR="001E1E8F">
          <w:rPr>
            <w:rFonts w:ascii="Times New Roman" w:hAnsi="Times New Roman" w:cs="Times New Roman"/>
          </w:rPr>
          <w:t xml:space="preserve"> </w:t>
        </w:r>
      </w:ins>
      <w:ins w:id="597" w:author="Benton, Deon" w:date="2026-05-08T13:54:00Z" w16du:dateUtc="2026-05-08T18:54:00Z">
        <w:r w:rsidR="00C61525">
          <w:rPr>
            <w:rFonts w:ascii="Times New Roman" w:hAnsi="Times New Roman" w:cs="Times New Roman"/>
          </w:rPr>
          <w:t>in Gergely et a</w:t>
        </w:r>
      </w:ins>
      <w:ins w:id="598"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9" w:author="Benton, Deon" w:date="2026-05-08T13:57:00Z" w16du:dateUtc="2026-05-08T18:57:00Z">
        <w:r w:rsidR="00E8536C">
          <w:rPr>
            <w:rFonts w:ascii="Times New Roman" w:hAnsi="Times New Roman" w:cs="Times New Roman"/>
          </w:rPr>
          <w:t xml:space="preserve">it </w:t>
        </w:r>
      </w:ins>
      <w:ins w:id="600" w:author="Benton, Deon" w:date="2026-05-08T14:12:00Z" w16du:dateUtc="2026-05-08T19:12:00Z">
        <w:r w:rsidR="0043463B">
          <w:rPr>
            <w:rFonts w:ascii="Times New Roman" w:hAnsi="Times New Roman" w:cs="Times New Roman"/>
          </w:rPr>
          <w:t>is</w:t>
        </w:r>
      </w:ins>
      <w:ins w:id="601" w:author="Benton, Deon" w:date="2026-05-08T13:57:00Z" w16du:dateUtc="2026-05-08T18:57:00Z">
        <w:r w:rsidR="00E8536C">
          <w:rPr>
            <w:rFonts w:ascii="Times New Roman" w:hAnsi="Times New Roman" w:cs="Times New Roman"/>
          </w:rPr>
          <w:t xml:space="preserve"> prudent to interpret </w:t>
        </w:r>
      </w:ins>
      <w:ins w:id="602" w:author="Benton, Deon" w:date="2026-05-08T13:55:00Z" w16du:dateUtc="2026-05-08T18:55:00Z">
        <w:r w:rsidR="0009490B">
          <w:rPr>
            <w:rFonts w:ascii="Times New Roman" w:hAnsi="Times New Roman" w:cs="Times New Roman"/>
          </w:rPr>
          <w:t>any success</w:t>
        </w:r>
      </w:ins>
      <w:ins w:id="603"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4"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5" w:author="Benton, Deon" w:date="2026-05-08T14:27:00Z" w16du:dateUtc="2026-05-08T19:27:00Z"/>
          <w:rFonts w:ascii="Times New Roman" w:hAnsi="Times New Roman" w:cs="Times New Roman"/>
        </w:rPr>
      </w:pPr>
      <w:ins w:id="606" w:author="Benton, Deon" w:date="2026-05-08T14:27:00Z" w16du:dateUtc="2026-05-08T19:27:00Z">
        <w:r w:rsidRPr="0078102C">
          <w:rPr>
            <w:rFonts w:ascii="Times New Roman" w:hAnsi="Times New Roman" w:cs="Times New Roman"/>
          </w:rPr>
          <w:t xml:space="preserve">Although ALIAS’s success suggests that the </w:t>
        </w:r>
      </w:ins>
      <w:ins w:id="607" w:author="Benton, Deon" w:date="2026-05-08T14:28:00Z" w16du:dateUtc="2026-05-08T19:28:00Z">
        <w:r>
          <w:rPr>
            <w:rFonts w:ascii="Times New Roman" w:hAnsi="Times New Roman" w:cs="Times New Roman"/>
          </w:rPr>
          <w:t>present account</w:t>
        </w:r>
      </w:ins>
      <w:ins w:id="608"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9" w:author="Benton, Deon" w:date="2026-05-08T14:28:00Z" w16du:dateUtc="2026-05-08T19:28:00Z">
        <w:r>
          <w:rPr>
            <w:rFonts w:ascii="Times New Roman" w:hAnsi="Times New Roman" w:cs="Times New Roman"/>
          </w:rPr>
          <w:t>ta in other Gergely-style action-understanding studies—</w:t>
        </w:r>
      </w:ins>
      <w:ins w:id="610" w:author="Benton, Deon" w:date="2026-05-08T14:27:00Z" w16du:dateUtc="2026-05-08T19:27:00Z">
        <w:r w:rsidRPr="0078102C">
          <w:rPr>
            <w:rFonts w:ascii="Times New Roman" w:hAnsi="Times New Roman" w:cs="Times New Roman"/>
          </w:rPr>
          <w:t xml:space="preserve">it was nevertheless important independently to confirm that the </w:t>
        </w:r>
      </w:ins>
      <w:ins w:id="611" w:author="Benton, Deon" w:date="2026-05-08T14:28:00Z" w16du:dateUtc="2026-05-08T19:28:00Z">
        <w:r>
          <w:rPr>
            <w:rFonts w:ascii="Times New Roman" w:hAnsi="Times New Roman" w:cs="Times New Roman"/>
          </w:rPr>
          <w:t xml:space="preserve">actual mechanism through which the </w:t>
        </w:r>
      </w:ins>
      <w:ins w:id="612" w:author="Benton, Deon" w:date="2026-05-08T14:27:00Z" w16du:dateUtc="2026-05-08T19:27:00Z">
        <w:r w:rsidRPr="0078102C">
          <w:rPr>
            <w:rFonts w:ascii="Times New Roman" w:hAnsi="Times New Roman" w:cs="Times New Roman"/>
          </w:rPr>
          <w:t xml:space="preserve">model reproduced these looking behaviors </w:t>
        </w:r>
      </w:ins>
      <w:ins w:id="613" w:author="Benton, Deon" w:date="2026-05-08T14:28:00Z" w16du:dateUtc="2026-05-08T19:28:00Z">
        <w:r>
          <w:rPr>
            <w:rFonts w:ascii="Times New Roman" w:hAnsi="Times New Roman" w:cs="Times New Roman"/>
          </w:rPr>
          <w:t>aligned with the proposal</w:t>
        </w:r>
      </w:ins>
      <w:ins w:id="614" w:author="Benton, Deon" w:date="2026-05-08T14:27:00Z" w16du:dateUtc="2026-05-08T19:27:00Z">
        <w:r w:rsidRPr="0078102C">
          <w:rPr>
            <w:rFonts w:ascii="Times New Roman" w:hAnsi="Times New Roman" w:cs="Times New Roman"/>
          </w:rPr>
          <w:t xml:space="preserve"> that</w:t>
        </w:r>
      </w:ins>
      <w:ins w:id="615" w:author="Benton, Deon" w:date="2026-05-08T14:29:00Z" w16du:dateUtc="2026-05-08T19:29:00Z">
        <w:r>
          <w:rPr>
            <w:rFonts w:ascii="Times New Roman" w:hAnsi="Times New Roman" w:cs="Times New Roman"/>
          </w:rPr>
          <w:t xml:space="preserve"> it</w:t>
        </w:r>
      </w:ins>
      <w:ins w:id="616" w:author="Benton, Deon" w:date="2026-05-08T14:27:00Z" w16du:dateUtc="2026-05-08T19:27:00Z">
        <w:r w:rsidRPr="0078102C">
          <w:rPr>
            <w:rFonts w:ascii="Times New Roman" w:hAnsi="Times New Roman" w:cs="Times New Roman"/>
          </w:rPr>
          <w:t xml:space="preserve"> implemented. Clarifying the</w:t>
        </w:r>
      </w:ins>
      <w:ins w:id="617"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8" w:author="Benton, Deon" w:date="2026-05-08T14:27:00Z" w16du:dateUtc="2026-05-08T19:27:00Z">
        <w:r w:rsidRPr="0078102C">
          <w:rPr>
            <w:rFonts w:ascii="Times New Roman" w:hAnsi="Times New Roman" w:cs="Times New Roman"/>
          </w:rPr>
          <w:t xml:space="preserve"> important because it </w:t>
        </w:r>
      </w:ins>
      <w:ins w:id="619" w:author="Benton, Deon" w:date="2026-05-08T14:30:00Z" w16du:dateUtc="2026-05-08T19:30:00Z">
        <w:r w:rsidR="00DE05BB">
          <w:rPr>
            <w:rFonts w:ascii="Times New Roman" w:hAnsi="Times New Roman" w:cs="Times New Roman"/>
          </w:rPr>
          <w:t>can provide</w:t>
        </w:r>
      </w:ins>
      <w:ins w:id="620" w:author="Benton, Deon" w:date="2026-05-08T14:27:00Z" w16du:dateUtc="2026-05-08T19:27:00Z">
        <w:r w:rsidRPr="0078102C">
          <w:rPr>
            <w:rFonts w:ascii="Times New Roman" w:hAnsi="Times New Roman" w:cs="Times New Roman"/>
          </w:rPr>
          <w:t xml:space="preserve"> insight into how associative learning might </w:t>
        </w:r>
      </w:ins>
      <w:ins w:id="621" w:author="Benton, Deon" w:date="2026-05-08T14:30:00Z" w16du:dateUtc="2026-05-08T19:30:00Z">
        <w:r w:rsidR="00DE05BB">
          <w:rPr>
            <w:rFonts w:ascii="Times New Roman" w:hAnsi="Times New Roman" w:cs="Times New Roman"/>
          </w:rPr>
          <w:t xml:space="preserve">have </w:t>
        </w:r>
      </w:ins>
      <w:ins w:id="622" w:author="Benton, Deon" w:date="2026-05-08T14:27:00Z" w16du:dateUtc="2026-05-08T19:27:00Z">
        <w:r w:rsidRPr="0078102C">
          <w:rPr>
            <w:rFonts w:ascii="Times New Roman" w:hAnsi="Times New Roman" w:cs="Times New Roman"/>
          </w:rPr>
          <w:t>operate</w:t>
        </w:r>
      </w:ins>
      <w:ins w:id="623" w:author="Benton, Deon" w:date="2026-05-08T14:30:00Z" w16du:dateUtc="2026-05-08T19:30:00Z">
        <w:r w:rsidR="00DE05BB">
          <w:rPr>
            <w:rFonts w:ascii="Times New Roman" w:hAnsi="Times New Roman" w:cs="Times New Roman"/>
          </w:rPr>
          <w:t>d</w:t>
        </w:r>
      </w:ins>
      <w:ins w:id="624" w:author="Benton, Deon" w:date="2026-05-08T14:27:00Z" w16du:dateUtc="2026-05-08T19:27:00Z">
        <w:r w:rsidRPr="0078102C">
          <w:rPr>
            <w:rFonts w:ascii="Times New Roman" w:hAnsi="Times New Roman" w:cs="Times New Roman"/>
          </w:rPr>
          <w:t xml:space="preserve"> in infants’ minds to </w:t>
        </w:r>
      </w:ins>
      <w:ins w:id="625" w:author="Benton, Deon" w:date="2026-05-08T14:30:00Z" w16du:dateUtc="2026-05-08T19:30:00Z">
        <w:r w:rsidR="00DE05BB">
          <w:rPr>
            <w:rFonts w:ascii="Times New Roman" w:hAnsi="Times New Roman" w:cs="Times New Roman"/>
          </w:rPr>
          <w:t>drive their looking responses in</w:t>
        </w:r>
      </w:ins>
      <w:ins w:id="626" w:author="Benton, Deon" w:date="2026-05-08T14:31:00Z" w16du:dateUtc="2026-05-08T19:31:00Z">
        <w:r w:rsidR="00DE05BB">
          <w:rPr>
            <w:rFonts w:ascii="Times New Roman" w:hAnsi="Times New Roman" w:cs="Times New Roman"/>
          </w:rPr>
          <w:t xml:space="preserve"> this study</w:t>
        </w:r>
      </w:ins>
      <w:ins w:id="627" w:author="Benton, Deon" w:date="2026-05-08T14:27:00Z" w16du:dateUtc="2026-05-08T19:27:00Z">
        <w:r w:rsidRPr="0078102C">
          <w:rPr>
            <w:rFonts w:ascii="Times New Roman" w:hAnsi="Times New Roman" w:cs="Times New Roman"/>
          </w:rPr>
          <w:t xml:space="preserve">. </w:t>
        </w:r>
      </w:ins>
      <w:ins w:id="628" w:author="Benton, Deon" w:date="2026-05-08T14:31:00Z" w16du:dateUtc="2026-05-08T19:31:00Z">
        <w:r w:rsidR="00757027">
          <w:rPr>
            <w:rFonts w:ascii="Times New Roman" w:hAnsi="Times New Roman" w:cs="Times New Roman"/>
          </w:rPr>
          <w:t>In the model, event processing began</w:t>
        </w:r>
      </w:ins>
      <w:ins w:id="629" w:author="Benton, Deon" w:date="2026-05-08T14:27:00Z" w16du:dateUtc="2026-05-08T19:27:00Z">
        <w:r w:rsidRPr="0078102C">
          <w:rPr>
            <w:rFonts w:ascii="Times New Roman" w:hAnsi="Times New Roman" w:cs="Times New Roman"/>
          </w:rPr>
          <w:t xml:space="preserve"> during the pretraining phase. </w:t>
        </w:r>
      </w:ins>
      <w:ins w:id="630" w:author="Benton, Deon" w:date="2026-05-08T14:31:00Z" w16du:dateUtc="2026-05-08T19:31:00Z">
        <w:r w:rsidR="00757027">
          <w:rPr>
            <w:rFonts w:ascii="Times New Roman" w:hAnsi="Times New Roman" w:cs="Times New Roman"/>
          </w:rPr>
          <w:t>It wi</w:t>
        </w:r>
      </w:ins>
      <w:ins w:id="631" w:author="Benton, Deon" w:date="2026-05-08T14:32:00Z" w16du:dateUtc="2026-05-08T19:32:00Z">
        <w:r w:rsidR="00757027">
          <w:rPr>
            <w:rFonts w:ascii="Times New Roman" w:hAnsi="Times New Roman" w:cs="Times New Roman"/>
          </w:rPr>
          <w:t>ll be recalled that during this phase networks were</w:t>
        </w:r>
      </w:ins>
      <w:ins w:id="632"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33" w:author="Benton, Deon" w:date="2026-05-08T21:33:00Z" w16du:dateUtc="2026-05-09T02:33:00Z">
        <w:r w:rsidR="00BC76EB">
          <w:rPr>
            <w:rFonts w:ascii="Times New Roman" w:hAnsi="Times New Roman" w:cs="Times New Roman"/>
          </w:rPr>
          <w:t>In the model, e</w:t>
        </w:r>
      </w:ins>
      <w:ins w:id="634" w:author="Benton, Deon" w:date="2026-05-08T14:32:00Z" w16du:dateUtc="2026-05-08T19:32:00Z">
        <w:r w:rsidR="00757027">
          <w:rPr>
            <w:rFonts w:ascii="Times New Roman" w:hAnsi="Times New Roman" w:cs="Times New Roman"/>
          </w:rPr>
          <w:t>nvironmental events were implemented in the model</w:t>
        </w:r>
      </w:ins>
      <w:ins w:id="635" w:author="Benton, Deon" w:date="2026-05-08T14:27:00Z" w16du:dateUtc="2026-05-08T19:27:00Z">
        <w:r w:rsidRPr="0078102C">
          <w:rPr>
            <w:rFonts w:ascii="Times New Roman" w:hAnsi="Times New Roman" w:cs="Times New Roman"/>
          </w:rPr>
          <w:t xml:space="preserve"> as a pattern of activation </w:t>
        </w:r>
      </w:ins>
      <w:ins w:id="636" w:author="Benton, Deon" w:date="2026-05-08T14:32:00Z" w16du:dateUtc="2026-05-08T19:32:00Z">
        <w:r w:rsidR="006A470C">
          <w:rPr>
            <w:rFonts w:ascii="Times New Roman" w:hAnsi="Times New Roman" w:cs="Times New Roman"/>
          </w:rPr>
          <w:t xml:space="preserve">that were </w:t>
        </w:r>
      </w:ins>
      <w:ins w:id="637" w:author="Benton, Deon" w:date="2026-05-08T14:27:00Z" w16du:dateUtc="2026-05-08T19:27:00Z">
        <w:r w:rsidRPr="0078102C">
          <w:rPr>
            <w:rFonts w:ascii="Times New Roman" w:hAnsi="Times New Roman" w:cs="Times New Roman"/>
          </w:rPr>
          <w:t xml:space="preserve">distributed across the model’s </w:t>
        </w:r>
      </w:ins>
      <w:ins w:id="638" w:author="Benton, Deon" w:date="2026-05-08T14:33:00Z" w16du:dateUtc="2026-05-08T19:33:00Z">
        <w:r w:rsidR="006A470C">
          <w:rPr>
            <w:rFonts w:ascii="Times New Roman" w:hAnsi="Times New Roman" w:cs="Times New Roman"/>
          </w:rPr>
          <w:t xml:space="preserve">various </w:t>
        </w:r>
      </w:ins>
      <w:ins w:id="639" w:author="Benton, Deon" w:date="2026-05-08T14:27:00Z" w16du:dateUtc="2026-05-08T19:27:00Z">
        <w:r w:rsidRPr="0078102C">
          <w:rPr>
            <w:rFonts w:ascii="Times New Roman" w:hAnsi="Times New Roman" w:cs="Times New Roman"/>
          </w:rPr>
          <w:t xml:space="preserve">input groups (e.g., Barrier Position, Motion Type, Jump Height, Clearance). </w:t>
        </w:r>
      </w:ins>
      <w:ins w:id="640" w:author="Benton, Deon" w:date="2026-05-08T14:34:00Z" w16du:dateUtc="2026-05-08T19:34:00Z">
        <w:r w:rsidR="00683CE1">
          <w:rPr>
            <w:rFonts w:ascii="Times New Roman" w:hAnsi="Times New Roman" w:cs="Times New Roman"/>
          </w:rPr>
          <w:t>Because</w:t>
        </w:r>
      </w:ins>
      <w:ins w:id="641" w:author="Benton, Deon" w:date="2026-05-08T14:40:00Z" w16du:dateUtc="2026-05-08T19:40:00Z">
        <w:r w:rsidR="006375D6">
          <w:rPr>
            <w:rFonts w:ascii="Times New Roman" w:hAnsi="Times New Roman" w:cs="Times New Roman"/>
          </w:rPr>
          <w:t>, at the outset of the pretraining phase,</w:t>
        </w:r>
      </w:ins>
      <w:ins w:id="642" w:author="Benton, Deon" w:date="2026-05-08T14:34:00Z" w16du:dateUtc="2026-05-08T19:34:00Z">
        <w:r w:rsidR="00683CE1">
          <w:rPr>
            <w:rFonts w:ascii="Times New Roman" w:hAnsi="Times New Roman" w:cs="Times New Roman"/>
          </w:rPr>
          <w:t xml:space="preserve"> it is</w:t>
        </w:r>
      </w:ins>
      <w:ins w:id="643" w:author="Benton, Deon" w:date="2026-05-08T14:40:00Z" w16du:dateUtc="2026-05-08T19:40:00Z">
        <w:r w:rsidR="006375D6">
          <w:rPr>
            <w:rFonts w:ascii="Times New Roman" w:hAnsi="Times New Roman" w:cs="Times New Roman"/>
          </w:rPr>
          <w:t xml:space="preserve"> necessarily</w:t>
        </w:r>
      </w:ins>
      <w:ins w:id="644"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5" w:author="Benton, Deon" w:date="2026-05-08T14:40:00Z" w16du:dateUtc="2026-05-08T19:40:00Z">
        <w:r w:rsidR="006375D6">
          <w:rPr>
            <w:rFonts w:ascii="Times New Roman" w:hAnsi="Times New Roman" w:cs="Times New Roman"/>
          </w:rPr>
          <w:t>,</w:t>
        </w:r>
      </w:ins>
      <w:ins w:id="646" w:author="Benton, Deon" w:date="2026-05-08T14:33:00Z" w16du:dateUtc="2026-05-08T19:33:00Z">
        <w:r w:rsidR="00683CE1">
          <w:rPr>
            <w:rFonts w:ascii="Times New Roman" w:hAnsi="Times New Roman" w:cs="Times New Roman"/>
          </w:rPr>
          <w:t xml:space="preserve"> the pattern of activation that these</w:t>
        </w:r>
      </w:ins>
      <w:ins w:id="647" w:author="Benton, Deon" w:date="2026-05-08T14:34:00Z" w16du:dateUtc="2026-05-08T19:34:00Z">
        <w:r w:rsidR="00683CE1">
          <w:rPr>
            <w:rFonts w:ascii="Times New Roman" w:hAnsi="Times New Roman" w:cs="Times New Roman"/>
          </w:rPr>
          <w:t xml:space="preserve"> input</w:t>
        </w:r>
      </w:ins>
      <w:ins w:id="648" w:author="Benton, Deon" w:date="2026-05-08T14:33:00Z" w16du:dateUtc="2026-05-08T19:33:00Z">
        <w:r w:rsidR="00683CE1">
          <w:rPr>
            <w:rFonts w:ascii="Times New Roman" w:hAnsi="Times New Roman" w:cs="Times New Roman"/>
          </w:rPr>
          <w:t xml:space="preserve"> events elicit at the hidden layer </w:t>
        </w:r>
      </w:ins>
      <w:ins w:id="649" w:author="Benton, Deon" w:date="2026-05-08T14:34:00Z" w16du:dateUtc="2026-05-08T19:34:00Z">
        <w:r w:rsidR="00683CE1">
          <w:rPr>
            <w:rFonts w:ascii="Times New Roman" w:hAnsi="Times New Roman" w:cs="Times New Roman"/>
          </w:rPr>
          <w:t>will be largely</w:t>
        </w:r>
      </w:ins>
      <w:ins w:id="650" w:author="Benton, Deon" w:date="2026-05-08T14:35:00Z" w16du:dateUtc="2026-05-08T19:35:00Z">
        <w:r w:rsidR="00683CE1">
          <w:rPr>
            <w:rFonts w:ascii="Times New Roman" w:hAnsi="Times New Roman" w:cs="Times New Roman"/>
          </w:rPr>
          <w:t xml:space="preserve"> random</w:t>
        </w:r>
      </w:ins>
      <w:ins w:id="651" w:author="Benton, Deon" w:date="2026-05-08T14:40:00Z" w16du:dateUtc="2026-05-08T19:40:00Z">
        <w:r w:rsidR="00480291">
          <w:rPr>
            <w:rFonts w:ascii="Times New Roman" w:hAnsi="Times New Roman" w:cs="Times New Roman"/>
          </w:rPr>
          <w:t xml:space="preserve"> and unable to reproduce this input at the output l</w:t>
        </w:r>
      </w:ins>
      <w:ins w:id="652" w:author="Benton, Deon" w:date="2026-05-08T14:41:00Z" w16du:dateUtc="2026-05-08T19:41:00Z">
        <w:r w:rsidR="00480291">
          <w:rPr>
            <w:rFonts w:ascii="Times New Roman" w:hAnsi="Times New Roman" w:cs="Times New Roman"/>
          </w:rPr>
          <w:t>ayer as well as predict the future location of an agent</w:t>
        </w:r>
      </w:ins>
      <w:ins w:id="653" w:author="Benton, Deon" w:date="2026-05-08T14:35:00Z" w16du:dateUtc="2026-05-08T19:35:00Z">
        <w:r w:rsidR="00683CE1">
          <w:rPr>
            <w:rFonts w:ascii="Times New Roman" w:hAnsi="Times New Roman" w:cs="Times New Roman"/>
          </w:rPr>
          <w:t>.</w:t>
        </w:r>
      </w:ins>
      <w:ins w:id="654" w:author="Benton, Deon" w:date="2026-05-08T14:27:00Z" w16du:dateUtc="2026-05-08T19:27:00Z">
        <w:r w:rsidRPr="0078102C">
          <w:rPr>
            <w:rFonts w:ascii="Times New Roman" w:hAnsi="Times New Roman" w:cs="Times New Roman"/>
          </w:rPr>
          <w:t xml:space="preserve"> However, </w:t>
        </w:r>
      </w:ins>
      <w:ins w:id="655"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6" w:author="Benton, Deon" w:date="2026-05-08T14:36:00Z" w16du:dateUtc="2026-05-08T19:36:00Z">
        <w:r w:rsidR="007652C6">
          <w:rPr>
            <w:rFonts w:ascii="Times New Roman" w:hAnsi="Times New Roman" w:cs="Times New Roman"/>
          </w:rPr>
          <w:t>tions and</w:t>
        </w:r>
      </w:ins>
      <w:ins w:id="657" w:author="Benton, Deon" w:date="2026-05-08T14:38:00Z" w16du:dateUtc="2026-05-08T19:38:00Z">
        <w:r w:rsidR="0079607E">
          <w:rPr>
            <w:rFonts w:ascii="Times New Roman" w:hAnsi="Times New Roman" w:cs="Times New Roman"/>
          </w:rPr>
          <w:t xml:space="preserve"> </w:t>
        </w:r>
      </w:ins>
      <w:ins w:id="658" w:author="Benton, Deon" w:date="2026-05-08T14:43:00Z" w16du:dateUtc="2026-05-08T19:43:00Z">
        <w:r w:rsidR="00DD3B2D">
          <w:rPr>
            <w:rFonts w:ascii="Times New Roman" w:hAnsi="Times New Roman" w:cs="Times New Roman"/>
          </w:rPr>
          <w:t>the</w:t>
        </w:r>
      </w:ins>
      <w:ins w:id="659" w:author="Benton, Deon" w:date="2026-05-08T14:42:00Z" w16du:dateUtc="2026-05-08T19:42:00Z">
        <w:r w:rsidR="00480291">
          <w:rPr>
            <w:rFonts w:ascii="Times New Roman" w:hAnsi="Times New Roman" w:cs="Times New Roman"/>
          </w:rPr>
          <w:t xml:space="preserve"> input and output patterns of activity </w:t>
        </w:r>
      </w:ins>
      <w:ins w:id="660" w:author="Benton, Deon" w:date="2026-05-08T14:43:00Z" w16du:dateUtc="2026-05-08T19:43:00Z">
        <w:r w:rsidR="00DD3B2D">
          <w:rPr>
            <w:rFonts w:ascii="Times New Roman" w:hAnsi="Times New Roman" w:cs="Times New Roman"/>
          </w:rPr>
          <w:t>begin to align</w:t>
        </w:r>
      </w:ins>
      <w:ins w:id="661" w:author="Benton, Deon" w:date="2026-05-08T14:38:00Z" w16du:dateUtc="2026-05-08T19:38:00Z">
        <w:r w:rsidR="0079607E">
          <w:rPr>
            <w:rFonts w:ascii="Times New Roman" w:hAnsi="Times New Roman" w:cs="Times New Roman"/>
          </w:rPr>
          <w:t xml:space="preserve">, </w:t>
        </w:r>
      </w:ins>
      <w:ins w:id="662" w:author="Benton, Deon" w:date="2026-05-08T14:44:00Z" w16du:dateUtc="2026-05-08T19:44:00Z">
        <w:r w:rsidR="0057126E">
          <w:rPr>
            <w:rFonts w:ascii="Times New Roman" w:hAnsi="Times New Roman" w:cs="Times New Roman"/>
          </w:rPr>
          <w:t>its hidden-layer represen</w:t>
        </w:r>
      </w:ins>
      <w:ins w:id="663"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4"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5" w:author="Benton, Deon" w:date="2026-05-08T14:27:00Z" w16du:dateUtc="2026-05-08T19:27:00Z"/>
          <w:rFonts w:ascii="Times New Roman" w:hAnsi="Times New Roman" w:cs="Times New Roman"/>
        </w:rPr>
      </w:pPr>
      <w:ins w:id="666" w:author="Benton, Deon" w:date="2026-05-08T14:47:00Z" w16du:dateUtc="2026-05-08T19:47:00Z">
        <w:r>
          <w:rPr>
            <w:rFonts w:ascii="Times New Roman" w:hAnsi="Times New Roman" w:cs="Times New Roman"/>
          </w:rPr>
          <w:t xml:space="preserve">A critical feature of these hidden representations is that </w:t>
        </w:r>
      </w:ins>
      <w:ins w:id="667" w:author="Benton, Deon" w:date="2026-05-08T14:51:00Z" w16du:dateUtc="2026-05-08T19:51:00Z">
        <w:r w:rsidR="00137B43">
          <w:rPr>
            <w:rFonts w:ascii="Times New Roman" w:hAnsi="Times New Roman" w:cs="Times New Roman"/>
          </w:rPr>
          <w:t>not only do they</w:t>
        </w:r>
      </w:ins>
      <w:ins w:id="668" w:author="Benton, Deon" w:date="2026-05-08T14:27:00Z" w16du:dateUtc="2026-05-08T19:27:00Z">
        <w:r w:rsidR="0078102C" w:rsidRPr="0078102C">
          <w:rPr>
            <w:rFonts w:ascii="Times New Roman" w:hAnsi="Times New Roman" w:cs="Times New Roman"/>
          </w:rPr>
          <w:t xml:space="preserve"> encode</w:t>
        </w:r>
      </w:ins>
      <w:ins w:id="669" w:author="Benton, Deon" w:date="2026-05-08T14:49:00Z" w16du:dateUtc="2026-05-08T19:49:00Z">
        <w:r w:rsidR="00137B43">
          <w:rPr>
            <w:rFonts w:ascii="Times New Roman" w:hAnsi="Times New Roman" w:cs="Times New Roman"/>
          </w:rPr>
          <w:t xml:space="preserve"> </w:t>
        </w:r>
      </w:ins>
      <w:ins w:id="670" w:author="Benton, Deon" w:date="2026-05-08T14:51:00Z" w16du:dateUtc="2026-05-08T19:51:00Z">
        <w:r w:rsidR="00840AB8">
          <w:rPr>
            <w:rFonts w:ascii="Times New Roman" w:hAnsi="Times New Roman" w:cs="Times New Roman"/>
          </w:rPr>
          <w:t>different kinds of motion in an action event</w:t>
        </w:r>
      </w:ins>
      <w:ins w:id="671" w:author="Benton, Deon" w:date="2026-05-08T14:47:00Z" w16du:dateUtc="2026-05-08T19:47:00Z">
        <w:r>
          <w:rPr>
            <w:rFonts w:ascii="Times New Roman" w:hAnsi="Times New Roman" w:cs="Times New Roman"/>
          </w:rPr>
          <w:t xml:space="preserve">, but they </w:t>
        </w:r>
      </w:ins>
      <w:ins w:id="672" w:author="Benton, Deon" w:date="2026-05-08T14:53:00Z" w16du:dateUtc="2026-05-08T19:53:00Z">
        <w:r w:rsidR="00840AB8">
          <w:rPr>
            <w:rFonts w:ascii="Times New Roman" w:hAnsi="Times New Roman" w:cs="Times New Roman"/>
          </w:rPr>
          <w:t>also come to capture the</w:t>
        </w:r>
      </w:ins>
      <w:ins w:id="673" w:author="Benton, Deon" w:date="2026-05-08T14:48:00Z" w16du:dateUtc="2026-05-08T19:48:00Z">
        <w:r>
          <w:rPr>
            <w:rFonts w:ascii="Times New Roman" w:hAnsi="Times New Roman" w:cs="Times New Roman"/>
          </w:rPr>
          <w:t xml:space="preserve"> various surface features</w:t>
        </w:r>
      </w:ins>
      <w:ins w:id="674" w:author="Benton, Deon" w:date="2026-05-08T14:53:00Z" w16du:dateUtc="2026-05-08T19:53:00Z">
        <w:r w:rsidR="00840AB8">
          <w:rPr>
            <w:rFonts w:ascii="Times New Roman" w:hAnsi="Times New Roman" w:cs="Times New Roman"/>
          </w:rPr>
          <w:t xml:space="preserve"> that </w:t>
        </w:r>
      </w:ins>
      <w:ins w:id="675" w:author="Benton, Deon" w:date="2026-05-08T14:54:00Z" w16du:dateUtc="2026-05-08T19:54:00Z">
        <w:r w:rsidR="0022301C">
          <w:rPr>
            <w:rFonts w:ascii="Times New Roman" w:hAnsi="Times New Roman" w:cs="Times New Roman"/>
          </w:rPr>
          <w:t xml:space="preserve">reliably co-occur in those events. Because </w:t>
        </w:r>
      </w:ins>
      <w:ins w:id="676" w:author="Benton, Deon" w:date="2026-05-08T14:27:00Z" w16du:dateUtc="2026-05-08T19:27:00Z">
        <w:r w:rsidR="0078102C" w:rsidRPr="0078102C">
          <w:rPr>
            <w:rFonts w:ascii="Times New Roman" w:hAnsi="Times New Roman" w:cs="Times New Roman"/>
          </w:rPr>
          <w:t xml:space="preserve">Curved Motion, Jump Height, and Barrier Height </w:t>
        </w:r>
      </w:ins>
      <w:ins w:id="677" w:author="Benton, Deon" w:date="2026-05-08T14:55:00Z" w16du:dateUtc="2026-05-08T19:55:00Z">
        <w:r w:rsidR="0022301C">
          <w:rPr>
            <w:rFonts w:ascii="Times New Roman" w:hAnsi="Times New Roman" w:cs="Times New Roman"/>
          </w:rPr>
          <w:t xml:space="preserve">are examples of features that appear frequently together, they will </w:t>
        </w:r>
      </w:ins>
      <w:ins w:id="678" w:author="Benton, Deon" w:date="2026-05-08T14:27:00Z" w16du:dateUtc="2026-05-08T19:27:00Z">
        <w:r w:rsidR="0078102C" w:rsidRPr="0078102C">
          <w:rPr>
            <w:rFonts w:ascii="Times New Roman" w:hAnsi="Times New Roman" w:cs="Times New Roman"/>
          </w:rPr>
          <w:t xml:space="preserve">become indirectly </w:t>
        </w:r>
      </w:ins>
      <w:ins w:id="679" w:author="Benton, Deon" w:date="2026-05-08T14:55:00Z" w16du:dateUtc="2026-05-08T19:55:00Z">
        <w:r w:rsidR="0022301C">
          <w:rPr>
            <w:rFonts w:ascii="Times New Roman" w:hAnsi="Times New Roman" w:cs="Times New Roman"/>
          </w:rPr>
          <w:t>associated via the shared hidden-layer representation</w:t>
        </w:r>
      </w:ins>
      <w:ins w:id="680" w:author="Benton, Deon" w:date="2026-05-08T14:27:00Z" w16du:dateUtc="2026-05-08T19:27:00Z">
        <w:r w:rsidR="0078102C" w:rsidRPr="0078102C">
          <w:rPr>
            <w:rFonts w:ascii="Times New Roman" w:hAnsi="Times New Roman" w:cs="Times New Roman"/>
          </w:rPr>
          <w:t xml:space="preserve">. </w:t>
        </w:r>
      </w:ins>
      <w:ins w:id="681"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82" w:author="Benton, Deon" w:date="2026-05-08T14:57:00Z" w16du:dateUtc="2026-05-08T19:57:00Z">
        <w:r w:rsidR="00B028F4">
          <w:rPr>
            <w:rFonts w:ascii="Times New Roman" w:hAnsi="Times New Roman" w:cs="Times New Roman"/>
          </w:rPr>
          <w:t>e strength of these associations is sufficiently robust,</w:t>
        </w:r>
      </w:ins>
      <w:ins w:id="683"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4" w:author="Benton, Deon" w:date="2026-05-08T14:57:00Z" w16du:dateUtc="2026-05-08T19:57:00Z">
        <w:r w:rsidR="00B028F4">
          <w:rPr>
            <w:rFonts w:ascii="Times New Roman" w:hAnsi="Times New Roman" w:cs="Times New Roman"/>
          </w:rPr>
          <w:t xml:space="preserve"> either during pretraining or habituation</w:t>
        </w:r>
      </w:ins>
      <w:ins w:id="685" w:author="Benton, Deon" w:date="2026-05-08T14:27:00Z" w16du:dateUtc="2026-05-08T19:27:00Z">
        <w:r w:rsidR="0078102C" w:rsidRPr="0078102C">
          <w:rPr>
            <w:rFonts w:ascii="Times New Roman" w:hAnsi="Times New Roman" w:cs="Times New Roman"/>
          </w:rPr>
          <w:t xml:space="preserve">. </w:t>
        </w:r>
      </w:ins>
      <w:ins w:id="686" w:author="Benton, Deon" w:date="2026-05-08T14:57:00Z" w16du:dateUtc="2026-05-08T19:57:00Z">
        <w:r w:rsidR="00B028F4">
          <w:rPr>
            <w:rFonts w:ascii="Times New Roman" w:hAnsi="Times New Roman" w:cs="Times New Roman"/>
          </w:rPr>
          <w:t>It will turn out that t</w:t>
        </w:r>
      </w:ins>
      <w:ins w:id="687" w:author="Benton, Deon" w:date="2026-05-08T14:27:00Z" w16du:dateUtc="2026-05-08T19:27:00Z">
        <w:r w:rsidR="0078102C" w:rsidRPr="0078102C">
          <w:rPr>
            <w:rFonts w:ascii="Times New Roman" w:hAnsi="Times New Roman" w:cs="Times New Roman"/>
          </w:rPr>
          <w:t xml:space="preserve">his reactivation process </w:t>
        </w:r>
      </w:ins>
      <w:ins w:id="688" w:author="Benton, Deon" w:date="2026-05-08T14:57:00Z" w16du:dateUtc="2026-05-08T19:57:00Z">
        <w:r w:rsidR="00B028F4">
          <w:rPr>
            <w:rFonts w:ascii="Times New Roman" w:hAnsi="Times New Roman" w:cs="Times New Roman"/>
          </w:rPr>
          <w:t xml:space="preserve">is vital to understand </w:t>
        </w:r>
      </w:ins>
      <w:ins w:id="689" w:author="Benton, Deon" w:date="2026-05-08T14:58:00Z" w16du:dateUtc="2026-05-08T19:58:00Z">
        <w:r w:rsidR="00B028F4">
          <w:rPr>
            <w:rFonts w:ascii="Times New Roman" w:hAnsi="Times New Roman" w:cs="Times New Roman"/>
          </w:rPr>
          <w:t>the</w:t>
        </w:r>
      </w:ins>
      <w:ins w:id="690" w:author="Benton, Deon" w:date="2026-05-08T14:27:00Z" w16du:dateUtc="2026-05-08T19:27:00Z">
        <w:r w:rsidR="0078102C" w:rsidRPr="0078102C">
          <w:rPr>
            <w:rFonts w:ascii="Times New Roman" w:hAnsi="Times New Roman" w:cs="Times New Roman"/>
          </w:rPr>
          <w:t xml:space="preserve"> network’s </w:t>
        </w:r>
      </w:ins>
      <w:ins w:id="691" w:author="Benton, Deon" w:date="2026-05-08T14:58:00Z" w16du:dateUtc="2026-05-08T19:58:00Z">
        <w:r w:rsidR="00B028F4">
          <w:rPr>
            <w:rFonts w:ascii="Times New Roman" w:hAnsi="Times New Roman" w:cs="Times New Roman"/>
          </w:rPr>
          <w:t xml:space="preserve">test </w:t>
        </w:r>
      </w:ins>
      <w:ins w:id="692"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93" w:author="Benton, Deon" w:date="2026-05-08T14:27:00Z" w16du:dateUtc="2026-05-08T19:27:00Z"/>
          <w:rFonts w:ascii="Times New Roman" w:hAnsi="Times New Roman" w:cs="Times New Roman"/>
        </w:rPr>
      </w:pPr>
      <w:ins w:id="694" w:author="Benton, Deon" w:date="2026-05-08T15:02:00Z" w16du:dateUtc="2026-05-08T20:02:00Z">
        <w:r>
          <w:rPr>
            <w:rFonts w:ascii="Times New Roman" w:hAnsi="Times New Roman" w:cs="Times New Roman"/>
          </w:rPr>
          <w:t>To illustrate, c</w:t>
        </w:r>
      </w:ins>
      <w:ins w:id="695" w:author="Benton, Deon" w:date="2026-05-08T14:27:00Z" w16du:dateUtc="2026-05-08T19:27:00Z">
        <w:r w:rsidR="0078102C" w:rsidRPr="0078102C">
          <w:rPr>
            <w:rFonts w:ascii="Times New Roman" w:hAnsi="Times New Roman" w:cs="Times New Roman"/>
          </w:rPr>
          <w:t xml:space="preserve">onsider the Experimental condition in </w:t>
        </w:r>
      </w:ins>
      <w:ins w:id="696" w:author="Benton, Deon" w:date="2026-05-08T15:02:00Z" w16du:dateUtc="2026-05-08T20:02:00Z">
        <w:r w:rsidR="006D5C46">
          <w:rPr>
            <w:rFonts w:ascii="Times New Roman" w:hAnsi="Times New Roman" w:cs="Times New Roman"/>
          </w:rPr>
          <w:t>the first simulation</w:t>
        </w:r>
      </w:ins>
      <w:ins w:id="697" w:author="Benton, Deon" w:date="2026-05-08T14:27:00Z" w16du:dateUtc="2026-05-08T19:27:00Z">
        <w:r w:rsidR="0078102C" w:rsidRPr="0078102C">
          <w:rPr>
            <w:rFonts w:ascii="Times New Roman" w:hAnsi="Times New Roman" w:cs="Times New Roman"/>
          </w:rPr>
          <w:t>.</w:t>
        </w:r>
      </w:ins>
      <w:ins w:id="698" w:author="Benton, Deon" w:date="2026-05-08T15:03:00Z" w16du:dateUtc="2026-05-08T20:03:00Z">
        <w:r w:rsidR="00CB4724">
          <w:rPr>
            <w:rFonts w:ascii="Times New Roman" w:hAnsi="Times New Roman" w:cs="Times New Roman"/>
          </w:rPr>
          <w:t xml:space="preserve"> As was true for infants in this condition,</w:t>
        </w:r>
      </w:ins>
      <w:ins w:id="699" w:author="Benton, Deon" w:date="2026-05-08T14:27:00Z" w16du:dateUtc="2026-05-08T19:27:00Z">
        <w:r w:rsidR="0078102C" w:rsidRPr="0078102C">
          <w:rPr>
            <w:rFonts w:ascii="Times New Roman" w:hAnsi="Times New Roman" w:cs="Times New Roman"/>
          </w:rPr>
          <w:t xml:space="preserve"> </w:t>
        </w:r>
      </w:ins>
      <w:ins w:id="700" w:author="Benton, Deon" w:date="2026-05-08T15:03:00Z" w16du:dateUtc="2026-05-08T20:03:00Z">
        <w:r w:rsidR="00CB4724">
          <w:rPr>
            <w:rFonts w:ascii="Times New Roman" w:hAnsi="Times New Roman" w:cs="Times New Roman"/>
          </w:rPr>
          <w:t>networks were habituated to an</w:t>
        </w:r>
      </w:ins>
      <w:ins w:id="701" w:author="Benton, Deon" w:date="2026-05-08T14:27:00Z" w16du:dateUtc="2026-05-08T19:27:00Z">
        <w:r w:rsidR="0078102C" w:rsidRPr="0078102C">
          <w:rPr>
            <w:rFonts w:ascii="Times New Roman" w:hAnsi="Times New Roman" w:cs="Times New Roman"/>
          </w:rPr>
          <w:t xml:space="preserve"> event in which an animate-like object </w:t>
        </w:r>
      </w:ins>
      <w:ins w:id="702" w:author="Benton, Deon" w:date="2026-05-08T15:26:00Z" w16du:dateUtc="2026-05-08T20:26:00Z">
        <w:r w:rsidR="00495E0C">
          <w:rPr>
            <w:rFonts w:ascii="Times New Roman" w:hAnsi="Times New Roman" w:cs="Times New Roman"/>
          </w:rPr>
          <w:t xml:space="preserve">jumped </w:t>
        </w:r>
      </w:ins>
      <w:ins w:id="703" w:author="Benton, Deon" w:date="2026-05-08T14:27:00Z" w16du:dateUtc="2026-05-08T19:27:00Z">
        <w:r w:rsidR="0078102C" w:rsidRPr="0078102C">
          <w:rPr>
            <w:rFonts w:ascii="Times New Roman" w:hAnsi="Times New Roman" w:cs="Times New Roman"/>
          </w:rPr>
          <w:t>over a centrally located obstacle along a</w:t>
        </w:r>
      </w:ins>
      <w:ins w:id="704" w:author="Benton, Deon" w:date="2026-05-08T15:04:00Z" w16du:dateUtc="2026-05-08T20:04:00Z">
        <w:r w:rsidR="00CB4724">
          <w:rPr>
            <w:rFonts w:ascii="Times New Roman" w:hAnsi="Times New Roman" w:cs="Times New Roman"/>
          </w:rPr>
          <w:t xml:space="preserve">n </w:t>
        </w:r>
      </w:ins>
      <w:ins w:id="705" w:author="Benton, Deon" w:date="2026-05-08T14:27:00Z" w16du:dateUtc="2026-05-08T19:27:00Z">
        <w:r w:rsidR="0078102C" w:rsidRPr="0078102C">
          <w:rPr>
            <w:rFonts w:ascii="Times New Roman" w:hAnsi="Times New Roman" w:cs="Times New Roman"/>
          </w:rPr>
          <w:t>arced trajectory</w:t>
        </w:r>
      </w:ins>
      <w:ins w:id="706" w:author="Benton, Deon" w:date="2026-05-08T15:26:00Z" w16du:dateUtc="2026-05-08T20:26:00Z">
        <w:r w:rsidR="00495E0C">
          <w:rPr>
            <w:rFonts w:ascii="Times New Roman" w:hAnsi="Times New Roman" w:cs="Times New Roman"/>
          </w:rPr>
          <w:t>.</w:t>
        </w:r>
      </w:ins>
      <w:ins w:id="707" w:author="Benton, Deon" w:date="2026-05-08T15:04:00Z" w16du:dateUtc="2026-05-08T20:04:00Z">
        <w:r w:rsidR="00CB4724">
          <w:rPr>
            <w:rFonts w:ascii="Times New Roman" w:hAnsi="Times New Roman" w:cs="Times New Roman"/>
          </w:rPr>
          <w:t xml:space="preserve"> </w:t>
        </w:r>
      </w:ins>
      <w:ins w:id="708" w:author="Benton, Deon" w:date="2026-05-08T14:27:00Z" w16du:dateUtc="2026-05-08T19:27:00Z">
        <w:r w:rsidR="0078102C" w:rsidRPr="0078102C">
          <w:rPr>
            <w:rFonts w:ascii="Times New Roman" w:hAnsi="Times New Roman" w:cs="Times New Roman"/>
          </w:rPr>
          <w:t xml:space="preserve">Although some features of this event were novel </w:t>
        </w:r>
      </w:ins>
      <w:ins w:id="709" w:author="Benton, Deon" w:date="2026-05-08T15:26:00Z" w16du:dateUtc="2026-05-08T20:26:00Z">
        <w:r w:rsidR="00495E0C">
          <w:rPr>
            <w:rFonts w:ascii="Times New Roman" w:hAnsi="Times New Roman" w:cs="Times New Roman"/>
          </w:rPr>
          <w:t>relative to that experienced during the pretraining phase</w:t>
        </w:r>
      </w:ins>
      <w:ins w:id="710"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11" w:author="Benton, Deon" w:date="2026-05-08T14:27:00Z" w16du:dateUtc="2026-05-08T19:27:00Z">
        <w:r w:rsidR="0078102C" w:rsidRPr="0078102C">
          <w:rPr>
            <w:rFonts w:ascii="Times New Roman" w:hAnsi="Times New Roman" w:cs="Times New Roman"/>
          </w:rPr>
          <w:t>many</w:t>
        </w:r>
      </w:ins>
      <w:ins w:id="712" w:author="Benton, Deon" w:date="2026-05-08T15:28:00Z" w16du:dateUtc="2026-05-08T20:28:00Z">
        <w:r w:rsidR="002527A9">
          <w:rPr>
            <w:rFonts w:ascii="Times New Roman" w:hAnsi="Times New Roman" w:cs="Times New Roman"/>
          </w:rPr>
          <w:t xml:space="preserve"> of these features were familiar</w:t>
        </w:r>
      </w:ins>
      <w:ins w:id="713" w:author="Benton, Deon" w:date="2026-05-08T15:08:00Z" w16du:dateUtc="2026-05-08T20:08:00Z">
        <w:r w:rsidR="00664F9B">
          <w:rPr>
            <w:rFonts w:ascii="Times New Roman" w:hAnsi="Times New Roman" w:cs="Times New Roman"/>
          </w:rPr>
          <w:t>.</w:t>
        </w:r>
      </w:ins>
      <w:ins w:id="714" w:author="Benton, Deon" w:date="2026-05-08T15:09:00Z" w16du:dateUtc="2026-05-08T20:09:00Z">
        <w:r w:rsidR="000C3E94">
          <w:rPr>
            <w:rFonts w:ascii="Times New Roman" w:hAnsi="Times New Roman" w:cs="Times New Roman"/>
          </w:rPr>
          <w:t xml:space="preserve"> C</w:t>
        </w:r>
      </w:ins>
      <w:ins w:id="715" w:author="Benton, Deon" w:date="2026-05-08T15:07:00Z" w16du:dateUtc="2026-05-08T20:07:00Z">
        <w:r w:rsidR="00664F9B">
          <w:rPr>
            <w:rFonts w:ascii="Times New Roman" w:hAnsi="Times New Roman" w:cs="Times New Roman"/>
          </w:rPr>
          <w:t xml:space="preserve">urved motion itself </w:t>
        </w:r>
      </w:ins>
      <w:ins w:id="716" w:author="Benton, Deon" w:date="2026-05-08T15:10:00Z" w16du:dateUtc="2026-05-08T20:10:00Z">
        <w:r w:rsidR="000C3E94">
          <w:rPr>
            <w:rFonts w:ascii="Times New Roman" w:hAnsi="Times New Roman" w:cs="Times New Roman"/>
          </w:rPr>
          <w:t>along with an</w:t>
        </w:r>
      </w:ins>
      <w:ins w:id="717" w:author="Benton, Deon" w:date="2026-05-08T15:07:00Z" w16du:dateUtc="2026-05-08T20:07:00Z">
        <w:r w:rsidR="00664F9B">
          <w:rPr>
            <w:rFonts w:ascii="Times New Roman" w:hAnsi="Times New Roman" w:cs="Times New Roman"/>
          </w:rPr>
          <w:t xml:space="preserve"> obstacle </w:t>
        </w:r>
      </w:ins>
      <w:ins w:id="718" w:author="Benton, Deon" w:date="2026-05-08T15:10:00Z" w16du:dateUtc="2026-05-08T20:10:00Z">
        <w:r w:rsidR="000C3E94">
          <w:rPr>
            <w:rFonts w:ascii="Times New Roman" w:hAnsi="Times New Roman" w:cs="Times New Roman"/>
          </w:rPr>
          <w:t>located</w:t>
        </w:r>
      </w:ins>
      <w:ins w:id="719" w:author="Benton, Deon" w:date="2026-05-08T15:08:00Z" w16du:dateUtc="2026-05-08T20:08:00Z">
        <w:r w:rsidR="00664F9B">
          <w:rPr>
            <w:rFonts w:ascii="Times New Roman" w:hAnsi="Times New Roman" w:cs="Times New Roman"/>
          </w:rPr>
          <w:t xml:space="preserve"> beneath</w:t>
        </w:r>
      </w:ins>
      <w:ins w:id="720" w:author="Benton, Deon" w:date="2026-05-08T15:10:00Z" w16du:dateUtc="2026-05-08T20:10:00Z">
        <w:r w:rsidR="000C3E94">
          <w:rPr>
            <w:rFonts w:ascii="Times New Roman" w:hAnsi="Times New Roman" w:cs="Times New Roman"/>
          </w:rPr>
          <w:t xml:space="preserve"> it</w:t>
        </w:r>
      </w:ins>
      <w:ins w:id="721" w:author="Benton, Deon" w:date="2026-05-08T15:08:00Z" w16du:dateUtc="2026-05-08T20:08:00Z">
        <w:r w:rsidR="00664F9B">
          <w:rPr>
            <w:rFonts w:ascii="Times New Roman" w:hAnsi="Times New Roman" w:cs="Times New Roman"/>
          </w:rPr>
          <w:t xml:space="preserve"> are two </w:t>
        </w:r>
      </w:ins>
      <w:ins w:id="722" w:author="Benton, Deon" w:date="2026-05-08T15:28:00Z" w16du:dateUtc="2026-05-08T20:28:00Z">
        <w:r w:rsidR="00E7568F">
          <w:rPr>
            <w:rFonts w:ascii="Times New Roman" w:hAnsi="Times New Roman" w:cs="Times New Roman"/>
          </w:rPr>
          <w:t>such features that were experienced during the pretraining p</w:t>
        </w:r>
      </w:ins>
      <w:ins w:id="723" w:author="Benton, Deon" w:date="2026-05-08T15:29:00Z" w16du:dateUtc="2026-05-08T20:29:00Z">
        <w:r w:rsidR="00E7568F">
          <w:rPr>
            <w:rFonts w:ascii="Times New Roman" w:hAnsi="Times New Roman" w:cs="Times New Roman"/>
          </w:rPr>
          <w:t>hase</w:t>
        </w:r>
      </w:ins>
      <w:ins w:id="724" w:author="Benton, Deon" w:date="2026-05-08T15:08:00Z" w16du:dateUtc="2026-05-08T20:08:00Z">
        <w:r w:rsidR="00664F9B">
          <w:rPr>
            <w:rFonts w:ascii="Times New Roman" w:hAnsi="Times New Roman" w:cs="Times New Roman"/>
          </w:rPr>
          <w:t xml:space="preserve">. </w:t>
        </w:r>
      </w:ins>
      <w:ins w:id="725" w:author="Benton, Deon" w:date="2026-05-08T15:11:00Z" w16du:dateUtc="2026-05-08T20:11:00Z">
        <w:r w:rsidR="000C3E94">
          <w:rPr>
            <w:rFonts w:ascii="Times New Roman" w:hAnsi="Times New Roman" w:cs="Times New Roman"/>
          </w:rPr>
          <w:t>Given that the obstacle</w:t>
        </w:r>
      </w:ins>
      <w:ins w:id="726" w:author="Benton, Deon" w:date="2026-05-08T14:27:00Z" w16du:dateUtc="2026-05-08T19:27:00Z">
        <w:r w:rsidR="0078102C" w:rsidRPr="0078102C">
          <w:rPr>
            <w:rFonts w:ascii="Times New Roman" w:hAnsi="Times New Roman" w:cs="Times New Roman"/>
          </w:rPr>
          <w:t xml:space="preserve"> was </w:t>
        </w:r>
      </w:ins>
      <w:ins w:id="727"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8" w:author="Benton, Deon" w:date="2026-05-08T15:12:00Z" w16du:dateUtc="2026-05-08T20:12:00Z">
        <w:r w:rsidR="00266A26">
          <w:rPr>
            <w:rFonts w:ascii="Times New Roman" w:hAnsi="Times New Roman" w:cs="Times New Roman"/>
          </w:rPr>
          <w:t>, the</w:t>
        </w:r>
      </w:ins>
      <w:ins w:id="729"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30" w:author="Benton, Deon" w:date="2026-05-08T15:29:00Z" w16du:dateUtc="2026-05-08T20:29:00Z">
        <w:r w:rsidR="00C10154">
          <w:rPr>
            <w:rFonts w:ascii="Times New Roman" w:hAnsi="Times New Roman" w:cs="Times New Roman"/>
          </w:rPr>
          <w:t xml:space="preserve"> obstacles and the</w:t>
        </w:r>
      </w:ins>
      <w:ins w:id="731" w:author="Benton, Deon" w:date="2026-05-08T15:20:00Z" w16du:dateUtc="2026-05-08T20:20:00Z">
        <w:r w:rsidR="00114C92">
          <w:rPr>
            <w:rFonts w:ascii="Times New Roman" w:hAnsi="Times New Roman" w:cs="Times New Roman"/>
          </w:rPr>
          <w:t xml:space="preserve"> arced motion </w:t>
        </w:r>
      </w:ins>
      <w:ins w:id="732" w:author="Benton, Deon" w:date="2026-05-08T15:30:00Z" w16du:dateUtc="2026-05-08T20:30:00Z">
        <w:r w:rsidR="00C10154">
          <w:rPr>
            <w:rFonts w:ascii="Times New Roman" w:hAnsi="Times New Roman" w:cs="Times New Roman"/>
          </w:rPr>
          <w:t>occurs over it. This means that the only</w:t>
        </w:r>
      </w:ins>
      <w:ins w:id="733" w:author="Benton, Deon" w:date="2026-05-08T15:21:00Z" w16du:dateUtc="2026-05-08T20:21:00Z">
        <w:r w:rsidR="00114C92">
          <w:rPr>
            <w:rFonts w:ascii="Times New Roman" w:hAnsi="Times New Roman" w:cs="Times New Roman"/>
          </w:rPr>
          <w:t xml:space="preserve"> truly</w:t>
        </w:r>
      </w:ins>
      <w:ins w:id="734" w:author="Benton, Deon" w:date="2026-05-08T15:14:00Z" w16du:dateUtc="2026-05-08T20:14:00Z">
        <w:r w:rsidR="007B2461">
          <w:rPr>
            <w:rFonts w:ascii="Times New Roman" w:hAnsi="Times New Roman" w:cs="Times New Roman"/>
          </w:rPr>
          <w:t xml:space="preserve"> </w:t>
        </w:r>
      </w:ins>
      <w:ins w:id="735" w:author="Benton, Deon" w:date="2026-05-08T15:15:00Z" w16du:dateUtc="2026-05-08T20:15:00Z">
        <w:r w:rsidR="007B2461">
          <w:rPr>
            <w:rFonts w:ascii="Times New Roman" w:hAnsi="Times New Roman" w:cs="Times New Roman"/>
          </w:rPr>
          <w:t xml:space="preserve">new </w:t>
        </w:r>
      </w:ins>
      <w:ins w:id="736" w:author="Benton, Deon" w:date="2026-05-08T15:14:00Z" w16du:dateUtc="2026-05-08T20:14:00Z">
        <w:r w:rsidR="007B2461">
          <w:rPr>
            <w:rFonts w:ascii="Times New Roman" w:hAnsi="Times New Roman" w:cs="Times New Roman"/>
          </w:rPr>
          <w:t>information that</w:t>
        </w:r>
      </w:ins>
      <w:ins w:id="737" w:author="Benton, Deon" w:date="2026-05-08T15:12:00Z" w16du:dateUtc="2026-05-08T20:12:00Z">
        <w:r w:rsidR="00266A26">
          <w:rPr>
            <w:rFonts w:ascii="Times New Roman" w:hAnsi="Times New Roman" w:cs="Times New Roman"/>
          </w:rPr>
          <w:t xml:space="preserve"> </w:t>
        </w:r>
      </w:ins>
      <w:ins w:id="738" w:author="Benton, Deon" w:date="2026-05-08T15:16:00Z" w16du:dateUtc="2026-05-08T20:16:00Z">
        <w:r w:rsidR="007B2461">
          <w:rPr>
            <w:rFonts w:ascii="Times New Roman" w:hAnsi="Times New Roman" w:cs="Times New Roman"/>
          </w:rPr>
          <w:t xml:space="preserve">needed to be incorporated into the </w:t>
        </w:r>
      </w:ins>
      <w:ins w:id="739" w:author="Benton, Deon" w:date="2026-05-08T15:12:00Z" w16du:dateUtc="2026-05-08T20:12:00Z">
        <w:r w:rsidR="00266A26">
          <w:rPr>
            <w:rFonts w:ascii="Times New Roman" w:hAnsi="Times New Roman" w:cs="Times New Roman"/>
          </w:rPr>
          <w:t>model’s hidden representation</w:t>
        </w:r>
      </w:ins>
      <w:ins w:id="740" w:author="Benton, Deon" w:date="2026-05-08T15:14:00Z" w16du:dateUtc="2026-05-08T20:14:00Z">
        <w:r w:rsidR="007B2461">
          <w:rPr>
            <w:rFonts w:ascii="Times New Roman" w:hAnsi="Times New Roman" w:cs="Times New Roman"/>
          </w:rPr>
          <w:t xml:space="preserve"> </w:t>
        </w:r>
      </w:ins>
      <w:ins w:id="741"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42" w:author="Benton, Deon" w:date="2026-05-08T15:14:00Z" w16du:dateUtc="2026-05-08T20:14:00Z">
        <w:r w:rsidR="007B2461">
          <w:rPr>
            <w:rFonts w:ascii="Times New Roman" w:hAnsi="Times New Roman" w:cs="Times New Roman"/>
          </w:rPr>
          <w:t xml:space="preserve">was </w:t>
        </w:r>
      </w:ins>
      <w:ins w:id="743" w:author="Benton, Deon" w:date="2026-05-08T15:12:00Z" w16du:dateUtc="2026-05-08T20:12:00Z">
        <w:r w:rsidR="00266A26">
          <w:rPr>
            <w:rFonts w:ascii="Times New Roman" w:hAnsi="Times New Roman" w:cs="Times New Roman"/>
          </w:rPr>
          <w:t xml:space="preserve">the novel jump and barrier </w:t>
        </w:r>
      </w:ins>
      <w:ins w:id="744" w:author="Benton, Deon" w:date="2026-05-08T15:13:00Z" w16du:dateUtc="2026-05-08T20:13:00Z">
        <w:r w:rsidR="00266A26">
          <w:rPr>
            <w:rFonts w:ascii="Times New Roman" w:hAnsi="Times New Roman" w:cs="Times New Roman"/>
          </w:rPr>
          <w:t>height</w:t>
        </w:r>
      </w:ins>
      <w:ins w:id="745" w:author="Benton, Deon" w:date="2026-05-08T15:19:00Z" w16du:dateUtc="2026-05-08T20:19:00Z">
        <w:r w:rsidR="00114C92">
          <w:rPr>
            <w:rFonts w:ascii="Times New Roman" w:hAnsi="Times New Roman" w:cs="Times New Roman"/>
          </w:rPr>
          <w:t xml:space="preserve">s. </w:t>
        </w:r>
      </w:ins>
      <w:ins w:id="746" w:author="Benton, Deon" w:date="2026-05-08T15:40:00Z" w16du:dateUtc="2026-05-08T20:40:00Z">
        <w:r w:rsidR="00F10AD1">
          <w:rPr>
            <w:rFonts w:ascii="Times New Roman" w:hAnsi="Times New Roman" w:cs="Times New Roman"/>
          </w:rPr>
          <w:t>A consequence of this is that when</w:t>
        </w:r>
      </w:ins>
      <w:ins w:id="747" w:author="Benton, Deon" w:date="2026-05-08T15:34:00Z" w16du:dateUtc="2026-05-08T20:34:00Z">
        <w:r w:rsidR="00A17002">
          <w:rPr>
            <w:rFonts w:ascii="Times New Roman" w:hAnsi="Times New Roman" w:cs="Times New Roman"/>
          </w:rPr>
          <w:t xml:space="preserve"> networks </w:t>
        </w:r>
      </w:ins>
      <w:ins w:id="748" w:author="Benton, Deon" w:date="2026-05-08T15:40:00Z" w16du:dateUtc="2026-05-08T20:40:00Z">
        <w:r w:rsidR="00F10AD1">
          <w:rPr>
            <w:rFonts w:ascii="Times New Roman" w:hAnsi="Times New Roman" w:cs="Times New Roman"/>
          </w:rPr>
          <w:t xml:space="preserve">are later shown </w:t>
        </w:r>
      </w:ins>
      <w:ins w:id="749" w:author="Benton, Deon" w:date="2026-05-08T15:36:00Z" w16du:dateUtc="2026-05-08T20:36:00Z">
        <w:r w:rsidR="004E278D">
          <w:rPr>
            <w:rFonts w:ascii="Times New Roman" w:hAnsi="Times New Roman" w:cs="Times New Roman"/>
          </w:rPr>
          <w:t xml:space="preserve">a </w:t>
        </w:r>
      </w:ins>
      <w:ins w:id="750" w:author="Benton, Deon" w:date="2026-05-08T15:34:00Z" w16du:dateUtc="2026-05-08T20:34:00Z">
        <w:r w:rsidR="00A17002">
          <w:rPr>
            <w:rFonts w:ascii="Times New Roman" w:hAnsi="Times New Roman" w:cs="Times New Roman"/>
          </w:rPr>
          <w:t>high</w:t>
        </w:r>
      </w:ins>
      <w:ins w:id="751" w:author="Benton, Deon" w:date="2026-05-08T15:36:00Z" w16du:dateUtc="2026-05-08T20:36:00Z">
        <w:r w:rsidR="004E278D">
          <w:rPr>
            <w:rFonts w:ascii="Times New Roman" w:hAnsi="Times New Roman" w:cs="Times New Roman"/>
          </w:rPr>
          <w:t>, curved</w:t>
        </w:r>
      </w:ins>
      <w:ins w:id="752"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53" w:author="Benton, Deon" w:date="2026-05-08T15:41:00Z" w16du:dateUtc="2026-05-08T20:41:00Z">
        <w:r w:rsidR="00F10AD1">
          <w:rPr>
            <w:rFonts w:ascii="Times New Roman" w:hAnsi="Times New Roman" w:cs="Times New Roman"/>
          </w:rPr>
          <w:t>,</w:t>
        </w:r>
      </w:ins>
      <w:ins w:id="754"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5" w:author="Benton, Deon" w:date="2026-05-08T15:36:00Z" w16du:dateUtc="2026-05-08T20:36:00Z">
        <w:r w:rsidR="004E278D">
          <w:rPr>
            <w:rFonts w:ascii="Times New Roman" w:hAnsi="Times New Roman" w:cs="Times New Roman"/>
          </w:rPr>
          <w:t>that became associated with it</w:t>
        </w:r>
      </w:ins>
      <w:ins w:id="756"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7" w:author="Benton, Deon" w:date="2026-05-08T15:41:00Z" w16du:dateUtc="2026-05-08T20:41:00Z">
        <w:r w:rsidR="00F10AD1">
          <w:rPr>
            <w:rFonts w:ascii="Times New Roman" w:hAnsi="Times New Roman" w:cs="Times New Roman"/>
          </w:rPr>
          <w:t>phase is reactivated</w:t>
        </w:r>
      </w:ins>
      <w:ins w:id="758" w:author="Benton, Deon" w:date="2026-05-08T15:34:00Z" w16du:dateUtc="2026-05-08T20:34:00Z">
        <w:r w:rsidR="00A17002" w:rsidRPr="00A17002">
          <w:rPr>
            <w:rFonts w:ascii="Times New Roman" w:hAnsi="Times New Roman" w:cs="Times New Roman"/>
          </w:rPr>
          <w:t>.</w:t>
        </w:r>
      </w:ins>
      <w:ins w:id="759" w:author="Benton, Deon" w:date="2026-05-08T15:41:00Z" w16du:dateUtc="2026-05-08T20:41:00Z">
        <w:r w:rsidR="002B77BD">
          <w:rPr>
            <w:rFonts w:ascii="Times New Roman" w:hAnsi="Times New Roman" w:cs="Times New Roman"/>
          </w:rPr>
          <w:t xml:space="preserve"> However, because no</w:t>
        </w:r>
      </w:ins>
      <w:ins w:id="760" w:author="Benton, Deon" w:date="2026-05-08T15:39:00Z" w16du:dateUtc="2026-05-08T20:39:00Z">
        <w:r w:rsidR="00F10AD1">
          <w:rPr>
            <w:rFonts w:ascii="Times New Roman" w:hAnsi="Times New Roman" w:cs="Times New Roman"/>
          </w:rPr>
          <w:t xml:space="preserve"> actual barrier appeared during this event</w:t>
        </w:r>
      </w:ins>
      <w:ins w:id="761" w:author="Benton, Deon" w:date="2026-05-08T15:38:00Z" w16du:dateUtc="2026-05-08T20:38:00Z">
        <w:r w:rsidR="00E0555B">
          <w:rPr>
            <w:rFonts w:ascii="Times New Roman" w:hAnsi="Times New Roman" w:cs="Times New Roman"/>
          </w:rPr>
          <w:t xml:space="preserve">—despite </w:t>
        </w:r>
      </w:ins>
      <w:ins w:id="762" w:author="Benton, Deon" w:date="2026-05-08T15:39:00Z" w16du:dateUtc="2026-05-08T20:39:00Z">
        <w:r w:rsidR="00F10AD1">
          <w:rPr>
            <w:rFonts w:ascii="Times New Roman" w:hAnsi="Times New Roman" w:cs="Times New Roman"/>
          </w:rPr>
          <w:t xml:space="preserve">its </w:t>
        </w:r>
      </w:ins>
      <w:ins w:id="763" w:author="Benton, Deon" w:date="2026-05-08T15:38:00Z" w16du:dateUtc="2026-05-08T20:38:00Z">
        <w:r w:rsidR="00E0555B">
          <w:rPr>
            <w:rFonts w:ascii="Times New Roman" w:hAnsi="Times New Roman" w:cs="Times New Roman"/>
          </w:rPr>
          <w:t xml:space="preserve">representation </w:t>
        </w:r>
      </w:ins>
      <w:ins w:id="764" w:author="Benton, Deon" w:date="2026-05-08T15:39:00Z" w16du:dateUtc="2026-05-08T20:39:00Z">
        <w:r w:rsidR="00F10AD1">
          <w:rPr>
            <w:rFonts w:ascii="Times New Roman" w:hAnsi="Times New Roman" w:cs="Times New Roman"/>
          </w:rPr>
          <w:t>being active during it</w:t>
        </w:r>
      </w:ins>
      <w:ins w:id="765" w:author="Benton, Deon" w:date="2026-05-08T15:38:00Z" w16du:dateUtc="2026-05-08T20:38:00Z">
        <w:r w:rsidR="00E0555B">
          <w:rPr>
            <w:rFonts w:ascii="Times New Roman" w:hAnsi="Times New Roman" w:cs="Times New Roman"/>
          </w:rPr>
          <w:t>—</w:t>
        </w:r>
      </w:ins>
      <w:ins w:id="766" w:author="Benton, Deon" w:date="2026-05-08T15:42:00Z" w16du:dateUtc="2026-05-08T20:42:00Z">
        <w:r w:rsidR="002B77BD">
          <w:rPr>
            <w:rFonts w:ascii="Times New Roman" w:hAnsi="Times New Roman" w:cs="Times New Roman"/>
          </w:rPr>
          <w:t xml:space="preserve">the network </w:t>
        </w:r>
      </w:ins>
      <w:ins w:id="767" w:author="Benton, Deon" w:date="2026-05-08T15:38:00Z" w16du:dateUtc="2026-05-08T20:38:00Z">
        <w:r w:rsidR="00E0555B">
          <w:rPr>
            <w:rFonts w:ascii="Times New Roman" w:hAnsi="Times New Roman" w:cs="Times New Roman"/>
          </w:rPr>
          <w:t>produced a huge spike in error</w:t>
        </w:r>
      </w:ins>
      <w:ins w:id="768" w:author="Benton, Deon" w:date="2026-05-08T14:27:00Z" w16du:dateUtc="2026-05-08T19:27:00Z">
        <w:r w:rsidR="0078102C" w:rsidRPr="0078102C">
          <w:rPr>
            <w:rFonts w:ascii="Times New Roman" w:hAnsi="Times New Roman" w:cs="Times New Roman"/>
          </w:rPr>
          <w:t>. By contrast,</w:t>
        </w:r>
      </w:ins>
      <w:ins w:id="769"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70" w:author="Benton, Deon" w:date="2026-05-08T15:43:00Z" w16du:dateUtc="2026-05-08T20:43:00Z">
        <w:r w:rsidR="002B77BD">
          <w:rPr>
            <w:rFonts w:ascii="Times New Roman" w:hAnsi="Times New Roman" w:cs="Times New Roman"/>
          </w:rPr>
          <w:t>that</w:t>
        </w:r>
      </w:ins>
      <w:ins w:id="771" w:author="Benton, Deon" w:date="2026-05-08T15:24:00Z" w16du:dateUtc="2026-05-08T20:24:00Z">
        <w:r w:rsidR="00394891">
          <w:rPr>
            <w:rFonts w:ascii="Times New Roman" w:hAnsi="Times New Roman" w:cs="Times New Roman"/>
          </w:rPr>
          <w:t xml:space="preserve"> networks had repeatedly experienced during pretr</w:t>
        </w:r>
      </w:ins>
      <w:ins w:id="772" w:author="Benton, Deon" w:date="2026-05-08T15:25:00Z" w16du:dateUtc="2026-05-08T20:25:00Z">
        <w:r w:rsidR="00394891">
          <w:rPr>
            <w:rFonts w:ascii="Times New Roman" w:hAnsi="Times New Roman" w:cs="Times New Roman"/>
          </w:rPr>
          <w:t>aining,</w:t>
        </w:r>
      </w:ins>
      <w:ins w:id="773" w:author="Benton, Deon" w:date="2026-05-08T14:27:00Z" w16du:dateUtc="2026-05-08T19:27:00Z">
        <w:r w:rsidR="0078102C" w:rsidRPr="0078102C">
          <w:rPr>
            <w:rFonts w:ascii="Times New Roman" w:hAnsi="Times New Roman" w:cs="Times New Roman"/>
          </w:rPr>
          <w:t xml:space="preserve"> </w:t>
        </w:r>
      </w:ins>
      <w:ins w:id="774" w:author="Benton, Deon" w:date="2026-05-08T15:43:00Z" w16du:dateUtc="2026-05-08T20:43:00Z">
        <w:r w:rsidR="002B77BD">
          <w:rPr>
            <w:rFonts w:ascii="Times New Roman" w:hAnsi="Times New Roman" w:cs="Times New Roman"/>
          </w:rPr>
          <w:t>the spike in error was much less substantial</w:t>
        </w:r>
      </w:ins>
      <w:ins w:id="775" w:author="Benton, Deon" w:date="2026-05-08T15:23:00Z" w16du:dateUtc="2026-05-08T20:23:00Z">
        <w:r w:rsidR="00394891">
          <w:rPr>
            <w:rFonts w:ascii="Times New Roman" w:hAnsi="Times New Roman" w:cs="Times New Roman"/>
          </w:rPr>
          <w:t xml:space="preserve">. </w:t>
        </w:r>
      </w:ins>
      <w:ins w:id="776"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7" w:author="Benton, Deon" w:date="2026-05-08T14:27:00Z" w16du:dateUtc="2026-05-08T19:27:00Z"/>
          <w:rFonts w:ascii="Times New Roman" w:hAnsi="Times New Roman" w:cs="Times New Roman"/>
        </w:rPr>
      </w:pPr>
      <w:ins w:id="778" w:author="Benton, Deon" w:date="2026-05-08T15:43:00Z" w16du:dateUtc="2026-05-08T20:43:00Z">
        <w:r>
          <w:rPr>
            <w:rFonts w:ascii="Times New Roman" w:hAnsi="Times New Roman" w:cs="Times New Roman"/>
          </w:rPr>
          <w:t xml:space="preserve">These same associative ideas can also </w:t>
        </w:r>
      </w:ins>
      <w:ins w:id="779" w:author="Benton, Deon" w:date="2026-05-08T15:44:00Z" w16du:dateUtc="2026-05-08T20:44:00Z">
        <w:r>
          <w:rPr>
            <w:rFonts w:ascii="Times New Roman" w:hAnsi="Times New Roman" w:cs="Times New Roman"/>
          </w:rPr>
          <w:t>explain</w:t>
        </w:r>
      </w:ins>
      <w:ins w:id="780" w:author="Benton, Deon" w:date="2026-05-08T14:27:00Z" w16du:dateUtc="2026-05-08T19:27:00Z">
        <w:r w:rsidR="0078102C" w:rsidRPr="0078102C">
          <w:rPr>
            <w:rFonts w:ascii="Times New Roman" w:hAnsi="Times New Roman" w:cs="Times New Roman"/>
          </w:rPr>
          <w:t xml:space="preserve"> </w:t>
        </w:r>
      </w:ins>
      <w:ins w:id="781" w:author="Benton, Deon" w:date="2026-05-08T15:43:00Z" w16du:dateUtc="2026-05-08T20:43:00Z">
        <w:r>
          <w:rPr>
            <w:rFonts w:ascii="Times New Roman" w:hAnsi="Times New Roman" w:cs="Times New Roman"/>
          </w:rPr>
          <w:t>how, mechanistically, networks</w:t>
        </w:r>
      </w:ins>
      <w:ins w:id="782" w:author="Benton, Deon" w:date="2026-05-08T14:27:00Z" w16du:dateUtc="2026-05-08T19:27:00Z">
        <w:r w:rsidR="0078102C" w:rsidRPr="0078102C">
          <w:rPr>
            <w:rFonts w:ascii="Times New Roman" w:hAnsi="Times New Roman" w:cs="Times New Roman"/>
          </w:rPr>
          <w:t xml:space="preserve"> in the Control condition </w:t>
        </w:r>
      </w:ins>
      <w:ins w:id="783" w:author="Benton, Deon" w:date="2026-05-08T15:43:00Z" w16du:dateUtc="2026-05-08T20:43:00Z">
        <w:r>
          <w:rPr>
            <w:rFonts w:ascii="Times New Roman" w:hAnsi="Times New Roman" w:cs="Times New Roman"/>
          </w:rPr>
          <w:t xml:space="preserve">came to look </w:t>
        </w:r>
      </w:ins>
      <w:ins w:id="784" w:author="Benton, Deon" w:date="2026-05-08T14:27:00Z" w16du:dateUtc="2026-05-08T19:27:00Z">
        <w:r w:rsidR="0078102C" w:rsidRPr="0078102C">
          <w:rPr>
            <w:rFonts w:ascii="Times New Roman" w:hAnsi="Times New Roman" w:cs="Times New Roman"/>
          </w:rPr>
          <w:t xml:space="preserve">about equally long at both test events. </w:t>
        </w:r>
      </w:ins>
      <w:ins w:id="785"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6" w:author="Benton, Deon" w:date="2026-05-08T17:11:00Z" w16du:dateUtc="2026-05-08T22:11:00Z">
        <w:r w:rsidR="00202BB9">
          <w:rPr>
            <w:rFonts w:ascii="Times New Roman" w:hAnsi="Times New Roman" w:cs="Times New Roman"/>
          </w:rPr>
          <w:t>given that the present account assumes that</w:t>
        </w:r>
      </w:ins>
      <w:ins w:id="787"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8" w:author="Benton, Deon" w:date="2026-05-08T16:44:00Z" w16du:dateUtc="2026-05-08T21:44:00Z">
        <w:r w:rsidR="00B6689F">
          <w:rPr>
            <w:rFonts w:ascii="Times New Roman" w:hAnsi="Times New Roman" w:cs="Times New Roman"/>
          </w:rPr>
          <w:t xml:space="preserve"> Ultimately, th</w:t>
        </w:r>
      </w:ins>
      <w:ins w:id="789"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90" w:author="Benton, Deon" w:date="2026-05-08T16:38:00Z" w16du:dateUtc="2026-05-08T21:38:00Z">
        <w:r w:rsidR="00DE47EF">
          <w:rPr>
            <w:rFonts w:ascii="Times New Roman" w:hAnsi="Times New Roman" w:cs="Times New Roman"/>
          </w:rPr>
          <w:t>.</w:t>
        </w:r>
      </w:ins>
      <w:ins w:id="791" w:author="Benton, Deon" w:date="2026-05-08T16:37:00Z" w16du:dateUtc="2026-05-08T21:37:00Z">
        <w:r w:rsidR="00DE47EF">
          <w:rPr>
            <w:rFonts w:ascii="Times New Roman" w:hAnsi="Times New Roman" w:cs="Times New Roman"/>
          </w:rPr>
          <w:t xml:space="preserve"> </w:t>
        </w:r>
      </w:ins>
      <w:ins w:id="792" w:author="Benton, Deon" w:date="2026-05-08T16:45:00Z" w16du:dateUtc="2026-05-08T21:45:00Z">
        <w:r w:rsidR="00210734">
          <w:rPr>
            <w:rFonts w:ascii="Times New Roman" w:hAnsi="Times New Roman" w:cs="Times New Roman"/>
          </w:rPr>
          <w:t xml:space="preserve">A corollary of this is that the model showed comparable </w:t>
        </w:r>
      </w:ins>
      <w:ins w:id="793" w:author="Benton, Deon" w:date="2026-05-08T16:46:00Z" w16du:dateUtc="2026-05-08T21:46:00Z">
        <w:r w:rsidR="00210734">
          <w:rPr>
            <w:rFonts w:ascii="Times New Roman" w:hAnsi="Times New Roman" w:cs="Times New Roman"/>
          </w:rPr>
          <w:t>error</w:t>
        </w:r>
      </w:ins>
      <w:ins w:id="794"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5" w:author="Benton, Deon" w:date="2026-05-08T13:49:00Z" w16du:dateUtc="2026-05-08T18:49:00Z"/>
          <w:rFonts w:ascii="Times New Roman" w:hAnsi="Times New Roman" w:cs="Times New Roman"/>
        </w:rPr>
      </w:pPr>
      <w:ins w:id="796" w:author="Benton, Deon" w:date="2026-05-08T14:27:00Z" w16du:dateUtc="2026-05-08T19:27:00Z">
        <w:r w:rsidRPr="0078102C">
          <w:rPr>
            <w:rFonts w:ascii="Times New Roman" w:hAnsi="Times New Roman" w:cs="Times New Roman"/>
          </w:rPr>
          <w:t xml:space="preserve">In sum, </w:t>
        </w:r>
      </w:ins>
      <w:ins w:id="797" w:author="Benton, Deon" w:date="2026-05-08T16:47:00Z" w16du:dateUtc="2026-05-08T21:47:00Z">
        <w:r w:rsidR="00C26E65">
          <w:rPr>
            <w:rFonts w:ascii="Times New Roman" w:hAnsi="Times New Roman" w:cs="Times New Roman"/>
          </w:rPr>
          <w:t>the reason netwo</w:t>
        </w:r>
      </w:ins>
      <w:ins w:id="798" w:author="Benton, Deon" w:date="2026-05-08T16:48:00Z" w16du:dateUtc="2026-05-08T21:48:00Z">
        <w:r w:rsidR="00C26E65">
          <w:rPr>
            <w:rFonts w:ascii="Times New Roman" w:hAnsi="Times New Roman" w:cs="Times New Roman"/>
          </w:rPr>
          <w:t>rks looked longer</w:t>
        </w:r>
      </w:ins>
      <w:ins w:id="799" w:author="Benton, Deon" w:date="2026-05-08T14:27:00Z" w16du:dateUtc="2026-05-08T19:27:00Z">
        <w:r w:rsidRPr="0078102C">
          <w:rPr>
            <w:rFonts w:ascii="Times New Roman" w:hAnsi="Times New Roman" w:cs="Times New Roman"/>
          </w:rPr>
          <w:t xml:space="preserve"> at the Inefficient test event</w:t>
        </w:r>
      </w:ins>
      <w:ins w:id="800" w:author="Benton, Deon" w:date="2026-05-08T16:48:00Z" w16du:dateUtc="2026-05-08T21:48:00Z">
        <w:r w:rsidR="00C26E65">
          <w:rPr>
            <w:rFonts w:ascii="Times New Roman" w:hAnsi="Times New Roman" w:cs="Times New Roman"/>
          </w:rPr>
          <w:t xml:space="preserve"> than at the Efficient test event</w:t>
        </w:r>
      </w:ins>
      <w:ins w:id="801" w:author="Benton, Deon" w:date="2026-05-08T14:27:00Z" w16du:dateUtc="2026-05-08T19:27:00Z">
        <w:r w:rsidRPr="0078102C">
          <w:rPr>
            <w:rFonts w:ascii="Times New Roman" w:hAnsi="Times New Roman" w:cs="Times New Roman"/>
          </w:rPr>
          <w:t xml:space="preserve"> in the Experimental condition </w:t>
        </w:r>
      </w:ins>
      <w:ins w:id="802" w:author="Benton, Deon" w:date="2026-05-08T16:48:00Z" w16du:dateUtc="2026-05-08T21:48:00Z">
        <w:r w:rsidR="00C26E65">
          <w:rPr>
            <w:rFonts w:ascii="Times New Roman" w:hAnsi="Times New Roman" w:cs="Times New Roman"/>
          </w:rPr>
          <w:t xml:space="preserve">is </w:t>
        </w:r>
      </w:ins>
      <w:ins w:id="803" w:author="Benton, Deon" w:date="2026-05-08T14:27:00Z" w16du:dateUtc="2026-05-08T19:27:00Z">
        <w:r w:rsidRPr="0078102C">
          <w:rPr>
            <w:rFonts w:ascii="Times New Roman" w:hAnsi="Times New Roman" w:cs="Times New Roman"/>
          </w:rPr>
          <w:t xml:space="preserve">because the </w:t>
        </w:r>
      </w:ins>
      <w:ins w:id="804" w:author="Benton, Deon" w:date="2026-05-08T16:48:00Z" w16du:dateUtc="2026-05-08T21:48:00Z">
        <w:r w:rsidR="00C26E65">
          <w:rPr>
            <w:rFonts w:ascii="Times New Roman" w:hAnsi="Times New Roman" w:cs="Times New Roman"/>
          </w:rPr>
          <w:t>association that was formed between</w:t>
        </w:r>
      </w:ins>
      <w:ins w:id="805" w:author="Benton, Deon" w:date="2026-05-08T14:27:00Z" w16du:dateUtc="2026-05-08T19:27:00Z">
        <w:r w:rsidRPr="0078102C">
          <w:rPr>
            <w:rFonts w:ascii="Times New Roman" w:hAnsi="Times New Roman" w:cs="Times New Roman"/>
          </w:rPr>
          <w:t xml:space="preserve"> curved motion and obstacle-related information</w:t>
        </w:r>
      </w:ins>
      <w:ins w:id="806" w:author="Benton, Deon" w:date="2026-05-08T16:48:00Z" w16du:dateUtc="2026-05-08T21:48:00Z">
        <w:r w:rsidR="00C26E65">
          <w:rPr>
            <w:rFonts w:ascii="Times New Roman" w:hAnsi="Times New Roman" w:cs="Times New Roman"/>
          </w:rPr>
          <w:t xml:space="preserve"> during pretraining—and that was subsequently reinforced duri</w:t>
        </w:r>
      </w:ins>
      <w:ins w:id="807" w:author="Benton, Deon" w:date="2026-05-08T16:49:00Z" w16du:dateUtc="2026-05-08T21:49:00Z">
        <w:r w:rsidR="00C26E65">
          <w:rPr>
            <w:rFonts w:ascii="Times New Roman" w:hAnsi="Times New Roman" w:cs="Times New Roman"/>
          </w:rPr>
          <w:t>ng the habituation phase—</w:t>
        </w:r>
      </w:ins>
      <w:ins w:id="808"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9" w:author="Benton, Deon" w:date="2026-05-08T16:49:00Z" w16du:dateUtc="2026-05-08T21:49:00Z">
        <w:r w:rsidR="00C26E65">
          <w:rPr>
            <w:rFonts w:ascii="Times New Roman" w:hAnsi="Times New Roman" w:cs="Times New Roman"/>
          </w:rPr>
          <w:t xml:space="preserve"> the reason</w:t>
        </w:r>
      </w:ins>
      <w:ins w:id="810"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11" w:author="Benton, Deon" w:date="2026-05-08T16:49:00Z" w16du:dateUtc="2026-05-08T21:49:00Z">
        <w:r w:rsidR="00C26E65">
          <w:rPr>
            <w:rFonts w:ascii="Times New Roman" w:hAnsi="Times New Roman" w:cs="Times New Roman"/>
          </w:rPr>
          <w:t xml:space="preserve"> is</w:t>
        </w:r>
      </w:ins>
      <w:ins w:id="812"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13" w:author="Benton, Deon" w:date="2026-05-08T16:50:00Z" w16du:dateUtc="2026-05-08T21:50:00Z">
        <w:r w:rsidR="004A732C">
          <w:rPr>
            <w:rFonts w:ascii="Times New Roman" w:hAnsi="Times New Roman" w:cs="Times New Roman"/>
          </w:rPr>
          <w:t>plained</w:t>
        </w:r>
      </w:ins>
      <w:ins w:id="814" w:author="Benton, Deon" w:date="2026-05-08T14:27:00Z" w16du:dateUtc="2026-05-08T19:27:00Z">
        <w:r w:rsidRPr="0078102C">
          <w:rPr>
            <w:rFonts w:ascii="Times New Roman" w:hAnsi="Times New Roman" w:cs="Times New Roman"/>
          </w:rPr>
          <w:t xml:space="preserve"> in terms of learned associations among perceptual features</w:t>
        </w:r>
      </w:ins>
      <w:ins w:id="815"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6" w:author="Benton, Deon" w:date="2026-05-08T14:27:00Z" w16du:dateUtc="2026-05-08T19:27:00Z">
        <w:r w:rsidRPr="0078102C">
          <w:rPr>
            <w:rFonts w:ascii="Times New Roman" w:hAnsi="Times New Roman" w:cs="Times New Roman"/>
          </w:rPr>
          <w:t xml:space="preserve"> </w:t>
        </w:r>
      </w:ins>
      <w:ins w:id="817"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8" w:author="Benton, Deon" w:date="2026-05-08T17:04:00Z" w16du:dateUtc="2026-05-08T22:04:00Z">
        <w:r w:rsidR="00000938">
          <w:rPr>
            <w:rFonts w:ascii="Times New Roman" w:hAnsi="Times New Roman" w:cs="Times New Roman"/>
          </w:rPr>
          <w:t>operate</w:t>
        </w:r>
      </w:ins>
      <w:ins w:id="819"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20" w:author="Benton, Deon" w:date="2026-05-08T13:49:00Z" w16du:dateUtc="2026-05-08T18:49:00Z">
        <w:r>
          <w:rPr>
            <w:rFonts w:ascii="Times New Roman" w:hAnsi="Times New Roman" w:cs="Times New Roman"/>
          </w:rPr>
          <w:t xml:space="preserve"> </w:t>
        </w:r>
      </w:ins>
      <w:ins w:id="821" w:author="Benton, Deon" w:date="2026-05-08T17:05:00Z" w16du:dateUtc="2026-05-08T22:05:00Z">
        <w:r w:rsidR="00000938">
          <w:rPr>
            <w:rFonts w:ascii="Times New Roman" w:eastAsia="Times New Roman" w:hAnsi="Times New Roman" w:cs="Times New Roman"/>
          </w:rPr>
          <w:t>Although the current results</w:t>
        </w:r>
      </w:ins>
      <w:ins w:id="822" w:author="Benton, Deon" w:date="2026-05-08T14:15:00Z" w16du:dateUtc="2026-05-08T19:15:00Z">
        <w:r w:rsidR="00A150EF">
          <w:rPr>
            <w:rFonts w:ascii="Times New Roman" w:eastAsia="Times New Roman" w:hAnsi="Times New Roman" w:cs="Times New Roman"/>
          </w:rPr>
          <w:t xml:space="preserve"> challenge the </w:t>
        </w:r>
      </w:ins>
      <w:ins w:id="823" w:author="Benton, Deon" w:date="2026-05-08T14:17:00Z" w16du:dateUtc="2026-05-08T19:17:00Z">
        <w:r w:rsidR="00A150EF">
          <w:rPr>
            <w:rFonts w:ascii="Times New Roman" w:eastAsia="Times New Roman" w:hAnsi="Times New Roman" w:cs="Times New Roman"/>
          </w:rPr>
          <w:t>claim</w:t>
        </w:r>
      </w:ins>
      <w:ins w:id="824" w:author="Benton, Deon" w:date="2026-05-08T14:15:00Z" w16du:dateUtc="2026-05-08T19:15:00Z">
        <w:r w:rsidR="00A150EF">
          <w:rPr>
            <w:rFonts w:ascii="Times New Roman" w:eastAsia="Times New Roman" w:hAnsi="Times New Roman" w:cs="Times New Roman"/>
          </w:rPr>
          <w:t xml:space="preserve"> that </w:t>
        </w:r>
      </w:ins>
      <w:ins w:id="825" w:author="Benton, Deon" w:date="2026-05-08T14:17:00Z" w16du:dateUtc="2026-05-08T19:17:00Z">
        <w:r w:rsidR="00A150EF">
          <w:rPr>
            <w:rFonts w:ascii="Times New Roman" w:eastAsia="Times New Roman" w:hAnsi="Times New Roman" w:cs="Times New Roman"/>
          </w:rPr>
          <w:t>infants</w:t>
        </w:r>
      </w:ins>
      <w:ins w:id="826" w:author="Benton, Deon" w:date="2026-05-08T14:15:00Z" w16du:dateUtc="2026-05-08T19:15:00Z">
        <w:r w:rsidR="00A150EF">
          <w:rPr>
            <w:rFonts w:ascii="Times New Roman" w:eastAsia="Times New Roman" w:hAnsi="Times New Roman" w:cs="Times New Roman"/>
          </w:rPr>
          <w:t xml:space="preserve"> </w:t>
        </w:r>
      </w:ins>
      <w:ins w:id="827" w:author="Benton, Deon" w:date="2026-05-08T14:17:00Z" w16du:dateUtc="2026-05-08T19:17:00Z">
        <w:r w:rsidR="00A150EF">
          <w:rPr>
            <w:rFonts w:ascii="Times New Roman" w:eastAsia="Times New Roman" w:hAnsi="Times New Roman" w:cs="Times New Roman"/>
          </w:rPr>
          <w:t>possess</w:t>
        </w:r>
      </w:ins>
      <w:ins w:id="828" w:author="Benton, Deon" w:date="2026-05-08T14:19:00Z" w16du:dateUtc="2026-05-08T19:19:00Z">
        <w:r w:rsidR="000615BE">
          <w:rPr>
            <w:rFonts w:ascii="Times New Roman" w:eastAsia="Times New Roman" w:hAnsi="Times New Roman" w:cs="Times New Roman"/>
          </w:rPr>
          <w:t xml:space="preserve"> a domain-specific syst</w:t>
        </w:r>
      </w:ins>
      <w:ins w:id="829"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30" w:author="Benton, Deon" w:date="2026-05-08T14:21:00Z" w16du:dateUtc="2026-05-08T19:21:00Z">
        <w:r w:rsidR="009F5C22">
          <w:rPr>
            <w:rFonts w:ascii="Times New Roman" w:eastAsia="Times New Roman" w:hAnsi="Times New Roman" w:cs="Times New Roman"/>
          </w:rPr>
          <w:t xml:space="preserve"> their efficiency and rationality</w:t>
        </w:r>
      </w:ins>
      <w:ins w:id="831" w:author="Benton, Deon" w:date="2026-05-08T17:06:00Z" w16du:dateUtc="2026-05-08T22:06:00Z">
        <w:r w:rsidR="00000938">
          <w:rPr>
            <w:rFonts w:ascii="Times New Roman" w:eastAsia="Times New Roman" w:hAnsi="Times New Roman" w:cs="Times New Roman"/>
          </w:rPr>
          <w:t>,</w:t>
        </w:r>
      </w:ins>
      <w:ins w:id="832"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33" w:author="Benton, Deon" w:date="2026-05-08T17:06:00Z" w16du:dateUtc="2026-05-08T22:06:00Z">
        <w:r w:rsidR="00000938">
          <w:rPr>
            <w:rFonts w:ascii="Times New Roman" w:eastAsia="Times New Roman" w:hAnsi="Times New Roman" w:cs="Times New Roman"/>
          </w:rPr>
          <w:t xml:space="preserve"> </w:t>
        </w:r>
      </w:ins>
      <w:ins w:id="834" w:author="Benton, Deon" w:date="2026-05-08T17:10:00Z" w16du:dateUtc="2026-05-08T22:10:00Z">
        <w:r w:rsidR="003A67F7">
          <w:rPr>
            <w:rFonts w:ascii="Times New Roman" w:eastAsia="Times New Roman" w:hAnsi="Times New Roman" w:cs="Times New Roman"/>
          </w:rPr>
          <w:t>This is that</w:t>
        </w:r>
      </w:ins>
      <w:ins w:id="835"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6" w:author="Benton, Deon" w:date="2026-05-08T17:07:00Z" w16du:dateUtc="2026-05-08T22:07:00Z">
        <w:r w:rsidR="009774E2">
          <w:rPr>
            <w:rFonts w:ascii="Times New Roman" w:eastAsia="Times New Roman" w:hAnsi="Times New Roman" w:cs="Times New Roman"/>
          </w:rPr>
          <w:t xml:space="preserve"> may have been </w:t>
        </w:r>
      </w:ins>
      <w:ins w:id="837" w:author="Benton, Deon" w:date="2026-05-08T17:08:00Z" w16du:dateUtc="2026-05-08T22:08:00Z">
        <w:r w:rsidR="009774E2">
          <w:rPr>
            <w:rFonts w:ascii="Times New Roman" w:eastAsia="Times New Roman" w:hAnsi="Times New Roman" w:cs="Times New Roman"/>
          </w:rPr>
          <w:t>much purer than that</w:t>
        </w:r>
      </w:ins>
      <w:ins w:id="838" w:author="Benton, Deon" w:date="2026-05-08T17:07:00Z" w16du:dateUtc="2026-05-08T22:07:00Z">
        <w:r w:rsidR="009774E2">
          <w:rPr>
            <w:rFonts w:ascii="Times New Roman" w:eastAsia="Times New Roman" w:hAnsi="Times New Roman" w:cs="Times New Roman"/>
          </w:rPr>
          <w:t xml:space="preserve"> of infants</w:t>
        </w:r>
      </w:ins>
      <w:ins w:id="839" w:author="Benton, Deon" w:date="2026-05-08T17:08:00Z" w16du:dateUtc="2026-05-08T22:08:00Z">
        <w:r w:rsidR="009774E2">
          <w:rPr>
            <w:rFonts w:ascii="Times New Roman" w:eastAsia="Times New Roman" w:hAnsi="Times New Roman" w:cs="Times New Roman"/>
          </w:rPr>
          <w:t xml:space="preserve">. The </w:t>
        </w:r>
      </w:ins>
      <w:ins w:id="840"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41" w:author="Benton, Deon" w:date="2026-05-08T17:09:00Z" w16du:dateUtc="2026-05-08T22:09:00Z">
        <w:r w:rsidR="003A67F7">
          <w:rPr>
            <w:rFonts w:ascii="Times New Roman" w:eastAsia="Times New Roman" w:hAnsi="Times New Roman" w:cs="Times New Roman"/>
          </w:rPr>
          <w:t>By contrast</w:t>
        </w:r>
      </w:ins>
      <w:ins w:id="842"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1012C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D2812">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43"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4"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5" w:author="Benton, Deon" w:date="2026-05-08T22:31:00Z" w16du:dateUtc="2026-05-09T03:31:00Z">
        <w:r w:rsidR="008A3B04">
          <w:rPr>
            <w:rFonts w:ascii="Times New Roman" w:hAnsi="Times New Roman" w:cs="Times New Roman"/>
          </w:rPr>
          <w:t>provides a veridical account of infant action understanding</w:t>
        </w:r>
      </w:ins>
      <w:ins w:id="846" w:author="Benton, Deon" w:date="2026-05-08T22:32:00Z" w16du:dateUtc="2026-05-09T03:32:00Z">
        <w:r w:rsidR="008A3B04">
          <w:rPr>
            <w:rFonts w:ascii="Times New Roman" w:hAnsi="Times New Roman" w:cs="Times New Roman"/>
          </w:rPr>
          <w:t>.</w:t>
        </w:r>
      </w:ins>
      <w:ins w:id="847" w:author="Benton, Deon" w:date="2026-05-08T22:33:00Z" w16du:dateUtc="2026-05-09T03:33:00Z">
        <w:r w:rsidR="008A3B04">
          <w:rPr>
            <w:rFonts w:ascii="Times New Roman" w:hAnsi="Times New Roman" w:cs="Times New Roman"/>
          </w:rPr>
          <w:t xml:space="preserve"> One way to address this issue is to show that ALIAS can capture </w:t>
        </w:r>
      </w:ins>
      <w:ins w:id="848"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9"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50"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51"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52" w:author="Benton, Deon" w:date="2026-05-10T15:26:00Z" w16du:dateUtc="2026-05-10T20:26:00Z">
        <w:r w:rsidR="00E2240B" w:rsidDel="00680F6C">
          <w:rPr>
            <w:rFonts w:ascii="Times New Roman" w:eastAsia="Times New Roman" w:hAnsi="Times New Roman" w:cs="Times New Roman"/>
          </w:rPr>
          <w:delText>B</w:delText>
        </w:r>
      </w:del>
      <w:ins w:id="853"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4"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5"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6"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7"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8"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9"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60" w:author="Benton, Deon" w:date="2026-05-08T22:39:00Z" w16du:dateUtc="2026-05-09T03:39:00Z">
        <w:r w:rsidR="003A4C4D">
          <w:rPr>
            <w:rFonts w:ascii="Times New Roman" w:eastAsia="Times New Roman" w:hAnsi="Times New Roman" w:cs="Times New Roman"/>
          </w:rPr>
          <w:t>—</w:t>
        </w:r>
      </w:ins>
      <w:ins w:id="861"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62"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63" w:author="Benton, Deon" w:date="2026-05-10T15:38:00Z" w16du:dateUtc="2026-05-10T20:38:00Z">
        <w:r w:rsidR="00D500FD">
          <w:rPr>
            <w:rFonts w:ascii="Times New Roman" w:eastAsia="Times New Roman" w:hAnsi="Times New Roman" w:cs="Times New Roman"/>
          </w:rPr>
          <w:t xml:space="preserve"> to represent the surface featur</w:t>
        </w:r>
      </w:ins>
      <w:ins w:id="864" w:author="Benton, Deon" w:date="2026-05-10T15:39:00Z" w16du:dateUtc="2026-05-10T20:39:00Z">
        <w:r w:rsidR="00D500FD">
          <w:rPr>
            <w:rFonts w:ascii="Times New Roman" w:eastAsia="Times New Roman" w:hAnsi="Times New Roman" w:cs="Times New Roman"/>
          </w:rPr>
          <w:t>es of different kinds of entities</w:t>
        </w:r>
      </w:ins>
      <w:ins w:id="865"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744D3C7"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CD940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600EC33B"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del w:id="866" w:author="Benton, Deon" w:date="2026-05-15T23:52:00Z" w16du:dateUtc="2026-05-16T04:52:00Z">
        <w:r w:rsidR="00A76C18" w:rsidDel="007207DC">
          <w:rPr>
            <w:rFonts w:ascii="Times New Roman" w:hAnsi="Times New Roman" w:cs="Times New Roman"/>
          </w:rPr>
          <w:delText xml:space="preserve">to </w:delText>
        </w:r>
      </w:del>
      <w:ins w:id="867" w:author="Benton, Deon" w:date="2026-05-15T23:52:00Z" w16du:dateUtc="2026-05-16T04:52:00Z">
        <w:r w:rsidR="007207DC">
          <w:rPr>
            <w:rFonts w:ascii="Times New Roman" w:hAnsi="Times New Roman" w:cs="Times New Roman"/>
          </w:rPr>
          <w:t>as</w:t>
        </w:r>
        <w:r w:rsidR="007207DC">
          <w:rPr>
            <w:rFonts w:ascii="Times New Roman" w:hAnsi="Times New Roman" w:cs="Times New Roman"/>
          </w:rPr>
          <w:t xml:space="preserve">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7F0DECB8"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868"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869"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ins w:id="870" w:author="Benton, Deon" w:date="2026-05-15T23:56:00Z" w16du:dateUtc="2026-05-16T04:56:00Z">
        <w:r w:rsidR="007207DC">
          <w:rPr>
            <w:rFonts w:ascii="Times New Roman" w:hAnsi="Times New Roman" w:cs="Times New Roman"/>
          </w:rPr>
          <w:t xml:space="preserve">The </w:t>
        </w:r>
      </w:ins>
      <w:ins w:id="871" w:author="Benton, Deon" w:date="2026-05-16T00:08:00Z" w16du:dateUtc="2026-05-16T05:08:00Z">
        <w:r w:rsidR="00AE768C">
          <w:rPr>
            <w:rFonts w:ascii="Times New Roman" w:hAnsi="Times New Roman" w:cs="Times New Roman"/>
          </w:rPr>
          <w:t xml:space="preserve">mechanistic </w:t>
        </w:r>
      </w:ins>
      <w:ins w:id="872" w:author="Benton, Deon" w:date="2026-05-15T23:56:00Z" w16du:dateUtc="2026-05-16T04:56:00Z">
        <w:r w:rsidR="007207DC">
          <w:rPr>
            <w:rFonts w:ascii="Times New Roman" w:hAnsi="Times New Roman" w:cs="Times New Roman"/>
          </w:rPr>
          <w:lastRenderedPageBreak/>
          <w:t>reason</w:t>
        </w:r>
      </w:ins>
      <w:ins w:id="873" w:author="Benton, Deon" w:date="2026-05-15T23:57:00Z" w16du:dateUtc="2026-05-16T04:57:00Z">
        <w:r w:rsidR="007207DC">
          <w:rPr>
            <w:rFonts w:ascii="Times New Roman" w:hAnsi="Times New Roman" w:cs="Times New Roman"/>
          </w:rPr>
          <w:t xml:space="preserve"> for </w:t>
        </w:r>
      </w:ins>
      <w:ins w:id="874" w:author="Benton, Deon" w:date="2026-05-16T00:23:00Z" w16du:dateUtc="2026-05-16T05:23:00Z">
        <w:r w:rsidR="009D5B76">
          <w:rPr>
            <w:rFonts w:ascii="Times New Roman" w:hAnsi="Times New Roman" w:cs="Times New Roman"/>
          </w:rPr>
          <w:t>how netw</w:t>
        </w:r>
      </w:ins>
      <w:ins w:id="875"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876" w:author="Benton, Deon" w:date="2026-05-15T23:57:00Z" w16du:dateUtc="2026-05-16T04:57:00Z">
        <w:r w:rsidR="007207DC">
          <w:rPr>
            <w:rFonts w:ascii="Times New Roman" w:hAnsi="Times New Roman" w:cs="Times New Roman"/>
          </w:rPr>
          <w:t>: Th</w:t>
        </w:r>
      </w:ins>
      <w:ins w:id="877" w:author="Benton, Deon" w:date="2026-05-15T23:58:00Z" w16du:dateUtc="2026-05-16T04:58:00Z">
        <w:r w:rsidR="007207DC">
          <w:rPr>
            <w:rFonts w:ascii="Times New Roman" w:hAnsi="Times New Roman" w:cs="Times New Roman"/>
          </w:rPr>
          <w:t xml:space="preserve">e </w:t>
        </w:r>
      </w:ins>
      <w:ins w:id="878" w:author="Benton, Deon" w:date="2026-05-16T00:07:00Z" w16du:dateUtc="2026-05-16T05:07:00Z">
        <w:r w:rsidR="00AE768C">
          <w:rPr>
            <w:rFonts w:ascii="Times New Roman" w:hAnsi="Times New Roman" w:cs="Times New Roman"/>
          </w:rPr>
          <w:t xml:space="preserve">input </w:t>
        </w:r>
      </w:ins>
      <w:ins w:id="879" w:author="Benton, Deon" w:date="2026-05-16T00:24:00Z" w16du:dateUtc="2026-05-16T05:24:00Z">
        <w:r w:rsidR="00A048A3">
          <w:rPr>
            <w:rFonts w:ascii="Times New Roman" w:hAnsi="Times New Roman" w:cs="Times New Roman"/>
          </w:rPr>
          <w:t xml:space="preserve">to the network during the Incongruent test event </w:t>
        </w:r>
      </w:ins>
      <w:ins w:id="880" w:author="Benton, Deon" w:date="2026-05-16T00:01:00Z" w16du:dateUtc="2026-05-16T05:01:00Z">
        <w:r w:rsidR="00AE768C">
          <w:rPr>
            <w:rFonts w:ascii="Times New Roman" w:hAnsi="Times New Roman" w:cs="Times New Roman"/>
          </w:rPr>
          <w:t xml:space="preserve">(e.g., </w:t>
        </w:r>
      </w:ins>
      <w:ins w:id="881" w:author="Benton, Deon" w:date="2026-05-16T00:05:00Z" w16du:dateUtc="2026-05-16T05:05:00Z">
        <w:r w:rsidR="00AE768C">
          <w:rPr>
            <w:rFonts w:ascii="Times New Roman" w:hAnsi="Times New Roman" w:cs="Times New Roman"/>
          </w:rPr>
          <w:t xml:space="preserve">curved motion, small barrier, low </w:t>
        </w:r>
      </w:ins>
      <w:ins w:id="882" w:author="Benton, Deon" w:date="2026-05-16T00:06:00Z" w16du:dateUtc="2026-05-16T05:06:00Z">
        <w:r w:rsidR="00AE768C">
          <w:rPr>
            <w:rFonts w:ascii="Times New Roman" w:hAnsi="Times New Roman" w:cs="Times New Roman"/>
          </w:rPr>
          <w:t xml:space="preserve">jump, </w:t>
        </w:r>
      </w:ins>
      <w:ins w:id="883" w:author="Benton, Deon" w:date="2026-05-16T00:24:00Z" w16du:dateUtc="2026-05-16T05:24:00Z">
        <w:r w:rsidR="00A048A3">
          <w:rPr>
            <w:rFonts w:ascii="Times New Roman" w:hAnsi="Times New Roman" w:cs="Times New Roman"/>
          </w:rPr>
          <w:t xml:space="preserve">spatial </w:t>
        </w:r>
      </w:ins>
      <w:ins w:id="884" w:author="Benton, Deon" w:date="2026-05-16T00:26:00Z" w16du:dateUtc="2026-05-16T05:26:00Z">
        <w:r w:rsidR="00A048A3">
          <w:rPr>
            <w:rFonts w:ascii="Times New Roman" w:hAnsi="Times New Roman" w:cs="Times New Roman"/>
          </w:rPr>
          <w:t>noncontiguity</w:t>
        </w:r>
      </w:ins>
      <w:ins w:id="885" w:author="Benton, Deon" w:date="2026-05-16T00:24:00Z" w16du:dateUtc="2026-05-16T05:24:00Z">
        <w:r w:rsidR="00A048A3">
          <w:rPr>
            <w:rFonts w:ascii="Times New Roman" w:hAnsi="Times New Roman" w:cs="Times New Roman"/>
          </w:rPr>
          <w:t xml:space="preserve"> between an</w:t>
        </w:r>
      </w:ins>
      <w:ins w:id="886" w:author="Benton, Deon" w:date="2026-05-16T00:25:00Z" w16du:dateUtc="2026-05-16T05:25:00Z">
        <w:r w:rsidR="00A048A3">
          <w:rPr>
            <w:rFonts w:ascii="Times New Roman" w:hAnsi="Times New Roman" w:cs="Times New Roman"/>
          </w:rPr>
          <w:t xml:space="preserve"> agent and its goal</w:t>
        </w:r>
      </w:ins>
      <w:ins w:id="887" w:author="Benton, Deon" w:date="2026-05-16T00:06:00Z" w16du:dateUtc="2026-05-16T05:06:00Z">
        <w:r w:rsidR="00AE768C">
          <w:rPr>
            <w:rFonts w:ascii="Times New Roman" w:hAnsi="Times New Roman" w:cs="Times New Roman"/>
          </w:rPr>
          <w:t>)</w:t>
        </w:r>
      </w:ins>
      <w:ins w:id="888"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889" w:author="Benton, Deon" w:date="2026-05-15T23:59:00Z" w16du:dateUtc="2026-05-16T04:59:00Z">
        <w:r w:rsidR="00AE768C">
          <w:rPr>
            <w:rFonts w:ascii="Times New Roman" w:hAnsi="Times New Roman" w:cs="Times New Roman"/>
          </w:rPr>
          <w:t>ining phase between this</w:t>
        </w:r>
      </w:ins>
      <w:ins w:id="890" w:author="Benton, Deon" w:date="2026-05-16T00:08:00Z" w16du:dateUtc="2026-05-16T05:08:00Z">
        <w:r w:rsidR="00AE768C">
          <w:rPr>
            <w:rFonts w:ascii="Times New Roman" w:hAnsi="Times New Roman" w:cs="Times New Roman"/>
          </w:rPr>
          <w:t xml:space="preserve"> visual</w:t>
        </w:r>
      </w:ins>
      <w:ins w:id="891" w:author="Benton, Deon" w:date="2026-05-15T23:59:00Z" w16du:dateUtc="2026-05-16T04:59:00Z">
        <w:r w:rsidR="00AE768C">
          <w:rPr>
            <w:rFonts w:ascii="Times New Roman" w:hAnsi="Times New Roman" w:cs="Times New Roman"/>
          </w:rPr>
          <w:t xml:space="preserve"> information and </w:t>
        </w:r>
      </w:ins>
      <w:ins w:id="892"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893" w:author="Benton, Deon" w:date="2026-05-16T00:10:00Z" w16du:dateUtc="2026-05-16T05:10:00Z">
        <w:r w:rsidR="00953F2D">
          <w:rPr>
            <w:rFonts w:ascii="Times New Roman" w:hAnsi="Times New Roman" w:cs="Times New Roman"/>
          </w:rPr>
          <w:t>xt to its goal, the two were spatially contiguous</w:t>
        </w:r>
      </w:ins>
      <w:ins w:id="894" w:author="Benton, Deon" w:date="2026-05-15T23:59:00Z" w16du:dateUtc="2026-05-16T04:59:00Z">
        <w:r w:rsidR="00AE768C">
          <w:rPr>
            <w:rFonts w:ascii="Times New Roman" w:hAnsi="Times New Roman" w:cs="Times New Roman"/>
          </w:rPr>
          <w:t xml:space="preserve">. </w:t>
        </w:r>
      </w:ins>
      <w:ins w:id="895" w:author="Benton, Deon" w:date="2026-05-16T00:23:00Z" w16du:dateUtc="2026-05-16T05:23:00Z">
        <w:r w:rsidR="00023160">
          <w:rPr>
            <w:rFonts w:ascii="Times New Roman" w:hAnsi="Times New Roman" w:cs="Times New Roman"/>
          </w:rPr>
          <w:t>No such violation occurred for the Congruent event</w:t>
        </w:r>
      </w:ins>
      <w:ins w:id="896" w:author="Benton, Deon" w:date="2026-05-16T00:27:00Z" w16du:dateUtc="2026-05-16T05:27:00Z">
        <w:r w:rsidR="00A048A3">
          <w:rPr>
            <w:rFonts w:ascii="Times New Roman" w:hAnsi="Times New Roman" w:cs="Times New Roman"/>
          </w:rPr>
          <w:t>; the input to the network during this event was consiste</w:t>
        </w:r>
      </w:ins>
      <w:ins w:id="897" w:author="Benton, Deon" w:date="2026-05-16T00:28:00Z" w16du:dateUtc="2026-05-16T05:28:00Z">
        <w:r w:rsidR="00A048A3">
          <w:rPr>
            <w:rFonts w:ascii="Times New Roman" w:hAnsi="Times New Roman" w:cs="Times New Roman"/>
          </w:rPr>
          <w:t>nt with that encountered during the pretraining phase.</w:t>
        </w:r>
      </w:ins>
      <w:ins w:id="898"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899"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900"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901"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events—that is, information about obstacles and goals—were </w:t>
      </w:r>
      <w:ins w:id="902"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903"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904" w:author="Benton, Deon" w:date="2026-05-16T00:21:00Z" w16du:dateUtc="2026-05-16T05:21:00Z">
        <w:r w:rsidR="00771028">
          <w:rPr>
            <w:rFonts w:ascii="Times New Roman" w:hAnsi="Times New Roman" w:cs="Times New Roman"/>
          </w:rPr>
          <w:t>Here, networks looked longer at the</w:t>
        </w:r>
      </w:ins>
      <w:ins w:id="905" w:author="Benton, Deon" w:date="2026-05-16T00:10:00Z" w16du:dateUtc="2026-05-16T05:10:00Z">
        <w:r w:rsidR="00466B42">
          <w:rPr>
            <w:rFonts w:ascii="Times New Roman" w:hAnsi="Times New Roman" w:cs="Times New Roman"/>
          </w:rPr>
          <w:t xml:space="preserve"> </w:t>
        </w:r>
      </w:ins>
      <w:ins w:id="906" w:author="Benton, Deon" w:date="2026-05-16T00:11:00Z" w16du:dateUtc="2026-05-16T05:11:00Z">
        <w:r w:rsidR="00466B42">
          <w:rPr>
            <w:rFonts w:ascii="Times New Roman" w:hAnsi="Times New Roman" w:cs="Times New Roman"/>
          </w:rPr>
          <w:t xml:space="preserve">No-Obstacle test event than at the Obstacle one </w:t>
        </w:r>
      </w:ins>
      <w:ins w:id="907" w:author="Benton, Deon" w:date="2026-05-16T00:21:00Z" w16du:dateUtc="2026-05-16T05:21:00Z">
        <w:r w:rsidR="00771028">
          <w:rPr>
            <w:rFonts w:ascii="Times New Roman" w:hAnsi="Times New Roman" w:cs="Times New Roman"/>
          </w:rPr>
          <w:t>because the</w:t>
        </w:r>
      </w:ins>
      <w:ins w:id="908" w:author="Benton, Deon" w:date="2026-05-16T00:11:00Z" w16du:dateUtc="2026-05-16T05:11:00Z">
        <w:r w:rsidR="00466B42">
          <w:rPr>
            <w:rFonts w:ascii="Times New Roman" w:hAnsi="Times New Roman" w:cs="Times New Roman"/>
          </w:rPr>
          <w:t xml:space="preserve"> presence of curved motion in the absence of an obstacle</w:t>
        </w:r>
      </w:ins>
      <w:ins w:id="909" w:author="Benton, Deon" w:date="2026-05-16T00:21:00Z" w16du:dateUtc="2026-05-16T05:21:00Z">
        <w:r w:rsidR="00771028">
          <w:rPr>
            <w:rFonts w:ascii="Times New Roman" w:hAnsi="Times New Roman" w:cs="Times New Roman"/>
          </w:rPr>
          <w:t xml:space="preserve"> in the No-O</w:t>
        </w:r>
      </w:ins>
      <w:ins w:id="910" w:author="Benton, Deon" w:date="2026-05-16T00:22:00Z" w16du:dateUtc="2026-05-16T05:22:00Z">
        <w:r w:rsidR="00771028">
          <w:rPr>
            <w:rFonts w:ascii="Times New Roman" w:hAnsi="Times New Roman" w:cs="Times New Roman"/>
          </w:rPr>
          <w:t>bstacle event</w:t>
        </w:r>
      </w:ins>
      <w:ins w:id="911" w:author="Benton, Deon" w:date="2026-05-16T00:11:00Z" w16du:dateUtc="2026-05-16T05:11:00Z">
        <w:r w:rsidR="00466B42">
          <w:rPr>
            <w:rFonts w:ascii="Times New Roman" w:hAnsi="Times New Roman" w:cs="Times New Roman"/>
          </w:rPr>
          <w:t xml:space="preserve"> violated a</w:t>
        </w:r>
      </w:ins>
      <w:ins w:id="912"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913"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lastRenderedPageBreak/>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B279075"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w:t>
      </w:r>
      <w:r w:rsidR="00DA0540">
        <w:rPr>
          <w:rFonts w:ascii="Times New Roman" w:hAnsi="Times New Roman" w:cs="Times New Roman"/>
        </w:rPr>
        <w:lastRenderedPageBreak/>
        <w:t xml:space="preserve">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1C9BA9E"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w:t>
      </w:r>
      <w:r w:rsidR="007F617E">
        <w:rPr>
          <w:rFonts w:ascii="Times New Roman" w:hAnsi="Times New Roman" w:cs="Times New Roman"/>
        </w:rPr>
        <w:lastRenderedPageBreak/>
        <w:t xml:space="preserve">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6A17D89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xml:space="preserve">, </w:t>
      </w:r>
      <w:r w:rsidR="00027A15">
        <w:rPr>
          <w:rFonts w:ascii="Times New Roman" w:hAnsi="Times New Roman" w:cs="Times New Roman"/>
        </w:rPr>
        <w:lastRenderedPageBreak/>
        <w:t>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914" w:author="Benton, Deon" w:date="2026-04-28T15:50:00Z" w16du:dateUtc="2026-04-28T20:50:00Z"/>
          <w:rFonts w:ascii="Times New Roman" w:hAnsi="Times New Roman" w:cs="Times New Roman"/>
        </w:rPr>
      </w:pPr>
      <w:r>
        <w:rPr>
          <w:rFonts w:ascii="Times New Roman" w:hAnsi="Times New Roman" w:cs="Times New Roman"/>
        </w:rPr>
        <w:lastRenderedPageBreak/>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915"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916" w:author="Benton, Deon" w:date="2026-04-28T15:48:00Z" w16du:dateUtc="2026-04-28T20:48:00Z">
        <w:r w:rsidR="00747CCB">
          <w:rPr>
            <w:rFonts w:ascii="Times New Roman" w:hAnsi="Times New Roman" w:cs="Times New Roman"/>
          </w:rPr>
          <w:t xml:space="preserve"> These infants were then tested on two events</w:t>
        </w:r>
      </w:ins>
      <w:ins w:id="917"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918" w:author="Benton, Deon" w:date="2026-05-16T01:04:00Z" w16du:dateUtc="2026-05-16T06:04:00Z">
        <w:r w:rsidR="00C727CC">
          <w:rPr>
            <w:rFonts w:ascii="Times New Roman" w:hAnsi="Times New Roman" w:cs="Times New Roman"/>
          </w:rPr>
          <w:t>Low, efficient</w:t>
        </w:r>
      </w:ins>
      <w:ins w:id="919"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920" w:author="Benton, Deon" w:date="2026-05-16T01:04:00Z" w16du:dateUtc="2026-05-16T06:04:00Z">
        <w:r w:rsidR="00C727CC">
          <w:rPr>
            <w:rFonts w:ascii="Times New Roman" w:hAnsi="Times New Roman" w:cs="Times New Roman"/>
          </w:rPr>
          <w:t>H</w:t>
        </w:r>
      </w:ins>
      <w:ins w:id="921"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922"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923"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924" w:author="Benton, Deon" w:date="2026-04-28T15:49:00Z" w16du:dateUtc="2026-04-28T20:49:00Z">
        <w:r w:rsidR="00227F52">
          <w:rPr>
            <w:rFonts w:ascii="Times New Roman" w:hAnsi="Times New Roman" w:cs="Times New Roman"/>
          </w:rPr>
          <w:t xml:space="preserve"> and tested on the same </w:t>
        </w:r>
      </w:ins>
      <w:ins w:id="925" w:author="Benton, Deon" w:date="2026-04-28T15:50:00Z" w16du:dateUtc="2026-04-28T20:50:00Z">
        <w:r w:rsidR="00227F52">
          <w:rPr>
            <w:rFonts w:ascii="Times New Roman" w:hAnsi="Times New Roman" w:cs="Times New Roman"/>
          </w:rPr>
          <w:t xml:space="preserve">events except that the barrier was located peripherally. </w:t>
        </w:r>
      </w:ins>
      <w:ins w:id="926" w:author="Benton, Deon" w:date="2026-04-28T15:52:00Z" w16du:dateUtc="2026-04-28T20:52:00Z">
        <w:r w:rsidR="008050B6">
          <w:rPr>
            <w:rFonts w:ascii="Times New Roman" w:hAnsi="Times New Roman" w:cs="Times New Roman"/>
          </w:rPr>
          <w:t xml:space="preserve">Liu and Spelke (2017) found that only when the barrier was located beneath the curved motion did infants look longer at the </w:t>
        </w:r>
      </w:ins>
      <w:ins w:id="927" w:author="Benton, Deon" w:date="2026-05-16T01:08:00Z" w16du:dateUtc="2026-05-16T06:08:00Z">
        <w:r w:rsidR="00DD3452">
          <w:rPr>
            <w:rFonts w:ascii="Times New Roman" w:hAnsi="Times New Roman" w:cs="Times New Roman"/>
          </w:rPr>
          <w:t>H</w:t>
        </w:r>
      </w:ins>
      <w:ins w:id="928" w:author="Benton, Deon" w:date="2026-04-28T15:52:00Z" w16du:dateUtc="2026-04-28T20:52:00Z">
        <w:r w:rsidR="008050B6">
          <w:rPr>
            <w:rFonts w:ascii="Times New Roman" w:hAnsi="Times New Roman" w:cs="Times New Roman"/>
          </w:rPr>
          <w:t xml:space="preserve">igh, inefficient test event than at the </w:t>
        </w:r>
      </w:ins>
      <w:ins w:id="929" w:author="Benton, Deon" w:date="2026-05-16T01:08:00Z" w16du:dateUtc="2026-05-16T06:08:00Z">
        <w:r w:rsidR="00DD3452">
          <w:rPr>
            <w:rFonts w:ascii="Times New Roman" w:hAnsi="Times New Roman" w:cs="Times New Roman"/>
          </w:rPr>
          <w:t>L</w:t>
        </w:r>
      </w:ins>
      <w:ins w:id="930" w:author="Benton, Deon" w:date="2026-04-28T15:52:00Z" w16du:dateUtc="2026-04-28T20:52:00Z">
        <w:r w:rsidR="008050B6">
          <w:rPr>
            <w:rFonts w:ascii="Times New Roman" w:hAnsi="Times New Roman" w:cs="Times New Roman"/>
          </w:rPr>
          <w:t>ow, inefficient one; infants in Experiment 2 looked</w:t>
        </w:r>
      </w:ins>
      <w:ins w:id="931" w:author="Benton, Deon" w:date="2026-04-28T15:53:00Z" w16du:dateUtc="2026-04-28T20:53:00Z">
        <w:r w:rsidR="008050B6">
          <w:rPr>
            <w:rFonts w:ascii="Times New Roman" w:hAnsi="Times New Roman" w:cs="Times New Roman"/>
          </w:rPr>
          <w:t xml:space="preserve"> </w:t>
        </w:r>
      </w:ins>
      <w:ins w:id="932" w:author="Benton, Deon" w:date="2026-04-28T15:54:00Z" w16du:dateUtc="2026-04-28T20:54:00Z">
        <w:r w:rsidR="008050B6">
          <w:rPr>
            <w:rFonts w:ascii="Times New Roman" w:hAnsi="Times New Roman" w:cs="Times New Roman"/>
          </w:rPr>
          <w:t xml:space="preserve">about equally long at both test events. If anything, </w:t>
        </w:r>
      </w:ins>
      <w:ins w:id="933" w:author="Benton, Deon" w:date="2026-04-28T15:53:00Z" w16du:dateUtc="2026-04-28T20:53:00Z">
        <w:r w:rsidR="008050B6">
          <w:rPr>
            <w:rFonts w:ascii="Times New Roman" w:hAnsi="Times New Roman" w:cs="Times New Roman"/>
          </w:rPr>
          <w:t>there was a</w:t>
        </w:r>
      </w:ins>
      <w:ins w:id="934" w:author="Benton, Deon" w:date="2026-04-28T15:54:00Z" w16du:dateUtc="2026-04-28T20:54:00Z">
        <w:r w:rsidR="008050B6">
          <w:rPr>
            <w:rFonts w:ascii="Times New Roman" w:hAnsi="Times New Roman" w:cs="Times New Roman"/>
          </w:rPr>
          <w:t xml:space="preserve"> numerical, but still</w:t>
        </w:r>
      </w:ins>
      <w:ins w:id="935" w:author="Benton, Deon" w:date="2026-04-28T15:53:00Z" w16du:dateUtc="2026-04-28T20:53:00Z">
        <w:r w:rsidR="008050B6">
          <w:rPr>
            <w:rFonts w:ascii="Times New Roman" w:hAnsi="Times New Roman" w:cs="Times New Roman"/>
          </w:rPr>
          <w:t xml:space="preserve"> non</w:t>
        </w:r>
      </w:ins>
      <w:ins w:id="936" w:author="Benton, Deon" w:date="2026-04-28T15:55:00Z" w16du:dateUtc="2026-04-28T20:55:00Z">
        <w:r w:rsidR="008050B6">
          <w:rPr>
            <w:rFonts w:ascii="Times New Roman" w:hAnsi="Times New Roman" w:cs="Times New Roman"/>
          </w:rPr>
          <w:t>-significant,</w:t>
        </w:r>
      </w:ins>
      <w:ins w:id="937" w:author="Benton, Deon" w:date="2026-04-28T15:53:00Z" w16du:dateUtc="2026-04-28T20:53:00Z">
        <w:r w:rsidR="008050B6">
          <w:rPr>
            <w:rFonts w:ascii="Times New Roman" w:hAnsi="Times New Roman" w:cs="Times New Roman"/>
          </w:rPr>
          <w:t xml:space="preserve"> tendency for</w:t>
        </w:r>
      </w:ins>
      <w:ins w:id="938" w:author="Benton, Deon" w:date="2026-04-28T15:54:00Z" w16du:dateUtc="2026-04-28T20:54:00Z">
        <w:r w:rsidR="008050B6">
          <w:rPr>
            <w:rFonts w:ascii="Times New Roman" w:hAnsi="Times New Roman" w:cs="Times New Roman"/>
          </w:rPr>
          <w:t xml:space="preserve"> </w:t>
        </w:r>
      </w:ins>
      <w:ins w:id="939" w:author="Benton, Deon" w:date="2026-04-28T16:00:00Z" w16du:dateUtc="2026-04-28T21:00:00Z">
        <w:r w:rsidR="003C325C">
          <w:rPr>
            <w:rFonts w:ascii="Times New Roman" w:hAnsi="Times New Roman" w:cs="Times New Roman"/>
          </w:rPr>
          <w:t>infants in Experiment 2</w:t>
        </w:r>
      </w:ins>
      <w:ins w:id="940" w:author="Benton, Deon" w:date="2026-04-28T15:54:00Z" w16du:dateUtc="2026-04-28T20:54:00Z">
        <w:r w:rsidR="008050B6">
          <w:rPr>
            <w:rFonts w:ascii="Times New Roman" w:hAnsi="Times New Roman" w:cs="Times New Roman"/>
          </w:rPr>
          <w:t xml:space="preserve"> to look longer at the </w:t>
        </w:r>
      </w:ins>
      <w:ins w:id="941" w:author="Benton, Deon" w:date="2026-05-16T01:04:00Z" w16du:dateUtc="2026-05-16T06:04:00Z">
        <w:r w:rsidR="00C727CC">
          <w:rPr>
            <w:rFonts w:ascii="Times New Roman" w:hAnsi="Times New Roman" w:cs="Times New Roman"/>
          </w:rPr>
          <w:t>L</w:t>
        </w:r>
      </w:ins>
      <w:ins w:id="942" w:author="Benton, Deon" w:date="2026-04-28T15:54:00Z" w16du:dateUtc="2026-04-28T20:54:00Z">
        <w:r w:rsidR="008050B6">
          <w:rPr>
            <w:rFonts w:ascii="Times New Roman" w:hAnsi="Times New Roman" w:cs="Times New Roman"/>
          </w:rPr>
          <w:t>ow, efficient event than at the high on</w:t>
        </w:r>
      </w:ins>
      <w:ins w:id="943" w:author="Benton, Deon" w:date="2026-04-28T15:55:00Z" w16du:dateUtc="2026-04-28T20:55:00Z">
        <w:r w:rsidR="008050B6">
          <w:rPr>
            <w:rFonts w:ascii="Times New Roman" w:hAnsi="Times New Roman" w:cs="Times New Roman"/>
          </w:rPr>
          <w:t>e</w:t>
        </w:r>
      </w:ins>
      <w:ins w:id="944"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945" w:author="Benton, Deon" w:date="2026-04-28T15:50:00Z" w16du:dateUtc="2026-04-28T20:50:00Z">
        <w:r>
          <w:rPr>
            <w:rFonts w:ascii="Times New Roman" w:hAnsi="Times New Roman" w:cs="Times New Roman"/>
          </w:rPr>
          <w:t>One question that these studies raised was whether</w:t>
        </w:r>
      </w:ins>
      <w:ins w:id="946" w:author="Benton, Deon" w:date="2026-04-28T15:55:00Z" w16du:dateUtc="2026-04-28T20:55:00Z">
        <w:r w:rsidR="00801EFC">
          <w:rPr>
            <w:rFonts w:ascii="Times New Roman" w:hAnsi="Times New Roman" w:cs="Times New Roman"/>
          </w:rPr>
          <w:t xml:space="preserve"> infants expect agents that </w:t>
        </w:r>
      </w:ins>
      <w:ins w:id="947" w:author="Benton, Deon" w:date="2026-04-28T15:56:00Z" w16du:dateUtc="2026-04-28T20:56:00Z">
        <w:r w:rsidR="00801EFC">
          <w:rPr>
            <w:rFonts w:ascii="Times New Roman" w:hAnsi="Times New Roman" w:cs="Times New Roman"/>
          </w:rPr>
          <w:t>engage</w:t>
        </w:r>
      </w:ins>
      <w:ins w:id="948" w:author="Benton, Deon" w:date="2026-04-28T16:00:00Z" w16du:dateUtc="2026-04-28T21:00:00Z">
        <w:r w:rsidR="001534A0">
          <w:rPr>
            <w:rFonts w:ascii="Times New Roman" w:hAnsi="Times New Roman" w:cs="Times New Roman"/>
          </w:rPr>
          <w:t>d</w:t>
        </w:r>
      </w:ins>
      <w:ins w:id="949" w:author="Benton, Deon" w:date="2026-04-28T15:56:00Z" w16du:dateUtc="2026-04-28T20:56:00Z">
        <w:r w:rsidR="00801EFC">
          <w:rPr>
            <w:rFonts w:ascii="Times New Roman" w:hAnsi="Times New Roman" w:cs="Times New Roman"/>
          </w:rPr>
          <w:t xml:space="preserve"> in </w:t>
        </w:r>
      </w:ins>
      <w:ins w:id="950" w:author="Benton, Deon" w:date="2026-04-28T16:00:00Z" w16du:dateUtc="2026-04-28T21:00:00Z">
        <w:r w:rsidR="001534A0">
          <w:rPr>
            <w:rFonts w:ascii="Times New Roman" w:hAnsi="Times New Roman" w:cs="Times New Roman"/>
          </w:rPr>
          <w:t>inefficient and costly</w:t>
        </w:r>
      </w:ins>
      <w:ins w:id="951" w:author="Benton, Deon" w:date="2026-04-28T15:56:00Z" w16du:dateUtc="2026-04-28T20:56:00Z">
        <w:r w:rsidR="00801EFC">
          <w:rPr>
            <w:rFonts w:ascii="Times New Roman" w:hAnsi="Times New Roman" w:cs="Times New Roman"/>
          </w:rPr>
          <w:t xml:space="preserve"> actions in the past to continue to do so in a new situation</w:t>
        </w:r>
      </w:ins>
      <w:ins w:id="952" w:author="Benton, Deon" w:date="2026-04-28T16:00:00Z" w16du:dateUtc="2026-04-28T21:00:00Z">
        <w:r w:rsidR="00E35595">
          <w:rPr>
            <w:rFonts w:ascii="Times New Roman" w:hAnsi="Times New Roman" w:cs="Times New Roman"/>
          </w:rPr>
          <w:t xml:space="preserve"> with a different set of constraints</w:t>
        </w:r>
      </w:ins>
      <w:ins w:id="953" w:author="Benton, Deon" w:date="2026-04-28T15:50:00Z" w16du:dateUtc="2026-04-28T20:50:00Z">
        <w:r>
          <w:rPr>
            <w:rFonts w:ascii="Times New Roman" w:hAnsi="Times New Roman" w:cs="Times New Roman"/>
          </w:rPr>
          <w:t xml:space="preserve">. To address this question, Liu and Spelke (2017) </w:t>
        </w:r>
      </w:ins>
      <w:ins w:id="954" w:author="Benton, Deon" w:date="2026-04-28T15:51:00Z" w16du:dateUtc="2026-04-28T20:51:00Z">
        <w:r>
          <w:rPr>
            <w:rFonts w:ascii="Times New Roman" w:hAnsi="Times New Roman" w:cs="Times New Roman"/>
          </w:rPr>
          <w:t xml:space="preserve">habituated </w:t>
        </w:r>
      </w:ins>
      <w:ins w:id="955" w:author="Benton, Deon" w:date="2026-04-28T15:57:00Z" w16du:dateUtc="2026-04-28T20:57:00Z">
        <w:r w:rsidR="00801EFC">
          <w:rPr>
            <w:rFonts w:ascii="Times New Roman" w:hAnsi="Times New Roman" w:cs="Times New Roman"/>
          </w:rPr>
          <w:t xml:space="preserve">a third set of infants to the </w:t>
        </w:r>
      </w:ins>
      <w:ins w:id="956" w:author="Benton, Deon" w:date="2026-04-28T16:01:00Z" w16du:dateUtc="2026-04-28T21:01:00Z">
        <w:r w:rsidR="007B5F29">
          <w:rPr>
            <w:rFonts w:ascii="Times New Roman" w:hAnsi="Times New Roman" w:cs="Times New Roman"/>
          </w:rPr>
          <w:t>habituation event used in Experiment 2</w:t>
        </w:r>
      </w:ins>
      <w:ins w:id="957" w:author="Benton, Deon" w:date="2026-04-28T15:57:00Z" w16du:dateUtc="2026-04-28T20:57:00Z">
        <w:r w:rsidR="00801EFC">
          <w:rPr>
            <w:rFonts w:ascii="Times New Roman" w:hAnsi="Times New Roman" w:cs="Times New Roman"/>
          </w:rPr>
          <w:t>.</w:t>
        </w:r>
      </w:ins>
      <w:ins w:id="958"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959" w:author="Benton, Deon" w:date="2026-04-28T16:02:00Z" w16du:dateUtc="2026-04-28T21:02:00Z">
        <w:r w:rsidR="007B5F29">
          <w:rPr>
            <w:rFonts w:ascii="Times New Roman" w:hAnsi="Times New Roman" w:cs="Times New Roman"/>
          </w:rPr>
          <w:t xml:space="preserve"> a barrier, however, these</w:t>
        </w:r>
      </w:ins>
      <w:ins w:id="960" w:author="Benton, Deon" w:date="2026-04-28T15:57:00Z" w16du:dateUtc="2026-04-28T20:57:00Z">
        <w:r w:rsidR="00801EFC">
          <w:rPr>
            <w:rFonts w:ascii="Times New Roman" w:hAnsi="Times New Roman" w:cs="Times New Roman"/>
          </w:rPr>
          <w:t xml:space="preserve"> </w:t>
        </w:r>
      </w:ins>
      <w:ins w:id="961" w:author="Benton, Deon" w:date="2026-04-28T16:02:00Z" w16du:dateUtc="2026-04-28T21:02:00Z">
        <w:r w:rsidR="007B5F29">
          <w:rPr>
            <w:rFonts w:ascii="Times New Roman" w:hAnsi="Times New Roman" w:cs="Times New Roman"/>
          </w:rPr>
          <w:t>infants</w:t>
        </w:r>
      </w:ins>
      <w:ins w:id="962" w:author="Benton, Deon" w:date="2026-04-28T15:57:00Z" w16du:dateUtc="2026-04-28T20:57:00Z">
        <w:r w:rsidR="00801EFC">
          <w:rPr>
            <w:rFonts w:ascii="Times New Roman" w:hAnsi="Times New Roman" w:cs="Times New Roman"/>
          </w:rPr>
          <w:t xml:space="preserve"> were </w:t>
        </w:r>
      </w:ins>
      <w:ins w:id="963" w:author="Benton, Deon" w:date="2026-04-28T16:02:00Z" w16du:dateUtc="2026-04-28T21:02:00Z">
        <w:r w:rsidR="007B5F29">
          <w:rPr>
            <w:rFonts w:ascii="Times New Roman" w:hAnsi="Times New Roman" w:cs="Times New Roman"/>
          </w:rPr>
          <w:t xml:space="preserve">tested on the test </w:t>
        </w:r>
        <w:r w:rsidR="007B5F29">
          <w:rPr>
            <w:rFonts w:ascii="Times New Roman" w:hAnsi="Times New Roman" w:cs="Times New Roman"/>
          </w:rPr>
          <w:lastRenderedPageBreak/>
          <w:t xml:space="preserve">events used in Experiment 1, </w:t>
        </w:r>
      </w:ins>
      <w:ins w:id="964" w:author="Benton, Deon" w:date="2026-04-28T15:57:00Z" w16du:dateUtc="2026-04-28T20:57:00Z">
        <w:r w:rsidR="00801EFC">
          <w:rPr>
            <w:rFonts w:ascii="Times New Roman" w:hAnsi="Times New Roman" w:cs="Times New Roman"/>
          </w:rPr>
          <w:t>which the barrier was located beneath the arced motion.</w:t>
        </w:r>
      </w:ins>
      <w:ins w:id="965" w:author="Benton, Deon" w:date="2026-04-28T15:58:00Z" w16du:dateUtc="2026-04-28T20:58:00Z">
        <w:r w:rsidR="003C325C">
          <w:rPr>
            <w:rFonts w:ascii="Times New Roman" w:hAnsi="Times New Roman" w:cs="Times New Roman"/>
          </w:rPr>
          <w:t xml:space="preserve"> </w:t>
        </w:r>
      </w:ins>
      <w:ins w:id="966"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967" w:author="Benton, Deon" w:date="2026-05-16T01:08:00Z" w16du:dateUtc="2026-05-16T06:08:00Z">
        <w:r w:rsidR="00DD3452">
          <w:rPr>
            <w:rFonts w:ascii="Times New Roman" w:hAnsi="Times New Roman" w:cs="Times New Roman"/>
          </w:rPr>
          <w:t>H</w:t>
        </w:r>
      </w:ins>
      <w:ins w:id="968" w:author="Benton, Deon" w:date="2026-04-28T16:03:00Z" w16du:dateUtc="2026-04-28T21:03:00Z">
        <w:r w:rsidR="007B5F29">
          <w:rPr>
            <w:rFonts w:ascii="Times New Roman" w:hAnsi="Times New Roman" w:cs="Times New Roman"/>
          </w:rPr>
          <w:t xml:space="preserve">igh, inefficient test event than at the </w:t>
        </w:r>
      </w:ins>
      <w:ins w:id="969" w:author="Benton, Deon" w:date="2026-05-16T01:04:00Z" w16du:dateUtc="2026-05-16T06:04:00Z">
        <w:r w:rsidR="00C727CC">
          <w:rPr>
            <w:rFonts w:ascii="Times New Roman" w:hAnsi="Times New Roman" w:cs="Times New Roman"/>
          </w:rPr>
          <w:t>L</w:t>
        </w:r>
      </w:ins>
      <w:ins w:id="970" w:author="Benton, Deon" w:date="2026-04-28T16:03:00Z" w16du:dateUtc="2026-04-28T21:03:00Z">
        <w:r w:rsidR="007B5F29">
          <w:rPr>
            <w:rFonts w:ascii="Times New Roman" w:hAnsi="Times New Roman" w:cs="Times New Roman"/>
          </w:rPr>
          <w:t>ow, efficient one.</w:t>
        </w:r>
      </w:ins>
      <w:ins w:id="971" w:author="Benton, Deon" w:date="2026-04-28T16:02:00Z" w16du:dateUtc="2026-04-28T21:02:00Z">
        <w:r w:rsidR="007B5F29">
          <w:rPr>
            <w:rFonts w:ascii="Times New Roman" w:hAnsi="Times New Roman" w:cs="Times New Roman"/>
          </w:rPr>
          <w:t xml:space="preserve"> </w:t>
        </w:r>
      </w:ins>
      <w:ins w:id="972"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73"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74" w:author="Benton, Deon" w:date="2026-04-28T16:06:00Z" w16du:dateUtc="2026-04-28T21:06:00Z">
        <w:r w:rsidR="00D26DDC">
          <w:rPr>
            <w:rFonts w:ascii="Times New Roman" w:hAnsi="Times New Roman" w:cs="Times New Roman"/>
          </w:rPr>
          <w:t xml:space="preserve">Second, if the </w:t>
        </w:r>
      </w:ins>
      <w:ins w:id="975" w:author="Benton, Deon" w:date="2026-04-28T16:07:00Z" w16du:dateUtc="2026-04-28T21:07:00Z">
        <w:r w:rsidR="00D26DDC">
          <w:rPr>
            <w:rFonts w:ascii="Times New Roman" w:hAnsi="Times New Roman" w:cs="Times New Roman"/>
          </w:rPr>
          <w:t>environmental</w:t>
        </w:r>
      </w:ins>
      <w:ins w:id="976" w:author="Benton, Deon" w:date="2026-04-28T16:06:00Z" w16du:dateUtc="2026-04-28T21:06:00Z">
        <w:r w:rsidR="00D26DDC">
          <w:rPr>
            <w:rFonts w:ascii="Times New Roman" w:hAnsi="Times New Roman" w:cs="Times New Roman"/>
          </w:rPr>
          <w:t xml:space="preserve"> context does not change, infants no longer expect agents to behave </w:t>
        </w:r>
      </w:ins>
      <w:ins w:id="977"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78" w:author="Benton, Deon" w:date="2026-04-28T16:08:00Z" w16du:dateUtc="2026-04-28T21:08:00Z">
        <w:r w:rsidR="00C543EB">
          <w:rPr>
            <w:rFonts w:ascii="Times New Roman" w:hAnsi="Times New Roman" w:cs="Times New Roman"/>
          </w:rPr>
          <w:t xml:space="preserve"> a new situation that differs from the old one.</w:t>
        </w:r>
      </w:ins>
      <w:ins w:id="979"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ins w:id="980" w:author="Benton, Deon" w:date="2026-04-28T16:09:00Z" w16du:dateUtc="2026-04-28T21:09:00Z">
        <w:r>
          <w:rPr>
            <w:rFonts w:ascii="Times New Roman" w:hAnsi="Times New Roman" w:cs="Times New Roman"/>
          </w:rPr>
          <w:t xml:space="preserve">On the basis of these findings, one might conclude that they </w:t>
        </w:r>
        <w:r w:rsidR="00B503E5">
          <w:rPr>
            <w:rFonts w:ascii="Times New Roman" w:hAnsi="Times New Roman" w:cs="Times New Roman"/>
          </w:rPr>
          <w:t>challenge a simple associative learn</w:t>
        </w:r>
      </w:ins>
      <w:ins w:id="981" w:author="Benton, Deon" w:date="2026-04-28T16:10:00Z" w16du:dateUtc="2026-04-28T21:10:00Z">
        <w:r w:rsidR="00B503E5">
          <w:rPr>
            <w:rFonts w:ascii="Times New Roman" w:hAnsi="Times New Roman" w:cs="Times New Roman"/>
          </w:rPr>
          <w:t xml:space="preserve">ing account of these data. This is because </w:t>
        </w:r>
      </w:ins>
      <w:ins w:id="982" w:author="Benton, Deon" w:date="2026-04-29T21:23:00Z" w16du:dateUtc="2026-04-30T02:23:00Z">
        <w:r w:rsidR="009351FD">
          <w:rPr>
            <w:rFonts w:ascii="Times New Roman" w:hAnsi="Times New Roman" w:cs="Times New Roman"/>
          </w:rPr>
          <w:t xml:space="preserve">it might be thought that </w:t>
        </w:r>
      </w:ins>
      <w:ins w:id="983"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84"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85" w:author="Benton, Deon" w:date="2026-04-29T21:23:00Z" w16du:dateUtc="2026-04-30T02:23:00Z">
        <w:r w:rsidR="009351FD">
          <w:rPr>
            <w:rFonts w:ascii="Times New Roman" w:hAnsi="Times New Roman" w:cs="Times New Roman"/>
          </w:rPr>
          <w:t>are</w:t>
        </w:r>
      </w:ins>
      <w:ins w:id="986"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87"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88" w:author="Benton, Deon" w:date="2026-04-28T16:11:00Z" w16du:dateUtc="2026-04-28T21:11:00Z">
        <w:r w:rsidR="00B503E5">
          <w:rPr>
            <w:rFonts w:ascii="Times New Roman" w:hAnsi="Times New Roman" w:cs="Times New Roman"/>
          </w:rPr>
          <w:t xml:space="preserve">infants should show an equivalent increase in looking </w:t>
        </w:r>
      </w:ins>
      <w:ins w:id="989" w:author="Benton, Deon" w:date="2026-04-28T16:12:00Z" w16du:dateUtc="2026-04-28T21:12:00Z">
        <w:r w:rsidR="00CE3B81">
          <w:rPr>
            <w:rFonts w:ascii="Times New Roman" w:hAnsi="Times New Roman" w:cs="Times New Roman"/>
          </w:rPr>
          <w:t>at</w:t>
        </w:r>
      </w:ins>
      <w:ins w:id="990"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91"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92" w:author="Benton, Deon" w:date="2026-04-28T16:13:00Z" w16du:dateUtc="2026-04-28T21:13:00Z">
        <w:r w:rsidR="00CE3B81">
          <w:rPr>
            <w:rFonts w:ascii="Times New Roman" w:hAnsi="Times New Roman" w:cs="Times New Roman"/>
          </w:rPr>
          <w:t xml:space="preserve">a barrier </w:t>
        </w:r>
      </w:ins>
      <w:ins w:id="993" w:author="Benton, Deon" w:date="2026-04-28T16:12:00Z" w16du:dateUtc="2026-04-28T21:12:00Z">
        <w:r w:rsidR="00CE3B81">
          <w:rPr>
            <w:rFonts w:ascii="Times New Roman" w:hAnsi="Times New Roman" w:cs="Times New Roman"/>
          </w:rPr>
          <w:t>and arced motio</w:t>
        </w:r>
      </w:ins>
      <w:ins w:id="994"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95"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96"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997" w:author="Benton, Deon" w:date="2026-05-16T01:04:00Z" w16du:dateUtc="2026-05-16T06:04:00Z">
        <w:r w:rsidR="00730EFA" w:rsidDel="00C727CC">
          <w:rPr>
            <w:rFonts w:ascii="Times New Roman" w:hAnsi="Times New Roman" w:cs="Times New Roman"/>
          </w:rPr>
          <w:delText>low</w:delText>
        </w:r>
      </w:del>
      <w:ins w:id="998" w:author="Benton, Deon" w:date="2026-05-16T01:04:00Z" w16du:dateUtc="2026-05-16T06:04:00Z">
        <w:r w:rsidR="00C727CC">
          <w:rPr>
            <w:rFonts w:ascii="Times New Roman" w:hAnsi="Times New Roman" w:cs="Times New Roman"/>
          </w:rPr>
          <w:t>L</w:t>
        </w:r>
        <w:r w:rsidR="00C727CC">
          <w:rPr>
            <w:rFonts w:ascii="Times New Roman" w:hAnsi="Times New Roman" w:cs="Times New Roman"/>
          </w:rPr>
          <w:t>ow</w:t>
        </w:r>
      </w:ins>
      <w:r w:rsidR="00730EFA">
        <w:rPr>
          <w:rFonts w:ascii="Times New Roman" w:hAnsi="Times New Roman" w:cs="Times New Roman"/>
        </w:rPr>
        <w:t xml:space="preserve">, efficient jump event than at the </w:t>
      </w:r>
      <w:del w:id="999" w:author="Benton, Deon" w:date="2026-05-16T01:04:00Z" w16du:dateUtc="2026-05-16T06:04:00Z">
        <w:r w:rsidR="00730EFA" w:rsidDel="00C727CC">
          <w:rPr>
            <w:rFonts w:ascii="Times New Roman" w:hAnsi="Times New Roman" w:cs="Times New Roman"/>
          </w:rPr>
          <w:delText>high</w:delText>
        </w:r>
      </w:del>
      <w:ins w:id="1000" w:author="Benton, Deon" w:date="2026-05-16T01:04:00Z" w16du:dateUtc="2026-05-16T06:04:00Z">
        <w:r w:rsidR="00C727CC">
          <w:rPr>
            <w:rFonts w:ascii="Times New Roman" w:hAnsi="Times New Roman" w:cs="Times New Roman"/>
          </w:rPr>
          <w:t>H</w:t>
        </w:r>
        <w:r w:rsidR="00C727CC">
          <w:rPr>
            <w:rFonts w:ascii="Times New Roman" w:hAnsi="Times New Roman" w:cs="Times New Roman"/>
          </w:rPr>
          <w:t>igh</w:t>
        </w:r>
      </w:ins>
      <w:r w:rsidR="00730EFA">
        <w:rPr>
          <w:rFonts w:ascii="Times New Roman" w:hAnsi="Times New Roman" w:cs="Times New Roman"/>
        </w:rPr>
        <w:t>, inefficient one</w:t>
      </w:r>
      <w:ins w:id="1001" w:author="Benton, Deon" w:date="2026-04-28T16:15:00Z" w16du:dateUtc="2026-04-28T21:15:00Z">
        <w:r w:rsidR="009E16A8">
          <w:rPr>
            <w:rFonts w:ascii="Times New Roman" w:hAnsi="Times New Roman" w:cs="Times New Roman"/>
          </w:rPr>
          <w:t xml:space="preserve">; the </w:t>
        </w:r>
      </w:ins>
      <w:ins w:id="1002" w:author="Benton, Deon" w:date="2026-05-16T01:04:00Z" w16du:dateUtc="2026-05-16T06:04:00Z">
        <w:r w:rsidR="007E04BC">
          <w:rPr>
            <w:rFonts w:ascii="Times New Roman" w:hAnsi="Times New Roman" w:cs="Times New Roman"/>
          </w:rPr>
          <w:t>L</w:t>
        </w:r>
      </w:ins>
      <w:ins w:id="1003" w:author="Benton, Deon" w:date="2026-04-28T16:15:00Z" w16du:dateUtc="2026-04-28T21:15:00Z">
        <w:r w:rsidR="009E16A8">
          <w:rPr>
            <w:rFonts w:ascii="Times New Roman" w:hAnsi="Times New Roman" w:cs="Times New Roman"/>
          </w:rPr>
          <w:t>ow, efficient event involves two changes relative to that seen during habituation</w:t>
        </w:r>
      </w:ins>
      <w:ins w:id="1004"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005" w:author="Benton, Deon" w:date="2026-04-28T16:15:00Z" w16du:dateUtc="2026-04-28T21:15:00Z">
        <w:r w:rsidR="009E16A8">
          <w:rPr>
            <w:rFonts w:ascii="Times New Roman" w:hAnsi="Times New Roman" w:cs="Times New Roman"/>
          </w:rPr>
          <w:t xml:space="preserve">, whereas the </w:t>
        </w:r>
      </w:ins>
      <w:ins w:id="1006" w:author="Benton, Deon" w:date="2026-05-16T01:04:00Z" w16du:dateUtc="2026-05-16T06:04:00Z">
        <w:r w:rsidR="007E04BC">
          <w:rPr>
            <w:rFonts w:ascii="Times New Roman" w:hAnsi="Times New Roman" w:cs="Times New Roman"/>
          </w:rPr>
          <w:t>H</w:t>
        </w:r>
      </w:ins>
      <w:ins w:id="1007" w:author="Benton, Deon" w:date="2026-04-28T16:15:00Z" w16du:dateUtc="2026-04-28T21:15:00Z">
        <w:r w:rsidR="009E16A8">
          <w:rPr>
            <w:rFonts w:ascii="Times New Roman" w:hAnsi="Times New Roman" w:cs="Times New Roman"/>
          </w:rPr>
          <w:t>igh, inefficient event involve</w:t>
        </w:r>
      </w:ins>
      <w:ins w:id="1008"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w:t>
      </w:r>
      <w:r w:rsidR="00061107">
        <w:rPr>
          <w:rFonts w:ascii="Times New Roman" w:hAnsi="Times New Roman" w:cs="Times New Roman"/>
        </w:rPr>
        <w:lastRenderedPageBreak/>
        <w:t>task</w:t>
      </w:r>
      <w:ins w:id="1009"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010"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011" w:author="Benton, Deon" w:date="2026-05-16T01:09:00Z" w16du:dateUtc="2026-05-16T06:09:00Z">
        <w:r w:rsidR="00ED360E" w:rsidDel="00DD3452">
          <w:rPr>
            <w:rFonts w:ascii="Times New Roman" w:hAnsi="Times New Roman" w:cs="Times New Roman"/>
          </w:rPr>
          <w:delText>high</w:delText>
        </w:r>
      </w:del>
      <w:ins w:id="1012" w:author="Benton, Deon" w:date="2026-05-16T01:09:00Z" w16du:dateUtc="2026-05-16T06:09:00Z">
        <w:r w:rsidR="00DD3452">
          <w:rPr>
            <w:rFonts w:ascii="Times New Roman" w:hAnsi="Times New Roman" w:cs="Times New Roman"/>
          </w:rPr>
          <w:t>H</w:t>
        </w:r>
        <w:r w:rsidR="00DD3452">
          <w:rPr>
            <w:rFonts w:ascii="Times New Roman" w:hAnsi="Times New Roman" w:cs="Times New Roman"/>
          </w:rPr>
          <w:t>igh</w:t>
        </w:r>
      </w:ins>
      <w:r w:rsidR="00ED360E">
        <w:rPr>
          <w:rFonts w:ascii="Times New Roman" w:hAnsi="Times New Roman" w:cs="Times New Roman"/>
        </w:rPr>
        <w:t xml:space="preserve">, inefficient test event in Liu and Spelke (2017) in which an agent follows an unnecessarily </w:t>
      </w:r>
      <w:del w:id="1013" w:author="Benton, Deon" w:date="2026-05-16T01:09:00Z" w16du:dateUtc="2026-05-16T06:09:00Z">
        <w:r w:rsidR="00ED360E" w:rsidDel="00DD3452">
          <w:rPr>
            <w:rFonts w:ascii="Times New Roman" w:hAnsi="Times New Roman" w:cs="Times New Roman"/>
          </w:rPr>
          <w:delText>high</w:delText>
        </w:r>
      </w:del>
      <w:ins w:id="1014" w:author="Benton, Deon" w:date="2026-05-16T01:09:00Z" w16du:dateUtc="2026-05-16T06:09:00Z">
        <w:r w:rsidR="00DD3452">
          <w:rPr>
            <w:rFonts w:ascii="Times New Roman" w:hAnsi="Times New Roman" w:cs="Times New Roman"/>
          </w:rPr>
          <w:t>H</w:t>
        </w:r>
        <w:r w:rsidR="00DD3452">
          <w:rPr>
            <w:rFonts w:ascii="Times New Roman" w:hAnsi="Times New Roman" w:cs="Times New Roman"/>
          </w:rPr>
          <w:t>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015" w:author="Benton, Deon" w:date="2026-05-16T01:09:00Z" w16du:dateUtc="2026-05-16T06:09:00Z">
        <w:r w:rsidR="00244494" w:rsidDel="00DD3452">
          <w:rPr>
            <w:rFonts w:ascii="Times New Roman" w:hAnsi="Times New Roman" w:cs="Times New Roman"/>
          </w:rPr>
          <w:delText>high</w:delText>
        </w:r>
      </w:del>
      <w:ins w:id="1016" w:author="Benton, Deon" w:date="2026-05-16T01:09:00Z" w16du:dateUtc="2026-05-16T06:09:00Z">
        <w:r w:rsidR="00DD3452">
          <w:rPr>
            <w:rFonts w:ascii="Times New Roman" w:hAnsi="Times New Roman" w:cs="Times New Roman"/>
          </w:rPr>
          <w:t>H</w:t>
        </w:r>
        <w:r w:rsidR="00DD3452">
          <w:rPr>
            <w:rFonts w:ascii="Times New Roman" w:hAnsi="Times New Roman" w:cs="Times New Roman"/>
          </w:rPr>
          <w:t>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101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018" w:author="Benton, Deon" w:date="2026-04-27T16:14:00Z" w16du:dateUtc="2026-04-27T21:14:00Z">
        <w:r w:rsidR="00184AC3">
          <w:rPr>
            <w:rFonts w:ascii="Times New Roman" w:eastAsia="Times New Roman" w:hAnsi="Times New Roman" w:cs="Times New Roman"/>
          </w:rPr>
          <w:t xml:space="preserve"> </w:t>
        </w:r>
      </w:ins>
      <w:ins w:id="101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xml:space="preserve">. Networks were then tested </w:t>
      </w:r>
      <w:r>
        <w:rPr>
          <w:rFonts w:ascii="Times New Roman" w:eastAsia="Times New Roman" w:hAnsi="Times New Roman" w:cs="Times New Roman"/>
        </w:rPr>
        <w:lastRenderedPageBreak/>
        <w:t>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020" w:author="Benton, Deon" w:date="2026-04-27T16:13:00Z" w16du:dateUtc="2026-04-27T21:13:00Z">
        <w:r w:rsidR="00184AC3">
          <w:rPr>
            <w:rFonts w:ascii="Times New Roman" w:hAnsi="Times New Roman" w:cs="Times New Roman"/>
          </w:rPr>
          <w:t xml:space="preserve"> </w:t>
        </w:r>
      </w:ins>
      <w:ins w:id="1021" w:author="Benton, Deon" w:date="2026-04-27T16:16:00Z" w16du:dateUtc="2026-04-27T21:16:00Z">
        <w:r w:rsidR="001B35E7">
          <w:rPr>
            <w:rFonts w:ascii="Times New Roman" w:hAnsi="Times New Roman" w:cs="Times New Roman"/>
          </w:rPr>
          <w:t xml:space="preserve">These events were implemented in an identical manner </w:t>
        </w:r>
      </w:ins>
      <w:ins w:id="102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102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1024" w:author="Benton, Deon" w:date="2026-04-27T16:15:00Z" w16du:dateUtc="2026-04-27T21:15:00Z">
        <w:r w:rsidR="001B35E7">
          <w:rPr>
            <w:rFonts w:ascii="Times New Roman" w:hAnsi="Times New Roman" w:cs="Times New Roman"/>
          </w:rPr>
          <w:t xml:space="preserve"> because this model does not simulate </w:t>
        </w:r>
      </w:ins>
      <w:ins w:id="102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102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102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102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102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103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1031" w:author="Benton, Deon" w:date="2026-04-27T16:21:00Z" w16du:dateUtc="2026-04-27T21:21:00Z">
        <w:r w:rsidR="000B332C">
          <w:rPr>
            <w:rFonts w:ascii="Times New Roman" w:hAnsi="Times New Roman" w:cs="Times New Roman"/>
          </w:rPr>
          <w:t xml:space="preserve">Although there are presumably many </w:t>
        </w:r>
      </w:ins>
      <w:ins w:id="1032" w:author="Benton, Deon" w:date="2026-04-27T16:22:00Z" w16du:dateUtc="2026-04-27T21:22:00Z">
        <w:r w:rsidR="000B332C">
          <w:rPr>
            <w:rFonts w:ascii="Times New Roman" w:hAnsi="Times New Roman" w:cs="Times New Roman"/>
          </w:rPr>
          <w:t>solutions to this problem</w:t>
        </w:r>
      </w:ins>
      <w:ins w:id="1033" w:author="Benton, Deon" w:date="2026-04-27T16:21:00Z" w16du:dateUtc="2026-04-27T21:21:00Z">
        <w:r w:rsidR="000B332C">
          <w:rPr>
            <w:rFonts w:ascii="Times New Roman" w:hAnsi="Times New Roman" w:cs="Times New Roman"/>
          </w:rPr>
          <w:t xml:space="preserve">, </w:t>
        </w:r>
      </w:ins>
      <w:ins w:id="1034" w:author="Benton, Deon" w:date="2026-04-27T16:28:00Z" w16du:dateUtc="2026-04-27T21:28:00Z">
        <w:r w:rsidR="0001243D">
          <w:rPr>
            <w:rFonts w:ascii="Times New Roman" w:hAnsi="Times New Roman" w:cs="Times New Roman"/>
          </w:rPr>
          <w:t xml:space="preserve">at least for the present purposes, </w:t>
        </w:r>
      </w:ins>
      <w:ins w:id="1035" w:author="Benton, Deon" w:date="2026-04-27T16:21:00Z" w16du:dateUtc="2026-04-27T21:21:00Z">
        <w:r w:rsidR="000B332C">
          <w:rPr>
            <w:rFonts w:ascii="Times New Roman" w:hAnsi="Times New Roman" w:cs="Times New Roman"/>
          </w:rPr>
          <w:t>the approach that was adopte</w:t>
        </w:r>
      </w:ins>
      <w:ins w:id="103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w:t>
      </w:r>
      <w:r w:rsidR="00411010">
        <w:rPr>
          <w:rFonts w:ascii="Times New Roman" w:hAnsi="Times New Roman" w:cs="Times New Roman"/>
        </w:rPr>
        <w:lastRenderedPageBreak/>
        <w:t xml:space="preserve">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103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103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103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72C31E6C"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040"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7493B">
        <w:rPr>
          <w:rFonts w:ascii="Times New Roman" w:hAnsi="Times New Roman" w:cs="Times New Roman"/>
        </w:rPr>
        <w:lastRenderedPageBreak/>
        <w:t>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041"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del w:id="1042" w:author="Benton, Deon" w:date="2026-05-16T01:05:00Z" w16du:dateUtc="2026-05-16T06:05:00Z">
        <w:r w:rsidR="001739DE" w:rsidDel="007E04BC">
          <w:rPr>
            <w:rFonts w:ascii="Times New Roman" w:hAnsi="Times New Roman" w:cs="Times New Roman"/>
          </w:rPr>
          <w:delText>low</w:delText>
        </w:r>
      </w:del>
      <w:ins w:id="1043" w:author="Benton, Deon" w:date="2026-05-16T01:05:00Z" w16du:dateUtc="2026-05-16T06:05:00Z">
        <w:r w:rsidR="007E04BC">
          <w:rPr>
            <w:rFonts w:ascii="Times New Roman" w:hAnsi="Times New Roman" w:cs="Times New Roman"/>
          </w:rPr>
          <w:t>L</w:t>
        </w:r>
        <w:r w:rsidR="007E04BC">
          <w:rPr>
            <w:rFonts w:ascii="Times New Roman" w:hAnsi="Times New Roman" w:cs="Times New Roman"/>
          </w:rPr>
          <w:t>ow</w:t>
        </w:r>
      </w:ins>
      <w:r w:rsidR="001739DE">
        <w:rPr>
          <w:rFonts w:ascii="Times New Roman" w:hAnsi="Times New Roman" w:cs="Times New Roman"/>
        </w:rPr>
        <w:t xml:space="preserve">,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587FE868"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044"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045"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1046"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047" w:author="Benton, Deon" w:date="2026-04-28T16:29:00Z" w16du:dateUtc="2026-04-28T21:29:00Z"/>
          <w:rFonts w:ascii="Times New Roman" w:hAnsi="Times New Roman" w:cs="Times New Roman"/>
        </w:rPr>
      </w:pPr>
      <w:ins w:id="1048"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049" w:author="Benton, Deon" w:date="2026-04-28T16:19:00Z" w16du:dateUtc="2026-04-28T21:19:00Z">
        <w:r w:rsidR="00156837">
          <w:rPr>
            <w:rFonts w:ascii="Times New Roman" w:hAnsi="Times New Roman" w:cs="Times New Roman"/>
          </w:rPr>
          <w:t>High</w:t>
        </w:r>
      </w:ins>
      <w:ins w:id="1050" w:author="Benton, Deon" w:date="2026-05-16T01:01:00Z" w16du:dateUtc="2026-05-16T06:01:00Z">
        <w:r w:rsidR="005C3B08">
          <w:rPr>
            <w:rFonts w:ascii="Times New Roman" w:hAnsi="Times New Roman" w:cs="Times New Roman"/>
          </w:rPr>
          <w:t>, inefficient</w:t>
        </w:r>
      </w:ins>
      <w:ins w:id="1051" w:author="Benton, Deon" w:date="2026-04-28T16:19:00Z" w16du:dateUtc="2026-04-28T21:19:00Z">
        <w:r w:rsidR="00156837">
          <w:rPr>
            <w:rFonts w:ascii="Times New Roman" w:hAnsi="Times New Roman" w:cs="Times New Roman"/>
          </w:rPr>
          <w:t xml:space="preserve"> test event than to the </w:t>
        </w:r>
      </w:ins>
      <w:ins w:id="1052" w:author="Benton, Deon" w:date="2026-05-16T01:01:00Z" w16du:dateUtc="2026-05-16T06:01:00Z">
        <w:r w:rsidR="005C3B08">
          <w:rPr>
            <w:rFonts w:ascii="Times New Roman" w:hAnsi="Times New Roman" w:cs="Times New Roman"/>
          </w:rPr>
          <w:t>Low, efficient</w:t>
        </w:r>
      </w:ins>
      <w:ins w:id="1053" w:author="Benton, Deon" w:date="2026-04-28T16:19:00Z" w16du:dateUtc="2026-04-28T21:19:00Z">
        <w:r w:rsidR="00156837">
          <w:rPr>
            <w:rFonts w:ascii="Times New Roman" w:hAnsi="Times New Roman" w:cs="Times New Roman"/>
          </w:rPr>
          <w:t xml:space="preserve"> test event in each of three experiments. These experiments </w:t>
        </w:r>
        <w:r w:rsidR="00156837">
          <w:rPr>
            <w:rFonts w:ascii="Times New Roman" w:hAnsi="Times New Roman" w:cs="Times New Roman"/>
          </w:rPr>
          <w:lastRenderedPageBreak/>
          <w:t>correspond to t</w:t>
        </w:r>
      </w:ins>
      <w:ins w:id="1054" w:author="Benton, Deon" w:date="2026-04-28T16:20:00Z" w16du:dateUtc="2026-04-28T21:20:00Z">
        <w:r w:rsidR="00156837">
          <w:rPr>
            <w:rFonts w:ascii="Times New Roman" w:hAnsi="Times New Roman" w:cs="Times New Roman"/>
          </w:rPr>
          <w:t xml:space="preserve">hose in Liu and Spelke (2017). As was true for </w:t>
        </w:r>
      </w:ins>
      <w:ins w:id="1055" w:author="Benton, Deon" w:date="2026-04-28T16:22:00Z" w16du:dateUtc="2026-04-28T21:22:00Z">
        <w:r w:rsidR="00C25EF4">
          <w:rPr>
            <w:rFonts w:ascii="Times New Roman" w:hAnsi="Times New Roman" w:cs="Times New Roman"/>
          </w:rPr>
          <w:t>infants in Experiment</w:t>
        </w:r>
      </w:ins>
      <w:ins w:id="1056" w:author="Benton, Deon" w:date="2026-04-28T16:24:00Z" w16du:dateUtc="2026-04-28T21:24:00Z">
        <w:r w:rsidR="004C293F">
          <w:rPr>
            <w:rFonts w:ascii="Times New Roman" w:hAnsi="Times New Roman" w:cs="Times New Roman"/>
          </w:rPr>
          <w:t>s</w:t>
        </w:r>
      </w:ins>
      <w:ins w:id="1057" w:author="Benton, Deon" w:date="2026-04-28T16:22:00Z" w16du:dateUtc="2026-04-28T21:22:00Z">
        <w:r w:rsidR="00C25EF4">
          <w:rPr>
            <w:rFonts w:ascii="Times New Roman" w:hAnsi="Times New Roman" w:cs="Times New Roman"/>
          </w:rPr>
          <w:t xml:space="preserve"> 1</w:t>
        </w:r>
      </w:ins>
      <w:ins w:id="1058" w:author="Benton, Deon" w:date="2026-04-28T16:24:00Z" w16du:dateUtc="2026-04-28T21:24:00Z">
        <w:r w:rsidR="004C293F">
          <w:rPr>
            <w:rFonts w:ascii="Times New Roman" w:hAnsi="Times New Roman" w:cs="Times New Roman"/>
          </w:rPr>
          <w:t xml:space="preserve"> and 3</w:t>
        </w:r>
      </w:ins>
      <w:ins w:id="1059" w:author="Benton, Deon" w:date="2026-04-28T16:22:00Z" w16du:dateUtc="2026-04-28T21:22:00Z">
        <w:r w:rsidR="00C25EF4">
          <w:rPr>
            <w:rFonts w:ascii="Times New Roman" w:hAnsi="Times New Roman" w:cs="Times New Roman"/>
          </w:rPr>
          <w:t xml:space="preserve"> of</w:t>
        </w:r>
      </w:ins>
      <w:ins w:id="1060" w:author="Benton, Deon" w:date="2026-04-28T16:20:00Z" w16du:dateUtc="2026-04-28T21:20:00Z">
        <w:r w:rsidR="00156837">
          <w:rPr>
            <w:rFonts w:ascii="Times New Roman" w:hAnsi="Times New Roman" w:cs="Times New Roman"/>
          </w:rPr>
          <w:t xml:space="preserve"> that study, networks in </w:t>
        </w:r>
      </w:ins>
      <w:ins w:id="1061" w:author="Benton, Deon" w:date="2026-04-28T16:25:00Z" w16du:dateUtc="2026-04-28T21:25:00Z">
        <w:r w:rsidR="004C293F">
          <w:rPr>
            <w:rFonts w:ascii="Times New Roman" w:hAnsi="Times New Roman" w:cs="Times New Roman"/>
          </w:rPr>
          <w:t xml:space="preserve">the </w:t>
        </w:r>
      </w:ins>
      <w:ins w:id="1062" w:author="Benton, Deon" w:date="2026-04-28T16:22:00Z" w16du:dateUtc="2026-04-28T21:22:00Z">
        <w:r w:rsidR="00C25EF4">
          <w:rPr>
            <w:rFonts w:ascii="Times New Roman" w:hAnsi="Times New Roman" w:cs="Times New Roman"/>
          </w:rPr>
          <w:t xml:space="preserve">simulation analogue of </w:t>
        </w:r>
      </w:ins>
      <w:ins w:id="1063" w:author="Benton, Deon" w:date="2026-04-28T16:24:00Z" w16du:dateUtc="2026-04-28T21:24:00Z">
        <w:r w:rsidR="004C293F">
          <w:rPr>
            <w:rFonts w:ascii="Times New Roman" w:hAnsi="Times New Roman" w:cs="Times New Roman"/>
          </w:rPr>
          <w:t>these experiments</w:t>
        </w:r>
      </w:ins>
      <w:ins w:id="1064" w:author="Benton, Deon" w:date="2026-04-28T16:20:00Z" w16du:dateUtc="2026-04-28T21:20:00Z">
        <w:r w:rsidR="00156837">
          <w:rPr>
            <w:rFonts w:ascii="Times New Roman" w:hAnsi="Times New Roman" w:cs="Times New Roman"/>
          </w:rPr>
          <w:t xml:space="preserve"> looked </w:t>
        </w:r>
      </w:ins>
      <w:ins w:id="1065" w:author="Benton, Deon" w:date="2026-04-28T16:22:00Z" w16du:dateUtc="2026-04-28T21:22:00Z">
        <w:r w:rsidR="00C25EF4">
          <w:rPr>
            <w:rFonts w:ascii="Times New Roman" w:hAnsi="Times New Roman" w:cs="Times New Roman"/>
          </w:rPr>
          <w:t>longer at—</w:t>
        </w:r>
      </w:ins>
      <w:ins w:id="1066" w:author="Benton, Deon" w:date="2026-04-28T16:20:00Z" w16du:dateUtc="2026-04-28T21:20:00Z">
        <w:r w:rsidR="00156837">
          <w:rPr>
            <w:rFonts w:ascii="Times New Roman" w:hAnsi="Times New Roman" w:cs="Times New Roman"/>
          </w:rPr>
          <w:t xml:space="preserve">that is, produced greater error to—the </w:t>
        </w:r>
      </w:ins>
      <w:ins w:id="1067" w:author="Benton, Deon" w:date="2026-05-16T01:01:00Z" w16du:dateUtc="2026-05-16T06:01:00Z">
        <w:r w:rsidR="00340CFD">
          <w:rPr>
            <w:rFonts w:ascii="Times New Roman" w:hAnsi="Times New Roman" w:cs="Times New Roman"/>
          </w:rPr>
          <w:t>High, inefficient</w:t>
        </w:r>
      </w:ins>
      <w:ins w:id="1068" w:author="Benton, Deon" w:date="2026-04-28T16:20:00Z" w16du:dateUtc="2026-04-28T21:20:00Z">
        <w:r w:rsidR="00156837">
          <w:rPr>
            <w:rFonts w:ascii="Times New Roman" w:hAnsi="Times New Roman" w:cs="Times New Roman"/>
          </w:rPr>
          <w:t xml:space="preserve"> test event than to the </w:t>
        </w:r>
      </w:ins>
      <w:ins w:id="1069" w:author="Benton, Deon" w:date="2026-05-16T01:05:00Z" w16du:dateUtc="2026-05-16T06:05:00Z">
        <w:r w:rsidR="00DD3452">
          <w:rPr>
            <w:rFonts w:ascii="Times New Roman" w:hAnsi="Times New Roman" w:cs="Times New Roman"/>
          </w:rPr>
          <w:t>L</w:t>
        </w:r>
      </w:ins>
      <w:ins w:id="1070" w:author="Benton, Deon" w:date="2026-04-28T16:20:00Z" w16du:dateUtc="2026-04-28T21:20:00Z">
        <w:r w:rsidR="00156837">
          <w:rPr>
            <w:rFonts w:ascii="Times New Roman" w:hAnsi="Times New Roman" w:cs="Times New Roman"/>
          </w:rPr>
          <w:t xml:space="preserve">ow, efficient </w:t>
        </w:r>
      </w:ins>
      <w:ins w:id="1071" w:author="Benton, Deon" w:date="2026-04-28T16:21:00Z" w16du:dateUtc="2026-04-28T21:21:00Z">
        <w:r w:rsidR="00156837">
          <w:rPr>
            <w:rFonts w:ascii="Times New Roman" w:hAnsi="Times New Roman" w:cs="Times New Roman"/>
          </w:rPr>
          <w:t>event</w:t>
        </w:r>
      </w:ins>
      <w:ins w:id="1072"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073"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074" w:author="Benton, Deon" w:date="2026-04-28T16:22:00Z" w16du:dateUtc="2026-04-28T21:22:00Z">
        <w:r w:rsidR="00C25EF4">
          <w:rPr>
            <w:rFonts w:ascii="Times New Roman" w:hAnsi="Times New Roman" w:cs="Times New Roman"/>
          </w:rPr>
          <w:t xml:space="preserve"> In</w:t>
        </w:r>
      </w:ins>
      <w:ins w:id="1075" w:author="Benton, Deon" w:date="2026-04-28T16:21:00Z" w16du:dateUtc="2026-04-28T21:21:00Z">
        <w:r w:rsidR="00C25EF4">
          <w:rPr>
            <w:rFonts w:ascii="Times New Roman" w:hAnsi="Times New Roman" w:cs="Times New Roman"/>
          </w:rPr>
          <w:t xml:space="preserve"> contrast, networks in Experiment 2</w:t>
        </w:r>
      </w:ins>
      <w:ins w:id="1076" w:author="Benton, Deon" w:date="2026-04-28T16:22:00Z" w16du:dateUtc="2026-04-28T21:22:00Z">
        <w:r w:rsidR="00C25EF4">
          <w:rPr>
            <w:rFonts w:ascii="Times New Roman" w:hAnsi="Times New Roman" w:cs="Times New Roman"/>
          </w:rPr>
          <w:t>—like infants in</w:t>
        </w:r>
      </w:ins>
      <w:ins w:id="1077" w:author="Benton, Deon" w:date="2026-04-28T16:23:00Z" w16du:dateUtc="2026-04-28T21:23:00Z">
        <w:r w:rsidR="00C25EF4">
          <w:rPr>
            <w:rFonts w:ascii="Times New Roman" w:hAnsi="Times New Roman" w:cs="Times New Roman"/>
          </w:rPr>
          <w:t xml:space="preserve"> the corresponding behavioral experiment—</w:t>
        </w:r>
      </w:ins>
      <w:ins w:id="1078" w:author="Benton, Deon" w:date="2026-04-28T16:21:00Z" w16du:dateUtc="2026-04-28T21:21:00Z">
        <w:r w:rsidR="00C25EF4">
          <w:rPr>
            <w:rFonts w:ascii="Times New Roman" w:hAnsi="Times New Roman" w:cs="Times New Roman"/>
          </w:rPr>
          <w:t>looked about equally long at both test events</w:t>
        </w:r>
      </w:ins>
      <w:ins w:id="1079" w:author="Benton, Deon" w:date="2026-04-28T16:23:00Z" w16du:dateUtc="2026-04-28T21:23:00Z">
        <w:r w:rsidR="004C293F">
          <w:rPr>
            <w:rFonts w:ascii="Times New Roman" w:hAnsi="Times New Roman" w:cs="Times New Roman"/>
          </w:rPr>
          <w:t xml:space="preserve">. </w:t>
        </w:r>
      </w:ins>
      <w:ins w:id="1080" w:author="Benton, Deon" w:date="2026-04-28T16:26:00Z" w16du:dateUtc="2026-04-28T21:26:00Z">
        <w:r w:rsidR="004707E2">
          <w:rPr>
            <w:rFonts w:ascii="Times New Roman" w:hAnsi="Times New Roman" w:cs="Times New Roman"/>
          </w:rPr>
          <w:t>As</w:t>
        </w:r>
      </w:ins>
      <w:ins w:id="1081" w:author="Benton, Deon" w:date="2026-04-28T16:23:00Z" w16du:dateUtc="2026-04-28T21:23:00Z">
        <w:r w:rsidR="004C293F">
          <w:rPr>
            <w:rFonts w:ascii="Times New Roman" w:hAnsi="Times New Roman" w:cs="Times New Roman"/>
          </w:rPr>
          <w:t xml:space="preserve"> was</w:t>
        </w:r>
      </w:ins>
      <w:ins w:id="1082" w:author="Benton, Deon" w:date="2026-04-28T16:26:00Z" w16du:dateUtc="2026-04-28T21:26:00Z">
        <w:r w:rsidR="004707E2">
          <w:rPr>
            <w:rFonts w:ascii="Times New Roman" w:hAnsi="Times New Roman" w:cs="Times New Roman"/>
          </w:rPr>
          <w:t xml:space="preserve"> also</w:t>
        </w:r>
      </w:ins>
      <w:ins w:id="1083" w:author="Benton, Deon" w:date="2026-04-28T16:23:00Z" w16du:dateUtc="2026-04-28T21:23:00Z">
        <w:r w:rsidR="004C293F">
          <w:rPr>
            <w:rFonts w:ascii="Times New Roman" w:hAnsi="Times New Roman" w:cs="Times New Roman"/>
          </w:rPr>
          <w:t xml:space="preserve"> true for infants</w:t>
        </w:r>
      </w:ins>
      <w:ins w:id="1084"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085" w:author="Benton, Deon" w:date="2026-04-28T16:23:00Z" w16du:dateUtc="2026-04-28T21:23:00Z">
        <w:r w:rsidR="004C293F">
          <w:rPr>
            <w:rFonts w:ascii="Times New Roman" w:hAnsi="Times New Roman" w:cs="Times New Roman"/>
          </w:rPr>
          <w:t xml:space="preserve">, </w:t>
        </w:r>
      </w:ins>
      <w:ins w:id="1086" w:author="Benton, Deon" w:date="2026-04-28T16:26:00Z" w16du:dateUtc="2026-04-28T21:26:00Z">
        <w:r w:rsidR="004707E2">
          <w:rPr>
            <w:rFonts w:ascii="Times New Roman" w:hAnsi="Times New Roman" w:cs="Times New Roman"/>
          </w:rPr>
          <w:t>networks in the simulation analogue of it showed a</w:t>
        </w:r>
      </w:ins>
      <w:ins w:id="1087" w:author="Benton, Deon" w:date="2026-04-28T16:23:00Z" w16du:dateUtc="2026-04-28T21:23:00Z">
        <w:r w:rsidR="004C293F">
          <w:rPr>
            <w:rFonts w:ascii="Times New Roman" w:hAnsi="Times New Roman" w:cs="Times New Roman"/>
          </w:rPr>
          <w:t xml:space="preserve"> slight numerica</w:t>
        </w:r>
      </w:ins>
      <w:ins w:id="1088" w:author="Benton, Deon" w:date="2026-04-28T16:24:00Z" w16du:dateUtc="2026-04-28T21:24:00Z">
        <w:r w:rsidR="004C293F">
          <w:rPr>
            <w:rFonts w:ascii="Times New Roman" w:hAnsi="Times New Roman" w:cs="Times New Roman"/>
          </w:rPr>
          <w:t>l</w:t>
        </w:r>
      </w:ins>
      <w:ins w:id="1089" w:author="Benton, Deon" w:date="2026-04-28T16:23:00Z" w16du:dateUtc="2026-04-28T21:23:00Z">
        <w:r w:rsidR="004C293F">
          <w:rPr>
            <w:rFonts w:ascii="Times New Roman" w:hAnsi="Times New Roman" w:cs="Times New Roman"/>
          </w:rPr>
          <w:t xml:space="preserve"> tendency to look longer</w:t>
        </w:r>
      </w:ins>
      <w:ins w:id="1090" w:author="Benton, Deon" w:date="2026-04-28T16:18:00Z" w16du:dateUtc="2026-04-28T21:18:00Z">
        <w:r>
          <w:rPr>
            <w:rFonts w:ascii="Times New Roman" w:hAnsi="Times New Roman" w:cs="Times New Roman"/>
          </w:rPr>
          <w:t xml:space="preserve"> </w:t>
        </w:r>
      </w:ins>
      <w:ins w:id="1091" w:author="Benton, Deon" w:date="2026-04-28T16:24:00Z" w16du:dateUtc="2026-04-28T21:24:00Z">
        <w:r w:rsidR="004C293F">
          <w:rPr>
            <w:rFonts w:ascii="Times New Roman" w:hAnsi="Times New Roman" w:cs="Times New Roman"/>
          </w:rPr>
          <w:t xml:space="preserve">at the </w:t>
        </w:r>
      </w:ins>
      <w:ins w:id="1092" w:author="Benton, Deon" w:date="2026-05-16T01:05:00Z" w16du:dateUtc="2026-05-16T06:05:00Z">
        <w:r w:rsidR="00DD3452">
          <w:rPr>
            <w:rFonts w:ascii="Times New Roman" w:hAnsi="Times New Roman" w:cs="Times New Roman"/>
          </w:rPr>
          <w:t>L</w:t>
        </w:r>
      </w:ins>
      <w:ins w:id="1093" w:author="Benton, Deon" w:date="2026-04-28T16:24:00Z" w16du:dateUtc="2026-04-28T21:24:00Z">
        <w:r w:rsidR="004C293F">
          <w:rPr>
            <w:rFonts w:ascii="Times New Roman" w:hAnsi="Times New Roman" w:cs="Times New Roman"/>
          </w:rPr>
          <w:t xml:space="preserve">ow, efficient test event than at the </w:t>
        </w:r>
      </w:ins>
      <w:ins w:id="1094" w:author="Benton, Deon" w:date="2026-05-16T01:02:00Z" w16du:dateUtc="2026-05-16T06:02:00Z">
        <w:r w:rsidR="00340CFD">
          <w:rPr>
            <w:rFonts w:ascii="Times New Roman" w:hAnsi="Times New Roman" w:cs="Times New Roman"/>
          </w:rPr>
          <w:t>High, inefficient</w:t>
        </w:r>
      </w:ins>
      <w:ins w:id="1095"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w:t>
      </w:r>
      <w:ins w:id="1096"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ins w:id="1097" w:author="Benton, Deon" w:date="2026-05-15T21:03:00Z" w16du:dateUtc="2026-05-16T02:03:00Z">
        <w:r w:rsidR="00B8241C">
          <w:rPr>
            <w:rFonts w:ascii="Times New Roman" w:hAnsi="Times New Roman" w:cs="Times New Roman"/>
          </w:rPr>
          <w:t>; the numerical difference here, however, would like</w:t>
        </w:r>
      </w:ins>
      <w:ins w:id="1098" w:author="Benton, Deon" w:date="2026-05-16T01:10:00Z" w16du:dateUtc="2026-05-16T06:10:00Z">
        <w:r w:rsidR="00DD3452">
          <w:rPr>
            <w:rFonts w:ascii="Times New Roman" w:hAnsi="Times New Roman" w:cs="Times New Roman"/>
          </w:rPr>
          <w:t>ly</w:t>
        </w:r>
      </w:ins>
      <w:ins w:id="1099"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100" w:author="Benton, Deon" w:date="2026-05-16T01:09:00Z" w16du:dateUtc="2026-05-16T06:09:00Z">
        <w:r w:rsidR="00DD3452">
          <w:rPr>
            <w:rFonts w:ascii="Times New Roman" w:hAnsi="Times New Roman" w:cs="Times New Roman"/>
          </w:rPr>
          <w:t>that a</w:t>
        </w:r>
      </w:ins>
      <w:ins w:id="1101"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102"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103" w:author="Benton, Deon" w:date="2026-04-28T16:27:00Z" w16du:dateUtc="2026-04-28T21:27:00Z">
        <w:r w:rsidR="00676E55">
          <w:rPr>
            <w:rFonts w:ascii="Times New Roman" w:hAnsi="Times New Roman" w:cs="Times New Roman"/>
          </w:rPr>
          <w:t xml:space="preserve">utility can </w:t>
        </w:r>
      </w:ins>
      <w:ins w:id="1104" w:author="Benton, Deon" w:date="2026-04-28T16:30:00Z" w16du:dateUtc="2026-04-28T21:30:00Z">
        <w:r w:rsidR="00A8046D">
          <w:rPr>
            <w:rFonts w:ascii="Times New Roman" w:hAnsi="Times New Roman" w:cs="Times New Roman"/>
          </w:rPr>
          <w:t xml:space="preserve">nonetheless </w:t>
        </w:r>
      </w:ins>
      <w:ins w:id="1105" w:author="Benton, Deon" w:date="2026-04-28T16:27:00Z" w16du:dateUtc="2026-04-28T21:27:00Z">
        <w:r w:rsidR="00676E55">
          <w:rPr>
            <w:rFonts w:ascii="Times New Roman" w:hAnsi="Times New Roman" w:cs="Times New Roman"/>
          </w:rPr>
          <w:t>qualitatively reproduce infants’ looking behaviors</w:t>
        </w:r>
      </w:ins>
      <w:ins w:id="1106" w:author="Benton, Deon" w:date="2026-04-28T16:28:00Z" w16du:dateUtc="2026-04-28T21:28:00Z">
        <w:r w:rsidR="009C5E1C">
          <w:rPr>
            <w:rFonts w:ascii="Times New Roman" w:hAnsi="Times New Roman" w:cs="Times New Roman"/>
          </w:rPr>
          <w:t xml:space="preserve"> lends additional support to </w:t>
        </w:r>
      </w:ins>
      <w:ins w:id="1107" w:author="Benton, Deon" w:date="2026-05-15T21:04:00Z" w16du:dateUtc="2026-05-16T02:04:00Z">
        <w:r w:rsidR="00B8241C">
          <w:rPr>
            <w:rFonts w:ascii="Times New Roman" w:hAnsi="Times New Roman" w:cs="Times New Roman"/>
          </w:rPr>
          <w:t>the notion that such</w:t>
        </w:r>
      </w:ins>
      <w:ins w:id="1108" w:author="Benton, Deon" w:date="2026-04-28T16:28:00Z" w16du:dateUtc="2026-04-28T21:28:00Z">
        <w:r w:rsidR="009C5E1C">
          <w:rPr>
            <w:rFonts w:ascii="Times New Roman" w:hAnsi="Times New Roman" w:cs="Times New Roman"/>
          </w:rPr>
          <w:t xml:space="preserve"> concepts are not necessary to explain</w:t>
        </w:r>
      </w:ins>
      <w:ins w:id="1109" w:author="Benton, Deon" w:date="2026-04-28T16:30:00Z" w16du:dateUtc="2026-04-28T21:30:00Z">
        <w:r w:rsidR="00A8046D">
          <w:rPr>
            <w:rFonts w:ascii="Times New Roman" w:hAnsi="Times New Roman" w:cs="Times New Roman"/>
          </w:rPr>
          <w:t xml:space="preserve"> </w:t>
        </w:r>
      </w:ins>
      <w:ins w:id="1110" w:author="Benton, Deon" w:date="2026-05-15T21:04:00Z" w16du:dateUtc="2026-05-16T02:04:00Z">
        <w:r w:rsidR="00B8241C">
          <w:rPr>
            <w:rFonts w:ascii="Times New Roman" w:hAnsi="Times New Roman" w:cs="Times New Roman"/>
          </w:rPr>
          <w:t>infants’</w:t>
        </w:r>
      </w:ins>
      <w:ins w:id="1111" w:author="Benton, Deon" w:date="2026-04-28T16:30:00Z" w16du:dateUtc="2026-04-28T21:30:00Z">
        <w:r w:rsidR="00A8046D">
          <w:rPr>
            <w:rFonts w:ascii="Times New Roman" w:hAnsi="Times New Roman" w:cs="Times New Roman"/>
          </w:rPr>
          <w:t xml:space="preserve"> looking; associative learning </w:t>
        </w:r>
      </w:ins>
      <w:ins w:id="1112" w:author="Benton, Deon" w:date="2026-05-15T21:04:00Z" w16du:dateUtc="2026-05-16T02:04:00Z">
        <w:r w:rsidR="009528A9">
          <w:rPr>
            <w:rFonts w:ascii="Times New Roman" w:hAnsi="Times New Roman" w:cs="Times New Roman"/>
          </w:rPr>
          <w:t>is</w:t>
        </w:r>
      </w:ins>
      <w:ins w:id="1113" w:author="Benton, Deon" w:date="2026-04-28T16:30:00Z" w16du:dateUtc="2026-04-28T21:30:00Z">
        <w:r w:rsidR="00A8046D">
          <w:rPr>
            <w:rFonts w:ascii="Times New Roman" w:hAnsi="Times New Roman" w:cs="Times New Roman"/>
          </w:rPr>
          <w:t xml:space="preserve"> be sufficient.</w:t>
        </w:r>
      </w:ins>
      <w:ins w:id="1114"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3BFEBAAF"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w:t>
      </w:r>
      <w:ins w:id="1115" w:author="Benton, Deon" w:date="2026-05-16T01:02:00Z" w16du:dateUtc="2026-05-16T06:02:00Z">
        <w:r w:rsidR="00340CFD">
          <w:rPr>
            <w:rFonts w:ascii="Times New Roman" w:hAnsi="Times New Roman" w:cs="Times New Roman"/>
            <w:i w:val="0"/>
            <w:iCs w:val="0"/>
            <w:color w:val="000000" w:themeColor="text1"/>
            <w:sz w:val="24"/>
            <w:szCs w:val="24"/>
          </w:rPr>
          <w:t>, inefficient</w:t>
        </w:r>
      </w:ins>
      <w:r w:rsidR="00AE6CAE">
        <w:rPr>
          <w:rFonts w:ascii="Times New Roman" w:hAnsi="Times New Roman" w:cs="Times New Roman"/>
          <w:i w:val="0"/>
          <w:iCs w:val="0"/>
          <w:color w:val="000000" w:themeColor="text1"/>
          <w:sz w:val="24"/>
          <w:szCs w:val="24"/>
        </w:rPr>
        <w:t xml:space="preserve"> and Low</w:t>
      </w:r>
      <w:ins w:id="1116" w:author="Benton, Deon" w:date="2026-05-16T01:02:00Z" w16du:dateUtc="2026-05-16T06:02:00Z">
        <w:r w:rsidR="00F249E0">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1117"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118" w:author="Benton, Deon" w:date="2026-04-28T16:31:00Z" w16du:dateUtc="2026-04-28T21:31:00Z">
        <w:r>
          <w:rPr>
            <w:rFonts w:ascii="Times New Roman" w:hAnsi="Times New Roman" w:cs="Times New Roman"/>
          </w:rPr>
          <w:t xml:space="preserve">As with the previous simulations, a different pattern of performance </w:t>
        </w:r>
      </w:ins>
      <w:ins w:id="1119"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120" w:author="Benton, Deon" w:date="2026-04-29T10:38:00Z" w16du:dateUtc="2026-04-29T15:38:00Z">
        <w:r w:rsidR="005839CC">
          <w:rPr>
            <w:rFonts w:ascii="Times New Roman" w:hAnsi="Times New Roman" w:cs="Times New Roman"/>
          </w:rPr>
          <w:t xml:space="preserve">s shown in Figure 15. </w:t>
        </w:r>
      </w:ins>
      <w:ins w:id="1121" w:author="Benton, Deon" w:date="2026-04-29T10:43:00Z" w16du:dateUtc="2026-04-29T15:43:00Z">
        <w:r w:rsidR="000E0FAD">
          <w:rPr>
            <w:rFonts w:ascii="Times New Roman" w:hAnsi="Times New Roman" w:cs="Times New Roman"/>
          </w:rPr>
          <w:t>The figure shows that for networks in Experiment 1,</w:t>
        </w:r>
      </w:ins>
      <w:ins w:id="1122" w:author="Benton, Deon" w:date="2026-04-29T10:37:00Z" w16du:dateUtc="2026-04-29T15:37:00Z">
        <w:r w:rsidR="005839CC">
          <w:rPr>
            <w:rFonts w:ascii="Times New Roman" w:hAnsi="Times New Roman" w:cs="Times New Roman"/>
          </w:rPr>
          <w:t xml:space="preserve"> </w:t>
        </w:r>
      </w:ins>
      <w:ins w:id="1123" w:author="Benton, Deon" w:date="2026-04-29T10:39:00Z" w16du:dateUtc="2026-04-29T15:39:00Z">
        <w:r w:rsidR="005839CC">
          <w:rPr>
            <w:rFonts w:ascii="Times New Roman" w:hAnsi="Times New Roman" w:cs="Times New Roman"/>
          </w:rPr>
          <w:t>the critical units were activated to a greater extent during the Low test event than during the High one.</w:t>
        </w:r>
        <w:r w:rsidR="004F77B5">
          <w:rPr>
            <w:rFonts w:ascii="Times New Roman" w:hAnsi="Times New Roman" w:cs="Times New Roman"/>
          </w:rPr>
          <w:t xml:space="preserve"> </w:t>
        </w:r>
      </w:ins>
      <w:ins w:id="1124" w:author="Benton, Deon" w:date="2026-04-29T10:46:00Z" w16du:dateUtc="2026-04-29T15:46:00Z">
        <w:r w:rsidR="00CA285F">
          <w:rPr>
            <w:rFonts w:ascii="Times New Roman" w:hAnsi="Times New Roman" w:cs="Times New Roman"/>
          </w:rPr>
          <w:t>In contrast,</w:t>
        </w:r>
      </w:ins>
      <w:ins w:id="1125"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126" w:author="Benton, Deon" w:date="2026-04-29T10:44:00Z" w16du:dateUtc="2026-04-29T15:44:00Z">
        <w:r w:rsidR="00CA285F">
          <w:rPr>
            <w:rFonts w:ascii="Times New Roman" w:hAnsi="Times New Roman" w:cs="Times New Roman"/>
          </w:rPr>
          <w:t xml:space="preserve"> activated to the same degree during both test events</w:t>
        </w:r>
      </w:ins>
      <w:ins w:id="1127" w:author="Benton, Deon" w:date="2026-04-29T10:46:00Z" w16du:dateUtc="2026-04-29T15:46:00Z">
        <w:r w:rsidR="00CA285F">
          <w:rPr>
            <w:rFonts w:ascii="Times New Roman" w:hAnsi="Times New Roman" w:cs="Times New Roman"/>
          </w:rPr>
          <w:t xml:space="preserve"> for networks in Experiments 2 and 3</w:t>
        </w:r>
      </w:ins>
      <w:ins w:id="1128"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129"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130" w:author="Benton, Deon" w:date="2026-04-29T10:57:00Z" w16du:dateUtc="2026-04-29T15:57:00Z">
        <w:r w:rsidR="001001BD">
          <w:rPr>
            <w:rFonts w:ascii="Times New Roman" w:hAnsi="Times New Roman" w:cs="Times New Roman"/>
          </w:rPr>
          <w:t xml:space="preserve"> simulati</w:t>
        </w:r>
      </w:ins>
      <w:ins w:id="1131" w:author="Benton, Deon" w:date="2026-04-29T11:02:00Z" w16du:dateUtc="2026-04-29T16:02:00Z">
        <w:r w:rsidR="0065326F">
          <w:rPr>
            <w:rFonts w:ascii="Times New Roman" w:hAnsi="Times New Roman" w:cs="Times New Roman"/>
          </w:rPr>
          <w:t>ng</w:t>
        </w:r>
      </w:ins>
      <w:ins w:id="1132" w:author="Benton, Deon" w:date="2026-04-29T10:57:00Z" w16du:dateUtc="2026-04-29T15:57:00Z">
        <w:r w:rsidR="001001BD">
          <w:rPr>
            <w:rFonts w:ascii="Times New Roman" w:hAnsi="Times New Roman" w:cs="Times New Roman"/>
          </w:rPr>
          <w:t xml:space="preserve"> control conditions</w:t>
        </w:r>
      </w:ins>
      <w:ins w:id="1133" w:author="Benton, Deon" w:date="2026-04-29T10:58:00Z" w16du:dateUtc="2026-04-29T15:58:00Z">
        <w:r w:rsidR="001001BD">
          <w:rPr>
            <w:rFonts w:ascii="Times New Roman" w:hAnsi="Times New Roman" w:cs="Times New Roman"/>
          </w:rPr>
          <w:t xml:space="preserve"> with this model</w:t>
        </w:r>
      </w:ins>
      <w:ins w:id="1134" w:author="Benton, Deon" w:date="2026-04-29T10:57:00Z" w16du:dateUtc="2026-04-29T15:57:00Z">
        <w:r w:rsidR="001001BD">
          <w:rPr>
            <w:rFonts w:ascii="Times New Roman" w:hAnsi="Times New Roman" w:cs="Times New Roman"/>
          </w:rPr>
          <w:t xml:space="preserve">—which </w:t>
        </w:r>
      </w:ins>
      <w:ins w:id="1135" w:author="Benton, Deon" w:date="2026-04-29T12:28:00Z" w16du:dateUtc="2026-04-29T17:28:00Z">
        <w:r w:rsidR="00E94431">
          <w:rPr>
            <w:rFonts w:ascii="Times New Roman" w:hAnsi="Times New Roman" w:cs="Times New Roman"/>
          </w:rPr>
          <w:t>the corresponding behavioral experiments</w:t>
        </w:r>
      </w:ins>
      <w:ins w:id="1136" w:author="Benton, Deon" w:date="2026-04-29T12:29:00Z" w16du:dateUtc="2026-04-29T17:29:00Z">
        <w:r w:rsidR="00E94431">
          <w:rPr>
            <w:rFonts w:ascii="Times New Roman" w:hAnsi="Times New Roman" w:cs="Times New Roman"/>
          </w:rPr>
          <w:t xml:space="preserve"> served as i</w:t>
        </w:r>
      </w:ins>
      <w:ins w:id="1137" w:author="Benton, Deon" w:date="2026-04-29T10:57:00Z" w16du:dateUtc="2026-04-29T15:57:00Z">
        <w:r w:rsidR="001001BD">
          <w:rPr>
            <w:rFonts w:ascii="Times New Roman" w:hAnsi="Times New Roman" w:cs="Times New Roman"/>
          </w:rPr>
          <w:t>n Liu and Spelke (201</w:t>
        </w:r>
      </w:ins>
      <w:ins w:id="1138"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139" w:author="Benton, Deon" w:date="2026-04-29T10:50:00Z" w16du:dateUtc="2026-04-29T15:50:00Z">
        <w:r w:rsidR="003C5985">
          <w:rPr>
            <w:rFonts w:ascii="Times New Roman" w:hAnsi="Times New Roman" w:cs="Times New Roman"/>
          </w:rPr>
          <w:t>.</w:t>
        </w:r>
      </w:ins>
      <w:ins w:id="1140" w:author="Benton, Deon" w:date="2026-04-29T10:59:00Z" w16du:dateUtc="2026-04-29T15:59:00Z">
        <w:r w:rsidR="00784567">
          <w:rPr>
            <w:rFonts w:ascii="Times New Roman" w:hAnsi="Times New Roman" w:cs="Times New Roman"/>
          </w:rPr>
          <w:t xml:space="preserve"> </w:t>
        </w:r>
      </w:ins>
      <w:ins w:id="1141" w:author="Benton, Deon" w:date="2026-04-29T11:10:00Z" w16du:dateUtc="2026-04-29T16:10:00Z">
        <w:r w:rsidR="00B7179B">
          <w:rPr>
            <w:rFonts w:ascii="Times New Roman" w:hAnsi="Times New Roman" w:cs="Times New Roman"/>
          </w:rPr>
          <w:t xml:space="preserve">Including </w:t>
        </w:r>
      </w:ins>
      <w:ins w:id="1142" w:author="Benton, Deon" w:date="2026-04-29T11:03:00Z" w16du:dateUtc="2026-04-29T16:03:00Z">
        <w:r w:rsidR="0065326F">
          <w:rPr>
            <w:rFonts w:ascii="Times New Roman" w:hAnsi="Times New Roman" w:cs="Times New Roman"/>
          </w:rPr>
          <w:t xml:space="preserve">obstacles in the simulation of Experiments 1 and 2 </w:t>
        </w:r>
      </w:ins>
      <w:ins w:id="1143" w:author="Benton, Deon" w:date="2026-04-29T11:05:00Z" w16du:dateUtc="2026-04-29T16:05:00Z">
        <w:r w:rsidR="007909D0">
          <w:rPr>
            <w:rFonts w:ascii="Times New Roman" w:hAnsi="Times New Roman" w:cs="Times New Roman"/>
          </w:rPr>
          <w:t>would</w:t>
        </w:r>
      </w:ins>
      <w:ins w:id="1144" w:author="Benton, Deon" w:date="2026-04-29T11:10:00Z" w16du:dateUtc="2026-04-29T16:10:00Z">
        <w:r w:rsidR="00B7179B">
          <w:rPr>
            <w:rFonts w:ascii="Times New Roman" w:hAnsi="Times New Roman" w:cs="Times New Roman"/>
          </w:rPr>
          <w:t xml:space="preserve"> thus</w:t>
        </w:r>
      </w:ins>
      <w:ins w:id="1145" w:author="Benton, Deon" w:date="2026-04-29T11:00:00Z" w16du:dateUtc="2026-04-29T16:00:00Z">
        <w:r w:rsidR="00784567">
          <w:rPr>
            <w:rFonts w:ascii="Times New Roman" w:hAnsi="Times New Roman" w:cs="Times New Roman"/>
          </w:rPr>
          <w:t xml:space="preserve"> </w:t>
        </w:r>
      </w:ins>
      <w:ins w:id="1146" w:author="Benton, Deon" w:date="2026-04-29T11:11:00Z" w16du:dateUtc="2026-04-29T16:11:00Z">
        <w:r w:rsidR="003836F7">
          <w:rPr>
            <w:rFonts w:ascii="Times New Roman" w:hAnsi="Times New Roman" w:cs="Times New Roman"/>
          </w:rPr>
          <w:t xml:space="preserve">constitute a </w:t>
        </w:r>
      </w:ins>
      <w:ins w:id="1147" w:author="Benton, Deon" w:date="2026-04-29T11:18:00Z" w16du:dateUtc="2026-04-29T16:18:00Z">
        <w:r w:rsidR="00EF724B">
          <w:rPr>
            <w:rFonts w:ascii="Times New Roman" w:hAnsi="Times New Roman" w:cs="Times New Roman"/>
          </w:rPr>
          <w:t>significant</w:t>
        </w:r>
      </w:ins>
      <w:ins w:id="1148" w:author="Benton, Deon" w:date="2026-04-29T11:11:00Z" w16du:dateUtc="2026-04-29T16:11:00Z">
        <w:r w:rsidR="003836F7">
          <w:rPr>
            <w:rFonts w:ascii="Times New Roman" w:hAnsi="Times New Roman" w:cs="Times New Roman"/>
          </w:rPr>
          <w:t xml:space="preserve"> departure from</w:t>
        </w:r>
      </w:ins>
      <w:ins w:id="1149" w:author="Benton, Deon" w:date="2026-04-29T11:01:00Z" w16du:dateUtc="2026-04-29T16:01:00Z">
        <w:r w:rsidR="000E2038">
          <w:rPr>
            <w:rFonts w:ascii="Times New Roman" w:hAnsi="Times New Roman" w:cs="Times New Roman"/>
          </w:rPr>
          <w:t xml:space="preserve"> </w:t>
        </w:r>
      </w:ins>
      <w:ins w:id="1150" w:author="Benton, Deon" w:date="2026-04-29T11:04:00Z" w16du:dateUtc="2026-04-29T16:04:00Z">
        <w:r w:rsidR="0065326F">
          <w:rPr>
            <w:rFonts w:ascii="Times New Roman" w:hAnsi="Times New Roman" w:cs="Times New Roman"/>
          </w:rPr>
          <w:t xml:space="preserve">how </w:t>
        </w:r>
      </w:ins>
      <w:ins w:id="1151" w:author="Benton, Deon" w:date="2026-04-29T11:05:00Z" w16du:dateUtc="2026-04-29T16:05:00Z">
        <w:r w:rsidR="007909D0">
          <w:rPr>
            <w:rFonts w:ascii="Times New Roman" w:hAnsi="Times New Roman" w:cs="Times New Roman"/>
          </w:rPr>
          <w:t>Overwalle (2010) used this model to simulate the control condition in Gergely et al. (1995)</w:t>
        </w:r>
      </w:ins>
      <w:ins w:id="1152" w:author="Benton, Deon" w:date="2026-04-29T11:14:00Z" w16du:dateUtc="2026-04-29T16:14:00Z">
        <w:r w:rsidR="005D6354">
          <w:rPr>
            <w:rFonts w:ascii="Times New Roman" w:hAnsi="Times New Roman" w:cs="Times New Roman"/>
          </w:rPr>
          <w:t xml:space="preserve"> and how these conditions were </w:t>
        </w:r>
      </w:ins>
      <w:ins w:id="1153" w:author="Benton, Deon" w:date="2026-04-29T11:17:00Z" w16du:dateUtc="2026-04-29T16:17:00Z">
        <w:r w:rsidR="00525C2F">
          <w:rPr>
            <w:rFonts w:ascii="Times New Roman" w:hAnsi="Times New Roman" w:cs="Times New Roman"/>
          </w:rPr>
          <w:t>implemented in</w:t>
        </w:r>
      </w:ins>
      <w:ins w:id="1154" w:author="Benton, Deon" w:date="2026-04-29T11:14:00Z" w16du:dateUtc="2026-04-29T16:14:00Z">
        <w:r w:rsidR="005D6354">
          <w:rPr>
            <w:rFonts w:ascii="Times New Roman" w:hAnsi="Times New Roman" w:cs="Times New Roman"/>
          </w:rPr>
          <w:t xml:space="preserve"> the previous simulations</w:t>
        </w:r>
      </w:ins>
      <w:ins w:id="1155" w:author="Benton, Deon" w:date="2026-04-29T11:05:00Z" w16du:dateUtc="2026-04-29T16:05:00Z">
        <w:r w:rsidR="007909D0">
          <w:rPr>
            <w:rFonts w:ascii="Times New Roman" w:hAnsi="Times New Roman" w:cs="Times New Roman"/>
          </w:rPr>
          <w:t xml:space="preserve">. </w:t>
        </w:r>
      </w:ins>
      <w:ins w:id="1156" w:author="Benton, Deon" w:date="2026-04-29T11:12:00Z" w16du:dateUtc="2026-04-29T16:12:00Z">
        <w:r w:rsidR="003836F7">
          <w:rPr>
            <w:rFonts w:ascii="Times New Roman" w:hAnsi="Times New Roman" w:cs="Times New Roman"/>
          </w:rPr>
          <w:t xml:space="preserve">In those simulations, </w:t>
        </w:r>
      </w:ins>
      <w:ins w:id="1157" w:author="Benton, Deon" w:date="2026-04-29T11:14:00Z" w16du:dateUtc="2026-04-29T16:14:00Z">
        <w:r w:rsidR="005D6354">
          <w:rPr>
            <w:rFonts w:ascii="Times New Roman" w:hAnsi="Times New Roman" w:cs="Times New Roman"/>
          </w:rPr>
          <w:t>barrier</w:t>
        </w:r>
      </w:ins>
      <w:ins w:id="1158" w:author="Benton, Deon" w:date="2026-04-29T11:15:00Z" w16du:dateUtc="2026-04-29T16:15:00Z">
        <w:r w:rsidR="005D6354">
          <w:rPr>
            <w:rFonts w:ascii="Times New Roman" w:hAnsi="Times New Roman" w:cs="Times New Roman"/>
          </w:rPr>
          <w:t xml:space="preserve">-less control conditions were </w:t>
        </w:r>
      </w:ins>
      <w:ins w:id="1159" w:author="Benton, Deon" w:date="2026-04-29T11:08:00Z" w16du:dateUtc="2026-04-29T16:08:00Z">
        <w:r w:rsidR="00E21F53">
          <w:rPr>
            <w:rFonts w:ascii="Times New Roman" w:hAnsi="Times New Roman" w:cs="Times New Roman"/>
          </w:rPr>
          <w:t>treated</w:t>
        </w:r>
      </w:ins>
      <w:ins w:id="1160"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161"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162" w:author="Benton, Deon" w:date="2026-04-29T11:08:00Z" w16du:dateUtc="2026-04-29T16:08:00Z">
        <w:r w:rsidR="00E21F53">
          <w:rPr>
            <w:rFonts w:ascii="Times New Roman" w:hAnsi="Times New Roman" w:cs="Times New Roman"/>
          </w:rPr>
          <w:t xml:space="preserve">are relevant when modeling </w:t>
        </w:r>
        <w:r w:rsidR="00E21F53">
          <w:rPr>
            <w:rFonts w:ascii="Times New Roman" w:hAnsi="Times New Roman" w:cs="Times New Roman"/>
          </w:rPr>
          <w:lastRenderedPageBreak/>
          <w:t>these conditions</w:t>
        </w:r>
      </w:ins>
      <w:r w:rsidR="000A5F46" w:rsidRPr="000A5F46">
        <w:rPr>
          <w:rFonts w:ascii="Times New Roman" w:hAnsi="Times New Roman" w:cs="Times New Roman"/>
        </w:rPr>
        <w:t xml:space="preserve"> in action-understanding studies</w:t>
      </w:r>
      <w:ins w:id="1163" w:author="Benton, Deon" w:date="2026-04-29T11:17:00Z" w16du:dateUtc="2026-04-29T16:17:00Z">
        <w:r w:rsidR="00525C2F">
          <w:rPr>
            <w:rFonts w:ascii="Times New Roman" w:hAnsi="Times New Roman" w:cs="Times New Roman"/>
          </w:rPr>
          <w:t>; relaxing this constraint here would effectivel</w:t>
        </w:r>
      </w:ins>
      <w:ins w:id="1164" w:author="Benton, Deon" w:date="2026-04-29T11:18:00Z" w16du:dateUtc="2026-04-29T16:18:00Z">
        <w:r w:rsidR="00525C2F">
          <w:rPr>
            <w:rFonts w:ascii="Times New Roman" w:hAnsi="Times New Roman" w:cs="Times New Roman"/>
          </w:rPr>
          <w:t>y transform OM10 into a fundamentally different model</w:t>
        </w:r>
      </w:ins>
      <w:ins w:id="1165"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4E4B79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166"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167"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w:t>
      </w:r>
      <w:r w:rsidR="00E0420F">
        <w:rPr>
          <w:rFonts w:ascii="Times New Roman" w:hAnsi="Times New Roman" w:cs="Times New Roman"/>
        </w:rPr>
        <w:lastRenderedPageBreak/>
        <w:t>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B478212"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168"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169"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40EA3E04" w:rsidR="0019688A" w:rsidRDefault="00994099" w:rsidP="005A2886">
      <w:pPr>
        <w:spacing w:line="480" w:lineRule="auto"/>
        <w:ind w:firstLine="720"/>
        <w:contextualSpacing/>
        <w:rPr>
          <w:ins w:id="1170" w:author="Benton, Deon" w:date="2026-05-15T21:09:00Z" w16du:dateUtc="2026-05-16T02:09: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w:t>
      </w:r>
      <w:r w:rsidR="000A2761">
        <w:rPr>
          <w:rFonts w:ascii="Times New Roman" w:hAnsi="Times New Roman" w:cs="Times New Roman"/>
        </w:rPr>
        <w:lastRenderedPageBreak/>
        <w:t xml:space="preserve">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del w:id="1171" w:author="Benton, Deon" w:date="2026-05-15T21:05:00Z" w16du:dateUtc="2026-05-16T02:05:00Z">
        <w:r w:rsidR="007B0151" w:rsidDel="009528A9">
          <w:rPr>
            <w:rFonts w:ascii="Times New Roman" w:hAnsi="Times New Roman" w:cs="Times New Roman"/>
          </w:rPr>
          <w:delText>and this</w:delText>
        </w:r>
      </w:del>
      <w:ins w:id="1172"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w:t>
      </w:r>
      <w:ins w:id="1173"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5B6005D4" w14:textId="57EFEE8F" w:rsidR="009528A9" w:rsidRDefault="009528A9" w:rsidP="005A2886">
      <w:pPr>
        <w:spacing w:line="480" w:lineRule="auto"/>
        <w:ind w:firstLine="720"/>
        <w:contextualSpacing/>
        <w:rPr>
          <w:ins w:id="1174" w:author="Benton, Deon" w:date="2026-05-15T21:16:00Z" w16du:dateUtc="2026-05-16T02:16:00Z"/>
          <w:rFonts w:ascii="Times New Roman" w:hAnsi="Times New Roman" w:cs="Times New Roman"/>
        </w:rPr>
      </w:pPr>
      <w:ins w:id="1175" w:author="Benton, Deon" w:date="2026-05-15T21:09:00Z" w16du:dateUtc="2026-05-16T02:09:00Z">
        <w:r>
          <w:rPr>
            <w:rFonts w:ascii="Times New Roman" w:hAnsi="Times New Roman" w:cs="Times New Roman"/>
          </w:rPr>
          <w:t>Understanding the basis of ALIAS’s and ALIAS-2’s behavior here—that is, how</w:t>
        </w:r>
      </w:ins>
      <w:ins w:id="1176" w:author="Benton, Deon" w:date="2026-05-15T21:10:00Z" w16du:dateUtc="2026-05-16T02:10:00Z">
        <w:r>
          <w:rPr>
            <w:rFonts w:ascii="Times New Roman" w:hAnsi="Times New Roman" w:cs="Times New Roman"/>
          </w:rPr>
          <w:t xml:space="preserve"> through what mechanism did networks come to produce grearer error to, or look longer at, the High, </w:t>
        </w:r>
      </w:ins>
      <w:ins w:id="1177"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178" w:author="Benton, Deon" w:date="2026-05-15T21:12:00Z" w16du:dateUtc="2026-05-16T02:12:00Z">
        <w:r w:rsidR="00301EEB">
          <w:rPr>
            <w:rFonts w:ascii="Times New Roman" w:hAnsi="Times New Roman" w:cs="Times New Roman"/>
          </w:rPr>
          <w:t xml:space="preserve">—is straightforward. </w:t>
        </w:r>
      </w:ins>
      <w:ins w:id="1179" w:author="Benton, Deon" w:date="2026-05-15T21:13:00Z" w16du:dateUtc="2026-05-16T02:13:00Z">
        <w:r w:rsidR="003A21FB">
          <w:rPr>
            <w:rFonts w:ascii="Times New Roman" w:hAnsi="Times New Roman" w:cs="Times New Roman"/>
          </w:rPr>
          <w:t xml:space="preserve">The High, inefficient </w:t>
        </w:r>
      </w:ins>
      <w:ins w:id="1180" w:author="Benton, Deon" w:date="2026-05-15T21:17:00Z" w16du:dateUtc="2026-05-16T02:17:00Z">
        <w:r w:rsidR="003A21FB">
          <w:rPr>
            <w:rFonts w:ascii="Times New Roman" w:hAnsi="Times New Roman" w:cs="Times New Roman"/>
          </w:rPr>
          <w:t xml:space="preserve">produced greater error than the Low, efficient event because the visual information presented in this event conflicted with some of the learned associations from pretraining to a greater extent than </w:t>
        </w:r>
      </w:ins>
      <w:ins w:id="1181" w:author="Benton, Deon" w:date="2026-05-15T21:18:00Z" w16du:dateUtc="2026-05-16T02:18:00Z">
        <w:r w:rsidR="003A21FB">
          <w:rPr>
            <w:rFonts w:ascii="Times New Roman" w:hAnsi="Times New Roman" w:cs="Times New Roman"/>
          </w:rPr>
          <w:t>the information presented in the Low, efficient event.</w:t>
        </w:r>
      </w:ins>
      <w:ins w:id="1182"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183" w:author="Benton, Deon" w:date="2026-05-15T21:20:00Z" w16du:dateUtc="2026-05-16T02:20:00Z">
        <w:r w:rsidR="001852EF">
          <w:rPr>
            <w:rFonts w:ascii="Times New Roman" w:hAnsi="Times New Roman" w:cs="Times New Roman"/>
          </w:rPr>
          <w:t>among a small barrier, small vertical clearance, and a low jump.</w:t>
        </w:r>
      </w:ins>
      <w:ins w:id="1184"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185" w:author="Benton, Deon" w:date="2026-05-15T21:22:00Z" w16du:dateUtc="2026-05-16T02:22:00Z">
        <w:r w:rsidR="00756E4C">
          <w:rPr>
            <w:rFonts w:ascii="Times New Roman" w:hAnsi="Times New Roman" w:cs="Times New Roman"/>
          </w:rPr>
          <w:t>, during pretraining,</w:t>
        </w:r>
      </w:ins>
      <w:ins w:id="1186" w:author="Benton, Deon" w:date="2026-05-15T21:21:00Z" w16du:dateUtc="2026-05-16T02:21:00Z">
        <w:r w:rsidR="001852EF" w:rsidRPr="001852EF">
          <w:rPr>
            <w:rFonts w:ascii="Times New Roman" w:hAnsi="Times New Roman" w:cs="Times New Roman"/>
          </w:rPr>
          <w:t xml:space="preserve"> whenever barriers were present </w:t>
        </w:r>
      </w:ins>
      <w:ins w:id="1187" w:author="Benton, Deon" w:date="2026-05-15T21:22:00Z" w16du:dateUtc="2026-05-16T02:22:00Z">
        <w:r w:rsidR="00756E4C">
          <w:rPr>
            <w:rFonts w:ascii="Times New Roman" w:hAnsi="Times New Roman" w:cs="Times New Roman"/>
          </w:rPr>
          <w:t>not</w:t>
        </w:r>
      </w:ins>
      <w:ins w:id="1188" w:author="Benton, Deon" w:date="2026-05-15T21:21:00Z" w16du:dateUtc="2026-05-16T02:21:00Z">
        <w:r w:rsidR="001852EF" w:rsidRPr="001852EF">
          <w:rPr>
            <w:rFonts w:ascii="Times New Roman" w:hAnsi="Times New Roman" w:cs="Times New Roman"/>
          </w:rPr>
          <w:t xml:space="preserve"> only were they </w:t>
        </w:r>
      </w:ins>
      <w:ins w:id="1189" w:author="Benton, Deon" w:date="2026-05-15T21:23:00Z" w16du:dateUtc="2026-05-16T02:23:00Z">
        <w:r w:rsidR="00756E4C">
          <w:rPr>
            <w:rFonts w:ascii="Times New Roman" w:hAnsi="Times New Roman" w:cs="Times New Roman"/>
          </w:rPr>
          <w:t>small,</w:t>
        </w:r>
      </w:ins>
      <w:ins w:id="1190" w:author="Benton, Deon" w:date="2026-05-15T21:22:00Z" w16du:dateUtc="2026-05-16T02:22:00Z">
        <w:r w:rsidR="00756E4C">
          <w:rPr>
            <w:rFonts w:ascii="Times New Roman" w:hAnsi="Times New Roman" w:cs="Times New Roman"/>
          </w:rPr>
          <w:t xml:space="preserve"> </w:t>
        </w:r>
      </w:ins>
      <w:ins w:id="1191" w:author="Benton, Deon" w:date="2026-05-15T21:21:00Z" w16du:dateUtc="2026-05-16T02:21:00Z">
        <w:r w:rsidR="001852EF" w:rsidRPr="001852EF">
          <w:rPr>
            <w:rFonts w:ascii="Times New Roman" w:hAnsi="Times New Roman" w:cs="Times New Roman"/>
          </w:rPr>
          <w:t>but they were associated with</w:t>
        </w:r>
      </w:ins>
      <w:ins w:id="1192" w:author="Benton, Deon" w:date="2026-05-15T21:23:00Z" w16du:dateUtc="2026-05-16T02:23:00Z">
        <w:r w:rsidR="00756E4C">
          <w:rPr>
            <w:rFonts w:ascii="Times New Roman" w:hAnsi="Times New Roman" w:cs="Times New Roman"/>
          </w:rPr>
          <w:t xml:space="preserve"> a low jump,</w:t>
        </w:r>
      </w:ins>
      <w:ins w:id="1193" w:author="Benton, Deon" w:date="2026-05-15T21:21:00Z" w16du:dateUtc="2026-05-16T02:21:00Z">
        <w:r w:rsidR="001852EF" w:rsidRPr="001852EF">
          <w:rPr>
            <w:rFonts w:ascii="Times New Roman" w:hAnsi="Times New Roman" w:cs="Times New Roman"/>
          </w:rPr>
          <w:t xml:space="preserve"> curved motion</w:t>
        </w:r>
      </w:ins>
      <w:ins w:id="1194" w:author="Benton, Deon" w:date="2026-05-15T21:23:00Z" w16du:dateUtc="2026-05-16T02:23:00Z">
        <w:r w:rsidR="00756E4C">
          <w:rPr>
            <w:rFonts w:ascii="Times New Roman" w:hAnsi="Times New Roman" w:cs="Times New Roman"/>
          </w:rPr>
          <w:t>, and small vertical clearance</w:t>
        </w:r>
      </w:ins>
      <w:ins w:id="1195" w:author="Benton, Deon" w:date="2026-05-15T21:21:00Z" w16du:dateUtc="2026-05-16T02:21:00Z">
        <w:r w:rsidR="001852EF" w:rsidRPr="001852EF">
          <w:rPr>
            <w:rFonts w:ascii="Times New Roman" w:hAnsi="Times New Roman" w:cs="Times New Roman"/>
          </w:rPr>
          <w:t>.</w:t>
        </w:r>
      </w:ins>
      <w:ins w:id="1196" w:author="Benton, Deon" w:date="2026-05-15T21:23:00Z" w16du:dateUtc="2026-05-16T02:23:00Z">
        <w:r w:rsidR="00756E4C">
          <w:rPr>
            <w:rFonts w:ascii="Times New Roman" w:hAnsi="Times New Roman" w:cs="Times New Roman"/>
          </w:rPr>
          <w:t xml:space="preserve"> </w:t>
        </w:r>
      </w:ins>
      <w:ins w:id="1197" w:author="Benton, Deon" w:date="2026-05-15T21:27:00Z" w16du:dateUtc="2026-05-16T02:27:00Z">
        <w:r w:rsidR="00756E4C">
          <w:rPr>
            <w:rFonts w:ascii="Times New Roman" w:hAnsi="Times New Roman" w:cs="Times New Roman"/>
          </w:rPr>
          <w:t>This expectation</w:t>
        </w:r>
      </w:ins>
      <w:ins w:id="1198" w:author="Benton, Deon" w:date="2026-05-15T21:25:00Z" w16du:dateUtc="2026-05-16T02:25:00Z">
        <w:r w:rsidR="00756E4C">
          <w:rPr>
            <w:rFonts w:ascii="Times New Roman" w:hAnsi="Times New Roman" w:cs="Times New Roman"/>
          </w:rPr>
          <w:t>, however</w:t>
        </w:r>
      </w:ins>
      <w:ins w:id="1199" w:author="Benton, Deon" w:date="2026-05-15T21:26:00Z" w16du:dateUtc="2026-05-16T02:26:00Z">
        <w:r w:rsidR="00756E4C">
          <w:rPr>
            <w:rFonts w:ascii="Times New Roman" w:hAnsi="Times New Roman" w:cs="Times New Roman"/>
          </w:rPr>
          <w:t>,</w:t>
        </w:r>
      </w:ins>
      <w:ins w:id="1200" w:author="Benton, Deon" w:date="2026-05-15T21:25:00Z" w16du:dateUtc="2026-05-16T02:25:00Z">
        <w:r w:rsidR="00756E4C">
          <w:rPr>
            <w:rFonts w:ascii="Times New Roman" w:hAnsi="Times New Roman" w:cs="Times New Roman"/>
          </w:rPr>
          <w:t xml:space="preserve"> </w:t>
        </w:r>
      </w:ins>
      <w:ins w:id="1201" w:author="Benton, Deon" w:date="2026-05-15T21:23:00Z" w16du:dateUtc="2026-05-16T02:23:00Z">
        <w:r w:rsidR="00756E4C" w:rsidRPr="00756E4C">
          <w:rPr>
            <w:rFonts w:ascii="Times New Roman" w:hAnsi="Times New Roman" w:cs="Times New Roman"/>
          </w:rPr>
          <w:t>conflicted with the fact that the High, inefficient event presented networks with a</w:t>
        </w:r>
      </w:ins>
      <w:ins w:id="1202" w:author="Benton, Deon" w:date="2026-05-15T21:24:00Z" w16du:dateUtc="2026-05-16T02:24:00Z">
        <w:r w:rsidR="00756E4C">
          <w:rPr>
            <w:rFonts w:ascii="Times New Roman" w:hAnsi="Times New Roman" w:cs="Times New Roman"/>
          </w:rPr>
          <w:t xml:space="preserve"> small obstacle,</w:t>
        </w:r>
      </w:ins>
      <w:ins w:id="1203" w:author="Benton, Deon" w:date="2026-05-15T21:23:00Z" w16du:dateUtc="2026-05-16T02:23:00Z">
        <w:r w:rsidR="00756E4C" w:rsidRPr="00756E4C">
          <w:rPr>
            <w:rFonts w:ascii="Times New Roman" w:hAnsi="Times New Roman" w:cs="Times New Roman"/>
          </w:rPr>
          <w:t xml:space="preserve"> high jump</w:t>
        </w:r>
      </w:ins>
      <w:ins w:id="1204" w:author="Benton, Deon" w:date="2026-05-15T21:24:00Z" w16du:dateUtc="2026-05-16T02:24:00Z">
        <w:r w:rsidR="00756E4C">
          <w:rPr>
            <w:rFonts w:ascii="Times New Roman" w:hAnsi="Times New Roman" w:cs="Times New Roman"/>
          </w:rPr>
          <w:t>, curved motion,</w:t>
        </w:r>
      </w:ins>
      <w:ins w:id="1205" w:author="Benton, Deon" w:date="2026-05-15T21:23:00Z" w16du:dateUtc="2026-05-16T02:23:00Z">
        <w:r w:rsidR="00756E4C" w:rsidRPr="00756E4C">
          <w:rPr>
            <w:rFonts w:ascii="Times New Roman" w:hAnsi="Times New Roman" w:cs="Times New Roman"/>
          </w:rPr>
          <w:t xml:space="preserve"> </w:t>
        </w:r>
      </w:ins>
      <w:ins w:id="1206" w:author="Benton, Deon" w:date="2026-05-15T21:24:00Z" w16du:dateUtc="2026-05-16T02:24:00Z">
        <w:r w:rsidR="00756E4C">
          <w:rPr>
            <w:rFonts w:ascii="Times New Roman" w:hAnsi="Times New Roman" w:cs="Times New Roman"/>
          </w:rPr>
          <w:t>and substantial vertical clearance</w:t>
        </w:r>
      </w:ins>
      <w:ins w:id="1207" w:author="Benton, Deon" w:date="2026-05-15T21:28:00Z" w16du:dateUtc="2026-05-16T02:28:00Z">
        <w:r w:rsidR="00756E4C">
          <w:rPr>
            <w:rFonts w:ascii="Times New Roman" w:hAnsi="Times New Roman" w:cs="Times New Roman"/>
          </w:rPr>
          <w:t>. The</w:t>
        </w:r>
      </w:ins>
      <w:ins w:id="1208" w:author="Benton, Deon" w:date="2026-05-15T21:27:00Z" w16du:dateUtc="2026-05-16T02:27:00Z">
        <w:r w:rsidR="00756E4C">
          <w:rPr>
            <w:rFonts w:ascii="Times New Roman" w:hAnsi="Times New Roman" w:cs="Times New Roman"/>
          </w:rPr>
          <w:t xml:space="preserve"> small obstacle and curved motion</w:t>
        </w:r>
      </w:ins>
      <w:ins w:id="1209" w:author="Benton, Deon" w:date="2026-05-15T21:28:00Z" w16du:dateUtc="2026-05-16T02:28:00Z">
        <w:r w:rsidR="00756E4C">
          <w:rPr>
            <w:rFonts w:ascii="Times New Roman" w:hAnsi="Times New Roman" w:cs="Times New Roman"/>
          </w:rPr>
          <w:t xml:space="preserve"> features were</w:t>
        </w:r>
      </w:ins>
      <w:ins w:id="1210" w:author="Benton, Deon" w:date="2026-05-15T21:27:00Z" w16du:dateUtc="2026-05-16T02:27:00Z">
        <w:r w:rsidR="00756E4C">
          <w:rPr>
            <w:rFonts w:ascii="Times New Roman" w:hAnsi="Times New Roman" w:cs="Times New Roman"/>
          </w:rPr>
          <w:t xml:space="preserve"> consistent </w:t>
        </w:r>
        <w:r w:rsidR="00756E4C">
          <w:rPr>
            <w:rFonts w:ascii="Times New Roman" w:hAnsi="Times New Roman" w:cs="Times New Roman"/>
          </w:rPr>
          <w:lastRenderedPageBreak/>
          <w:t>with networks’ prior experience; the large vertical clearance and lar</w:t>
        </w:r>
      </w:ins>
      <w:ins w:id="1211" w:author="Benton, Deon" w:date="2026-05-15T21:28:00Z" w16du:dateUtc="2026-05-16T02:28:00Z">
        <w:r w:rsidR="00756E4C">
          <w:rPr>
            <w:rFonts w:ascii="Times New Roman" w:hAnsi="Times New Roman" w:cs="Times New Roman"/>
          </w:rPr>
          <w:t>ge jump were not.</w:t>
        </w:r>
      </w:ins>
      <w:ins w:id="1212" w:author="Benton, Deon" w:date="2026-05-15T21:29:00Z" w16du:dateUtc="2026-05-16T02:29:00Z">
        <w:r w:rsidR="00756E4C">
          <w:rPr>
            <w:rFonts w:ascii="Times New Roman" w:hAnsi="Times New Roman" w:cs="Times New Roman"/>
          </w:rPr>
          <w:t xml:space="preserve"> In contrast, the visual information that the Low, efficient test event presented networks was consistent largely consistent with networks</w:t>
        </w:r>
      </w:ins>
      <w:ins w:id="1213" w:author="Benton, Deon" w:date="2026-05-15T21:30:00Z" w16du:dateUtc="2026-05-16T02:30:00Z">
        <w:r w:rsidR="00756E4C">
          <w:rPr>
            <w:rFonts w:ascii="Times New Roman" w:hAnsi="Times New Roman" w:cs="Times New Roman"/>
          </w:rPr>
          <w:t xml:space="preserve">’ </w:t>
        </w:r>
      </w:ins>
      <w:ins w:id="1214" w:author="Benton, Deon" w:date="2026-05-15T21:29:00Z" w16du:dateUtc="2026-05-16T02:29:00Z">
        <w:r w:rsidR="00756E4C">
          <w:rPr>
            <w:rFonts w:ascii="Times New Roman" w:hAnsi="Times New Roman" w:cs="Times New Roman"/>
          </w:rPr>
          <w:t xml:space="preserve">prior experience. </w:t>
        </w:r>
      </w:ins>
      <w:ins w:id="1215" w:author="Benton, Deon" w:date="2026-05-15T21:30:00Z" w16du:dateUtc="2026-05-16T02:30:00Z">
        <w:r w:rsidR="00756E4C">
          <w:rPr>
            <w:rFonts w:ascii="Times New Roman" w:hAnsi="Times New Roman" w:cs="Times New Roman"/>
          </w:rPr>
          <w:t xml:space="preserve">Specifically, </w:t>
        </w:r>
      </w:ins>
      <w:ins w:id="1216" w:author="Benton, Deon" w:date="2026-05-15T21:31:00Z" w16du:dateUtc="2026-05-16T02:31:00Z">
        <w:r w:rsidR="00756E4C">
          <w:rPr>
            <w:rFonts w:ascii="Times New Roman" w:hAnsi="Times New Roman" w:cs="Times New Roman"/>
          </w:rPr>
          <w:t xml:space="preserve">this event presented networks with a small obstacle, low jump, low vertical clearance, and cruved motion—all consistent with </w:t>
        </w:r>
      </w:ins>
      <w:ins w:id="1217" w:author="Benton, Deon" w:date="2026-05-15T21:32:00Z" w16du:dateUtc="2026-05-16T02:32:00Z">
        <w:r w:rsidR="00FD18C8">
          <w:rPr>
            <w:rFonts w:ascii="Times New Roman" w:hAnsi="Times New Roman" w:cs="Times New Roman"/>
          </w:rPr>
          <w:t xml:space="preserve">what networks encountered in the simulation analogue of the real world. </w:t>
        </w:r>
      </w:ins>
      <w:ins w:id="1218" w:author="Benton, Deon" w:date="2026-05-15T21:29:00Z" w16du:dateUtc="2026-05-16T02:29:00Z">
        <w:r w:rsidR="00756E4C">
          <w:rPr>
            <w:rFonts w:ascii="Times New Roman" w:hAnsi="Times New Roman" w:cs="Times New Roman"/>
          </w:rPr>
          <w:t>As such, this event produced much less error</w:t>
        </w:r>
      </w:ins>
      <w:ins w:id="1219" w:author="Benton, Deon" w:date="2026-05-15T21:32:00Z" w16du:dateUtc="2026-05-16T02:32:00Z">
        <w:r w:rsidR="00FD18C8">
          <w:rPr>
            <w:rFonts w:ascii="Times New Roman" w:hAnsi="Times New Roman" w:cs="Times New Roman"/>
          </w:rPr>
          <w:t xml:space="preserve"> than the High, inefficient one</w:t>
        </w:r>
      </w:ins>
      <w:ins w:id="1220" w:author="Benton, Deon" w:date="2026-05-15T21:29:00Z" w16du:dateUtc="2026-05-16T02:29:00Z">
        <w:r w:rsidR="00756E4C">
          <w:rPr>
            <w:rFonts w:ascii="Times New Roman" w:hAnsi="Times New Roman" w:cs="Times New Roman"/>
          </w:rPr>
          <w:t>.</w:t>
        </w:r>
      </w:ins>
    </w:p>
    <w:p w14:paraId="4D0D7C64" w14:textId="77777777" w:rsidR="003A21FB" w:rsidRDefault="003A21FB" w:rsidP="005A2886">
      <w:pPr>
        <w:spacing w:line="480" w:lineRule="auto"/>
        <w:ind w:firstLine="720"/>
        <w:contextualSpacing/>
        <w:rPr>
          <w:ins w:id="1221" w:author="Benton, Deon" w:date="2026-05-15T21:16:00Z" w16du:dateUtc="2026-05-16T02:16:00Z"/>
          <w:rFonts w:ascii="Times New Roman" w:hAnsi="Times New Roman" w:cs="Times New Roman"/>
        </w:rPr>
      </w:pPr>
    </w:p>
    <w:p w14:paraId="3943714A" w14:textId="5D273B95" w:rsidR="003A21FB" w:rsidRDefault="003A21FB" w:rsidP="005A2886">
      <w:pPr>
        <w:spacing w:line="480" w:lineRule="auto"/>
        <w:ind w:firstLine="720"/>
        <w:contextualSpacing/>
        <w:rPr>
          <w:ins w:id="1222" w:author="Benton, Deon" w:date="2026-04-28T16:18:00Z" w16du:dateUtc="2026-04-28T21:18:00Z"/>
          <w:rFonts w:ascii="Times New Roman" w:hAnsi="Times New Roman" w:cs="Times New Roman"/>
        </w:rPr>
      </w:pPr>
      <w:ins w:id="1223" w:author="Benton, Deon" w:date="2026-05-15T21:16:00Z">
        <w:r w:rsidRPr="003A21FB">
          <w:rPr>
            <w:rFonts w:ascii="Times New Roman" w:hAnsi="Times New Roman" w:cs="Times New Roman"/>
          </w:rPr>
          <w:t>Understanding the basis of networks' response here—that is, how it was that networks came to attend longer to the event than the y event—is straight forward. The x event produced greater error simply because the visual information presented in this event conflicted with some of the learned associations from pretraining. The association that was most violated in this event was that between X and Y.  Networks learned during habituation that x and y were associated but were presented with X in the absence of Y during the X event </w:t>
        </w:r>
      </w:ins>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w:t>
      </w:r>
      <w:r w:rsidR="00FD25D6" w:rsidRPr="00FD25D6">
        <w:rPr>
          <w:rFonts w:ascii="Times New Roman" w:hAnsi="Times New Roman" w:cs="Times New Roman"/>
        </w:rPr>
        <w:lastRenderedPageBreak/>
        <w:t>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lastRenderedPageBreak/>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224"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225"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226"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227"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228" w:author="Benton, Deon" w:date="2026-05-01T21:03:00Z" w16du:dateUtc="2026-05-02T02:03:00Z">
        <w:r w:rsidR="00B4247F">
          <w:rPr>
            <w:rFonts w:ascii="Times New Roman" w:hAnsi="Times New Roman" w:cs="Times New Roman"/>
          </w:rPr>
          <w:t xml:space="preserve"> surface features of </w:t>
        </w:r>
      </w:ins>
      <w:ins w:id="1229"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230"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231"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232"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23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234" w:author="Benton, Deon" w:date="2026-05-01T21:07:00Z" w16du:dateUtc="2026-05-02T02:07:00Z">
        <w:r w:rsidR="00B4247F">
          <w:rPr>
            <w:rFonts w:ascii="Times New Roman" w:hAnsi="Times New Roman" w:cs="Times New Roman"/>
          </w:rPr>
          <w:t>It i</w:t>
        </w:r>
      </w:ins>
      <w:ins w:id="1235" w:author="Benton, Deon" w:date="2026-05-01T21:08:00Z" w16du:dateUtc="2026-05-02T02:08:00Z">
        <w:r w:rsidR="00B4247F">
          <w:rPr>
            <w:rFonts w:ascii="Times New Roman" w:hAnsi="Times New Roman" w:cs="Times New Roman"/>
          </w:rPr>
          <w:t>s worth noting that because</w:t>
        </w:r>
      </w:ins>
      <w:ins w:id="1236" w:author="Benton, Deon" w:date="2026-05-01T21:09:00Z" w16du:dateUtc="2026-05-02T02:09:00Z">
        <w:r w:rsidR="00F61EFC">
          <w:rPr>
            <w:rFonts w:ascii="Times New Roman" w:hAnsi="Times New Roman" w:cs="Times New Roman"/>
          </w:rPr>
          <w:t xml:space="preserve"> there is no way to model developmental age with</w:t>
        </w:r>
      </w:ins>
      <w:ins w:id="1237" w:author="Benton, Deon" w:date="2026-05-01T21:08:00Z" w16du:dateUtc="2026-05-02T02:08:00Z">
        <w:r w:rsidR="00B4247F">
          <w:rPr>
            <w:rFonts w:ascii="Times New Roman" w:hAnsi="Times New Roman" w:cs="Times New Roman"/>
          </w:rPr>
          <w:t xml:space="preserve"> OM10</w:t>
        </w:r>
      </w:ins>
      <w:ins w:id="1238" w:author="Benton, Deon" w:date="2026-05-01T21:10:00Z" w16du:dateUtc="2026-05-02T02:10:00Z">
        <w:r w:rsidR="00F61EFC">
          <w:rPr>
            <w:rFonts w:ascii="Times New Roman" w:hAnsi="Times New Roman" w:cs="Times New Roman"/>
          </w:rPr>
          <w:t xml:space="preserve">, the performance of ALIAS </w:t>
        </w:r>
      </w:ins>
      <w:ins w:id="1239" w:author="Benton, Deon" w:date="2026-05-01T21:11:00Z" w16du:dateUtc="2026-05-02T02:11:00Z">
        <w:r w:rsidR="00F61EFC">
          <w:rPr>
            <w:rFonts w:ascii="Times New Roman" w:hAnsi="Times New Roman" w:cs="Times New Roman"/>
          </w:rPr>
          <w:t>and ALIAS-2 was not compared to that of OM10 or OM10-2.</w:t>
        </w:r>
      </w:ins>
      <w:ins w:id="1240" w:author="Benton, Deon" w:date="2026-05-01T21:12:00Z" w16du:dateUtc="2026-05-02T02:12:00Z">
        <w:r w:rsidR="00F61EFC">
          <w:rPr>
            <w:rFonts w:ascii="Times New Roman" w:hAnsi="Times New Roman" w:cs="Times New Roman"/>
          </w:rPr>
          <w:t xml:space="preserve"> </w:t>
        </w:r>
      </w:ins>
      <w:ins w:id="1241" w:author="Benton, Deon" w:date="2026-05-01T21:08:00Z" w16du:dateUtc="2026-05-02T02:08:00Z">
        <w:r w:rsidR="00B4247F">
          <w:rPr>
            <w:rFonts w:ascii="Times New Roman" w:hAnsi="Times New Roman" w:cs="Times New Roman"/>
          </w:rPr>
          <w:t xml:space="preserve"> </w:t>
        </w:r>
      </w:ins>
      <w:ins w:id="1242" w:author="Benton, Deon" w:date="2026-05-01T21:21:00Z" w16du:dateUtc="2026-05-02T02:21:00Z">
        <w:r w:rsidR="009A111D">
          <w:rPr>
            <w:rFonts w:ascii="Times New Roman" w:hAnsi="Times New Roman" w:cs="Times New Roman"/>
          </w:rPr>
          <w:t xml:space="preserve">In general, </w:t>
        </w:r>
      </w:ins>
      <w:ins w:id="1243" w:author="Benton, Deon" w:date="2026-05-01T21:19:00Z" w16du:dateUtc="2026-05-02T02:19:00Z">
        <w:r w:rsidR="009A111D">
          <w:rPr>
            <w:rFonts w:ascii="Times New Roman" w:hAnsi="Times New Roman" w:cs="Times New Roman"/>
          </w:rPr>
          <w:t>OM10</w:t>
        </w:r>
      </w:ins>
      <w:ins w:id="1244" w:author="Benton, Deon" w:date="2026-05-01T21:21:00Z" w16du:dateUtc="2026-05-02T02:21:00Z">
        <w:r w:rsidR="009A111D">
          <w:rPr>
            <w:rFonts w:ascii="Times New Roman" w:hAnsi="Times New Roman" w:cs="Times New Roman"/>
          </w:rPr>
          <w:t>’s inability to simulate age</w:t>
        </w:r>
      </w:ins>
      <w:ins w:id="1245" w:author="Benton, Deon" w:date="2026-05-01T21:23:00Z" w16du:dateUtc="2026-05-02T02:23:00Z">
        <w:r w:rsidR="00B83463">
          <w:rPr>
            <w:rFonts w:ascii="Times New Roman" w:hAnsi="Times New Roman" w:cs="Times New Roman"/>
          </w:rPr>
          <w:t xml:space="preserve"> represents </w:t>
        </w:r>
      </w:ins>
      <w:ins w:id="1246" w:author="Benton, Deon" w:date="2026-05-01T21:15:00Z" w16du:dateUtc="2026-05-02T02:15:00Z">
        <w:r w:rsidR="00236C94">
          <w:rPr>
            <w:rFonts w:ascii="Times New Roman" w:hAnsi="Times New Roman" w:cs="Times New Roman"/>
          </w:rPr>
          <w:t>a significant limitation because it means that this model cannot b</w:t>
        </w:r>
      </w:ins>
      <w:ins w:id="1247" w:author="Benton, Deon" w:date="2026-05-01T21:16:00Z" w16du:dateUtc="2026-05-02T02:16:00Z">
        <w:r w:rsidR="00236C94">
          <w:rPr>
            <w:rFonts w:ascii="Times New Roman" w:hAnsi="Times New Roman" w:cs="Times New Roman"/>
          </w:rPr>
          <w:t xml:space="preserve">e </w:t>
        </w:r>
      </w:ins>
      <w:ins w:id="1248" w:author="Benton, Deon" w:date="2026-05-01T21:20:00Z" w16du:dateUtc="2026-05-02T02:20:00Z">
        <w:r w:rsidR="009A111D">
          <w:rPr>
            <w:rFonts w:ascii="Times New Roman" w:hAnsi="Times New Roman" w:cs="Times New Roman"/>
          </w:rPr>
          <w:t>used</w:t>
        </w:r>
      </w:ins>
      <w:ins w:id="1249"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250"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251" w:author="Benton, Deon" w:date="2026-05-01T21:22:00Z" w16du:dateUtc="2026-05-02T02:22:00Z">
        <w:r>
          <w:rPr>
            <w:rFonts w:ascii="Times New Roman" w:hAnsi="Times New Roman" w:cs="Times New Roman"/>
            <w:b/>
            <w:bCs/>
          </w:rPr>
          <w:lastRenderedPageBreak/>
          <w:t>Simulation 5</w:t>
        </w:r>
      </w:ins>
    </w:p>
    <w:p w14:paraId="60518646" w14:textId="593B9A26" w:rsidR="000259E2" w:rsidRDefault="00FC305F" w:rsidP="00F37CAD">
      <w:pPr>
        <w:spacing w:line="480" w:lineRule="auto"/>
        <w:ind w:firstLine="720"/>
        <w:contextualSpacing/>
        <w:rPr>
          <w:ins w:id="1252" w:author="Benton, Deon" w:date="2026-05-04T10:39:00Z" w16du:dateUtc="2026-05-04T15:39:00Z"/>
          <w:rFonts w:ascii="Times New Roman" w:eastAsia="Times New Roman" w:hAnsi="Times New Roman" w:cs="Times New Roman"/>
        </w:rPr>
      </w:pPr>
      <w:ins w:id="1253"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254" w:author="Benton, Deon" w:date="2026-05-02T10:02:00Z" w16du:dateUtc="2026-05-02T15:02:00Z">
        <w:r w:rsidR="00BA4878">
          <w:rPr>
            <w:rFonts w:ascii="Times New Roman" w:eastAsia="Times New Roman" w:hAnsi="Times New Roman" w:cs="Times New Roman"/>
          </w:rPr>
          <w:t xml:space="preserve"> To simulate </w:t>
        </w:r>
      </w:ins>
      <w:ins w:id="1255"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256"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257" w:author="Benton, Deon" w:date="2026-05-02T10:06:00Z" w16du:dateUtc="2026-05-02T15:06:00Z">
        <w:r w:rsidR="00BA4878">
          <w:rPr>
            <w:rFonts w:ascii="Times New Roman" w:eastAsia="Times New Roman" w:hAnsi="Times New Roman" w:cs="Times New Roman"/>
          </w:rPr>
          <w:t xml:space="preserve">450 and 900 epochs in Simulations 1-4. Here, </w:t>
        </w:r>
      </w:ins>
      <w:ins w:id="1258"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259"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260" w:author="Benton, Deon" w:date="2026-05-02T10:09:00Z" w16du:dateUtc="2026-05-02T15:09:00Z">
        <w:r w:rsidR="00BA4878">
          <w:rPr>
            <w:rFonts w:ascii="Times New Roman" w:eastAsia="Times New Roman" w:hAnsi="Times New Roman" w:cs="Times New Roman"/>
          </w:rPr>
          <w:t xml:space="preserve"> units</w:t>
        </w:r>
      </w:ins>
      <w:ins w:id="1261" w:author="Benton, Deon" w:date="2026-05-02T10:10:00Z" w16du:dateUtc="2026-05-02T15:10:00Z">
        <w:r w:rsidR="00907380">
          <w:rPr>
            <w:rFonts w:ascii="Times New Roman" w:eastAsia="Times New Roman" w:hAnsi="Times New Roman" w:cs="Times New Roman"/>
          </w:rPr>
          <w:t xml:space="preserve"> to 10; Simulations 1-4 </w:t>
        </w:r>
      </w:ins>
      <w:ins w:id="1262" w:author="Benton, Deon" w:date="2026-05-02T10:17:00Z" w16du:dateUtc="2026-05-02T15:17:00Z">
        <w:r w:rsidR="00907380">
          <w:rPr>
            <w:rFonts w:ascii="Times New Roman" w:eastAsia="Times New Roman" w:hAnsi="Times New Roman" w:cs="Times New Roman"/>
          </w:rPr>
          <w:t xml:space="preserve">used </w:t>
        </w:r>
      </w:ins>
      <w:ins w:id="1263" w:author="Benton, Deon" w:date="2026-05-02T10:10:00Z" w16du:dateUtc="2026-05-02T15:10:00Z">
        <w:r w:rsidR="00907380">
          <w:rPr>
            <w:rFonts w:ascii="Times New Roman" w:eastAsia="Times New Roman" w:hAnsi="Times New Roman" w:cs="Times New Roman"/>
          </w:rPr>
          <w:t>between</w:t>
        </w:r>
      </w:ins>
      <w:ins w:id="1264" w:author="Benton, Deon" w:date="2026-05-02T10:13:00Z" w16du:dateUtc="2026-05-02T15:13:00Z">
        <w:r w:rsidR="00907380">
          <w:rPr>
            <w:rFonts w:ascii="Times New Roman" w:eastAsia="Times New Roman" w:hAnsi="Times New Roman" w:cs="Times New Roman"/>
          </w:rPr>
          <w:t xml:space="preserve"> 30 and 50</w:t>
        </w:r>
      </w:ins>
      <w:ins w:id="1265" w:author="Benton, Deon" w:date="2026-05-02T10:18:00Z" w16du:dateUtc="2026-05-02T15:18:00Z">
        <w:r w:rsidR="00907380">
          <w:rPr>
            <w:rFonts w:ascii="Times New Roman" w:eastAsia="Times New Roman" w:hAnsi="Times New Roman" w:cs="Times New Roman"/>
          </w:rPr>
          <w:t xml:space="preserve"> hidden units</w:t>
        </w:r>
      </w:ins>
      <w:ins w:id="1266" w:author="Benton, Deon" w:date="2026-05-02T10:09:00Z" w16du:dateUtc="2026-05-02T15:09:00Z">
        <w:r w:rsidR="00BA4878">
          <w:rPr>
            <w:rFonts w:ascii="Times New Roman" w:eastAsia="Times New Roman" w:hAnsi="Times New Roman" w:cs="Times New Roman"/>
          </w:rPr>
          <w:t>.</w:t>
        </w:r>
      </w:ins>
      <w:ins w:id="1267" w:author="Benton, Deon" w:date="2026-05-02T10:10:00Z" w16du:dateUtc="2026-05-02T15:10:00Z">
        <w:r w:rsidR="00907380">
          <w:rPr>
            <w:rFonts w:ascii="Times New Roman" w:eastAsia="Times New Roman" w:hAnsi="Times New Roman" w:cs="Times New Roman"/>
          </w:rPr>
          <w:t xml:space="preserve"> As discussed earlier</w:t>
        </w:r>
      </w:ins>
      <w:ins w:id="1268" w:author="Benton, Deon" w:date="2026-05-02T10:11:00Z" w16du:dateUtc="2026-05-02T15:11:00Z">
        <w:r w:rsidR="00907380">
          <w:rPr>
            <w:rFonts w:ascii="Times New Roman" w:eastAsia="Times New Roman" w:hAnsi="Times New Roman" w:cs="Times New Roman"/>
          </w:rPr>
          <w:t xml:space="preserve">, </w:t>
        </w:r>
      </w:ins>
      <w:ins w:id="1269" w:author="Benton, Deon" w:date="2026-05-03T20:50:00Z" w16du:dateUtc="2026-05-04T01:50:00Z">
        <w:r w:rsidR="00693966">
          <w:rPr>
            <w:rFonts w:ascii="Times New Roman" w:eastAsia="Times New Roman" w:hAnsi="Times New Roman" w:cs="Times New Roman"/>
          </w:rPr>
          <w:t>this is a</w:t>
        </w:r>
      </w:ins>
      <w:ins w:id="1270" w:author="Benton, Deon" w:date="2026-05-03T20:42:00Z" w16du:dateUtc="2026-05-04T01:42:00Z">
        <w:r w:rsidR="00880864">
          <w:rPr>
            <w:rFonts w:ascii="Times New Roman" w:eastAsia="Times New Roman" w:hAnsi="Times New Roman" w:cs="Times New Roman"/>
          </w:rPr>
          <w:t xml:space="preserve"> </w:t>
        </w:r>
      </w:ins>
      <w:ins w:id="1271" w:author="Benton, Deon" w:date="2026-05-03T20:51:00Z" w16du:dateUtc="2026-05-04T01:51:00Z">
        <w:r w:rsidR="00693966">
          <w:rPr>
            <w:rFonts w:ascii="Times New Roman" w:eastAsia="Times New Roman" w:hAnsi="Times New Roman" w:cs="Times New Roman"/>
          </w:rPr>
          <w:t>hyper</w:t>
        </w:r>
      </w:ins>
      <w:ins w:id="1272" w:author="Benton, Deon" w:date="2026-05-03T20:42:00Z" w16du:dateUtc="2026-05-04T01:42:00Z">
        <w:r w:rsidR="00880864">
          <w:rPr>
            <w:rFonts w:ascii="Times New Roman" w:eastAsia="Times New Roman" w:hAnsi="Times New Roman" w:cs="Times New Roman"/>
          </w:rPr>
          <w:t>parameter that</w:t>
        </w:r>
      </w:ins>
      <w:ins w:id="1273" w:author="Benton, Deon" w:date="2026-05-02T10:13:00Z" w16du:dateUtc="2026-05-02T15:13:00Z">
        <w:r w:rsidR="00907380">
          <w:rPr>
            <w:rFonts w:ascii="Times New Roman" w:eastAsia="Times New Roman" w:hAnsi="Times New Roman" w:cs="Times New Roman"/>
          </w:rPr>
          <w:t xml:space="preserve"> </w:t>
        </w:r>
      </w:ins>
      <w:ins w:id="1274" w:author="Benton, Deon" w:date="2026-05-03T20:43:00Z" w16du:dateUtc="2026-05-04T01:43:00Z">
        <w:r w:rsidR="00880864">
          <w:rPr>
            <w:rFonts w:ascii="Times New Roman" w:eastAsia="Times New Roman" w:hAnsi="Times New Roman" w:cs="Times New Roman"/>
          </w:rPr>
          <w:t>corresponds to</w:t>
        </w:r>
      </w:ins>
      <w:ins w:id="1275" w:author="Benton, Deon" w:date="2026-05-02T10:11:00Z" w16du:dateUtc="2026-05-02T15:11:00Z">
        <w:r w:rsidR="00907380">
          <w:rPr>
            <w:rFonts w:ascii="Times New Roman" w:eastAsia="Times New Roman" w:hAnsi="Times New Roman" w:cs="Times New Roman"/>
          </w:rPr>
          <w:t xml:space="preserve"> </w:t>
        </w:r>
      </w:ins>
      <w:ins w:id="1276" w:author="Benton, Deon" w:date="2026-05-03T20:51:00Z" w16du:dateUtc="2026-05-04T01:51:00Z">
        <w:r w:rsidR="00693966">
          <w:rPr>
            <w:rFonts w:ascii="Times New Roman" w:eastAsia="Times New Roman" w:hAnsi="Times New Roman" w:cs="Times New Roman"/>
          </w:rPr>
          <w:t>a network’s</w:t>
        </w:r>
      </w:ins>
      <w:ins w:id="1277" w:author="Benton, Deon" w:date="2026-05-02T10:14:00Z" w16du:dateUtc="2026-05-02T15:14:00Z">
        <w:r w:rsidR="00907380">
          <w:rPr>
            <w:rFonts w:ascii="Times New Roman" w:eastAsia="Times New Roman" w:hAnsi="Times New Roman" w:cs="Times New Roman"/>
          </w:rPr>
          <w:t xml:space="preserve"> storage </w:t>
        </w:r>
      </w:ins>
      <w:ins w:id="1278" w:author="Benton, Deon" w:date="2026-05-02T10:12:00Z" w16du:dateUtc="2026-05-02T15:12:00Z">
        <w:r w:rsidR="00907380">
          <w:rPr>
            <w:rFonts w:ascii="Times New Roman" w:eastAsia="Times New Roman" w:hAnsi="Times New Roman" w:cs="Times New Roman"/>
          </w:rPr>
          <w:t xml:space="preserve">capacity; more hidden units </w:t>
        </w:r>
      </w:ins>
      <w:ins w:id="1279" w:author="Benton, Deon" w:date="2026-05-03T20:43:00Z" w16du:dateUtc="2026-05-04T01:43:00Z">
        <w:r w:rsidR="00880864">
          <w:rPr>
            <w:rFonts w:ascii="Times New Roman" w:eastAsia="Times New Roman" w:hAnsi="Times New Roman" w:cs="Times New Roman"/>
          </w:rPr>
          <w:t>translates to</w:t>
        </w:r>
      </w:ins>
      <w:ins w:id="1280" w:author="Benton, Deon" w:date="2026-05-02T10:12:00Z" w16du:dateUtc="2026-05-02T15:12:00Z">
        <w:r w:rsidR="00907380">
          <w:rPr>
            <w:rFonts w:ascii="Times New Roman" w:eastAsia="Times New Roman" w:hAnsi="Times New Roman" w:cs="Times New Roman"/>
          </w:rPr>
          <w:t xml:space="preserve"> greater storage.</w:t>
        </w:r>
      </w:ins>
      <w:ins w:id="1281" w:author="Benton, Deon" w:date="2026-05-02T10:09:00Z" w16du:dateUtc="2026-05-02T15:09:00Z">
        <w:r w:rsidR="00BA4878">
          <w:rPr>
            <w:rFonts w:ascii="Times New Roman" w:eastAsia="Times New Roman" w:hAnsi="Times New Roman" w:cs="Times New Roman"/>
          </w:rPr>
          <w:t xml:space="preserve"> The final change related </w:t>
        </w:r>
      </w:ins>
      <w:ins w:id="1282"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283" w:author="Benton, Deon" w:date="2026-05-02T10:28:00Z" w16du:dateUtc="2026-05-02T15:28:00Z">
        <w:r w:rsidR="001A7034">
          <w:rPr>
            <w:rFonts w:ascii="Times New Roman" w:eastAsia="Times New Roman" w:hAnsi="Times New Roman" w:cs="Times New Roman"/>
          </w:rPr>
          <w:t>fo</w:t>
        </w:r>
      </w:ins>
      <w:ins w:id="1284" w:author="Benton, Deon" w:date="2026-05-02T10:18:00Z" w16du:dateUtc="2026-05-02T15:18:00Z">
        <w:r w:rsidR="007A780F">
          <w:rPr>
            <w:rFonts w:ascii="Times New Roman" w:eastAsia="Times New Roman" w:hAnsi="Times New Roman" w:cs="Times New Roman"/>
          </w:rPr>
          <w:t>llowed</w:t>
        </w:r>
      </w:ins>
      <w:ins w:id="1285"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286"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287" w:author="Benton, Deon" w:date="2026-05-04T10:43:00Z" w16du:dateUtc="2026-05-04T15:43:00Z">
        <w:r w:rsidR="00EC7F17">
          <w:rPr>
            <w:rFonts w:ascii="Times New Roman" w:eastAsia="Times New Roman" w:hAnsi="Times New Roman" w:cs="Times New Roman"/>
          </w:rPr>
          <w:t xml:space="preserve">. </w:t>
        </w:r>
      </w:ins>
      <w:ins w:id="1288"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289" w:author="Benton, Deon" w:date="2026-05-03T20:43:00Z" w16du:dateUtc="2026-05-04T01:43:00Z"/>
          <w:rFonts w:ascii="Times New Roman" w:eastAsia="Times New Roman" w:hAnsi="Times New Roman" w:cs="Times New Roman"/>
        </w:rPr>
      </w:pPr>
      <w:ins w:id="1290" w:author="Benton, Deon" w:date="2026-05-04T10:39:00Z" w16du:dateUtc="2026-05-04T15:39:00Z">
        <w:r>
          <w:rPr>
            <w:rFonts w:ascii="Times New Roman" w:eastAsia="Times New Roman" w:hAnsi="Times New Roman" w:cs="Times New Roman"/>
          </w:rPr>
          <w:t>In terms of the length of this phase, it</w:t>
        </w:r>
      </w:ins>
      <w:ins w:id="1291" w:author="Benton, Deon" w:date="2026-05-04T10:08:00Z" w16du:dateUtc="2026-05-04T15:08:00Z">
        <w:r w:rsidR="00C305AF">
          <w:rPr>
            <w:rFonts w:ascii="Times New Roman" w:eastAsia="Times New Roman" w:hAnsi="Times New Roman" w:cs="Times New Roman"/>
          </w:rPr>
          <w:t>—like the habituation phase—</w:t>
        </w:r>
      </w:ins>
      <w:ins w:id="1292" w:author="Benton, Deon" w:date="2026-05-04T10:07:00Z" w16du:dateUtc="2026-05-04T15:07:00Z">
        <w:r w:rsidR="00C305AF">
          <w:rPr>
            <w:rFonts w:ascii="Times New Roman" w:eastAsia="Times New Roman" w:hAnsi="Times New Roman" w:cs="Times New Roman"/>
          </w:rPr>
          <w:t xml:space="preserve">ranged </w:t>
        </w:r>
      </w:ins>
      <w:ins w:id="1293" w:author="Benton, Deon" w:date="2026-05-04T10:39:00Z" w16du:dateUtc="2026-05-04T15:39:00Z">
        <w:r>
          <w:rPr>
            <w:rFonts w:ascii="Times New Roman" w:eastAsia="Times New Roman" w:hAnsi="Times New Roman" w:cs="Times New Roman"/>
          </w:rPr>
          <w:t>from</w:t>
        </w:r>
      </w:ins>
      <w:ins w:id="1294"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295" w:author="Benton, Deon" w:date="2026-05-04T10:27:00Z" w16du:dateUtc="2026-05-04T15:27:00Z">
        <w:r w:rsidR="005A2397">
          <w:rPr>
            <w:rFonts w:ascii="Times New Roman" w:eastAsia="Times New Roman" w:hAnsi="Times New Roman" w:cs="Times New Roman"/>
          </w:rPr>
          <w:t xml:space="preserve">A range </w:t>
        </w:r>
      </w:ins>
      <w:ins w:id="1296" w:author="Benton, Deon" w:date="2026-05-04T10:45:00Z" w16du:dateUtc="2026-05-04T15:45:00Z">
        <w:r w:rsidR="00F37CAD">
          <w:rPr>
            <w:rFonts w:ascii="Times New Roman" w:eastAsia="Times New Roman" w:hAnsi="Times New Roman" w:cs="Times New Roman"/>
          </w:rPr>
          <w:t>of values were used</w:t>
        </w:r>
      </w:ins>
      <w:ins w:id="1297" w:author="Benton, Deon" w:date="2026-05-04T10:27:00Z" w16du:dateUtc="2026-05-04T15:27:00Z">
        <w:r w:rsidR="005A2397">
          <w:rPr>
            <w:rFonts w:ascii="Times New Roman" w:eastAsia="Times New Roman" w:hAnsi="Times New Roman" w:cs="Times New Roman"/>
          </w:rPr>
          <w:t xml:space="preserve"> rather </w:t>
        </w:r>
      </w:ins>
      <w:ins w:id="1298" w:author="Benton, Deon" w:date="2026-05-04T10:45:00Z" w16du:dateUtc="2026-05-04T15:45:00Z">
        <w:r w:rsidR="00F37CAD">
          <w:rPr>
            <w:rFonts w:ascii="Times New Roman" w:eastAsia="Times New Roman" w:hAnsi="Times New Roman" w:cs="Times New Roman"/>
          </w:rPr>
          <w:t>than one specific value</w:t>
        </w:r>
      </w:ins>
      <w:ins w:id="1299" w:author="Benton, Deon" w:date="2026-05-04T10:27:00Z" w16du:dateUtc="2026-05-04T15:27:00Z">
        <w:r w:rsidR="005A2397">
          <w:rPr>
            <w:rFonts w:ascii="Times New Roman" w:eastAsia="Times New Roman" w:hAnsi="Times New Roman" w:cs="Times New Roman"/>
          </w:rPr>
          <w:t xml:space="preserve"> because the original report did not specify </w:t>
        </w:r>
      </w:ins>
      <w:ins w:id="1300" w:author="Benton, Deon" w:date="2026-05-04T10:28:00Z" w16du:dateUtc="2026-05-04T15:28:00Z">
        <w:r w:rsidR="005A2397">
          <w:rPr>
            <w:rFonts w:ascii="Times New Roman" w:eastAsia="Times New Roman" w:hAnsi="Times New Roman" w:cs="Times New Roman"/>
          </w:rPr>
          <w:t>the duration of the action phase.</w:t>
        </w:r>
      </w:ins>
      <w:ins w:id="1301" w:author="Benton, Deon" w:date="2026-05-04T10:30:00Z" w16du:dateUtc="2026-05-04T15:30:00Z">
        <w:r w:rsidR="00994946">
          <w:rPr>
            <w:rFonts w:ascii="Times New Roman" w:eastAsia="Times New Roman" w:hAnsi="Times New Roman" w:cs="Times New Roman"/>
          </w:rPr>
          <w:t xml:space="preserve"> Although </w:t>
        </w:r>
      </w:ins>
      <w:ins w:id="1302" w:author="Benton, Deon" w:date="2026-05-04T10:33:00Z" w16du:dateUtc="2026-05-04T15:33:00Z">
        <w:r w:rsidR="00D92D32">
          <w:rPr>
            <w:rFonts w:ascii="Times New Roman" w:eastAsia="Times New Roman" w:hAnsi="Times New Roman" w:cs="Times New Roman"/>
          </w:rPr>
          <w:t xml:space="preserve">this </w:t>
        </w:r>
      </w:ins>
      <w:ins w:id="1303" w:author="Benton, Deon" w:date="2026-05-04T10:48:00Z" w16du:dateUtc="2026-05-04T15:48:00Z">
        <w:r w:rsidR="00CD3B31">
          <w:rPr>
            <w:rFonts w:ascii="Times New Roman" w:eastAsia="Times New Roman" w:hAnsi="Times New Roman" w:cs="Times New Roman"/>
          </w:rPr>
          <w:t>meant that</w:t>
        </w:r>
      </w:ins>
      <w:ins w:id="1304" w:author="Benton, Deon" w:date="2026-05-04T10:33:00Z" w16du:dateUtc="2026-05-04T15:33:00Z">
        <w:r w:rsidR="00D92D32">
          <w:rPr>
            <w:rFonts w:ascii="Times New Roman" w:eastAsia="Times New Roman" w:hAnsi="Times New Roman" w:cs="Times New Roman"/>
          </w:rPr>
          <w:t xml:space="preserve"> some liberties</w:t>
        </w:r>
      </w:ins>
      <w:ins w:id="1305" w:author="Benton, Deon" w:date="2026-05-04T10:35:00Z" w16du:dateUtc="2026-05-04T15:35:00Z">
        <w:r w:rsidR="00137079">
          <w:rPr>
            <w:rFonts w:ascii="Times New Roman" w:eastAsia="Times New Roman" w:hAnsi="Times New Roman" w:cs="Times New Roman"/>
          </w:rPr>
          <w:t xml:space="preserve"> </w:t>
        </w:r>
      </w:ins>
      <w:ins w:id="1306" w:author="Benton, Deon" w:date="2026-05-04T10:48:00Z" w16du:dateUtc="2026-05-04T15:48:00Z">
        <w:r w:rsidR="00CD3B31">
          <w:rPr>
            <w:rFonts w:ascii="Times New Roman" w:eastAsia="Times New Roman" w:hAnsi="Times New Roman" w:cs="Times New Roman"/>
          </w:rPr>
          <w:t>had to be taken to implement this</w:t>
        </w:r>
      </w:ins>
      <w:ins w:id="1307" w:author="Benton, Deon" w:date="2026-05-04T10:35:00Z" w16du:dateUtc="2026-05-04T15:35:00Z">
        <w:r w:rsidR="008F4FEB">
          <w:rPr>
            <w:rFonts w:ascii="Times New Roman" w:eastAsia="Times New Roman" w:hAnsi="Times New Roman" w:cs="Times New Roman"/>
          </w:rPr>
          <w:t xml:space="preserve"> aspect of the task</w:t>
        </w:r>
      </w:ins>
      <w:ins w:id="1308" w:author="Benton, Deon" w:date="2026-05-04T10:30:00Z" w16du:dateUtc="2026-05-04T15:30:00Z">
        <w:r w:rsidR="00994946">
          <w:rPr>
            <w:rFonts w:ascii="Times New Roman" w:eastAsia="Times New Roman" w:hAnsi="Times New Roman" w:cs="Times New Roman"/>
          </w:rPr>
          <w:t xml:space="preserve">, this range </w:t>
        </w:r>
      </w:ins>
      <w:ins w:id="1309" w:author="Benton, Deon" w:date="2026-05-04T10:35:00Z" w16du:dateUtc="2026-05-04T15:35:00Z">
        <w:r w:rsidR="0085192A">
          <w:rPr>
            <w:rFonts w:ascii="Times New Roman" w:eastAsia="Times New Roman" w:hAnsi="Times New Roman" w:cs="Times New Roman"/>
          </w:rPr>
          <w:t>reflected the</w:t>
        </w:r>
      </w:ins>
      <w:ins w:id="1310" w:author="Benton, Deon" w:date="2026-05-04T10:31:00Z" w16du:dateUtc="2026-05-04T15:31:00Z">
        <w:r w:rsidR="00D92D32">
          <w:rPr>
            <w:rFonts w:ascii="Times New Roman" w:eastAsia="Times New Roman" w:hAnsi="Times New Roman" w:cs="Times New Roman"/>
          </w:rPr>
          <w:t xml:space="preserve"> brief nature of a typical action phase.</w:t>
        </w:r>
      </w:ins>
      <w:ins w:id="1311" w:author="Benton, Deon" w:date="2026-05-04T10:27:00Z" w16du:dateUtc="2026-05-04T15:27:00Z">
        <w:r w:rsidR="005A2397">
          <w:rPr>
            <w:rFonts w:ascii="Times New Roman" w:eastAsia="Times New Roman" w:hAnsi="Times New Roman" w:cs="Times New Roman"/>
          </w:rPr>
          <w:t xml:space="preserve"> </w:t>
        </w:r>
      </w:ins>
      <w:ins w:id="1312"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313" w:author="Benton, Deon" w:date="2026-05-04T10:36:00Z" w16du:dateUtc="2026-05-04T15:36:00Z">
        <w:r w:rsidR="00586440">
          <w:rPr>
            <w:rFonts w:ascii="Times New Roman" w:eastAsia="Times New Roman" w:hAnsi="Times New Roman" w:cs="Times New Roman"/>
          </w:rPr>
          <w:t xml:space="preserve">the action and </w:t>
        </w:r>
        <w:r w:rsidR="00586440">
          <w:rPr>
            <w:rFonts w:ascii="Times New Roman" w:eastAsia="Times New Roman" w:hAnsi="Times New Roman" w:cs="Times New Roman"/>
          </w:rPr>
          <w:lastRenderedPageBreak/>
          <w:t>habituation phases</w:t>
        </w:r>
      </w:ins>
      <w:ins w:id="1314" w:author="Benton, Deon" w:date="2026-05-03T21:01:00Z" w16du:dateUtc="2026-05-04T02:01:00Z">
        <w:r w:rsidR="00666B57" w:rsidRPr="00666B57">
          <w:rPr>
            <w:rFonts w:ascii="Times New Roman" w:eastAsia="Times New Roman" w:hAnsi="Times New Roman" w:cs="Times New Roman"/>
          </w:rPr>
          <w:t xml:space="preserve"> were identical. </w:t>
        </w:r>
      </w:ins>
      <w:ins w:id="1315" w:author="Benton, Deon" w:date="2026-05-04T10:49:00Z" w16du:dateUtc="2026-05-04T15:49:00Z">
        <w:r w:rsidR="00CD3B31">
          <w:rPr>
            <w:rFonts w:ascii="Times New Roman" w:eastAsia="Times New Roman" w:hAnsi="Times New Roman" w:cs="Times New Roman"/>
          </w:rPr>
          <w:t>Thus,</w:t>
        </w:r>
      </w:ins>
      <w:ins w:id="1316" w:author="Benton, Deon" w:date="2026-05-04T10:36:00Z" w16du:dateUtc="2026-05-04T15:36:00Z">
        <w:r w:rsidR="000F5624">
          <w:rPr>
            <w:rFonts w:ascii="Times New Roman" w:eastAsia="Times New Roman" w:hAnsi="Times New Roman" w:cs="Times New Roman"/>
          </w:rPr>
          <w:t xml:space="preserve"> if the</w:t>
        </w:r>
      </w:ins>
      <w:ins w:id="1317" w:author="Benton, Deon" w:date="2026-05-03T21:01:00Z" w16du:dateUtc="2026-05-04T02:01:00Z">
        <w:r w:rsidR="00666B57" w:rsidRPr="00666B57">
          <w:rPr>
            <w:rFonts w:ascii="Times New Roman" w:eastAsia="Times New Roman" w:hAnsi="Times New Roman" w:cs="Times New Roman"/>
          </w:rPr>
          <w:t xml:space="preserve"> habituation phase </w:t>
        </w:r>
      </w:ins>
      <w:ins w:id="1318" w:author="Benton, Deon" w:date="2026-05-04T10:36:00Z" w16du:dateUtc="2026-05-04T15:36:00Z">
        <w:r w:rsidR="000F5624">
          <w:rPr>
            <w:rFonts w:ascii="Times New Roman" w:eastAsia="Times New Roman" w:hAnsi="Times New Roman" w:cs="Times New Roman"/>
          </w:rPr>
          <w:t>was 9 epochs in length during</w:t>
        </w:r>
      </w:ins>
      <w:ins w:id="1319" w:author="Benton, Deon" w:date="2026-05-03T21:01:00Z" w16du:dateUtc="2026-05-04T02:01:00Z">
        <w:r w:rsidR="00666B57" w:rsidRPr="00666B57">
          <w:rPr>
            <w:rFonts w:ascii="Times New Roman" w:eastAsia="Times New Roman" w:hAnsi="Times New Roman" w:cs="Times New Roman"/>
          </w:rPr>
          <w:t xml:space="preserve"> a given run</w:t>
        </w:r>
      </w:ins>
      <w:ins w:id="1320" w:author="Benton, Deon" w:date="2026-05-04T10:36:00Z" w16du:dateUtc="2026-05-04T15:36:00Z">
        <w:r w:rsidR="000F5624">
          <w:rPr>
            <w:rFonts w:ascii="Times New Roman" w:eastAsia="Times New Roman" w:hAnsi="Times New Roman" w:cs="Times New Roman"/>
          </w:rPr>
          <w:t xml:space="preserve"> of the model</w:t>
        </w:r>
      </w:ins>
      <w:ins w:id="1321" w:author="Benton, Deon" w:date="2026-05-03T21:01:00Z" w16du:dateUtc="2026-05-04T02:01:00Z">
        <w:r w:rsidR="00666B57" w:rsidRPr="00666B57">
          <w:rPr>
            <w:rFonts w:ascii="Times New Roman" w:eastAsia="Times New Roman" w:hAnsi="Times New Roman" w:cs="Times New Roman"/>
          </w:rPr>
          <w:t xml:space="preserve">, the action phase </w:t>
        </w:r>
      </w:ins>
      <w:ins w:id="1322" w:author="Benton, Deon" w:date="2026-05-04T10:36:00Z" w16du:dateUtc="2026-05-04T15:36:00Z">
        <w:r w:rsidR="000F5624">
          <w:rPr>
            <w:rFonts w:ascii="Times New Roman" w:eastAsia="Times New Roman" w:hAnsi="Times New Roman" w:cs="Times New Roman"/>
          </w:rPr>
          <w:t xml:space="preserve">was also 9 epochs </w:t>
        </w:r>
      </w:ins>
      <w:ins w:id="1323" w:author="Benton, Deon" w:date="2026-05-04T10:37:00Z" w16du:dateUtc="2026-05-04T15:37:00Z">
        <w:r w:rsidR="000F5624">
          <w:rPr>
            <w:rFonts w:ascii="Times New Roman" w:eastAsia="Times New Roman" w:hAnsi="Times New Roman" w:cs="Times New Roman"/>
          </w:rPr>
          <w:t>in length</w:t>
        </w:r>
      </w:ins>
      <w:ins w:id="1324"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325" w:author="Benton, Deon" w:date="2026-05-01T21:33:00Z" w16du:dateUtc="2026-05-02T02:33:00Z"/>
          <w:rFonts w:ascii="Times New Roman" w:eastAsia="Times New Roman" w:hAnsi="Times New Roman" w:cs="Times New Roman"/>
        </w:rPr>
      </w:pPr>
      <w:ins w:id="1326" w:author="Benton, Deon" w:date="2026-05-03T21:01:00Z" w16du:dateUtc="2026-05-04T02:01:00Z">
        <w:r>
          <w:rPr>
            <w:rFonts w:ascii="Times New Roman" w:eastAsia="Times New Roman" w:hAnsi="Times New Roman" w:cs="Times New Roman"/>
          </w:rPr>
          <w:t xml:space="preserve">As was true </w:t>
        </w:r>
      </w:ins>
      <w:ins w:id="1327" w:author="Benton, Deon" w:date="2026-05-04T10:00:00Z" w16du:dateUtc="2026-05-04T15:00:00Z">
        <w:r w:rsidR="00E56AA3">
          <w:rPr>
            <w:rFonts w:ascii="Times New Roman" w:eastAsia="Times New Roman" w:hAnsi="Times New Roman" w:cs="Times New Roman"/>
          </w:rPr>
          <w:t>for</w:t>
        </w:r>
      </w:ins>
      <w:ins w:id="1328" w:author="Benton, Deon" w:date="2026-05-03T21:01:00Z" w16du:dateUtc="2026-05-04T02:01:00Z">
        <w:r>
          <w:rPr>
            <w:rFonts w:ascii="Times New Roman" w:eastAsia="Times New Roman" w:hAnsi="Times New Roman" w:cs="Times New Roman"/>
          </w:rPr>
          <w:t xml:space="preserve"> infants in Skerry et al. (2013), n</w:t>
        </w:r>
      </w:ins>
      <w:ins w:id="1329" w:author="Benton, Deon" w:date="2026-05-02T10:36:00Z" w16du:dateUtc="2026-05-02T15:36:00Z">
        <w:r w:rsidR="00A02814">
          <w:rPr>
            <w:rFonts w:ascii="Times New Roman" w:eastAsia="Times New Roman" w:hAnsi="Times New Roman" w:cs="Times New Roman"/>
          </w:rPr>
          <w:t>etwork</w:t>
        </w:r>
      </w:ins>
      <w:ins w:id="1330" w:author="Benton, Deon" w:date="2026-05-04T10:00:00Z" w16du:dateUtc="2026-05-04T15:00:00Z">
        <w:r w:rsidR="00E56AA3">
          <w:rPr>
            <w:rFonts w:ascii="Times New Roman" w:eastAsia="Times New Roman" w:hAnsi="Times New Roman" w:cs="Times New Roman"/>
          </w:rPr>
          <w:t>s</w:t>
        </w:r>
      </w:ins>
      <w:ins w:id="1331" w:author="Benton, Deon" w:date="2026-05-03T21:01:00Z" w16du:dateUtc="2026-05-04T02:01:00Z">
        <w:r w:rsidR="00BC40DC">
          <w:rPr>
            <w:rFonts w:ascii="Times New Roman" w:eastAsia="Times New Roman" w:hAnsi="Times New Roman" w:cs="Times New Roman"/>
          </w:rPr>
          <w:t xml:space="preserve"> </w:t>
        </w:r>
      </w:ins>
      <w:ins w:id="1332" w:author="Benton, Deon" w:date="2026-05-02T10:36:00Z" w16du:dateUtc="2026-05-02T15:36:00Z">
        <w:r w:rsidR="00A02814">
          <w:rPr>
            <w:rFonts w:ascii="Times New Roman" w:eastAsia="Times New Roman" w:hAnsi="Times New Roman" w:cs="Times New Roman"/>
          </w:rPr>
          <w:t xml:space="preserve">were assigned </w:t>
        </w:r>
      </w:ins>
      <w:ins w:id="1333" w:author="Benton, Deon" w:date="2026-05-04T13:20:00Z" w16du:dateUtc="2026-05-04T18:20:00Z">
        <w:r w:rsidR="003F2A08">
          <w:rPr>
            <w:rFonts w:ascii="Times New Roman" w:eastAsia="Times New Roman" w:hAnsi="Times New Roman" w:cs="Times New Roman"/>
          </w:rPr>
          <w:t>to one of three conditions:</w:t>
        </w:r>
      </w:ins>
      <w:ins w:id="1334" w:author="Benton, Deon" w:date="2026-05-02T10:36:00Z" w16du:dateUtc="2026-05-02T15:36:00Z">
        <w:r w:rsidR="00A02814">
          <w:rPr>
            <w:rFonts w:ascii="Times New Roman" w:eastAsia="Times New Roman" w:hAnsi="Times New Roman" w:cs="Times New Roman"/>
          </w:rPr>
          <w:t xml:space="preserve"> Effective Action</w:t>
        </w:r>
      </w:ins>
      <w:ins w:id="1335" w:author="Benton, Deon" w:date="2026-05-04T13:20:00Z" w16du:dateUtc="2026-05-04T18:20:00Z">
        <w:r w:rsidR="003F2A08">
          <w:rPr>
            <w:rFonts w:ascii="Times New Roman" w:eastAsia="Times New Roman" w:hAnsi="Times New Roman" w:cs="Times New Roman"/>
          </w:rPr>
          <w:t xml:space="preserve">, </w:t>
        </w:r>
      </w:ins>
      <w:ins w:id="1336" w:author="Benton, Deon" w:date="2026-05-02T10:36:00Z" w16du:dateUtc="2026-05-02T15:36:00Z">
        <w:r w:rsidR="00A02814">
          <w:rPr>
            <w:rFonts w:ascii="Times New Roman" w:eastAsia="Times New Roman" w:hAnsi="Times New Roman" w:cs="Times New Roman"/>
          </w:rPr>
          <w:t>Ineffective Action</w:t>
        </w:r>
      </w:ins>
      <w:ins w:id="1337" w:author="Benton, Deon" w:date="2026-05-04T13:20:00Z" w16du:dateUtc="2026-05-04T18:20:00Z">
        <w:r w:rsidR="003F2A08">
          <w:rPr>
            <w:rFonts w:ascii="Times New Roman" w:eastAsia="Times New Roman" w:hAnsi="Times New Roman" w:cs="Times New Roman"/>
          </w:rPr>
          <w:t>, or No Training</w:t>
        </w:r>
      </w:ins>
      <w:ins w:id="1338" w:author="Benton, Deon" w:date="2026-05-02T10:36:00Z" w16du:dateUtc="2026-05-02T15:36:00Z">
        <w:r w:rsidR="00A02814">
          <w:rPr>
            <w:rFonts w:ascii="Times New Roman" w:eastAsia="Times New Roman" w:hAnsi="Times New Roman" w:cs="Times New Roman"/>
          </w:rPr>
          <w:t>.</w:t>
        </w:r>
      </w:ins>
      <w:ins w:id="1339"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340" w:author="Benton, Deon" w:date="2026-05-04T11:24:00Z" w16du:dateUtc="2026-05-04T16:24:00Z">
        <w:r w:rsidR="00E21A3E">
          <w:rPr>
            <w:rFonts w:ascii="Times New Roman" w:eastAsia="Times New Roman" w:hAnsi="Times New Roman" w:cs="Times New Roman"/>
          </w:rPr>
          <w:t>The</w:t>
        </w:r>
      </w:ins>
      <w:ins w:id="1341" w:author="Benton, Deon" w:date="2026-05-04T11:22:00Z" w16du:dateUtc="2026-05-04T16:22:00Z">
        <w:r w:rsidR="00592DAE">
          <w:rPr>
            <w:rFonts w:ascii="Times New Roman" w:eastAsia="Times New Roman" w:hAnsi="Times New Roman" w:cs="Times New Roman"/>
          </w:rPr>
          <w:t xml:space="preserve"> assumption </w:t>
        </w:r>
      </w:ins>
      <w:ins w:id="1342" w:author="Benton, Deon" w:date="2026-05-04T11:24:00Z" w16du:dateUtc="2026-05-04T16:24:00Z">
        <w:r w:rsidR="00592DAE">
          <w:rPr>
            <w:rFonts w:ascii="Times New Roman" w:eastAsia="Times New Roman" w:hAnsi="Times New Roman" w:cs="Times New Roman"/>
          </w:rPr>
          <w:t xml:space="preserve">that </w:t>
        </w:r>
      </w:ins>
      <w:ins w:id="1343" w:author="Benton, Deon" w:date="2026-05-04T11:25:00Z" w16du:dateUtc="2026-05-04T16:25:00Z">
        <w:r w:rsidR="00E21A3E">
          <w:rPr>
            <w:rFonts w:ascii="Times New Roman" w:eastAsia="Times New Roman" w:hAnsi="Times New Roman" w:cs="Times New Roman"/>
          </w:rPr>
          <w:t xml:space="preserve">effective rather than ineffective </w:t>
        </w:r>
      </w:ins>
      <w:ins w:id="1344" w:author="Benton, Deon" w:date="2026-05-04T11:24:00Z" w16du:dateUtc="2026-05-04T16:24:00Z">
        <w:r w:rsidR="00592DAE">
          <w:rPr>
            <w:rFonts w:ascii="Times New Roman" w:eastAsia="Times New Roman" w:hAnsi="Times New Roman" w:cs="Times New Roman"/>
          </w:rPr>
          <w:t xml:space="preserve">sticky-mittens experience </w:t>
        </w:r>
      </w:ins>
      <w:ins w:id="1345" w:author="Benton, Deon" w:date="2026-05-04T11:25:00Z" w16du:dateUtc="2026-05-04T16:25:00Z">
        <w:r w:rsidR="00E21A3E">
          <w:rPr>
            <w:rFonts w:ascii="Times New Roman" w:eastAsia="Times New Roman" w:hAnsi="Times New Roman" w:cs="Times New Roman"/>
          </w:rPr>
          <w:t>heightens</w:t>
        </w:r>
      </w:ins>
      <w:ins w:id="1346" w:author="Benton, Deon" w:date="2026-05-04T11:23:00Z" w16du:dateUtc="2026-05-04T16:23:00Z">
        <w:r w:rsidR="00592DAE">
          <w:rPr>
            <w:rFonts w:ascii="Times New Roman" w:eastAsia="Times New Roman" w:hAnsi="Times New Roman" w:cs="Times New Roman"/>
          </w:rPr>
          <w:t xml:space="preserve"> </w:t>
        </w:r>
      </w:ins>
      <w:ins w:id="1347" w:author="Benton, Deon" w:date="2026-05-04T11:24:00Z" w16du:dateUtc="2026-05-04T16:24:00Z">
        <w:r w:rsidR="00592DAE">
          <w:rPr>
            <w:rFonts w:ascii="Times New Roman" w:eastAsia="Times New Roman" w:hAnsi="Times New Roman" w:cs="Times New Roman"/>
          </w:rPr>
          <w:t xml:space="preserve">infants’ </w:t>
        </w:r>
      </w:ins>
      <w:ins w:id="1348" w:author="Benton, Deon" w:date="2026-05-04T11:23:00Z" w16du:dateUtc="2026-05-04T16:23:00Z">
        <w:r w:rsidR="00592DAE">
          <w:rPr>
            <w:rFonts w:ascii="Times New Roman" w:eastAsia="Times New Roman" w:hAnsi="Times New Roman" w:cs="Times New Roman"/>
          </w:rPr>
          <w:t>attention</w:t>
        </w:r>
      </w:ins>
      <w:ins w:id="1349"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350" w:author="Benton, Deon" w:date="2026-05-04T11:25:00Z" w16du:dateUtc="2026-05-04T16:25:00Z">
        <w:r w:rsidR="00E21A3E">
          <w:rPr>
            <w:rFonts w:ascii="Times New Roman" w:eastAsia="Times New Roman" w:hAnsi="Times New Roman" w:cs="Times New Roman"/>
          </w:rPr>
          <w:t xml:space="preserve"> for </w:t>
        </w:r>
      </w:ins>
      <w:ins w:id="1351" w:author="Benton, Deon" w:date="2026-05-04T11:26:00Z" w16du:dateUtc="2026-05-04T16:26:00Z">
        <w:r w:rsidR="00E21A3E">
          <w:rPr>
            <w:rFonts w:ascii="Times New Roman" w:eastAsia="Times New Roman" w:hAnsi="Times New Roman" w:cs="Times New Roman"/>
          </w:rPr>
          <w:t xml:space="preserve">networks </w:t>
        </w:r>
      </w:ins>
      <w:ins w:id="1352" w:author="Benton, Deon" w:date="2026-05-04T11:27:00Z" w16du:dateUtc="2026-05-04T16:27:00Z">
        <w:r w:rsidR="00CB44E1">
          <w:rPr>
            <w:rFonts w:ascii="Times New Roman" w:eastAsia="Times New Roman" w:hAnsi="Times New Roman" w:cs="Times New Roman"/>
          </w:rPr>
          <w:t>in the</w:t>
        </w:r>
      </w:ins>
      <w:ins w:id="1353" w:author="Benton, Deon" w:date="2026-05-04T11:26:00Z" w16du:dateUtc="2026-05-04T16:26:00Z">
        <w:r w:rsidR="00E21A3E">
          <w:rPr>
            <w:rFonts w:ascii="Times New Roman" w:eastAsia="Times New Roman" w:hAnsi="Times New Roman" w:cs="Times New Roman"/>
          </w:rPr>
          <w:t xml:space="preserve"> Effective Action condition</w:t>
        </w:r>
      </w:ins>
      <w:ins w:id="1354" w:author="Benton, Deon" w:date="2026-05-04T11:28:00Z" w16du:dateUtc="2026-05-04T16:28:00Z">
        <w:r w:rsidR="008B237A">
          <w:rPr>
            <w:rFonts w:ascii="Times New Roman" w:eastAsia="Times New Roman" w:hAnsi="Times New Roman" w:cs="Times New Roman"/>
          </w:rPr>
          <w:t xml:space="preserve">. A lower learning rate was </w:t>
        </w:r>
      </w:ins>
      <w:ins w:id="1355" w:author="Benton, Deon" w:date="2026-05-04T12:30:00Z" w16du:dateUtc="2026-05-04T17:30:00Z">
        <w:r w:rsidR="00394185">
          <w:rPr>
            <w:rFonts w:ascii="Times New Roman" w:eastAsia="Times New Roman" w:hAnsi="Times New Roman" w:cs="Times New Roman"/>
          </w:rPr>
          <w:t>used</w:t>
        </w:r>
      </w:ins>
      <w:ins w:id="1356" w:author="Benton, Deon" w:date="2026-05-04T11:28:00Z" w16du:dateUtc="2026-05-04T16:28:00Z">
        <w:r w:rsidR="008B237A">
          <w:rPr>
            <w:rFonts w:ascii="Times New Roman" w:eastAsia="Times New Roman" w:hAnsi="Times New Roman" w:cs="Times New Roman"/>
          </w:rPr>
          <w:t xml:space="preserve"> during </w:t>
        </w:r>
      </w:ins>
      <w:ins w:id="1357" w:author="Benton, Deon" w:date="2026-05-04T11:29:00Z" w16du:dateUtc="2026-05-04T16:29:00Z">
        <w:r w:rsidR="008B237A">
          <w:rPr>
            <w:rFonts w:ascii="Times New Roman" w:eastAsia="Times New Roman" w:hAnsi="Times New Roman" w:cs="Times New Roman"/>
          </w:rPr>
          <w:t>the pretraining phase than that used</w:t>
        </w:r>
      </w:ins>
      <w:ins w:id="1358"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359"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360"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361" w:author="Benton, Deon" w:date="2026-05-04T11:40:00Z" w16du:dateUtc="2026-05-04T16:40:00Z">
        <w:r w:rsidR="00A53D96">
          <w:rPr>
            <w:rFonts w:ascii="Times New Roman" w:eastAsia="Times New Roman" w:hAnsi="Times New Roman" w:cs="Times New Roman"/>
          </w:rPr>
          <w:t xml:space="preserve"> </w:t>
        </w:r>
      </w:ins>
      <w:ins w:id="1362" w:author="Benton, Deon" w:date="2026-05-04T12:31:00Z" w16du:dateUtc="2026-05-04T17:31:00Z">
        <w:r w:rsidR="00394185">
          <w:rPr>
            <w:rFonts w:ascii="Times New Roman" w:eastAsia="Times New Roman" w:hAnsi="Times New Roman" w:cs="Times New Roman"/>
          </w:rPr>
          <w:t>this attentional boost is short-lived</w:t>
        </w:r>
      </w:ins>
      <w:ins w:id="1363" w:author="Benton, Deon" w:date="2026-05-04T11:29:00Z" w16du:dateUtc="2026-05-04T16:29:00Z">
        <w:r w:rsidR="008B237A">
          <w:rPr>
            <w:rFonts w:ascii="Times New Roman" w:eastAsia="Times New Roman" w:hAnsi="Times New Roman" w:cs="Times New Roman"/>
          </w:rPr>
          <w:t xml:space="preserve"> </w:t>
        </w:r>
      </w:ins>
      <w:ins w:id="1364" w:author="Benton, Deon" w:date="2026-05-04T11:30:00Z" w16du:dateUtc="2026-05-04T16:30:00Z">
        <w:r w:rsidR="008B237A">
          <w:rPr>
            <w:rFonts w:ascii="Times New Roman" w:eastAsia="Times New Roman" w:hAnsi="Times New Roman" w:cs="Times New Roman"/>
          </w:rPr>
          <w:t xml:space="preserve">was implemented by </w:t>
        </w:r>
      </w:ins>
      <w:ins w:id="1365" w:author="Benton, Deon" w:date="2026-05-04T11:32:00Z" w16du:dateUtc="2026-05-04T16:32:00Z">
        <w:r w:rsidR="004E3A37">
          <w:rPr>
            <w:rFonts w:ascii="Times New Roman" w:eastAsia="Times New Roman" w:hAnsi="Times New Roman" w:cs="Times New Roman"/>
          </w:rPr>
          <w:t>resetting</w:t>
        </w:r>
      </w:ins>
      <w:ins w:id="1366"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367" w:author="Benton, Deon" w:date="2026-05-04T11:31:00Z" w16du:dateUtc="2026-05-04T16:31:00Z">
        <w:r w:rsidR="004E3A37">
          <w:rPr>
            <w:rFonts w:ascii="Times New Roman" w:eastAsia="Times New Roman" w:hAnsi="Times New Roman" w:cs="Times New Roman"/>
          </w:rPr>
          <w:t>. Th</w:t>
        </w:r>
      </w:ins>
      <w:ins w:id="1368" w:author="Benton, Deon" w:date="2026-05-04T11:32:00Z" w16du:dateUtc="2026-05-04T16:32:00Z">
        <w:r w:rsidR="004E3A37">
          <w:rPr>
            <w:rFonts w:ascii="Times New Roman" w:eastAsia="Times New Roman" w:hAnsi="Times New Roman" w:cs="Times New Roman"/>
          </w:rPr>
          <w:t>e</w:t>
        </w:r>
      </w:ins>
      <w:ins w:id="1369"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370" w:author="Benton, Deon" w:date="2026-05-04T11:34:00Z" w16du:dateUtc="2026-05-04T16:34:00Z">
        <w:r w:rsidR="00682AFF">
          <w:rPr>
            <w:rFonts w:ascii="Times New Roman" w:eastAsia="Times New Roman" w:hAnsi="Times New Roman" w:cs="Times New Roman"/>
          </w:rPr>
          <w:t>Action condition.</w:t>
        </w:r>
      </w:ins>
      <w:ins w:id="1371" w:author="Benton, Deon" w:date="2026-05-04T11:32:00Z" w16du:dateUtc="2026-05-04T16:32:00Z">
        <w:r w:rsidR="004E3A37">
          <w:rPr>
            <w:rFonts w:ascii="Times New Roman" w:eastAsia="Times New Roman" w:hAnsi="Times New Roman" w:cs="Times New Roman"/>
          </w:rPr>
          <w:t xml:space="preserve"> </w:t>
        </w:r>
      </w:ins>
      <w:ins w:id="1372" w:author="Benton, Deon" w:date="2026-05-04T11:36:00Z" w16du:dateUtc="2026-05-04T16:36:00Z">
        <w:r w:rsidR="00C90E65">
          <w:rPr>
            <w:rFonts w:ascii="Times New Roman" w:eastAsia="Times New Roman" w:hAnsi="Times New Roman" w:cs="Times New Roman"/>
          </w:rPr>
          <w:t xml:space="preserve">In all other </w:t>
        </w:r>
      </w:ins>
      <w:ins w:id="1373" w:author="Benton, Deon" w:date="2026-05-04T12:07:00Z" w16du:dateUtc="2026-05-04T17:07:00Z">
        <w:r w:rsidR="00F94E6F">
          <w:rPr>
            <w:rFonts w:ascii="Times New Roman" w:eastAsia="Times New Roman" w:hAnsi="Times New Roman" w:cs="Times New Roman"/>
          </w:rPr>
          <w:t>respect</w:t>
        </w:r>
      </w:ins>
      <w:ins w:id="1374" w:author="Benton, Deon" w:date="2026-05-04T11:36:00Z" w16du:dateUtc="2026-05-04T16:36:00Z">
        <w:r w:rsidR="00C90E65">
          <w:rPr>
            <w:rFonts w:ascii="Times New Roman" w:eastAsia="Times New Roman" w:hAnsi="Times New Roman" w:cs="Times New Roman"/>
          </w:rPr>
          <w:t>s, these two conditions were identical</w:t>
        </w:r>
      </w:ins>
      <w:ins w:id="1375" w:author="Benton, Deon" w:date="2026-05-04T12:07:00Z" w16du:dateUtc="2026-05-04T17:07:00Z">
        <w:r w:rsidR="00F94E6F">
          <w:rPr>
            <w:rFonts w:ascii="Times New Roman" w:eastAsia="Times New Roman" w:hAnsi="Times New Roman" w:cs="Times New Roman"/>
          </w:rPr>
          <w:t xml:space="preserve"> to one another</w:t>
        </w:r>
      </w:ins>
      <w:ins w:id="1376" w:author="Benton, Deon" w:date="2026-05-04T11:36:00Z" w16du:dateUtc="2026-05-04T16:36:00Z">
        <w:r w:rsidR="00C90E65">
          <w:rPr>
            <w:rFonts w:ascii="Times New Roman" w:eastAsia="Times New Roman" w:hAnsi="Times New Roman" w:cs="Times New Roman"/>
          </w:rPr>
          <w:t>.</w:t>
        </w:r>
      </w:ins>
      <w:ins w:id="1377" w:author="Benton, Deon" w:date="2026-05-04T13:16:00Z" w16du:dateUtc="2026-05-04T18:16:00Z">
        <w:r w:rsidR="008239C6">
          <w:rPr>
            <w:rFonts w:ascii="Times New Roman" w:eastAsia="Times New Roman" w:hAnsi="Times New Roman" w:cs="Times New Roman"/>
          </w:rPr>
          <w:t xml:space="preserve"> Specifically, within </w:t>
        </w:r>
      </w:ins>
      <w:ins w:id="1378" w:author="Benton, Deon" w:date="2026-05-04T13:47:00Z" w16du:dateUtc="2026-05-04T18:47:00Z">
        <w:r w:rsidR="00F913E8">
          <w:rPr>
            <w:rFonts w:ascii="Times New Roman" w:eastAsia="Times New Roman" w:hAnsi="Times New Roman" w:cs="Times New Roman"/>
          </w:rPr>
          <w:t xml:space="preserve">the </w:t>
        </w:r>
      </w:ins>
      <w:ins w:id="1379" w:author="Benton, Deon" w:date="2026-05-04T13:48:00Z" w16du:dateUtc="2026-05-04T18:48:00Z">
        <w:r w:rsidR="00F913E8">
          <w:rPr>
            <w:rFonts w:ascii="Times New Roman" w:eastAsia="Times New Roman" w:hAnsi="Times New Roman" w:cs="Times New Roman"/>
          </w:rPr>
          <w:t>Effective Action condition</w:t>
        </w:r>
      </w:ins>
      <w:ins w:id="1380"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381" w:author="Benton, Deon" w:date="2026-05-04T13:52:00Z" w16du:dateUtc="2026-05-04T18:52:00Z">
        <w:r w:rsidR="00857299">
          <w:rPr>
            <w:rFonts w:ascii="Times New Roman" w:eastAsia="Times New Roman" w:hAnsi="Times New Roman" w:cs="Times New Roman"/>
          </w:rPr>
          <w:t>sub-</w:t>
        </w:r>
      </w:ins>
      <w:ins w:id="1382" w:author="Benton, Deon" w:date="2026-05-04T13:16:00Z" w16du:dateUtc="2026-05-04T18:16:00Z">
        <w:r w:rsidR="008239C6">
          <w:rPr>
            <w:rFonts w:ascii="Times New Roman" w:eastAsia="Times New Roman" w:hAnsi="Times New Roman" w:cs="Times New Roman"/>
          </w:rPr>
          <w:t>condition or to</w:t>
        </w:r>
      </w:ins>
      <w:ins w:id="1383" w:author="Benton, Deon" w:date="2026-05-04T13:17:00Z" w16du:dateUtc="2026-05-04T18:17:00Z">
        <w:r w:rsidR="008239C6">
          <w:rPr>
            <w:rFonts w:ascii="Times New Roman" w:eastAsia="Times New Roman" w:hAnsi="Times New Roman" w:cs="Times New Roman"/>
          </w:rPr>
          <w:t xml:space="preserve"> the Control </w:t>
        </w:r>
      </w:ins>
      <w:ins w:id="1384" w:author="Benton, Deon" w:date="2026-05-04T13:52:00Z" w16du:dateUtc="2026-05-04T18:52:00Z">
        <w:r w:rsidR="00857299">
          <w:rPr>
            <w:rFonts w:ascii="Times New Roman" w:eastAsia="Times New Roman" w:hAnsi="Times New Roman" w:cs="Times New Roman"/>
          </w:rPr>
          <w:t>sub-</w:t>
        </w:r>
      </w:ins>
      <w:ins w:id="1385"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386" w:author="Benton, Deon" w:date="2026-05-04T13:19:00Z" w16du:dateUtc="2026-05-04T18:19:00Z">
        <w:r w:rsidR="003F2A08">
          <w:rPr>
            <w:rFonts w:ascii="Times New Roman" w:eastAsia="Times New Roman" w:hAnsi="Times New Roman" w:cs="Times New Roman"/>
          </w:rPr>
          <w:t xml:space="preserve">Skerry et al.’s (2013) </w:t>
        </w:r>
      </w:ins>
      <w:ins w:id="1387" w:author="Benton, Deon" w:date="2026-05-04T13:17:00Z" w16du:dateUtc="2026-05-04T18:17:00Z">
        <w:r w:rsidR="008239C6">
          <w:rPr>
            <w:rFonts w:ascii="Times New Roman" w:eastAsia="Times New Roman" w:hAnsi="Times New Roman" w:cs="Times New Roman"/>
          </w:rPr>
          <w:t>Experiments 1 and 4 in Skerry et al. (2013), whereas the Con</w:t>
        </w:r>
      </w:ins>
      <w:ins w:id="1388" w:author="Benton, Deon" w:date="2026-05-04T13:18:00Z" w16du:dateUtc="2026-05-04T18:18:00Z">
        <w:r w:rsidR="008239C6">
          <w:rPr>
            <w:rFonts w:ascii="Times New Roman" w:eastAsia="Times New Roman" w:hAnsi="Times New Roman" w:cs="Times New Roman"/>
          </w:rPr>
          <w:t xml:space="preserve">trol condition corresponded to </w:t>
        </w:r>
      </w:ins>
      <w:ins w:id="1389" w:author="Benton, Deon" w:date="2026-05-04T13:19:00Z" w16du:dateUtc="2026-05-04T18:19:00Z">
        <w:r w:rsidR="003F2A08">
          <w:rPr>
            <w:rFonts w:ascii="Times New Roman" w:eastAsia="Times New Roman" w:hAnsi="Times New Roman" w:cs="Times New Roman"/>
          </w:rPr>
          <w:t xml:space="preserve">their </w:t>
        </w:r>
      </w:ins>
      <w:ins w:id="1390"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391" w:author="Benton, Deon" w:date="2026-05-04T13:19:00Z" w16du:dateUtc="2026-05-04T18:19:00Z">
        <w:r w:rsidR="003F2A08">
          <w:rPr>
            <w:rFonts w:ascii="Times New Roman" w:eastAsia="Times New Roman" w:hAnsi="Times New Roman" w:cs="Times New Roman"/>
          </w:rPr>
          <w:t xml:space="preserve"> </w:t>
        </w:r>
      </w:ins>
      <w:ins w:id="1392" w:author="Benton, Deon" w:date="2026-05-04T13:48:00Z" w16du:dateUtc="2026-05-04T18:48:00Z">
        <w:r w:rsidR="00F913E8">
          <w:rPr>
            <w:rFonts w:ascii="Times New Roman" w:eastAsia="Times New Roman" w:hAnsi="Times New Roman" w:cs="Times New Roman"/>
          </w:rPr>
          <w:t xml:space="preserve"> Given that </w:t>
        </w:r>
      </w:ins>
      <w:ins w:id="1393" w:author="Benton, Deon" w:date="2026-05-04T13:50:00Z" w16du:dateUtc="2026-05-04T18:50:00Z">
        <w:r w:rsidR="00261000">
          <w:rPr>
            <w:rFonts w:ascii="Times New Roman" w:eastAsia="Times New Roman" w:hAnsi="Times New Roman" w:cs="Times New Roman"/>
          </w:rPr>
          <w:t xml:space="preserve">the </w:t>
        </w:r>
      </w:ins>
      <w:ins w:id="1394" w:author="Benton, Deon" w:date="2026-05-04T13:48:00Z" w16du:dateUtc="2026-05-04T18:48:00Z">
        <w:r w:rsidR="00F913E8">
          <w:rPr>
            <w:rFonts w:ascii="Times New Roman" w:eastAsia="Times New Roman" w:hAnsi="Times New Roman" w:cs="Times New Roman"/>
          </w:rPr>
          <w:t xml:space="preserve">Ineffective </w:t>
        </w:r>
      </w:ins>
      <w:ins w:id="1395" w:author="Benton, Deon" w:date="2026-05-04T13:45:00Z" w16du:dateUtc="2026-05-04T18:45:00Z">
        <w:r w:rsidR="00894DE7">
          <w:rPr>
            <w:rFonts w:ascii="Times New Roman" w:eastAsia="Times New Roman" w:hAnsi="Times New Roman" w:cs="Times New Roman"/>
          </w:rPr>
          <w:t>A</w:t>
        </w:r>
      </w:ins>
      <w:ins w:id="1396" w:author="Benton, Deon" w:date="2026-05-04T13:49:00Z" w16du:dateUtc="2026-05-04T18:49:00Z">
        <w:r w:rsidR="00F913E8">
          <w:rPr>
            <w:rFonts w:ascii="Times New Roman" w:eastAsia="Times New Roman" w:hAnsi="Times New Roman" w:cs="Times New Roman"/>
          </w:rPr>
          <w:t>ction condition</w:t>
        </w:r>
      </w:ins>
      <w:ins w:id="1397" w:author="Benton, Deon" w:date="2026-05-04T13:50:00Z" w16du:dateUtc="2026-05-04T18:50:00Z">
        <w:r w:rsidR="00261000">
          <w:rPr>
            <w:rFonts w:ascii="Times New Roman" w:eastAsia="Times New Roman" w:hAnsi="Times New Roman" w:cs="Times New Roman"/>
          </w:rPr>
          <w:t xml:space="preserve"> did not include a Control </w:t>
        </w:r>
      </w:ins>
      <w:ins w:id="1398" w:author="Benton, Deon" w:date="2026-05-04T13:51:00Z" w16du:dateUtc="2026-05-04T18:51:00Z">
        <w:r w:rsidR="00261000">
          <w:rPr>
            <w:rFonts w:ascii="Times New Roman" w:eastAsia="Times New Roman" w:hAnsi="Times New Roman" w:cs="Times New Roman"/>
          </w:rPr>
          <w:t>sub-</w:t>
        </w:r>
      </w:ins>
      <w:ins w:id="1399" w:author="Benton, Deon" w:date="2026-05-04T13:50:00Z" w16du:dateUtc="2026-05-04T18:50:00Z">
        <w:r w:rsidR="00261000">
          <w:rPr>
            <w:rFonts w:ascii="Times New Roman" w:eastAsia="Times New Roman" w:hAnsi="Times New Roman" w:cs="Times New Roman"/>
          </w:rPr>
          <w:t xml:space="preserve">condition in Skerry et al. </w:t>
        </w:r>
      </w:ins>
      <w:ins w:id="1400" w:author="Benton, Deon" w:date="2026-05-04T13:51:00Z" w16du:dateUtc="2026-05-04T18:51:00Z">
        <w:r w:rsidR="00261000">
          <w:rPr>
            <w:rFonts w:ascii="Times New Roman" w:eastAsia="Times New Roman" w:hAnsi="Times New Roman" w:cs="Times New Roman"/>
          </w:rPr>
          <w:t>(2012)</w:t>
        </w:r>
      </w:ins>
      <w:ins w:id="1401"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402" w:author="Benton, Deon" w:date="2026-05-04T13:51:00Z" w16du:dateUtc="2026-05-04T18:51:00Z">
        <w:r w:rsidR="00261000">
          <w:rPr>
            <w:rFonts w:ascii="Times New Roman" w:eastAsia="Times New Roman" w:hAnsi="Times New Roman" w:cs="Times New Roman"/>
          </w:rPr>
          <w:t>sub-</w:t>
        </w:r>
      </w:ins>
      <w:ins w:id="1403" w:author="Benton, Deon" w:date="2026-05-04T13:50:00Z" w16du:dateUtc="2026-05-04T18:50:00Z">
        <w:r w:rsidR="00261000">
          <w:rPr>
            <w:rFonts w:ascii="Times New Roman" w:eastAsia="Times New Roman" w:hAnsi="Times New Roman" w:cs="Times New Roman"/>
          </w:rPr>
          <w:t>condition</w:t>
        </w:r>
      </w:ins>
      <w:ins w:id="1404" w:author="Benton, Deon" w:date="2026-05-04T13:54:00Z" w16du:dateUtc="2026-05-04T18:54:00Z">
        <w:r w:rsidR="0060782C">
          <w:rPr>
            <w:rFonts w:ascii="Times New Roman" w:eastAsia="Times New Roman" w:hAnsi="Times New Roman" w:cs="Times New Roman"/>
          </w:rPr>
          <w:t>; that is, networks in this condition were habituated to an eve</w:t>
        </w:r>
      </w:ins>
      <w:ins w:id="1405" w:author="Benton, Deon" w:date="2026-05-04T13:55:00Z" w16du:dateUtc="2026-05-04T18:55:00Z">
        <w:r w:rsidR="0060782C">
          <w:rPr>
            <w:rFonts w:ascii="Times New Roman" w:eastAsia="Times New Roman" w:hAnsi="Times New Roman" w:cs="Times New Roman"/>
          </w:rPr>
          <w:t>nt in which</w:t>
        </w:r>
      </w:ins>
      <w:ins w:id="1406" w:author="Benton, Deon" w:date="2026-05-04T13:51:00Z" w16du:dateUtc="2026-05-04T18:51:00Z">
        <w:r w:rsidR="00857299">
          <w:rPr>
            <w:rFonts w:ascii="Times New Roman" w:eastAsia="Times New Roman" w:hAnsi="Times New Roman" w:cs="Times New Roman"/>
          </w:rPr>
          <w:t xml:space="preserve"> </w:t>
        </w:r>
      </w:ins>
      <w:ins w:id="1407" w:author="Benton, Deon" w:date="2026-05-04T13:50:00Z" w16du:dateUtc="2026-05-04T18:50:00Z">
        <w:r w:rsidR="00261000">
          <w:rPr>
            <w:rFonts w:ascii="Times New Roman" w:eastAsia="Times New Roman" w:hAnsi="Times New Roman" w:cs="Times New Roman"/>
          </w:rPr>
          <w:t xml:space="preserve">arced motion occurred over </w:t>
        </w:r>
        <w:r w:rsidR="00261000">
          <w:rPr>
            <w:rFonts w:ascii="Times New Roman" w:eastAsia="Times New Roman" w:hAnsi="Times New Roman" w:cs="Times New Roman"/>
          </w:rPr>
          <w:lastRenderedPageBreak/>
          <w:t>rather than besides the obstacle.</w:t>
        </w:r>
      </w:ins>
      <w:ins w:id="1408" w:author="Benton, Deon" w:date="2026-05-04T13:45:00Z" w16du:dateUtc="2026-05-04T18:45:00Z">
        <w:r w:rsidR="00894DE7">
          <w:rPr>
            <w:rFonts w:ascii="Times New Roman" w:eastAsia="Times New Roman" w:hAnsi="Times New Roman" w:cs="Times New Roman"/>
          </w:rPr>
          <w:t xml:space="preserve"> </w:t>
        </w:r>
      </w:ins>
      <w:ins w:id="1409" w:author="Benton, Deon" w:date="2026-05-04T13:52:00Z" w16du:dateUtc="2026-05-04T18:52:00Z">
        <w:r w:rsidR="00857299">
          <w:rPr>
            <w:rFonts w:ascii="Times New Roman" w:eastAsia="Times New Roman" w:hAnsi="Times New Roman" w:cs="Times New Roman"/>
          </w:rPr>
          <w:t>Th</w:t>
        </w:r>
      </w:ins>
      <w:ins w:id="1410"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411" w:author="Benton, Deon" w:date="2026-05-04T13:55:00Z" w16du:dateUtc="2026-05-04T18:55:00Z">
        <w:r w:rsidR="0060782C">
          <w:rPr>
            <w:rFonts w:ascii="Times New Roman" w:eastAsia="Times New Roman" w:hAnsi="Times New Roman" w:cs="Times New Roman"/>
          </w:rPr>
          <w:t xml:space="preserve"> (2013)</w:t>
        </w:r>
      </w:ins>
      <w:ins w:id="1412"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413"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414" w:author="Benton, Deon" w:date="2026-05-04T13:55:00Z" w16du:dateUtc="2026-05-04T18:55:00Z"/>
          <w:rFonts w:ascii="Times New Roman" w:eastAsia="Times New Roman" w:hAnsi="Times New Roman" w:cs="Times New Roman"/>
          <w:b/>
          <w:bCs/>
        </w:rPr>
      </w:pPr>
      <w:ins w:id="1415"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22AFBD52" w:rsidR="00C7751A" w:rsidRDefault="00BD73A3" w:rsidP="00BD73A3">
      <w:pPr>
        <w:pStyle w:val="Caption"/>
        <w:rPr>
          <w:ins w:id="1416"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417"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lastRenderedPageBreak/>
        <w:tab/>
      </w:r>
      <w:ins w:id="1418" w:author="Benton, Deon" w:date="2026-05-04T21:43:00Z" w16du:dateUtc="2026-05-05T02:43:00Z">
        <w:r>
          <w:rPr>
            <w:rFonts w:ascii="Times New Roman" w:eastAsia="Times New Roman" w:hAnsi="Times New Roman" w:cs="Times New Roman"/>
          </w:rPr>
          <w:t xml:space="preserve">Figure 18 shows the performance of </w:t>
        </w:r>
      </w:ins>
      <w:ins w:id="1419"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420" w:author="Benton, Deon" w:date="2026-05-04T21:44:00Z" w16du:dateUtc="2026-05-05T02:44:00Z">
        <w:r>
          <w:rPr>
            <w:rFonts w:ascii="Times New Roman" w:eastAsia="Times New Roman" w:hAnsi="Times New Roman" w:cs="Times New Roman"/>
          </w:rPr>
          <w:t xml:space="preserve"> across habituation epochs and overall.</w:t>
        </w:r>
      </w:ins>
      <w:ins w:id="1421"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422" w:author="Benton, Deon" w:date="2026-05-07T13:48:00Z" w16du:dateUtc="2026-05-07T18:48:00Z">
        <w:r w:rsidR="00FD21A1">
          <w:rPr>
            <w:rFonts w:ascii="Times New Roman" w:eastAsia="Times New Roman" w:hAnsi="Times New Roman" w:cs="Times New Roman"/>
          </w:rPr>
          <w:t>;</w:t>
        </w:r>
      </w:ins>
      <w:ins w:id="1423"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341D953"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causally 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6D7EA264" w:rsidR="00F82EBD" w:rsidRDefault="00F82EBD" w:rsidP="00F82EBD">
      <w:pPr>
        <w:pStyle w:val="Caption"/>
        <w:rPr>
          <w:ins w:id="1424"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DA3A1A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425"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426" w:author="Benton, Deon" w:date="2026-05-07T15:33:00Z" w16du:dateUtc="2026-05-07T20:33:00Z">
        <w:r w:rsidR="009754B6">
          <w:rPr>
            <w:rFonts w:ascii="Times New Roman" w:eastAsia="Times New Roman" w:hAnsi="Times New Roman" w:cs="Times New Roman"/>
          </w:rPr>
          <w:t>al</w:t>
        </w:r>
      </w:ins>
      <w:ins w:id="1427" w:author="Benton, Deon" w:date="2026-05-07T13:51:00Z" w16du:dateUtc="2026-05-07T18:51:00Z">
        <w:r w:rsidR="00DF3EF3">
          <w:rPr>
            <w:rFonts w:ascii="Times New Roman" w:eastAsia="Times New Roman" w:hAnsi="Times New Roman" w:cs="Times New Roman"/>
          </w:rPr>
          <w:t xml:space="preserve"> boost that networks experience </w:t>
        </w:r>
      </w:ins>
      <w:ins w:id="1428"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429" w:author="Benton, Deon" w:date="2026-05-07T13:51:00Z" w16du:dateUtc="2026-05-07T18:51:00Z">
        <w:r w:rsidR="00DF3EF3">
          <w:rPr>
            <w:rFonts w:ascii="Times New Roman" w:eastAsia="Times New Roman" w:hAnsi="Times New Roman" w:cs="Times New Roman"/>
          </w:rPr>
          <w:t xml:space="preserve">? </w:t>
        </w:r>
      </w:ins>
      <w:ins w:id="1430"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431"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432" w:author="Benton, Deon" w:date="2026-05-07T15:35:00Z" w16du:dateUtc="2026-05-07T20:35:00Z">
        <w:r w:rsidR="000446CE">
          <w:rPr>
            <w:rFonts w:ascii="Times New Roman" w:eastAsia="Times New Roman" w:hAnsi="Times New Roman" w:cs="Times New Roman"/>
          </w:rPr>
          <w:t xml:space="preserve"> </w:t>
        </w:r>
      </w:ins>
      <w:ins w:id="1433" w:author="Benton, Deon" w:date="2026-05-07T15:38:00Z" w16du:dateUtc="2026-05-07T20:38:00Z">
        <w:r w:rsidR="008A4328">
          <w:rPr>
            <w:rFonts w:ascii="Times New Roman" w:eastAsia="Times New Roman" w:hAnsi="Times New Roman" w:cs="Times New Roman"/>
          </w:rPr>
          <w:t xml:space="preserve">To </w:t>
        </w:r>
      </w:ins>
      <w:ins w:id="1434" w:author="Benton, Deon" w:date="2026-05-07T15:39:00Z" w16du:dateUtc="2026-05-07T20:39:00Z">
        <w:r w:rsidR="008A4328">
          <w:rPr>
            <w:rFonts w:ascii="Times New Roman" w:eastAsia="Times New Roman" w:hAnsi="Times New Roman" w:cs="Times New Roman"/>
          </w:rPr>
          <w:t xml:space="preserve">evaluate this question, a new set </w:t>
        </w:r>
      </w:ins>
      <w:ins w:id="1435" w:author="Benton, Deon" w:date="2026-05-07T15:50:00Z" w16du:dateUtc="2026-05-07T20:50:00Z">
        <w:r w:rsidR="009E22D9">
          <w:rPr>
            <w:rFonts w:ascii="Times New Roman" w:eastAsia="Times New Roman" w:hAnsi="Times New Roman" w:cs="Times New Roman"/>
          </w:rPr>
          <w:t xml:space="preserve">of </w:t>
        </w:r>
      </w:ins>
      <w:ins w:id="1436" w:author="Benton, Deon" w:date="2026-05-07T15:39:00Z" w16du:dateUtc="2026-05-07T20:39:00Z">
        <w:r w:rsidR="008A4328">
          <w:rPr>
            <w:rFonts w:ascii="Times New Roman" w:eastAsia="Times New Roman" w:hAnsi="Times New Roman" w:cs="Times New Roman"/>
          </w:rPr>
          <w:t>networks were assigned 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437"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438"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439"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w:t>
      </w:r>
      <w:r w:rsidR="00455517">
        <w:rPr>
          <w:rFonts w:ascii="Times New Roman" w:eastAsia="Times New Roman" w:hAnsi="Times New Roman" w:cs="Times New Roman"/>
        </w:rPr>
        <w:lastRenderedPageBreak/>
        <w:t xml:space="preserve">Additionally, </w:t>
      </w:r>
      <w:ins w:id="1440"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441"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442" w:author="Benton, Deon" w:date="2026-05-07T15:40:00Z" w16du:dateUtc="2026-05-07T20:40:00Z">
        <w:r w:rsidR="008A4328">
          <w:rPr>
            <w:rFonts w:ascii="Times New Roman" w:eastAsia="Times New Roman" w:hAnsi="Times New Roman" w:cs="Times New Roman"/>
          </w:rPr>
          <w:t>the Effective Action condition.</w:t>
        </w:r>
      </w:ins>
      <w:ins w:id="1443" w:author="Benton, Deon" w:date="2026-05-07T15:41:00Z" w16du:dateUtc="2026-05-07T20:41:00Z">
        <w:r w:rsidR="008A4328">
          <w:rPr>
            <w:rFonts w:ascii="Times New Roman" w:eastAsia="Times New Roman" w:hAnsi="Times New Roman" w:cs="Times New Roman"/>
          </w:rPr>
          <w:t xml:space="preserve"> </w:t>
        </w:r>
      </w:ins>
      <w:ins w:id="1444"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445"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446"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447"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448" w:author="Benton, Deon" w:date="2026-05-07T15:47:00Z" w16du:dateUtc="2026-05-07T20:47:00Z">
        <w:r w:rsidR="00DF1082">
          <w:rPr>
            <w:rFonts w:ascii="Times New Roman" w:eastAsia="Times New Roman" w:hAnsi="Times New Roman" w:cs="Times New Roman"/>
          </w:rPr>
          <w:t xml:space="preserve">simply that the present account assumes that </w:t>
        </w:r>
      </w:ins>
      <w:ins w:id="1449" w:author="Benton, Deon" w:date="2026-05-07T15:45:00Z" w16du:dateUtc="2026-05-07T20:45:00Z">
        <w:r w:rsidR="00E91E3F">
          <w:rPr>
            <w:rFonts w:ascii="Times New Roman" w:eastAsia="Times New Roman" w:hAnsi="Times New Roman" w:cs="Times New Roman"/>
          </w:rPr>
          <w:t>to the ext</w:t>
        </w:r>
      </w:ins>
      <w:ins w:id="1450"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451" w:author="Benton, Deon" w:date="2026-05-07T15:47:00Z" w16du:dateUtc="2026-05-07T20:47:00Z">
        <w:r w:rsidR="00DF1082">
          <w:rPr>
            <w:rFonts w:ascii="Times New Roman" w:eastAsia="Times New Roman" w:hAnsi="Times New Roman" w:cs="Times New Roman"/>
          </w:rPr>
          <w:t>such a boost occurred</w:t>
        </w:r>
      </w:ins>
      <w:ins w:id="1452" w:author="Benton, Deon" w:date="2026-05-07T15:46:00Z" w16du:dateUtc="2026-05-07T20:46:00Z">
        <w:r w:rsidR="00E91E3F">
          <w:rPr>
            <w:rFonts w:ascii="Times New Roman" w:eastAsia="Times New Roman" w:hAnsi="Times New Roman" w:cs="Times New Roman"/>
          </w:rPr>
          <w:t xml:space="preserve"> in the Effective Action condition. </w:t>
        </w:r>
      </w:ins>
      <w:ins w:id="1453"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454"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w:t>
      </w:r>
      <w:r w:rsidRPr="002518C6">
        <w:rPr>
          <w:rFonts w:ascii="Times New Roman" w:eastAsia="Times New Roman" w:hAnsi="Times New Roman" w:cs="Times New Roman"/>
        </w:rPr>
        <w:lastRenderedPageBreak/>
        <w:t>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0227E3AC">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9CED4EF"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455"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456" w:author="Benton, Deon" w:date="2026-05-07T13:49:00Z" w16du:dateUtc="2026-05-07T18:49:00Z">
        <w:r w:rsidR="002024D6">
          <w:rPr>
            <w:rFonts w:ascii="Times New Roman" w:eastAsia="Times New Roman" w:hAnsi="Times New Roman" w:cs="Times New Roman"/>
          </w:rPr>
          <w:t>relative spatial position.</w:t>
        </w:r>
      </w:ins>
      <w:ins w:id="1457"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458"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459"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460"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461" w:author="Benton, Deon" w:date="2026-05-11T13:23:00Z" w16du:dateUtc="2026-05-11T18:23:00Z"/>
          <w:rFonts w:ascii="Times New Roman" w:eastAsia="Times New Roman" w:hAnsi="Times New Roman" w:cs="Times New Roman"/>
        </w:rPr>
      </w:pPr>
      <w:ins w:id="1462" w:author="Benton, Deon" w:date="2026-05-10T16:42:00Z" w16du:dateUtc="2026-05-10T21:42:00Z">
        <w:r>
          <w:rPr>
            <w:rFonts w:ascii="Times New Roman" w:eastAsia="Times New Roman" w:hAnsi="Times New Roman" w:cs="Times New Roman"/>
          </w:rPr>
          <w:t>A longstanding assumption in the deve</w:t>
        </w:r>
      </w:ins>
      <w:ins w:id="1463" w:author="Benton, Deon" w:date="2026-05-10T16:43:00Z" w16du:dateUtc="2026-05-10T21:43:00Z">
        <w:r>
          <w:rPr>
            <w:rFonts w:ascii="Times New Roman" w:eastAsia="Times New Roman" w:hAnsi="Times New Roman" w:cs="Times New Roman"/>
          </w:rPr>
          <w:t>lopmental cognitive sciences is that infants</w:t>
        </w:r>
      </w:ins>
      <w:ins w:id="1464"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465" w:author="Benton, Deon" w:date="2026-05-10T16:50:00Z" w16du:dateUtc="2026-05-10T21:50:00Z">
        <w:r w:rsidR="00F546D6">
          <w:rPr>
            <w:rFonts w:ascii="Times New Roman" w:eastAsia="Times New Roman" w:hAnsi="Times New Roman" w:cs="Times New Roman"/>
          </w:rPr>
          <w:t xml:space="preserve"> them</w:t>
        </w:r>
      </w:ins>
      <w:ins w:id="1466" w:author="Benton, Deon" w:date="2026-05-10T16:49:00Z" w16du:dateUtc="2026-05-10T21:49:00Z">
        <w:r w:rsidR="00F546D6">
          <w:rPr>
            <w:rFonts w:ascii="Times New Roman" w:eastAsia="Times New Roman" w:hAnsi="Times New Roman" w:cs="Times New Roman"/>
          </w:rPr>
          <w:t xml:space="preserve"> to reason about</w:t>
        </w:r>
      </w:ins>
      <w:ins w:id="1467" w:author="Benton, Deon" w:date="2026-05-10T16:50:00Z" w16du:dateUtc="2026-05-10T21:50:00Z">
        <w:r w:rsidR="00F546D6">
          <w:rPr>
            <w:rFonts w:ascii="Times New Roman" w:eastAsia="Times New Roman" w:hAnsi="Times New Roman" w:cs="Times New Roman"/>
          </w:rPr>
          <w:t xml:space="preserve"> </w:t>
        </w:r>
      </w:ins>
      <w:ins w:id="1468" w:author="Benton, Deon" w:date="2026-05-10T16:49:00Z" w16du:dateUtc="2026-05-10T21:49:00Z">
        <w:r w:rsidR="00F546D6">
          <w:rPr>
            <w:rFonts w:ascii="Times New Roman" w:eastAsia="Times New Roman" w:hAnsi="Times New Roman" w:cs="Times New Roman"/>
          </w:rPr>
          <w:t>actions</w:t>
        </w:r>
      </w:ins>
      <w:ins w:id="1469" w:author="Benton, Deon" w:date="2026-05-10T16:47:00Z" w16du:dateUtc="2026-05-10T21:47:00Z">
        <w:r>
          <w:rPr>
            <w:rFonts w:ascii="Times New Roman" w:eastAsia="Times New Roman" w:hAnsi="Times New Roman" w:cs="Times New Roman"/>
          </w:rPr>
          <w:t xml:space="preserve"> </w:t>
        </w:r>
      </w:ins>
      <w:ins w:id="1470" w:author="Benton, Deon" w:date="2026-05-10T16:48:00Z" w16du:dateUtc="2026-05-10T21:48:00Z">
        <w:r>
          <w:rPr>
            <w:rFonts w:ascii="Times New Roman" w:eastAsia="Times New Roman" w:hAnsi="Times New Roman" w:cs="Times New Roman"/>
          </w:rPr>
          <w:t xml:space="preserve">in terms of </w:t>
        </w:r>
      </w:ins>
      <w:ins w:id="1471" w:author="Benton, Deon" w:date="2026-05-10T16:50:00Z" w16du:dateUtc="2026-05-10T21:50:00Z">
        <w:r w:rsidR="00F546D6">
          <w:rPr>
            <w:rFonts w:ascii="Times New Roman" w:eastAsia="Times New Roman" w:hAnsi="Times New Roman" w:cs="Times New Roman"/>
          </w:rPr>
          <w:t>their</w:t>
        </w:r>
      </w:ins>
      <w:ins w:id="1472" w:author="Benton, Deon" w:date="2026-05-10T16:46:00Z" w16du:dateUtc="2026-05-10T21:46:00Z">
        <w:r>
          <w:rPr>
            <w:rFonts w:ascii="Times New Roman" w:eastAsia="Times New Roman" w:hAnsi="Times New Roman" w:cs="Times New Roman"/>
          </w:rPr>
          <w:t xml:space="preserve"> efficiency, cost, and subjective utility.</w:t>
        </w:r>
      </w:ins>
      <w:ins w:id="1473" w:author="Benton, Deon" w:date="2026-05-10T16:51:00Z" w16du:dateUtc="2026-05-10T21:51:00Z">
        <w:r w:rsidR="00F546D6">
          <w:rPr>
            <w:rFonts w:ascii="Times New Roman" w:eastAsia="Times New Roman" w:hAnsi="Times New Roman" w:cs="Times New Roman"/>
          </w:rPr>
          <w:t xml:space="preserve"> </w:t>
        </w:r>
      </w:ins>
      <w:ins w:id="1474" w:author="Benton, Deon" w:date="2026-05-10T17:12:00Z" w16du:dateUtc="2026-05-10T22:12:00Z">
        <w:r w:rsidR="00474C41">
          <w:rPr>
            <w:rFonts w:ascii="Times New Roman" w:eastAsia="Times New Roman" w:hAnsi="Times New Roman" w:cs="Times New Roman"/>
          </w:rPr>
          <w:t>The</w:t>
        </w:r>
      </w:ins>
      <w:ins w:id="1475" w:author="Benton, Deon" w:date="2026-05-10T17:11:00Z" w16du:dateUtc="2026-05-10T22:11:00Z">
        <w:r w:rsidR="00474C41">
          <w:rPr>
            <w:rFonts w:ascii="Times New Roman" w:eastAsia="Times New Roman" w:hAnsi="Times New Roman" w:cs="Times New Roman"/>
          </w:rPr>
          <w:t xml:space="preserve"> teleological stance, </w:t>
        </w:r>
      </w:ins>
      <w:ins w:id="1476" w:author="Benton, Deon" w:date="2026-05-10T17:13:00Z" w16du:dateUtc="2026-05-10T22:13:00Z">
        <w:r w:rsidR="00474C41">
          <w:rPr>
            <w:rFonts w:ascii="Times New Roman" w:eastAsia="Times New Roman" w:hAnsi="Times New Roman" w:cs="Times New Roman"/>
          </w:rPr>
          <w:t>naïve utility calculus,</w:t>
        </w:r>
      </w:ins>
      <w:ins w:id="1477" w:author="Benton, Deon" w:date="2026-05-11T12:47:00Z" w16du:dateUtc="2026-05-11T17:47:00Z">
        <w:r w:rsidR="0072578D">
          <w:rPr>
            <w:rFonts w:ascii="Times New Roman" w:eastAsia="Times New Roman" w:hAnsi="Times New Roman" w:cs="Times New Roman"/>
          </w:rPr>
          <w:t xml:space="preserve"> a</w:t>
        </w:r>
      </w:ins>
      <w:ins w:id="1478" w:author="Benton, Deon" w:date="2026-05-11T12:48:00Z" w16du:dateUtc="2026-05-11T17:48:00Z">
        <w:r w:rsidR="0072578D">
          <w:rPr>
            <w:rFonts w:ascii="Times New Roman" w:eastAsia="Times New Roman" w:hAnsi="Times New Roman" w:cs="Times New Roman"/>
          </w:rPr>
          <w:t>nd a proposal by Liu et al. (2026)</w:t>
        </w:r>
      </w:ins>
      <w:ins w:id="1479" w:author="Benton, Deon" w:date="2026-05-10T17:13:00Z" w16du:dateUtc="2026-05-10T22:13:00Z">
        <w:r w:rsidR="00474C41">
          <w:rPr>
            <w:rFonts w:ascii="Times New Roman" w:eastAsia="Times New Roman" w:hAnsi="Times New Roman" w:cs="Times New Roman"/>
          </w:rPr>
          <w:t xml:space="preserve"> are three examples.</w:t>
        </w:r>
      </w:ins>
      <w:ins w:id="1480"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481" w:author="Benton, Deon" w:date="2026-05-10T17:28:00Z" w16du:dateUtc="2026-05-10T22:28:00Z">
        <w:r w:rsidR="00F16C69">
          <w:rPr>
            <w:rFonts w:ascii="Times New Roman" w:eastAsia="Times New Roman" w:hAnsi="Times New Roman" w:cs="Times New Roman"/>
          </w:rPr>
          <w:t xml:space="preserve">each of these </w:t>
        </w:r>
      </w:ins>
      <w:ins w:id="1482" w:author="Benton, Deon" w:date="2026-05-10T17:45:00Z" w16du:dateUtc="2026-05-10T22:45:00Z">
        <w:r w:rsidR="00511E70">
          <w:rPr>
            <w:rFonts w:ascii="Times New Roman" w:eastAsia="Times New Roman" w:hAnsi="Times New Roman" w:cs="Times New Roman"/>
          </w:rPr>
          <w:t>perspectives</w:t>
        </w:r>
      </w:ins>
      <w:ins w:id="1483" w:author="Benton, Deon" w:date="2026-05-10T17:28:00Z" w16du:dateUtc="2026-05-10T22:28:00Z">
        <w:r w:rsidR="00F16C69">
          <w:rPr>
            <w:rFonts w:ascii="Times New Roman" w:eastAsia="Times New Roman" w:hAnsi="Times New Roman" w:cs="Times New Roman"/>
          </w:rPr>
          <w:t xml:space="preserve"> has </w:t>
        </w:r>
      </w:ins>
      <w:ins w:id="1484" w:author="Benton, Deon" w:date="2026-05-10T17:23:00Z" w16du:dateUtc="2026-05-10T22:23:00Z">
        <w:r w:rsidR="00F16C69">
          <w:rPr>
            <w:rFonts w:ascii="Times New Roman" w:eastAsia="Times New Roman" w:hAnsi="Times New Roman" w:cs="Times New Roman"/>
          </w:rPr>
          <w:t xml:space="preserve">empirical support </w:t>
        </w:r>
      </w:ins>
      <w:ins w:id="1485" w:author="Benton, Deon" w:date="2026-05-10T17:28:00Z" w16du:dateUtc="2026-05-10T22:28:00Z">
        <w:r w:rsidR="00F16C69">
          <w:rPr>
            <w:rFonts w:ascii="Times New Roman" w:eastAsia="Times New Roman" w:hAnsi="Times New Roman" w:cs="Times New Roman"/>
          </w:rPr>
          <w:t xml:space="preserve">and </w:t>
        </w:r>
      </w:ins>
      <w:ins w:id="1486" w:author="Benton, Deon" w:date="2026-05-10T17:34:00Z" w16du:dateUtc="2026-05-10T22:34:00Z">
        <w:r w:rsidR="00EE0F83">
          <w:rPr>
            <w:rFonts w:ascii="Times New Roman" w:eastAsia="Times New Roman" w:hAnsi="Times New Roman" w:cs="Times New Roman"/>
          </w:rPr>
          <w:t>intuitive appea</w:t>
        </w:r>
      </w:ins>
      <w:ins w:id="1487" w:author="Benton, Deon" w:date="2026-05-11T12:48:00Z" w16du:dateUtc="2026-05-11T17:48:00Z">
        <w:r w:rsidR="009964B5">
          <w:rPr>
            <w:rFonts w:ascii="Times New Roman" w:eastAsia="Times New Roman" w:hAnsi="Times New Roman" w:cs="Times New Roman"/>
          </w:rPr>
          <w:t xml:space="preserve">l, </w:t>
        </w:r>
      </w:ins>
      <w:ins w:id="1488" w:author="Benton, Deon" w:date="2026-05-10T17:46:00Z" w16du:dateUtc="2026-05-10T22:46:00Z">
        <w:r w:rsidR="00511E70">
          <w:rPr>
            <w:rFonts w:ascii="Times New Roman" w:eastAsia="Times New Roman" w:hAnsi="Times New Roman" w:cs="Times New Roman"/>
          </w:rPr>
          <w:t>I argue</w:t>
        </w:r>
      </w:ins>
      <w:ins w:id="1489" w:author="Benton, Deon" w:date="2026-05-11T12:48:00Z" w16du:dateUtc="2026-05-11T17:48:00Z">
        <w:r w:rsidR="009964B5">
          <w:rPr>
            <w:rFonts w:ascii="Times New Roman" w:eastAsia="Times New Roman" w:hAnsi="Times New Roman" w:cs="Times New Roman"/>
          </w:rPr>
          <w:t>d</w:t>
        </w:r>
      </w:ins>
      <w:ins w:id="1490" w:author="Benton, Deon" w:date="2026-05-10T17:46:00Z" w16du:dateUtc="2026-05-10T22:46:00Z">
        <w:r w:rsidR="00511E70">
          <w:rPr>
            <w:rFonts w:ascii="Times New Roman" w:eastAsia="Times New Roman" w:hAnsi="Times New Roman" w:cs="Times New Roman"/>
          </w:rPr>
          <w:t xml:space="preserve"> here that </w:t>
        </w:r>
      </w:ins>
      <w:ins w:id="1491" w:author="Benton, Deon" w:date="2026-05-10T17:42:00Z" w16du:dateUtc="2026-05-10T22:42:00Z">
        <w:r w:rsidR="00511E70">
          <w:rPr>
            <w:rFonts w:ascii="Times New Roman" w:eastAsia="Times New Roman" w:hAnsi="Times New Roman" w:cs="Times New Roman"/>
          </w:rPr>
          <w:t xml:space="preserve">infants’ behaviors </w:t>
        </w:r>
      </w:ins>
      <w:ins w:id="1492" w:author="Benton, Deon" w:date="2026-05-10T17:43:00Z" w16du:dateUtc="2026-05-10T22:43:00Z">
        <w:r w:rsidR="00511E70">
          <w:rPr>
            <w:rFonts w:ascii="Times New Roman" w:eastAsia="Times New Roman" w:hAnsi="Times New Roman" w:cs="Times New Roman"/>
          </w:rPr>
          <w:t>in a</w:t>
        </w:r>
      </w:ins>
      <w:ins w:id="1493" w:author="Benton, Deon" w:date="2026-05-10T17:46:00Z" w16du:dateUtc="2026-05-10T22:46:00Z">
        <w:r w:rsidR="00511E70">
          <w:rPr>
            <w:rFonts w:ascii="Times New Roman" w:eastAsia="Times New Roman" w:hAnsi="Times New Roman" w:cs="Times New Roman"/>
          </w:rPr>
          <w:t xml:space="preserve">ction understanding studies </w:t>
        </w:r>
      </w:ins>
      <w:ins w:id="1494" w:author="Benton, Deon" w:date="2026-05-10T17:43:00Z" w16du:dateUtc="2026-05-10T22:43:00Z">
        <w:r w:rsidR="00511E70">
          <w:rPr>
            <w:rFonts w:ascii="Times New Roman" w:eastAsia="Times New Roman" w:hAnsi="Times New Roman" w:cs="Times New Roman"/>
          </w:rPr>
          <w:t xml:space="preserve">can be explained without </w:t>
        </w:r>
      </w:ins>
      <w:ins w:id="1495" w:author="Benton, Deon" w:date="2026-05-11T12:48:00Z" w16du:dateUtc="2026-05-11T17:48:00Z">
        <w:r w:rsidR="004F52C1">
          <w:rPr>
            <w:rFonts w:ascii="Times New Roman" w:eastAsia="Times New Roman" w:hAnsi="Times New Roman" w:cs="Times New Roman"/>
          </w:rPr>
          <w:t>appealing to them. I showed that a model</w:t>
        </w:r>
      </w:ins>
      <w:ins w:id="1496"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497" w:author="Benton, Deon" w:date="2026-05-10T17:45:00Z" w16du:dateUtc="2026-05-10T22:45:00Z">
        <w:r w:rsidR="00511E70">
          <w:rPr>
            <w:rFonts w:ascii="Times New Roman" w:eastAsia="Times New Roman" w:hAnsi="Times New Roman" w:cs="Times New Roman"/>
          </w:rPr>
          <w:t xml:space="preserve"> peripherally located obstacles have reduced </w:t>
        </w:r>
      </w:ins>
      <w:ins w:id="1498" w:author="Benton, Deon" w:date="2026-05-11T12:49:00Z" w16du:dateUtc="2026-05-11T17:49:00Z">
        <w:r w:rsidR="00370A5A">
          <w:rPr>
            <w:rFonts w:ascii="Times New Roman" w:eastAsia="Times New Roman" w:hAnsi="Times New Roman" w:cs="Times New Roman"/>
          </w:rPr>
          <w:t>sa</w:t>
        </w:r>
      </w:ins>
      <w:ins w:id="1499"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500" w:author="Benton, Deon" w:date="2026-05-11T12:52:00Z" w16du:dateUtc="2026-05-11T17:52:00Z">
        <w:r w:rsidR="006779F0">
          <w:rPr>
            <w:rFonts w:ascii="Times New Roman" w:eastAsia="Times New Roman" w:hAnsi="Times New Roman" w:cs="Times New Roman"/>
          </w:rPr>
          <w:t xml:space="preserve"> also</w:t>
        </w:r>
      </w:ins>
      <w:ins w:id="1501" w:author="Benton, Deon" w:date="2026-05-11T12:50:00Z" w16du:dateUtc="2026-05-11T17:50:00Z">
        <w:r w:rsidR="00370A5A">
          <w:rPr>
            <w:rFonts w:ascii="Times New Roman" w:eastAsia="Times New Roman" w:hAnsi="Times New Roman" w:cs="Times New Roman"/>
          </w:rPr>
          <w:t xml:space="preserve"> </w:t>
        </w:r>
      </w:ins>
      <w:ins w:id="1502"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503" w:author="Benton, Deon" w:date="2026-05-11T12:52:00Z" w16du:dateUtc="2026-05-11T17:52:00Z">
        <w:r w:rsidR="006779F0">
          <w:rPr>
            <w:rFonts w:ascii="Times New Roman" w:eastAsia="Times New Roman" w:hAnsi="Times New Roman" w:cs="Times New Roman"/>
          </w:rPr>
          <w:t>it</w:t>
        </w:r>
      </w:ins>
      <w:ins w:id="1504" w:author="Benton, Deon" w:date="2026-05-11T12:51:00Z" w16du:dateUtc="2026-05-11T17:51:00Z">
        <w:r w:rsidR="006779F0">
          <w:rPr>
            <w:rFonts w:ascii="Times New Roman" w:eastAsia="Times New Roman" w:hAnsi="Times New Roman" w:cs="Times New Roman"/>
          </w:rPr>
          <w:t xml:space="preserve"> that omit</w:t>
        </w:r>
      </w:ins>
      <w:ins w:id="1505" w:author="Benton, Deon" w:date="2026-05-11T12:52:00Z" w16du:dateUtc="2026-05-11T17:52:00Z">
        <w:r w:rsidR="006779F0">
          <w:rPr>
            <w:rFonts w:ascii="Times New Roman" w:eastAsia="Times New Roman" w:hAnsi="Times New Roman" w:cs="Times New Roman"/>
          </w:rPr>
          <w:t>ted</w:t>
        </w:r>
      </w:ins>
      <w:ins w:id="1506" w:author="Benton, Deon" w:date="2026-05-11T12:51:00Z" w16du:dateUtc="2026-05-11T17:51:00Z">
        <w:r w:rsidR="006779F0">
          <w:rPr>
            <w:rFonts w:ascii="Times New Roman" w:eastAsia="Times New Roman" w:hAnsi="Times New Roman" w:cs="Times New Roman"/>
          </w:rPr>
          <w:t xml:space="preserve"> differential obstacle salience and</w:t>
        </w:r>
      </w:ins>
      <w:ins w:id="1507" w:author="Benton, Deon" w:date="2026-05-11T12:52:00Z" w16du:dateUtc="2026-05-11T17:52:00Z">
        <w:r w:rsidR="006779F0">
          <w:rPr>
            <w:rFonts w:ascii="Times New Roman" w:eastAsia="Times New Roman" w:hAnsi="Times New Roman" w:cs="Times New Roman"/>
          </w:rPr>
          <w:t xml:space="preserve"> even</w:t>
        </w:r>
      </w:ins>
      <w:ins w:id="1508" w:author="Benton, Deon" w:date="2026-05-11T12:51:00Z" w16du:dateUtc="2026-05-11T17:51:00Z">
        <w:r w:rsidR="006779F0">
          <w:rPr>
            <w:rFonts w:ascii="Times New Roman" w:eastAsia="Times New Roman" w:hAnsi="Times New Roman" w:cs="Times New Roman"/>
          </w:rPr>
          <w:t xml:space="preserve"> outperform</w:t>
        </w:r>
      </w:ins>
      <w:ins w:id="1509" w:author="Benton, Deon" w:date="2026-05-11T12:52:00Z" w16du:dateUtc="2026-05-11T17:52:00Z">
        <w:r w:rsidR="006779F0">
          <w:rPr>
            <w:rFonts w:ascii="Times New Roman" w:eastAsia="Times New Roman" w:hAnsi="Times New Roman" w:cs="Times New Roman"/>
          </w:rPr>
          <w:t>ed</w:t>
        </w:r>
      </w:ins>
      <w:ins w:id="1510" w:author="Benton, Deon" w:date="2026-05-11T12:51:00Z" w16du:dateUtc="2026-05-11T17:51:00Z">
        <w:r w:rsidR="006779F0">
          <w:rPr>
            <w:rFonts w:ascii="Times New Roman" w:eastAsia="Times New Roman" w:hAnsi="Times New Roman" w:cs="Times New Roman"/>
          </w:rPr>
          <w:t xml:space="preserve"> alternative</w:t>
        </w:r>
      </w:ins>
      <w:ins w:id="1511"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512" w:author="Benton, Deon" w:date="2026-05-11T12:52:00Z" w16du:dateUtc="2026-05-11T17:52:00Z">
        <w:r w:rsidR="006779F0">
          <w:rPr>
            <w:rFonts w:ascii="Times New Roman" w:eastAsia="Times New Roman" w:hAnsi="Times New Roman" w:cs="Times New Roman"/>
          </w:rPr>
          <w:t xml:space="preserve"> This </w:t>
        </w:r>
      </w:ins>
      <w:ins w:id="1513" w:author="Benton, Deon" w:date="2026-05-11T12:53:00Z" w16du:dateUtc="2026-05-11T17:53:00Z">
        <w:r w:rsidR="006779F0">
          <w:rPr>
            <w:rFonts w:ascii="Times New Roman" w:eastAsia="Times New Roman" w:hAnsi="Times New Roman" w:cs="Times New Roman"/>
          </w:rPr>
          <w:t>suggests that ALIAS may be a</w:t>
        </w:r>
      </w:ins>
      <w:ins w:id="1514" w:author="Benton, Deon" w:date="2026-05-11T12:52:00Z" w16du:dateUtc="2026-05-11T17:52:00Z">
        <w:r w:rsidR="006779F0">
          <w:rPr>
            <w:rFonts w:ascii="Times New Roman" w:eastAsia="Times New Roman" w:hAnsi="Times New Roman" w:cs="Times New Roman"/>
          </w:rPr>
          <w:t xml:space="preserve"> viable cont</w:t>
        </w:r>
      </w:ins>
      <w:ins w:id="1515" w:author="Benton, Deon" w:date="2026-05-11T12:53:00Z" w16du:dateUtc="2026-05-11T17:53:00Z">
        <w:r w:rsidR="006779F0">
          <w:rPr>
            <w:rFonts w:ascii="Times New Roman" w:eastAsia="Times New Roman" w:hAnsi="Times New Roman" w:cs="Times New Roman"/>
          </w:rPr>
          <w:t>ender to</w:t>
        </w:r>
      </w:ins>
      <w:ins w:id="1516"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517"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518" w:author="Benton, Deon" w:date="2026-05-10T17:31:00Z" w16du:dateUtc="2026-05-10T22:31:00Z"/>
          <w:rFonts w:ascii="Times New Roman" w:eastAsia="Times New Roman" w:hAnsi="Times New Roman" w:cs="Times New Roman"/>
        </w:rPr>
      </w:pPr>
      <w:ins w:id="1519"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520"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521" w:author="Benton, Deon" w:date="2026-05-11T13:47:00Z" w16du:dateUtc="2026-05-11T18:47:00Z">
        <w:r w:rsidRPr="000A4069">
          <w:rPr>
            <w:rFonts w:ascii="Times New Roman" w:eastAsia="Times New Roman" w:hAnsi="Times New Roman" w:cs="Times New Roman"/>
          </w:rPr>
          <w:t xml:space="preserve">and its </w:t>
        </w:r>
      </w:ins>
      <w:ins w:id="1522" w:author="Benton, Deon" w:date="2026-05-11T13:48:00Z" w16du:dateUtc="2026-05-11T18:48:00Z">
        <w:r w:rsidR="000B65F9">
          <w:rPr>
            <w:rFonts w:ascii="Times New Roman" w:eastAsia="Times New Roman" w:hAnsi="Times New Roman" w:cs="Times New Roman"/>
          </w:rPr>
          <w:t xml:space="preserve">resulting </w:t>
        </w:r>
      </w:ins>
      <w:ins w:id="1523" w:author="Benton, Deon" w:date="2026-05-11T13:49:00Z" w16du:dateUtc="2026-05-11T18:49:00Z">
        <w:r w:rsidR="000B65F9">
          <w:rPr>
            <w:rFonts w:ascii="Times New Roman" w:eastAsia="Times New Roman" w:hAnsi="Times New Roman" w:cs="Times New Roman"/>
          </w:rPr>
          <w:t xml:space="preserve">behaviors </w:t>
        </w:r>
      </w:ins>
      <w:ins w:id="1524"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525"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526" w:author="Benton, Deon" w:date="2026-05-11T13:49:00Z" w16du:dateUtc="2026-05-11T18:49:00Z"/>
          <w:rFonts w:ascii="Times New Roman" w:eastAsia="Times New Roman" w:hAnsi="Times New Roman" w:cs="Times New Roman"/>
          <w:b/>
          <w:bCs/>
        </w:rPr>
      </w:pPr>
      <w:ins w:id="1527"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528" w:author="Benton, Deon" w:date="2026-05-11T16:16:00Z" w16du:dateUtc="2026-05-11T21:16:00Z"/>
          <w:rFonts w:ascii="Times New Roman" w:eastAsia="Times New Roman" w:hAnsi="Times New Roman" w:cs="Times New Roman"/>
        </w:rPr>
      </w:pPr>
      <w:ins w:id="1529" w:author="Benton, Deon" w:date="2026-05-11T15:12:00Z" w16du:dateUtc="2026-05-11T20:12:00Z">
        <w:r>
          <w:rPr>
            <w:rFonts w:ascii="Times New Roman" w:eastAsia="Times New Roman" w:hAnsi="Times New Roman" w:cs="Times New Roman"/>
          </w:rPr>
          <w:t xml:space="preserve">Computational modeling </w:t>
        </w:r>
      </w:ins>
      <w:ins w:id="1530"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531" w:author="Benton, Deon" w:date="2026-05-11T15:12:00Z" w16du:dateUtc="2026-05-11T20:12:00Z">
        <w:r>
          <w:rPr>
            <w:rFonts w:ascii="Times New Roman" w:eastAsia="Times New Roman" w:hAnsi="Times New Roman" w:cs="Times New Roman"/>
          </w:rPr>
          <w:t xml:space="preserve">. One is that </w:t>
        </w:r>
      </w:ins>
      <w:ins w:id="1532" w:author="Benton, Deon" w:date="2026-05-11T15:30:00Z" w16du:dateUtc="2026-05-11T20:30:00Z">
        <w:r w:rsidR="00D52E07">
          <w:rPr>
            <w:rFonts w:ascii="Times New Roman" w:eastAsia="Times New Roman" w:hAnsi="Times New Roman" w:cs="Times New Roman"/>
          </w:rPr>
          <w:t>they force</w:t>
        </w:r>
      </w:ins>
      <w:ins w:id="1533" w:author="Benton, Deon" w:date="2026-05-11T15:13:00Z" w16du:dateUtc="2026-05-11T20:13:00Z">
        <w:r w:rsidR="00E3067B">
          <w:rPr>
            <w:rFonts w:ascii="Times New Roman" w:eastAsia="Times New Roman" w:hAnsi="Times New Roman" w:cs="Times New Roman"/>
          </w:rPr>
          <w:t xml:space="preserve"> researchers to be explicit about</w:t>
        </w:r>
      </w:ins>
      <w:ins w:id="1534"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535" w:author="Benton, Deon" w:date="2026-05-11T15:32:00Z" w16du:dateUtc="2026-05-11T20:32:00Z">
        <w:r w:rsidR="0010402B">
          <w:rPr>
            <w:rFonts w:ascii="Times New Roman" w:eastAsia="Times New Roman" w:hAnsi="Times New Roman" w:cs="Times New Roman"/>
          </w:rPr>
          <w:t xml:space="preserve">model </w:t>
        </w:r>
      </w:ins>
      <w:ins w:id="1536" w:author="Benton, Deon" w:date="2026-05-11T15:15:00Z" w16du:dateUtc="2026-05-11T20:15:00Z">
        <w:r w:rsidR="00E3067B">
          <w:rPr>
            <w:rFonts w:ascii="Times New Roman" w:eastAsia="Times New Roman" w:hAnsi="Times New Roman" w:cs="Times New Roman"/>
          </w:rPr>
          <w:t>of some developmental phenomenon, theorists must be</w:t>
        </w:r>
      </w:ins>
      <w:ins w:id="1537" w:author="Benton, Deon" w:date="2026-05-11T15:16:00Z" w16du:dateUtc="2026-05-11T20:16:00Z">
        <w:r w:rsidR="009B0432">
          <w:rPr>
            <w:rFonts w:ascii="Times New Roman" w:eastAsia="Times New Roman" w:hAnsi="Times New Roman" w:cs="Times New Roman"/>
          </w:rPr>
          <w:t xml:space="preserve"> explicit about how</w:t>
        </w:r>
      </w:ins>
      <w:ins w:id="1538" w:author="Benton, Deon" w:date="2026-05-11T15:17:00Z" w16du:dateUtc="2026-05-11T20:17:00Z">
        <w:r w:rsidR="009B0432">
          <w:rPr>
            <w:rFonts w:ascii="Times New Roman" w:eastAsia="Times New Roman" w:hAnsi="Times New Roman" w:cs="Times New Roman"/>
          </w:rPr>
          <w:t xml:space="preserve"> external events are </w:t>
        </w:r>
      </w:ins>
      <w:ins w:id="1539" w:author="Benton, Deon" w:date="2026-05-11T15:18:00Z" w16du:dateUtc="2026-05-11T20:18:00Z">
        <w:r w:rsidR="007F1AA9">
          <w:rPr>
            <w:rFonts w:ascii="Times New Roman" w:eastAsia="Times New Roman" w:hAnsi="Times New Roman" w:cs="Times New Roman"/>
          </w:rPr>
          <w:t>represented, what</w:t>
        </w:r>
      </w:ins>
      <w:ins w:id="1540"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541"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542"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543"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544" w:author="Benton, Deon" w:date="2026-05-11T15:19:00Z" w16du:dateUtc="2026-05-11T20:19:00Z">
        <w:r w:rsidR="007F1AA9">
          <w:rPr>
            <w:rFonts w:ascii="Times New Roman" w:eastAsia="Times New Roman" w:hAnsi="Times New Roman" w:cs="Times New Roman"/>
          </w:rPr>
          <w:t xml:space="preserve"> (e.g., Benton</w:t>
        </w:r>
      </w:ins>
      <w:ins w:id="1545" w:author="Benton, Deon" w:date="2026-05-11T15:21:00Z" w16du:dateUtc="2026-05-11T20:21:00Z">
        <w:r w:rsidR="00D72801">
          <w:rPr>
            <w:rFonts w:ascii="Times New Roman" w:eastAsia="Times New Roman" w:hAnsi="Times New Roman" w:cs="Times New Roman"/>
          </w:rPr>
          <w:t>, 2022, 2023</w:t>
        </w:r>
      </w:ins>
      <w:ins w:id="1546" w:author="Benton, Deon" w:date="2026-05-11T15:19:00Z" w16du:dateUtc="2026-05-11T20:19:00Z">
        <w:r w:rsidR="007F1AA9">
          <w:rPr>
            <w:rFonts w:ascii="Times New Roman" w:eastAsia="Times New Roman" w:hAnsi="Times New Roman" w:cs="Times New Roman"/>
          </w:rPr>
          <w:t>;</w:t>
        </w:r>
      </w:ins>
      <w:ins w:id="1547" w:author="Benton, Deon" w:date="2026-05-11T15:22:00Z" w16du:dateUtc="2026-05-11T20:22:00Z">
        <w:r w:rsidR="004525F4">
          <w:rPr>
            <w:rFonts w:ascii="Times New Roman" w:eastAsia="Times New Roman" w:hAnsi="Times New Roman" w:cs="Times New Roman"/>
          </w:rPr>
          <w:t xml:space="preserve"> Mareschal &amp; Thomas, 2007;</w:t>
        </w:r>
      </w:ins>
      <w:ins w:id="1548" w:author="Benton, Deon" w:date="2026-05-11T15:19:00Z" w16du:dateUtc="2026-05-11T20:19:00Z">
        <w:r w:rsidR="007F1AA9">
          <w:rPr>
            <w:rFonts w:ascii="Times New Roman" w:eastAsia="Times New Roman" w:hAnsi="Times New Roman" w:cs="Times New Roman"/>
          </w:rPr>
          <w:t xml:space="preserve"> </w:t>
        </w:r>
      </w:ins>
      <w:ins w:id="1549" w:author="Benton, Deon" w:date="2026-05-11T15:21:00Z" w16du:dateUtc="2026-05-11T20:21:00Z">
        <w:r w:rsidR="00D72801">
          <w:rPr>
            <w:rFonts w:ascii="Times New Roman" w:eastAsia="Times New Roman" w:hAnsi="Times New Roman" w:cs="Times New Roman"/>
          </w:rPr>
          <w:t xml:space="preserve">Munakata et al., 2003; </w:t>
        </w:r>
      </w:ins>
      <w:ins w:id="1550" w:author="Benton, Deon" w:date="2026-05-11T15:19:00Z" w16du:dateUtc="2026-05-11T20:19:00Z">
        <w:r w:rsidR="007F1AA9">
          <w:rPr>
            <w:rFonts w:ascii="Times New Roman" w:eastAsia="Times New Roman" w:hAnsi="Times New Roman" w:cs="Times New Roman"/>
          </w:rPr>
          <w:t>Singh et al., 20</w:t>
        </w:r>
      </w:ins>
      <w:ins w:id="1551" w:author="Benton, Deon" w:date="2026-05-11T15:20:00Z" w16du:dateUtc="2026-05-11T20:20:00Z">
        <w:r w:rsidR="00D72801">
          <w:rPr>
            <w:rFonts w:ascii="Times New Roman" w:eastAsia="Times New Roman" w:hAnsi="Times New Roman" w:cs="Times New Roman"/>
          </w:rPr>
          <w:t>25; Yermolayeva &amp; Rakison, 2014)</w:t>
        </w:r>
      </w:ins>
      <w:ins w:id="1552"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22502BE4" w:rsidR="002B35E9" w:rsidRDefault="0005778E" w:rsidP="0005778E">
      <w:pPr>
        <w:pStyle w:val="Caption"/>
        <w:rPr>
          <w:ins w:id="1553"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554" w:author="Benton, Deon" w:date="2026-05-11T15:24:00Z" w16du:dateUtc="2026-05-11T20:24:00Z"/>
          <w:rFonts w:ascii="Times New Roman" w:eastAsia="Times New Roman" w:hAnsi="Times New Roman" w:cs="Times New Roman"/>
        </w:rPr>
      </w:pPr>
    </w:p>
    <w:p w14:paraId="53DFF34D" w14:textId="57D12E1B"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555"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556"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557"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558" w:author="Benton, Deon" w:date="2026-05-11T15:51:00Z" w16du:dateUtc="2026-05-11T20:51:00Z">
        <w:r w:rsidR="00D71F2D">
          <w:rPr>
            <w:rFonts w:ascii="Times New Roman" w:eastAsia="Times New Roman" w:hAnsi="Times New Roman" w:cs="Times New Roman"/>
          </w:rPr>
          <w:t xml:space="preserve"> a potentially interesting question concerns</w:t>
        </w:r>
      </w:ins>
      <w:ins w:id="1559"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560" w:author="Benton, Deon" w:date="2026-05-11T15:53:00Z" w16du:dateUtc="2026-05-11T20:53:00Z">
        <w:r w:rsidR="00D71F2D">
          <w:rPr>
            <w:rFonts w:ascii="Times New Roman" w:eastAsia="Times New Roman" w:hAnsi="Times New Roman" w:cs="Times New Roman"/>
          </w:rPr>
          <w:t xml:space="preserve"> that is</w:t>
        </w:r>
      </w:ins>
      <w:ins w:id="1561" w:author="Benton, Deon" w:date="2026-05-11T15:50:00Z" w16du:dateUtc="2026-05-11T20:50:00Z">
        <w:r w:rsidRPr="003773A2">
          <w:rPr>
            <w:rFonts w:ascii="Times New Roman" w:eastAsia="Times New Roman" w:hAnsi="Times New Roman" w:cs="Times New Roman"/>
          </w:rPr>
          <w:t xml:space="preserve"> tethered to the ground</w:t>
        </w:r>
      </w:ins>
      <w:ins w:id="1562" w:author="Benton, Deon" w:date="2026-05-11T15:53:00Z" w16du:dateUtc="2026-05-11T20:53:00Z">
        <w:r w:rsidR="00D71F2D">
          <w:rPr>
            <w:rFonts w:ascii="Times New Roman" w:eastAsia="Times New Roman" w:hAnsi="Times New Roman" w:cs="Times New Roman"/>
          </w:rPr>
          <w:t xml:space="preserve"> as is typical in these studies</w:t>
        </w:r>
      </w:ins>
      <w:ins w:id="1563"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564"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565"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566" w:author="Benton, Deon" w:date="2026-05-11T16:03:00Z" w16du:dateUtc="2026-05-11T21:03:00Z">
        <w:r w:rsidR="007B31A4">
          <w:rPr>
            <w:rFonts w:ascii="Times New Roman" w:eastAsia="Times New Roman" w:hAnsi="Times New Roman" w:cs="Times New Roman"/>
          </w:rPr>
          <w:t>critical factor determining</w:t>
        </w:r>
      </w:ins>
      <w:ins w:id="1567" w:author="Benton, Deon" w:date="2026-05-11T16:01:00Z" w16du:dateUtc="2026-05-11T21:01:00Z">
        <w:r w:rsidR="009D7B9A">
          <w:rPr>
            <w:rFonts w:ascii="Times New Roman" w:eastAsia="Times New Roman" w:hAnsi="Times New Roman" w:cs="Times New Roman"/>
          </w:rPr>
          <w:t xml:space="preserve"> whether a </w:t>
        </w:r>
      </w:ins>
      <w:ins w:id="1568" w:author="Benton, Deon" w:date="2026-05-11T16:03:00Z" w16du:dateUtc="2026-05-11T21:03:00Z">
        <w:r w:rsidR="007B31A4">
          <w:rPr>
            <w:rFonts w:ascii="Times New Roman" w:eastAsia="Times New Roman" w:hAnsi="Times New Roman" w:cs="Times New Roman"/>
          </w:rPr>
          <w:t xml:space="preserve">strong </w:t>
        </w:r>
      </w:ins>
      <w:ins w:id="1569"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570"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571" w:author="Benton, Deon" w:date="2026-05-11T16:00:00Z" w16du:dateUtc="2026-05-11T21:00:00Z">
        <w:r w:rsidR="009D7B9A" w:rsidRPr="009D7B9A">
          <w:rPr>
            <w:rFonts w:ascii="Times New Roman" w:eastAsia="Times New Roman" w:hAnsi="Times New Roman" w:cs="Times New Roman"/>
          </w:rPr>
          <w:t>.</w:t>
        </w:r>
      </w:ins>
      <w:ins w:id="1572"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573"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574"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575"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1576"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577"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578" w:author="Benton, Deon" w:date="2026-05-11T16:15:00Z" w16du:dateUtc="2026-05-11T21:15:00Z">
        <w:r w:rsidR="006A350C" w:rsidRPr="006A350C">
          <w:rPr>
            <w:rFonts w:ascii="Times New Roman" w:eastAsia="Times New Roman" w:hAnsi="Times New Roman" w:cs="Times New Roman"/>
          </w:rPr>
          <w:t xml:space="preserve">. </w:t>
        </w:r>
      </w:ins>
      <w:ins w:id="1579"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580"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581"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1582"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BD6E327" w:rsidR="00985FE2" w:rsidRDefault="008D2812" w:rsidP="008D2812">
      <w:pPr>
        <w:pStyle w:val="Caption"/>
        <w:rPr>
          <w:ins w:id="1583"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Pr="00921E01">
        <w:rPr>
          <w:rFonts w:ascii="Times New Roman" w:hAnsi="Times New Roman" w:cs="Times New Roman"/>
          <w:b/>
          <w:bCs/>
          <w:i w:val="0"/>
          <w:iCs w:val="0"/>
          <w:noProof/>
          <w:color w:val="000000" w:themeColor="text1"/>
          <w:sz w:val="24"/>
          <w:szCs w:val="24"/>
        </w:rPr>
        <w:t>24</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71B3C9EB"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1584"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many different kinds of events have been used in</w:t>
      </w:r>
      <w:ins w:id="1585" w:author="Benton, Deon" w:date="2026-05-12T11:22:00Z" w16du:dateUtc="2026-05-12T16:22:00Z">
        <w:r>
          <w:rPr>
            <w:rFonts w:ascii="Times New Roman" w:eastAsia="Times New Roman" w:hAnsi="Times New Roman" w:cs="Times New Roman"/>
          </w:rPr>
          <w:t xml:space="preserve"> action understanding studie</w:t>
        </w:r>
      </w:ins>
      <w:r w:rsidR="000A3632">
        <w:rPr>
          <w:rFonts w:ascii="Times New Roman" w:eastAsia="Times New Roman" w:hAnsi="Times New Roman" w:cs="Times New Roman"/>
        </w:rPr>
        <w:t>s</w:t>
      </w:r>
      <w:ins w:id="1586" w:author="Benton, Deon" w:date="2026-05-12T11:22:00Z" w16du:dateUtc="2026-05-12T16:22:00Z">
        <w:r>
          <w:rPr>
            <w:rFonts w:ascii="Times New Roman" w:eastAsia="Times New Roman" w:hAnsi="Times New Roman" w:cs="Times New Roman"/>
          </w:rPr>
          <w:t>, another interesting question that might be asked</w:t>
        </w:r>
      </w:ins>
      <w:ins w:id="1587" w:author="Benton, Deon" w:date="2026-05-12T14:23:00Z" w16du:dateUtc="2026-05-12T19:23:00Z">
        <w:r w:rsidR="00CC107C">
          <w:rPr>
            <w:rFonts w:ascii="Times New Roman" w:eastAsia="Times New Roman" w:hAnsi="Times New Roman" w:cs="Times New Roman"/>
          </w:rPr>
          <w:t xml:space="preserve"> concerns </w:t>
        </w:r>
      </w:ins>
      <w:ins w:id="1588" w:author="Benton, Deon" w:date="2026-05-12T14:24:00Z" w16du:dateUtc="2026-05-12T19:24:00Z">
        <w:r w:rsidR="00CC107C">
          <w:rPr>
            <w:rFonts w:ascii="Times New Roman" w:eastAsia="Times New Roman" w:hAnsi="Times New Roman" w:cs="Times New Roman"/>
          </w:rPr>
          <w:t xml:space="preserve">ALIAS’s performance </w:t>
        </w:r>
      </w:ins>
      <w:ins w:id="1589"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590" w:author="Benton, Deon" w:date="2026-05-12T11:38:00Z" w16du:dateUtc="2026-05-12T16:38:00Z">
        <w:r w:rsidR="00771092">
          <w:rPr>
            <w:rFonts w:ascii="Times New Roman" w:eastAsia="Times New Roman" w:hAnsi="Times New Roman" w:cs="Times New Roman"/>
          </w:rPr>
          <w:t>inefficient test</w:t>
        </w:r>
      </w:ins>
      <w:ins w:id="1591" w:author="Benton, Deon" w:date="2026-05-12T11:23:00Z" w16du:dateUtc="2026-05-12T16:23:00Z">
        <w:r>
          <w:rPr>
            <w:rFonts w:ascii="Times New Roman" w:eastAsia="Times New Roman" w:hAnsi="Times New Roman" w:cs="Times New Roman"/>
          </w:rPr>
          <w:t xml:space="preserve"> events</w:t>
        </w:r>
      </w:ins>
      <w:ins w:id="1592" w:author="Benton, Deon" w:date="2026-05-12T14:27:00Z" w16du:dateUtc="2026-05-12T19:27:00Z">
        <w:r w:rsidR="006F0305">
          <w:rPr>
            <w:rFonts w:ascii="Times New Roman" w:eastAsia="Times New Roman" w:hAnsi="Times New Roman" w:cs="Times New Roman"/>
          </w:rPr>
          <w:t xml:space="preserve"> or two different efficient events</w:t>
        </w:r>
      </w:ins>
      <w:ins w:id="1593"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1594" w:author="Benton, Deon" w:date="2026-05-12T11:39:00Z" w16du:dateUtc="2026-05-12T16:39:00Z">
        <w:r w:rsidR="00D75744">
          <w:rPr>
            <w:rFonts w:ascii="Times New Roman" w:eastAsia="Times New Roman" w:hAnsi="Times New Roman" w:cs="Times New Roman"/>
          </w:rPr>
          <w:t xml:space="preserve"> were tested on</w:t>
        </w:r>
      </w:ins>
      <w:ins w:id="1595" w:author="Benton, Deon" w:date="2026-05-12T13:30:00Z" w16du:dateUtc="2026-05-12T18:30:00Z">
        <w:r w:rsidR="00CB1ED7">
          <w:rPr>
            <w:rFonts w:ascii="Times New Roman" w:eastAsia="Times New Roman" w:hAnsi="Times New Roman" w:cs="Times New Roman"/>
          </w:rPr>
          <w:t xml:space="preserve"> Liu and Spelke’s (2017)</w:t>
        </w:r>
      </w:ins>
      <w:ins w:id="1596" w:author="Benton, Deon" w:date="2026-05-12T11:39:00Z" w16du:dateUtc="2026-05-12T16:39:00Z">
        <w:r w:rsidR="00D75744">
          <w:rPr>
            <w:rFonts w:ascii="Times New Roman" w:eastAsia="Times New Roman" w:hAnsi="Times New Roman" w:cs="Times New Roman"/>
          </w:rPr>
          <w:t xml:space="preserve"> </w:t>
        </w:r>
      </w:ins>
      <w:ins w:id="1597" w:author="Benton, Deon" w:date="2026-05-12T14:28:00Z" w16du:dateUtc="2026-05-12T19:28:00Z">
        <w:r w:rsidR="006F0305">
          <w:rPr>
            <w:rFonts w:ascii="Times New Roman" w:eastAsia="Times New Roman" w:hAnsi="Times New Roman" w:cs="Times New Roman"/>
          </w:rPr>
          <w:t>Low</w:t>
        </w:r>
      </w:ins>
      <w:ins w:id="1598" w:author="Benton, Deon" w:date="2026-05-12T13:29:00Z" w16du:dateUtc="2026-05-12T18:29:00Z">
        <w:r w:rsidR="00CB1ED7">
          <w:rPr>
            <w:rFonts w:ascii="Times New Roman" w:eastAsia="Times New Roman" w:hAnsi="Times New Roman" w:cs="Times New Roman"/>
          </w:rPr>
          <w:t>, efficient test event</w:t>
        </w:r>
      </w:ins>
      <w:ins w:id="1599" w:author="Benton, Deon" w:date="2026-05-12T13:30:00Z" w16du:dateUtc="2026-05-12T18:30:00Z">
        <w:r w:rsidR="00CB1ED7">
          <w:rPr>
            <w:rFonts w:ascii="Times New Roman" w:eastAsia="Times New Roman" w:hAnsi="Times New Roman" w:cs="Times New Roman"/>
          </w:rPr>
          <w:t xml:space="preserve"> and Gerge</w:t>
        </w:r>
      </w:ins>
      <w:ins w:id="1600" w:author="Benton, Deon" w:date="2026-05-12T13:31:00Z" w16du:dateUtc="2026-05-12T18:31:00Z">
        <w:r w:rsidR="00CB1ED7">
          <w:rPr>
            <w:rFonts w:ascii="Times New Roman" w:eastAsia="Times New Roman" w:hAnsi="Times New Roman" w:cs="Times New Roman"/>
          </w:rPr>
          <w:t xml:space="preserve">ly et al.’s (1995) </w:t>
        </w:r>
      </w:ins>
      <w:ins w:id="1601" w:author="Benton, Deon" w:date="2026-05-12T14:25:00Z" w16du:dateUtc="2026-05-12T19:25:00Z">
        <w:r w:rsidR="00AC5A5D">
          <w:rPr>
            <w:rFonts w:ascii="Times New Roman" w:eastAsia="Times New Roman" w:hAnsi="Times New Roman" w:cs="Times New Roman"/>
          </w:rPr>
          <w:t xml:space="preserve">barrierless </w:t>
        </w:r>
      </w:ins>
      <w:ins w:id="1602" w:author="Benton, Deon" w:date="2026-05-12T14:28:00Z" w16du:dateUtc="2026-05-12T19:28:00Z">
        <w:r w:rsidR="006F0305">
          <w:rPr>
            <w:rFonts w:ascii="Times New Roman" w:eastAsia="Times New Roman" w:hAnsi="Times New Roman" w:cs="Times New Roman"/>
          </w:rPr>
          <w:t>efficient</w:t>
        </w:r>
      </w:ins>
      <w:ins w:id="1603" w:author="Benton, Deon" w:date="2026-05-12T13:31:00Z" w16du:dateUtc="2026-05-12T18:31:00Z">
        <w:r w:rsidR="00CB1ED7">
          <w:rPr>
            <w:rFonts w:ascii="Times New Roman" w:eastAsia="Times New Roman" w:hAnsi="Times New Roman" w:cs="Times New Roman"/>
          </w:rPr>
          <w:t xml:space="preserve"> test event</w:t>
        </w:r>
      </w:ins>
      <w:ins w:id="1604" w:author="Benton, Deon" w:date="2026-05-12T14:26:00Z" w16du:dateUtc="2026-05-12T19:26:00Z">
        <w:r w:rsidR="006F0305">
          <w:rPr>
            <w:rFonts w:ascii="Times New Roman" w:eastAsia="Times New Roman" w:hAnsi="Times New Roman" w:cs="Times New Roman"/>
          </w:rPr>
          <w:t xml:space="preserve">? </w:t>
        </w:r>
      </w:ins>
      <w:ins w:id="1605"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1606"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the same event used in </w:t>
      </w:r>
      <w:r w:rsidR="00BF0672">
        <w:rPr>
          <w:rFonts w:ascii="Times New Roman" w:eastAsia="Times New Roman" w:hAnsi="Times New Roman" w:cs="Times New Roman"/>
        </w:rPr>
        <w:lastRenderedPageBreak/>
        <w:t>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1607" w:author="Benton, Deon" w:date="2026-05-12T14:31:00Z" w16du:dateUtc="2026-05-12T19:31:00Z">
        <w:r w:rsidR="007443EE">
          <w:rPr>
            <w:rFonts w:ascii="Times New Roman" w:eastAsia="Times New Roman" w:hAnsi="Times New Roman" w:cs="Times New Roman"/>
          </w:rPr>
          <w:t xml:space="preserve"> </w:t>
        </w:r>
      </w:ins>
      <w:ins w:id="1608"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1609" w:author="Benton, Deon" w:date="2026-05-12T14:37:00Z" w16du:dateUtc="2026-05-12T19:37:00Z">
        <w:r w:rsidR="00EA7895">
          <w:rPr>
            <w:rFonts w:ascii="Times New Roman" w:eastAsia="Times New Roman" w:hAnsi="Times New Roman" w:cs="Times New Roman"/>
          </w:rPr>
          <w:t>the</w:t>
        </w:r>
      </w:ins>
      <w:ins w:id="1610" w:author="Benton, Deon" w:date="2026-05-12T14:36:00Z" w16du:dateUtc="2026-05-12T19:36:00Z">
        <w:r w:rsidR="00EA7895">
          <w:rPr>
            <w:rFonts w:ascii="Times New Roman" w:eastAsia="Times New Roman" w:hAnsi="Times New Roman" w:cs="Times New Roman"/>
          </w:rPr>
          <w:t xml:space="preserve"> High, inefficient</w:t>
        </w:r>
      </w:ins>
      <w:ins w:id="1611" w:author="Benton, Deon" w:date="2026-05-12T14:48:00Z" w16du:dateUtc="2026-05-12T19:48:00Z">
        <w:r w:rsidR="00E10A8D">
          <w:rPr>
            <w:rFonts w:ascii="Times New Roman" w:eastAsia="Times New Roman" w:hAnsi="Times New Roman" w:cs="Times New Roman"/>
          </w:rPr>
          <w:t xml:space="preserve"> </w:t>
        </w:r>
      </w:ins>
      <w:ins w:id="1612" w:author="Benton, Deon" w:date="2026-05-12T14:51:00Z" w16du:dateUtc="2026-05-12T19:51:00Z">
        <w:r w:rsidR="00B854F3">
          <w:rPr>
            <w:rFonts w:ascii="Times New Roman" w:eastAsia="Times New Roman" w:hAnsi="Times New Roman" w:cs="Times New Roman"/>
          </w:rPr>
          <w:t>test event from</w:t>
        </w:r>
      </w:ins>
      <w:ins w:id="1613" w:author="Benton, Deon" w:date="2026-05-12T14:48:00Z" w16du:dateUtc="2026-05-12T19:48:00Z">
        <w:r w:rsidR="00E10A8D">
          <w:rPr>
            <w:rFonts w:ascii="Times New Roman" w:eastAsia="Times New Roman" w:hAnsi="Times New Roman" w:cs="Times New Roman"/>
          </w:rPr>
          <w:t xml:space="preserve"> Simulation 4a</w:t>
        </w:r>
      </w:ins>
      <w:ins w:id="1614" w:author="Benton, Deon" w:date="2026-05-12T14:37:00Z" w16du:dateUtc="2026-05-12T19:37:00Z">
        <w:r w:rsidR="00EA7895">
          <w:rPr>
            <w:rFonts w:ascii="Times New Roman" w:eastAsia="Times New Roman" w:hAnsi="Times New Roman" w:cs="Times New Roman"/>
          </w:rPr>
          <w:t xml:space="preserve"> and</w:t>
        </w:r>
      </w:ins>
      <w:ins w:id="1615" w:author="Benton, Deon" w:date="2026-05-12T14:48:00Z" w16du:dateUtc="2026-05-12T19:48:00Z">
        <w:r w:rsidR="00E10A8D">
          <w:rPr>
            <w:rFonts w:ascii="Times New Roman" w:eastAsia="Times New Roman" w:hAnsi="Times New Roman" w:cs="Times New Roman"/>
          </w:rPr>
          <w:t xml:space="preserve"> the</w:t>
        </w:r>
      </w:ins>
      <w:ins w:id="1616" w:author="Benton, Deon" w:date="2026-05-12T14:37:00Z" w16du:dateUtc="2026-05-12T19:37:00Z">
        <w:r w:rsidR="00EA7895">
          <w:rPr>
            <w:rFonts w:ascii="Times New Roman" w:eastAsia="Times New Roman" w:hAnsi="Times New Roman" w:cs="Times New Roman"/>
          </w:rPr>
          <w:t xml:space="preserve"> inefficient</w:t>
        </w:r>
      </w:ins>
      <w:ins w:id="1617"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1618" w:author="Benton, Deon" w:date="2026-05-12T14:51:00Z" w16du:dateUtc="2026-05-12T19:51:00Z">
        <w:r w:rsidR="00B854F3">
          <w:rPr>
            <w:rFonts w:ascii="Times New Roman" w:eastAsia="Times New Roman" w:hAnsi="Times New Roman" w:cs="Times New Roman"/>
          </w:rPr>
          <w:t>from</w:t>
        </w:r>
      </w:ins>
      <w:ins w:id="1619" w:author="Benton, Deon" w:date="2026-05-12T14:48:00Z" w16du:dateUtc="2026-05-12T19:48:00Z">
        <w:r w:rsidR="00E10A8D">
          <w:rPr>
            <w:rFonts w:ascii="Times New Roman" w:eastAsia="Times New Roman" w:hAnsi="Times New Roman" w:cs="Times New Roman"/>
          </w:rPr>
          <w:t xml:space="preserve"> Sim</w:t>
        </w:r>
      </w:ins>
      <w:ins w:id="1620" w:author="Benton, Deon" w:date="2026-05-12T14:49:00Z" w16du:dateUtc="2026-05-12T19:49:00Z">
        <w:r w:rsidR="00E10A8D">
          <w:rPr>
            <w:rFonts w:ascii="Times New Roman" w:eastAsia="Times New Roman" w:hAnsi="Times New Roman" w:cs="Times New Roman"/>
          </w:rPr>
          <w:t>ulation 1a</w:t>
        </w:r>
      </w:ins>
      <w:ins w:id="1621"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1622"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1623"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624"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1625" w:author="Benton, Deon" w:date="2026-05-15T21:34:00Z" w16du:dateUtc="2026-05-16T02:34:00Z">
        <w:r w:rsidR="00FD18C8">
          <w:rPr>
            <w:rFonts w:ascii="Times New Roman" w:eastAsia="Times New Roman" w:hAnsi="Times New Roman" w:cs="Times New Roman"/>
          </w:rPr>
          <w:t>here</w:t>
        </w:r>
      </w:ins>
      <w:ins w:id="1626"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1627" w:author="Benton, Deon" w:date="2026-05-15T21:34:00Z" w16du:dateUtc="2026-05-16T02:34:00Z">
        <w:r w:rsidR="00FD18C8">
          <w:rPr>
            <w:rFonts w:ascii="Times New Roman" w:eastAsia="Times New Roman" w:hAnsi="Times New Roman" w:cs="Times New Roman"/>
          </w:rPr>
          <w:t xml:space="preserve"> because</w:t>
        </w:r>
      </w:ins>
      <w:ins w:id="1628" w:author="Benton, Deon" w:date="2026-05-12T17:00:00Z" w16du:dateUtc="2026-05-12T22:00:00Z">
        <w:r w:rsidR="0045705D" w:rsidRPr="0045705D">
          <w:rPr>
            <w:rFonts w:ascii="Times New Roman" w:eastAsia="Times New Roman" w:hAnsi="Times New Roman" w:cs="Times New Roman"/>
          </w:rPr>
          <w:t xml:space="preserve"> </w:t>
        </w:r>
      </w:ins>
      <w:ins w:id="1629" w:author="Benton, Deon" w:date="2026-05-13T10:55:00Z" w16du:dateUtc="2026-05-13T15:55:00Z">
        <w:r w:rsidR="00AA5ADC">
          <w:rPr>
            <w:rFonts w:ascii="Times New Roman" w:eastAsia="Times New Roman" w:hAnsi="Times New Roman" w:cs="Times New Roman"/>
          </w:rPr>
          <w:t>some of the</w:t>
        </w:r>
      </w:ins>
      <w:ins w:id="1630"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1631" w:author="Benton, Deon" w:date="2026-05-15T21:34:00Z" w16du:dateUtc="2026-05-16T02:34:00Z">
        <w:r w:rsidR="00FD18C8">
          <w:rPr>
            <w:rFonts w:ascii="Times New Roman" w:eastAsia="Times New Roman" w:hAnsi="Times New Roman" w:cs="Times New Roman"/>
          </w:rPr>
          <w:t>is event</w:t>
        </w:r>
      </w:ins>
      <w:ins w:id="1632" w:author="Benton, Deon" w:date="2026-05-13T10:57:00Z" w16du:dateUtc="2026-05-13T15:57:00Z">
        <w:r w:rsidR="00B71065">
          <w:rPr>
            <w:rFonts w:ascii="Times New Roman" w:eastAsia="Times New Roman" w:hAnsi="Times New Roman" w:cs="Times New Roman"/>
          </w:rPr>
          <w:t>—</w:t>
        </w:r>
      </w:ins>
      <w:ins w:id="1633" w:author="Benton, Deon" w:date="2026-05-13T18:44:00Z" w16du:dateUtc="2026-05-13T23:44:00Z">
        <w:r w:rsidR="005C059E">
          <w:rPr>
            <w:rFonts w:ascii="Times New Roman" w:eastAsia="Times New Roman" w:hAnsi="Times New Roman" w:cs="Times New Roman"/>
          </w:rPr>
          <w:t>specifically that</w:t>
        </w:r>
      </w:ins>
      <w:ins w:id="1634" w:author="Benton, Deon" w:date="2026-05-13T10:57:00Z" w16du:dateUtc="2026-05-13T15:57:00Z">
        <w:r w:rsidR="00B71065">
          <w:rPr>
            <w:rFonts w:ascii="Times New Roman" w:eastAsia="Times New Roman" w:hAnsi="Times New Roman" w:cs="Times New Roman"/>
          </w:rPr>
          <w:t xml:space="preserve"> pertaining to </w:t>
        </w:r>
      </w:ins>
      <w:ins w:id="1635" w:author="Benton, Deon" w:date="2026-05-13T18:44:00Z" w16du:dateUtc="2026-05-13T23:44:00Z">
        <w:r w:rsidR="00903C7F">
          <w:rPr>
            <w:rFonts w:ascii="Times New Roman" w:eastAsia="Times New Roman" w:hAnsi="Times New Roman" w:cs="Times New Roman"/>
          </w:rPr>
          <w:t>a now absent obstacle</w:t>
        </w:r>
      </w:ins>
      <w:ins w:id="1636" w:author="Benton, Deon" w:date="2026-05-13T10:57:00Z" w16du:dateUtc="2026-05-13T15:57:00Z">
        <w:r w:rsidR="00B71065">
          <w:rPr>
            <w:rFonts w:ascii="Times New Roman" w:eastAsia="Times New Roman" w:hAnsi="Times New Roman" w:cs="Times New Roman"/>
          </w:rPr>
          <w:t>—</w:t>
        </w:r>
      </w:ins>
      <w:ins w:id="1637" w:author="Benton, Deon" w:date="2026-05-12T17:00:00Z" w16du:dateUtc="2026-05-12T22:00:00Z">
        <w:r w:rsidR="0045705D" w:rsidRPr="0045705D">
          <w:rPr>
            <w:rFonts w:ascii="Times New Roman" w:eastAsia="Times New Roman" w:hAnsi="Times New Roman" w:cs="Times New Roman"/>
          </w:rPr>
          <w:t>strongly activated a</w:t>
        </w:r>
      </w:ins>
      <w:ins w:id="1638" w:author="Benton, Deon" w:date="2026-05-13T10:58:00Z" w16du:dateUtc="2026-05-13T15:58:00Z">
        <w:r w:rsidR="00CA6849">
          <w:rPr>
            <w:rFonts w:ascii="Times New Roman" w:eastAsia="Times New Roman" w:hAnsi="Times New Roman" w:cs="Times New Roman"/>
          </w:rPr>
          <w:t>n</w:t>
        </w:r>
      </w:ins>
      <w:ins w:id="1639"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640" w:author="Benton, Deon" w:date="2026-05-13T10:52:00Z" w16du:dateUtc="2026-05-13T15:52:00Z">
        <w:r w:rsidR="00782CD9">
          <w:rPr>
            <w:rFonts w:ascii="Times New Roman" w:eastAsia="Times New Roman" w:hAnsi="Times New Roman" w:cs="Times New Roman"/>
          </w:rPr>
          <w:t xml:space="preserve">. </w:t>
        </w:r>
      </w:ins>
      <w:ins w:id="1641" w:author="Benton, Deon" w:date="2026-05-13T18:45:00Z" w16du:dateUtc="2026-05-13T23:45:00Z">
        <w:r w:rsidR="000A32AC">
          <w:rPr>
            <w:rFonts w:ascii="Times New Roman" w:eastAsia="Times New Roman" w:hAnsi="Times New Roman" w:cs="Times New Roman"/>
          </w:rPr>
          <w:t>T</w:t>
        </w:r>
      </w:ins>
      <w:ins w:id="1642" w:author="Benton, Deon" w:date="2026-05-13T18:46:00Z" w16du:dateUtc="2026-05-13T23:46:00Z">
        <w:r w:rsidR="000A32AC">
          <w:rPr>
            <w:rFonts w:ascii="Times New Roman" w:eastAsia="Times New Roman" w:hAnsi="Times New Roman" w:cs="Times New Roman"/>
          </w:rPr>
          <w:t xml:space="preserve">he </w:t>
        </w:r>
      </w:ins>
      <w:ins w:id="1643" w:author="Benton, Deon" w:date="2026-05-13T18:47:00Z" w16du:dateUtc="2026-05-13T23:47:00Z">
        <w:r w:rsidR="000A32AC">
          <w:rPr>
            <w:rFonts w:ascii="Times New Roman" w:eastAsia="Times New Roman" w:hAnsi="Times New Roman" w:cs="Times New Roman"/>
          </w:rPr>
          <w:t>reason for this is that the motion that corresponded to</w:t>
        </w:r>
      </w:ins>
      <w:ins w:id="1644" w:author="Benton, Deon" w:date="2026-05-13T18:50:00Z" w16du:dateUtc="2026-05-13T23:50:00Z">
        <w:r w:rsidR="00FC61E6">
          <w:rPr>
            <w:rFonts w:ascii="Times New Roman" w:eastAsia="Times New Roman" w:hAnsi="Times New Roman" w:cs="Times New Roman"/>
          </w:rPr>
          <w:t xml:space="preserve">, </w:t>
        </w:r>
      </w:ins>
      <w:ins w:id="1645" w:author="Benton, Deon" w:date="2026-05-13T18:47:00Z" w16du:dateUtc="2026-05-13T23:47:00Z">
        <w:r w:rsidR="000A32AC">
          <w:rPr>
            <w:rFonts w:ascii="Times New Roman" w:eastAsia="Times New Roman" w:hAnsi="Times New Roman" w:cs="Times New Roman"/>
          </w:rPr>
          <w:t>and was associated with,</w:t>
        </w:r>
      </w:ins>
      <w:ins w:id="1646" w:author="Benton, Deon" w:date="2026-05-13T18:46:00Z" w16du:dateUtc="2026-05-13T23:46:00Z">
        <w:r w:rsidR="000A32AC">
          <w:rPr>
            <w:rFonts w:ascii="Times New Roman" w:eastAsia="Times New Roman" w:hAnsi="Times New Roman" w:cs="Times New Roman"/>
          </w:rPr>
          <w:t xml:space="preserve"> such missing information during </w:t>
        </w:r>
      </w:ins>
      <w:ins w:id="1647" w:author="Benton, Deon" w:date="2026-05-13T18:47:00Z" w16du:dateUtc="2026-05-13T23:47:00Z">
        <w:r w:rsidR="000A32AC">
          <w:rPr>
            <w:rFonts w:ascii="Times New Roman" w:eastAsia="Times New Roman" w:hAnsi="Times New Roman" w:cs="Times New Roman"/>
          </w:rPr>
          <w:t>pretraining was a straight trajectory</w:t>
        </w:r>
      </w:ins>
      <w:ins w:id="1648"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1649" w:author="Benton, Deon" w:date="2026-05-13T18:47:00Z" w16du:dateUtc="2026-05-13T23:47:00Z">
        <w:r w:rsidR="000A32AC">
          <w:rPr>
            <w:rFonts w:ascii="Times New Roman" w:eastAsia="Times New Roman" w:hAnsi="Times New Roman" w:cs="Times New Roman"/>
          </w:rPr>
          <w:t xml:space="preserve">. </w:t>
        </w:r>
      </w:ins>
      <w:ins w:id="1650" w:author="Benton, Deon" w:date="2026-05-13T18:48:00Z" w16du:dateUtc="2026-05-13T23:48:00Z">
        <w:r w:rsidR="000A32AC">
          <w:rPr>
            <w:rFonts w:ascii="Times New Roman" w:eastAsia="Times New Roman" w:hAnsi="Times New Roman" w:cs="Times New Roman"/>
          </w:rPr>
          <w:t>Ultimately, however, this</w:t>
        </w:r>
      </w:ins>
      <w:ins w:id="1651" w:author="Benton, Deon" w:date="2026-05-13T18:50:00Z" w16du:dateUtc="2026-05-13T23:50:00Z">
        <w:r w:rsidR="00FC61E6">
          <w:rPr>
            <w:rFonts w:ascii="Times New Roman" w:eastAsia="Times New Roman" w:hAnsi="Times New Roman" w:cs="Times New Roman"/>
          </w:rPr>
          <w:t xml:space="preserve"> learned association</w:t>
        </w:r>
      </w:ins>
      <w:ins w:id="1652" w:author="Benton, Deon" w:date="2026-05-13T18:48:00Z" w16du:dateUtc="2026-05-13T23:48:00Z">
        <w:r w:rsidR="000A32AC">
          <w:rPr>
            <w:rFonts w:ascii="Times New Roman" w:eastAsia="Times New Roman" w:hAnsi="Times New Roman" w:cs="Times New Roman"/>
          </w:rPr>
          <w:t xml:space="preserve"> was at</w:t>
        </w:r>
      </w:ins>
      <w:ins w:id="1653" w:author="Benton, Deon" w:date="2026-05-12T17:00:00Z" w16du:dateUtc="2026-05-12T22:00:00Z">
        <w:r w:rsidR="0045705D" w:rsidRPr="0045705D">
          <w:rPr>
            <w:rFonts w:ascii="Times New Roman" w:eastAsia="Times New Roman" w:hAnsi="Times New Roman" w:cs="Times New Roman"/>
          </w:rPr>
          <w:t xml:space="preserve"> odds with the</w:t>
        </w:r>
      </w:ins>
      <w:ins w:id="1654" w:author="Benton, Deon" w:date="2026-05-13T18:53:00Z" w16du:dateUtc="2026-05-13T23:53:00Z">
        <w:r w:rsidR="00C14E54">
          <w:rPr>
            <w:rFonts w:ascii="Times New Roman" w:eastAsia="Times New Roman" w:hAnsi="Times New Roman" w:cs="Times New Roman"/>
          </w:rPr>
          <w:t xml:space="preserve"> </w:t>
        </w:r>
      </w:ins>
      <w:ins w:id="1655" w:author="Benton, Deon" w:date="2026-05-15T21:36:00Z" w16du:dateUtc="2026-05-16T02:36:00Z">
        <w:r w:rsidR="00060832">
          <w:rPr>
            <w:rFonts w:ascii="Times New Roman" w:eastAsia="Times New Roman" w:hAnsi="Times New Roman" w:cs="Times New Roman"/>
          </w:rPr>
          <w:t xml:space="preserve">visual </w:t>
        </w:r>
      </w:ins>
      <w:ins w:id="1656" w:author="Benton, Deon" w:date="2026-05-13T18:53:00Z" w16du:dateUtc="2026-05-13T23:53:00Z">
        <w:r w:rsidR="00C14E54">
          <w:rPr>
            <w:rFonts w:ascii="Times New Roman" w:eastAsia="Times New Roman" w:hAnsi="Times New Roman" w:cs="Times New Roman"/>
          </w:rPr>
          <w:t>information presented in</w:t>
        </w:r>
      </w:ins>
      <w:ins w:id="1657" w:author="Benton, Deon" w:date="2026-05-12T17:00:00Z" w16du:dateUtc="2026-05-12T22:00:00Z">
        <w:r w:rsidR="0045705D" w:rsidRPr="0045705D">
          <w:rPr>
            <w:rFonts w:ascii="Times New Roman" w:eastAsia="Times New Roman" w:hAnsi="Times New Roman" w:cs="Times New Roman"/>
          </w:rPr>
          <w:t xml:space="preserve"> the </w:t>
        </w:r>
      </w:ins>
      <w:ins w:id="1658" w:author="Benton, Deon" w:date="2026-05-13T18:48:00Z" w16du:dateUtc="2026-05-13T23:48:00Z">
        <w:r w:rsidR="00FC61E6">
          <w:rPr>
            <w:rFonts w:ascii="Times New Roman" w:eastAsia="Times New Roman" w:hAnsi="Times New Roman" w:cs="Times New Roman"/>
          </w:rPr>
          <w:t>Inconsistent test event</w:t>
        </w:r>
      </w:ins>
      <w:ins w:id="1659" w:author="Benton, Deon" w:date="2026-05-13T18:54:00Z" w16du:dateUtc="2026-05-13T23:54:00Z">
        <w:r w:rsidR="00C14E54">
          <w:rPr>
            <w:rFonts w:ascii="Times New Roman" w:eastAsia="Times New Roman" w:hAnsi="Times New Roman" w:cs="Times New Roman"/>
          </w:rPr>
          <w:t>—</w:t>
        </w:r>
      </w:ins>
      <w:ins w:id="1660" w:author="Benton, Deon" w:date="2026-05-13T18:56:00Z" w16du:dateUtc="2026-05-13T23:56:00Z">
        <w:r w:rsidR="00C14E54">
          <w:rPr>
            <w:rFonts w:ascii="Times New Roman" w:eastAsia="Times New Roman" w:hAnsi="Times New Roman" w:cs="Times New Roman"/>
          </w:rPr>
          <w:t xml:space="preserve">this event presented networks </w:t>
        </w:r>
      </w:ins>
      <w:ins w:id="1661" w:author="Benton, Deon" w:date="2026-05-13T18:58:00Z" w16du:dateUtc="2026-05-13T23:58:00Z">
        <w:r w:rsidR="00C14E54">
          <w:rPr>
            <w:rFonts w:ascii="Times New Roman" w:eastAsia="Times New Roman" w:hAnsi="Times New Roman" w:cs="Times New Roman"/>
          </w:rPr>
          <w:t>with barrierless</w:t>
        </w:r>
      </w:ins>
      <w:ins w:id="1662" w:author="Benton, Deon" w:date="2026-05-12T17:00:00Z" w16du:dateUtc="2026-05-12T22:00:00Z">
        <w:r w:rsidR="0045705D" w:rsidRPr="0045705D">
          <w:rPr>
            <w:rFonts w:ascii="Times New Roman" w:eastAsia="Times New Roman" w:hAnsi="Times New Roman" w:cs="Times New Roman"/>
          </w:rPr>
          <w:t xml:space="preserve"> curved motion. </w:t>
        </w:r>
      </w:ins>
      <w:ins w:id="1663" w:author="Benton, Deon" w:date="2026-05-13T18:57:00Z" w16du:dateUtc="2026-05-13T23:57:00Z">
        <w:r w:rsidR="00C14E54">
          <w:rPr>
            <w:rFonts w:ascii="Times New Roman" w:eastAsia="Times New Roman" w:hAnsi="Times New Roman" w:cs="Times New Roman"/>
          </w:rPr>
          <w:t>This discrepancy between what networks were shown and what they</w:t>
        </w:r>
      </w:ins>
      <w:ins w:id="1664" w:author="Benton, Deon" w:date="2026-05-13T18:58:00Z" w16du:dateUtc="2026-05-13T23:58:00Z">
        <w:r w:rsidR="00C14E54">
          <w:rPr>
            <w:rFonts w:ascii="Times New Roman" w:eastAsia="Times New Roman" w:hAnsi="Times New Roman" w:cs="Times New Roman"/>
          </w:rPr>
          <w:t xml:space="preserve"> expected</w:t>
        </w:r>
      </w:ins>
      <w:ins w:id="1665" w:author="Benton, Deon" w:date="2026-05-15T21:37:00Z" w16du:dateUtc="2026-05-16T02:37:00Z">
        <w:r w:rsidR="00880C9B">
          <w:rPr>
            <w:rFonts w:ascii="Times New Roman" w:eastAsia="Times New Roman" w:hAnsi="Times New Roman" w:cs="Times New Roman"/>
          </w:rPr>
          <w:t>, in turn,</w:t>
        </w:r>
      </w:ins>
      <w:ins w:id="1666" w:author="Benton, Deon" w:date="2026-05-12T17:00:00Z" w16du:dateUtc="2026-05-12T22:00:00Z">
        <w:r w:rsidR="0045705D" w:rsidRPr="0045705D">
          <w:rPr>
            <w:rFonts w:ascii="Times New Roman" w:eastAsia="Times New Roman" w:hAnsi="Times New Roman" w:cs="Times New Roman"/>
          </w:rPr>
          <w:t xml:space="preserve"> </w:t>
        </w:r>
      </w:ins>
      <w:ins w:id="1667" w:author="Benton, Deon" w:date="2026-05-15T21:36:00Z" w16du:dateUtc="2026-05-16T02:36:00Z">
        <w:r w:rsidR="00880C9B">
          <w:rPr>
            <w:rFonts w:ascii="Times New Roman" w:eastAsia="Times New Roman" w:hAnsi="Times New Roman" w:cs="Times New Roman"/>
          </w:rPr>
          <w:t>resulted</w:t>
        </w:r>
      </w:ins>
      <w:ins w:id="1668" w:author="Benton, Deon" w:date="2026-05-12T17:00:00Z" w16du:dateUtc="2026-05-12T22:00:00Z">
        <w:r w:rsidR="0045705D" w:rsidRPr="0045705D">
          <w:rPr>
            <w:rFonts w:ascii="Times New Roman" w:eastAsia="Times New Roman" w:hAnsi="Times New Roman" w:cs="Times New Roman"/>
          </w:rPr>
          <w:t xml:space="preserve"> </w:t>
        </w:r>
      </w:ins>
      <w:ins w:id="1669" w:author="Benton, Deon" w:date="2026-05-15T21:37:00Z" w16du:dateUtc="2026-05-16T02:37:00Z">
        <w:r w:rsidR="002824DD">
          <w:rPr>
            <w:rFonts w:ascii="Times New Roman" w:eastAsia="Times New Roman" w:hAnsi="Times New Roman" w:cs="Times New Roman"/>
          </w:rPr>
          <w:t xml:space="preserve">in </w:t>
        </w:r>
      </w:ins>
      <w:ins w:id="1670" w:author="Benton, Deon" w:date="2026-05-12T17:00:00Z" w16du:dateUtc="2026-05-12T22:00:00Z">
        <w:r w:rsidR="0045705D" w:rsidRPr="0045705D">
          <w:rPr>
            <w:rFonts w:ascii="Times New Roman" w:eastAsia="Times New Roman" w:hAnsi="Times New Roman" w:cs="Times New Roman"/>
          </w:rPr>
          <w:t>multiple sources of error.</w:t>
        </w:r>
      </w:ins>
      <w:ins w:id="1671" w:author="Benton, Deon" w:date="2026-05-13T19:00:00Z" w16du:dateUtc="2026-05-14T00:00:00Z">
        <w:r w:rsidR="00C14E54">
          <w:rPr>
            <w:rFonts w:ascii="Times New Roman" w:eastAsia="Times New Roman" w:hAnsi="Times New Roman" w:cs="Times New Roman"/>
          </w:rPr>
          <w:t xml:space="preserve"> One </w:t>
        </w:r>
      </w:ins>
      <w:ins w:id="1672" w:author="Benton, Deon" w:date="2026-05-13T19:03:00Z" w16du:dateUtc="2026-05-14T00:03:00Z">
        <w:r w:rsidR="007C0E1B">
          <w:rPr>
            <w:rFonts w:ascii="Times New Roman" w:eastAsia="Times New Roman" w:hAnsi="Times New Roman" w:cs="Times New Roman"/>
          </w:rPr>
          <w:t>source</w:t>
        </w:r>
      </w:ins>
      <w:ins w:id="1673" w:author="Benton, Deon" w:date="2026-05-13T19:00:00Z" w16du:dateUtc="2026-05-14T00:00:00Z">
        <w:r w:rsidR="00C14E54">
          <w:rPr>
            <w:rFonts w:ascii="Times New Roman" w:eastAsia="Times New Roman" w:hAnsi="Times New Roman" w:cs="Times New Roman"/>
          </w:rPr>
          <w:t xml:space="preserve"> of error </w:t>
        </w:r>
      </w:ins>
      <w:ins w:id="1674" w:author="Benton, Deon" w:date="2026-05-15T21:38:00Z" w16du:dateUtc="2026-05-16T02:38:00Z">
        <w:r w:rsidR="00DF2953">
          <w:rPr>
            <w:rFonts w:ascii="Times New Roman" w:eastAsia="Times New Roman" w:hAnsi="Times New Roman" w:cs="Times New Roman"/>
          </w:rPr>
          <w:t>was networks’ erroneous</w:t>
        </w:r>
      </w:ins>
      <w:ins w:id="1675" w:author="Benton, Deon" w:date="2026-05-12T17:00:00Z" w16du:dateUtc="2026-05-12T22:00:00Z">
        <w:r w:rsidR="0045705D" w:rsidRPr="0045705D">
          <w:rPr>
            <w:rFonts w:ascii="Times New Roman" w:eastAsia="Times New Roman" w:hAnsi="Times New Roman" w:cs="Times New Roman"/>
          </w:rPr>
          <w:t xml:space="preserve"> </w:t>
        </w:r>
      </w:ins>
      <w:ins w:id="1676" w:author="Benton, Deon" w:date="2026-05-15T21:38:00Z" w16du:dateUtc="2026-05-16T02:38:00Z">
        <w:r w:rsidR="00DF2953">
          <w:rPr>
            <w:rFonts w:ascii="Times New Roman" w:eastAsia="Times New Roman" w:hAnsi="Times New Roman" w:cs="Times New Roman"/>
          </w:rPr>
          <w:t>prediction of straight</w:t>
        </w:r>
      </w:ins>
      <w:ins w:id="1677" w:author="Benton, Deon" w:date="2026-05-15T21:40:00Z" w16du:dateUtc="2026-05-16T02:40:00Z">
        <w:r w:rsidR="00C201B3">
          <w:rPr>
            <w:rFonts w:ascii="Times New Roman" w:eastAsia="Times New Roman" w:hAnsi="Times New Roman" w:cs="Times New Roman"/>
          </w:rPr>
          <w:t xml:space="preserve"> motion—due to the fact that an obstacle was missing in this event—</w:t>
        </w:r>
      </w:ins>
      <w:ins w:id="1678" w:author="Benton, Deon" w:date="2026-05-12T17:00:00Z" w16du:dateUtc="2026-05-12T22:00:00Z">
        <w:r w:rsidR="0045705D" w:rsidRPr="0045705D">
          <w:rPr>
            <w:rFonts w:ascii="Times New Roman" w:eastAsia="Times New Roman" w:hAnsi="Times New Roman" w:cs="Times New Roman"/>
          </w:rPr>
          <w:t>r</w:t>
        </w:r>
      </w:ins>
      <w:ins w:id="1679" w:author="Benton, Deon" w:date="2026-05-15T21:40:00Z" w16du:dateUtc="2026-05-16T02:40:00Z">
        <w:r w:rsidR="00C201B3">
          <w:rPr>
            <w:rFonts w:ascii="Times New Roman" w:eastAsia="Times New Roman" w:hAnsi="Times New Roman" w:cs="Times New Roman"/>
          </w:rPr>
          <w:t>a</w:t>
        </w:r>
      </w:ins>
      <w:ins w:id="1680" w:author="Benton, Deon" w:date="2026-05-12T17:00:00Z" w16du:dateUtc="2026-05-12T22:00:00Z">
        <w:r w:rsidR="0045705D" w:rsidRPr="0045705D">
          <w:rPr>
            <w:rFonts w:ascii="Times New Roman" w:eastAsia="Times New Roman" w:hAnsi="Times New Roman" w:cs="Times New Roman"/>
          </w:rPr>
          <w:t xml:space="preserve">ther than </w:t>
        </w:r>
      </w:ins>
      <w:ins w:id="1681" w:author="Benton, Deon" w:date="2026-05-15T21:38:00Z" w16du:dateUtc="2026-05-16T02:38:00Z">
        <w:r w:rsidR="00D129C2">
          <w:rPr>
            <w:rFonts w:ascii="Times New Roman" w:eastAsia="Times New Roman" w:hAnsi="Times New Roman" w:cs="Times New Roman"/>
          </w:rPr>
          <w:t xml:space="preserve">the </w:t>
        </w:r>
      </w:ins>
      <w:ins w:id="1682" w:author="Benton, Deon" w:date="2026-05-13T19:03:00Z" w16du:dateUtc="2026-05-14T00:03:00Z">
        <w:r w:rsidR="007C0E1B">
          <w:rPr>
            <w:rFonts w:ascii="Times New Roman" w:eastAsia="Times New Roman" w:hAnsi="Times New Roman" w:cs="Times New Roman"/>
          </w:rPr>
          <w:t xml:space="preserve">observed </w:t>
        </w:r>
      </w:ins>
      <w:ins w:id="1683" w:author="Benton, Deon" w:date="2026-05-12T17:00:00Z" w16du:dateUtc="2026-05-12T22:00:00Z">
        <w:r w:rsidR="0045705D" w:rsidRPr="0045705D">
          <w:rPr>
            <w:rFonts w:ascii="Times New Roman" w:eastAsia="Times New Roman" w:hAnsi="Times New Roman" w:cs="Times New Roman"/>
          </w:rPr>
          <w:t>curved motion</w:t>
        </w:r>
      </w:ins>
      <w:ins w:id="1684"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1685" w:author="Benton, Deon" w:date="2026-05-15T21:39:00Z" w16du:dateUtc="2026-05-16T02:39:00Z">
        <w:r w:rsidR="00972845">
          <w:rPr>
            <w:rFonts w:ascii="Times New Roman" w:eastAsia="Times New Roman" w:hAnsi="Times New Roman" w:cs="Times New Roman"/>
          </w:rPr>
          <w:t>was</w:t>
        </w:r>
      </w:ins>
      <w:ins w:id="1686" w:author="Benton, Deon" w:date="2026-05-13T19:03:00Z" w16du:dateUtc="2026-05-14T00:03:00Z">
        <w:r w:rsidR="007C0E1B" w:rsidRPr="007C0E1B">
          <w:rPr>
            <w:rFonts w:ascii="Times New Roman" w:eastAsia="Times New Roman" w:hAnsi="Times New Roman" w:cs="Times New Roman"/>
          </w:rPr>
          <w:t xml:space="preserve"> </w:t>
        </w:r>
      </w:ins>
      <w:ins w:id="1687" w:author="Benton, Deon" w:date="2026-05-13T19:08:00Z" w16du:dateUtc="2026-05-14T00:08:00Z">
        <w:r w:rsidR="007C0E1B">
          <w:rPr>
            <w:rFonts w:ascii="Times New Roman" w:eastAsia="Times New Roman" w:hAnsi="Times New Roman" w:cs="Times New Roman"/>
          </w:rPr>
          <w:t xml:space="preserve">networks’ </w:t>
        </w:r>
      </w:ins>
      <w:ins w:id="1688" w:author="Benton, Deon" w:date="2026-05-15T21:39:00Z" w16du:dateUtc="2026-05-16T02:39:00Z">
        <w:r w:rsidR="00972845">
          <w:rPr>
            <w:rFonts w:ascii="Times New Roman" w:eastAsia="Times New Roman" w:hAnsi="Times New Roman" w:cs="Times New Roman"/>
          </w:rPr>
          <w:t>mistaken</w:t>
        </w:r>
      </w:ins>
      <w:ins w:id="1689" w:author="Benton, Deon" w:date="2026-05-13T19:09:00Z" w16du:dateUtc="2026-05-14T00:09:00Z">
        <w:r w:rsidR="007C0E1B">
          <w:rPr>
            <w:rFonts w:ascii="Times New Roman" w:eastAsia="Times New Roman" w:hAnsi="Times New Roman" w:cs="Times New Roman"/>
          </w:rPr>
          <w:t xml:space="preserve"> prediction of</w:t>
        </w:r>
      </w:ins>
      <w:ins w:id="1690" w:author="Benton, Deon" w:date="2026-05-13T19:06:00Z" w16du:dateUtc="2026-05-14T00:06:00Z">
        <w:r w:rsidR="007C0E1B">
          <w:rPr>
            <w:rFonts w:ascii="Times New Roman" w:eastAsia="Times New Roman" w:hAnsi="Times New Roman" w:cs="Times New Roman"/>
          </w:rPr>
          <w:t xml:space="preserve"> no vertical clearance</w:t>
        </w:r>
      </w:ins>
      <w:ins w:id="1691" w:author="Benton, Deon" w:date="2026-05-13T19:07:00Z" w16du:dateUtc="2026-05-14T00:07:00Z">
        <w:r w:rsidR="007C0E1B">
          <w:rPr>
            <w:rFonts w:ascii="Times New Roman" w:eastAsia="Times New Roman" w:hAnsi="Times New Roman" w:cs="Times New Roman"/>
          </w:rPr>
          <w:t xml:space="preserve">—due to </w:t>
        </w:r>
      </w:ins>
      <w:ins w:id="1692" w:author="Benton, Deon" w:date="2026-05-13T19:09:00Z" w16du:dateUtc="2026-05-14T00:09:00Z">
        <w:r w:rsidR="007C0E1B">
          <w:rPr>
            <w:rFonts w:ascii="Times New Roman" w:eastAsia="Times New Roman" w:hAnsi="Times New Roman" w:cs="Times New Roman"/>
          </w:rPr>
          <w:t>an expectation of</w:t>
        </w:r>
      </w:ins>
      <w:ins w:id="1693" w:author="Benton, Deon" w:date="2026-05-13T19:07:00Z" w16du:dateUtc="2026-05-14T00:07:00Z">
        <w:r w:rsidR="007C0E1B">
          <w:rPr>
            <w:rFonts w:ascii="Times New Roman" w:eastAsia="Times New Roman" w:hAnsi="Times New Roman" w:cs="Times New Roman"/>
          </w:rPr>
          <w:t xml:space="preserve"> straight motion—rather than </w:t>
        </w:r>
      </w:ins>
      <w:ins w:id="1694" w:author="Benton, Deon" w:date="2026-05-13T19:09:00Z" w16du:dateUtc="2026-05-14T00:09:00Z">
        <w:r w:rsidR="007C0E1B">
          <w:rPr>
            <w:rFonts w:ascii="Times New Roman" w:eastAsia="Times New Roman" w:hAnsi="Times New Roman" w:cs="Times New Roman"/>
          </w:rPr>
          <w:t xml:space="preserve">of </w:t>
        </w:r>
      </w:ins>
      <w:ins w:id="1695" w:author="Benton, Deon" w:date="2026-05-13T19:10:00Z" w16du:dateUtc="2026-05-14T00:10:00Z">
        <w:r w:rsidR="007C0E1B">
          <w:rPr>
            <w:rFonts w:ascii="Times New Roman" w:eastAsia="Times New Roman" w:hAnsi="Times New Roman" w:cs="Times New Roman"/>
          </w:rPr>
          <w:t xml:space="preserve">the </w:t>
        </w:r>
      </w:ins>
      <w:ins w:id="1696" w:author="Benton, Deon" w:date="2026-05-13T19:07:00Z" w16du:dateUtc="2026-05-14T00:07:00Z">
        <w:r w:rsidR="007C0E1B">
          <w:rPr>
            <w:rFonts w:ascii="Times New Roman" w:eastAsia="Times New Roman" w:hAnsi="Times New Roman" w:cs="Times New Roman"/>
          </w:rPr>
          <w:t xml:space="preserve">large vertical clearance that </w:t>
        </w:r>
      </w:ins>
      <w:ins w:id="1697" w:author="Benton, Deon" w:date="2026-05-13T19:10:00Z" w16du:dateUtc="2026-05-14T00:10:00Z">
        <w:r w:rsidR="007C0E1B">
          <w:rPr>
            <w:rFonts w:ascii="Times New Roman" w:eastAsia="Times New Roman" w:hAnsi="Times New Roman" w:cs="Times New Roman"/>
          </w:rPr>
          <w:t xml:space="preserve">networks actually observed. </w:t>
        </w:r>
      </w:ins>
      <w:ins w:id="1698"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1699" w:author="Benton, Deon" w:date="2026-05-14T18:44:00Z" w16du:dateUtc="2026-05-14T23:44:00Z"/>
          <w:rFonts w:ascii="Times New Roman" w:eastAsia="Times New Roman" w:hAnsi="Times New Roman" w:cs="Times New Roman"/>
        </w:rPr>
      </w:pPr>
      <w:ins w:id="1700" w:author="Benton, Deon" w:date="2026-05-13T19:10:00Z" w16du:dateUtc="2026-05-14T00:10:00Z">
        <w:r>
          <w:rPr>
            <w:rFonts w:ascii="Times New Roman" w:eastAsia="Times New Roman" w:hAnsi="Times New Roman" w:cs="Times New Roman"/>
          </w:rPr>
          <w:t>The reason the</w:t>
        </w:r>
      </w:ins>
      <w:ins w:id="1701"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702" w:author="Benton, Deon" w:date="2026-05-13T19:10:00Z" w16du:dateUtc="2026-05-14T00:10:00Z">
        <w:r>
          <w:rPr>
            <w:rFonts w:ascii="Times New Roman" w:eastAsia="Times New Roman" w:hAnsi="Times New Roman" w:cs="Times New Roman"/>
          </w:rPr>
          <w:t xml:space="preserve">was </w:t>
        </w:r>
      </w:ins>
      <w:ins w:id="1703" w:author="Benton, Deon" w:date="2026-05-12T17:00:00Z" w16du:dateUtc="2026-05-12T22:00:00Z">
        <w:r w:rsidR="0045705D" w:rsidRPr="0045705D">
          <w:rPr>
            <w:rFonts w:ascii="Times New Roman" w:eastAsia="Times New Roman" w:hAnsi="Times New Roman" w:cs="Times New Roman"/>
          </w:rPr>
          <w:t xml:space="preserve">because </w:t>
        </w:r>
      </w:ins>
      <w:ins w:id="1704" w:author="Benton, Deon" w:date="2026-05-13T19:10:00Z" w16du:dateUtc="2026-05-14T00:10:00Z">
        <w:r>
          <w:rPr>
            <w:rFonts w:ascii="Times New Roman" w:eastAsia="Times New Roman" w:hAnsi="Times New Roman" w:cs="Times New Roman"/>
          </w:rPr>
          <w:t>the input information associated w</w:t>
        </w:r>
      </w:ins>
      <w:ins w:id="1705" w:author="Benton, Deon" w:date="2026-05-13T19:11:00Z" w16du:dateUtc="2026-05-14T00:11:00Z">
        <w:r>
          <w:rPr>
            <w:rFonts w:ascii="Times New Roman" w:eastAsia="Times New Roman" w:hAnsi="Times New Roman" w:cs="Times New Roman"/>
          </w:rPr>
          <w:t xml:space="preserve">ith this event </w:t>
        </w:r>
      </w:ins>
      <w:ins w:id="1706" w:author="Benton, Deon" w:date="2026-05-12T17:00:00Z" w16du:dateUtc="2026-05-12T22:00:00Z">
        <w:r w:rsidR="0045705D" w:rsidRPr="0045705D">
          <w:rPr>
            <w:rFonts w:ascii="Times New Roman" w:eastAsia="Times New Roman" w:hAnsi="Times New Roman" w:cs="Times New Roman"/>
          </w:rPr>
          <w:t>was</w:t>
        </w:r>
      </w:ins>
      <w:ins w:id="1707" w:author="Benton, Deon" w:date="2026-05-13T19:11:00Z" w16du:dateUtc="2026-05-14T00:11:00Z">
        <w:r>
          <w:rPr>
            <w:rFonts w:ascii="Times New Roman" w:eastAsia="Times New Roman" w:hAnsi="Times New Roman" w:cs="Times New Roman"/>
          </w:rPr>
          <w:t xml:space="preserve"> much more</w:t>
        </w:r>
      </w:ins>
      <w:ins w:id="1708" w:author="Benton, Deon" w:date="2026-05-12T17:00:00Z" w16du:dateUtc="2026-05-12T22:00:00Z">
        <w:r w:rsidR="0045705D" w:rsidRPr="0045705D">
          <w:rPr>
            <w:rFonts w:ascii="Times New Roman" w:eastAsia="Times New Roman" w:hAnsi="Times New Roman" w:cs="Times New Roman"/>
          </w:rPr>
          <w:t xml:space="preserve"> consistent with</w:t>
        </w:r>
      </w:ins>
      <w:ins w:id="1709" w:author="Benton, Deon" w:date="2026-05-13T19:11:00Z" w16du:dateUtc="2026-05-14T00:11:00Z">
        <w:r w:rsidR="00870BB3">
          <w:rPr>
            <w:rFonts w:ascii="Times New Roman" w:eastAsia="Times New Roman" w:hAnsi="Times New Roman" w:cs="Times New Roman"/>
          </w:rPr>
          <w:t xml:space="preserve"> that encountered during pretraining</w:t>
        </w:r>
      </w:ins>
      <w:ins w:id="1710" w:author="Benton, Deon" w:date="2026-05-13T19:13:00Z" w16du:dateUtc="2026-05-14T00:13:00Z">
        <w:r w:rsidR="00870BB3" w:rsidRPr="00870BB3">
          <w:rPr>
            <w:rFonts w:ascii="Times New Roman" w:eastAsia="Times New Roman" w:hAnsi="Times New Roman" w:cs="Times New Roman"/>
          </w:rPr>
          <w:t xml:space="preserve">. </w:t>
        </w:r>
      </w:ins>
      <w:ins w:id="1711" w:author="Benton, Deon" w:date="2026-05-15T21:41:00Z" w16du:dateUtc="2026-05-16T02:41:00Z">
        <w:r w:rsidR="00645AFD">
          <w:rPr>
            <w:rFonts w:ascii="Times New Roman" w:eastAsia="Times New Roman" w:hAnsi="Times New Roman" w:cs="Times New Roman"/>
          </w:rPr>
          <w:t>As such, there were fewer c</w:t>
        </w:r>
      </w:ins>
      <w:ins w:id="1712"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1713" w:author="Benton, Deon" w:date="2026-05-13T19:13:00Z" w16du:dateUtc="2026-05-14T00:13:00Z">
        <w:r w:rsidR="00870BB3" w:rsidRPr="00870BB3">
          <w:rPr>
            <w:rFonts w:ascii="Times New Roman" w:eastAsia="Times New Roman" w:hAnsi="Times New Roman" w:cs="Times New Roman"/>
          </w:rPr>
          <w:t xml:space="preserve"> </w:t>
        </w:r>
      </w:ins>
      <w:ins w:id="1714" w:author="Benton, Deon" w:date="2026-05-15T21:41:00Z" w16du:dateUtc="2026-05-16T02:41:00Z">
        <w:r w:rsidR="00645AFD">
          <w:rPr>
            <w:rFonts w:ascii="Times New Roman" w:eastAsia="Times New Roman" w:hAnsi="Times New Roman" w:cs="Times New Roman"/>
          </w:rPr>
          <w:t xml:space="preserve">The </w:t>
        </w:r>
      </w:ins>
      <w:ins w:id="1715" w:author="Benton, Deon" w:date="2026-05-15T21:42:00Z" w16du:dateUtc="2026-05-16T02:42:00Z">
        <w:r w:rsidR="007146A4">
          <w:rPr>
            <w:rFonts w:ascii="Times New Roman" w:eastAsia="Times New Roman" w:hAnsi="Times New Roman" w:cs="Times New Roman"/>
          </w:rPr>
          <w:t xml:space="preserve">contributors </w:t>
        </w:r>
      </w:ins>
      <w:ins w:id="1716" w:author="Benton, Deon" w:date="2026-05-15T21:41:00Z" w16du:dateUtc="2026-05-16T02:41:00Z">
        <w:r w:rsidR="00645AFD">
          <w:rPr>
            <w:rFonts w:ascii="Times New Roman" w:eastAsia="Times New Roman" w:hAnsi="Times New Roman" w:cs="Times New Roman"/>
          </w:rPr>
          <w:t xml:space="preserve">for this event were discussed in Simulation 4. </w:t>
        </w:r>
      </w:ins>
      <w:ins w:id="1717"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1718" w:author="Benton, Deon" w:date="2026-05-15T18:51:00Z" w16du:dateUtc="2026-05-15T23:51:00Z"/>
          <w:rFonts w:ascii="Times New Roman" w:eastAsia="Times New Roman" w:hAnsi="Times New Roman" w:cs="Times New Roman"/>
        </w:rPr>
      </w:pPr>
      <w:ins w:id="1719" w:author="Benton, Deon" w:date="2026-05-15T18:06:00Z" w16du:dateUtc="2026-05-15T23:06:00Z">
        <w:r>
          <w:rPr>
            <w:rFonts w:ascii="Times New Roman" w:eastAsia="Times New Roman" w:hAnsi="Times New Roman" w:cs="Times New Roman"/>
          </w:rPr>
          <w:lastRenderedPageBreak/>
          <w:t xml:space="preserve">Beyond the mechanistic details of networks’ responses to both test events, </w:t>
        </w:r>
      </w:ins>
      <w:ins w:id="1720" w:author="Benton, Deon" w:date="2026-05-15T18:08:00Z" w16du:dateUtc="2026-05-15T23:08:00Z">
        <w:r>
          <w:rPr>
            <w:rFonts w:ascii="Times New Roman" w:eastAsia="Times New Roman" w:hAnsi="Times New Roman" w:cs="Times New Roman"/>
          </w:rPr>
          <w:t>these result</w:t>
        </w:r>
      </w:ins>
      <w:ins w:id="1721" w:author="Benton, Deon" w:date="2026-05-15T18:09:00Z" w16du:dateUtc="2026-05-15T23:09:00Z">
        <w:r>
          <w:rPr>
            <w:rFonts w:ascii="Times New Roman" w:eastAsia="Times New Roman" w:hAnsi="Times New Roman" w:cs="Times New Roman"/>
          </w:rPr>
          <w:t xml:space="preserve">s are potentially theoretically significant because they are </w:t>
        </w:r>
      </w:ins>
      <w:ins w:id="1722"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1723" w:author="Benton, Deon" w:date="2026-05-15T18:09:00Z" w16du:dateUtc="2026-05-15T23:09:00Z">
        <w:r>
          <w:rPr>
            <w:rFonts w:ascii="Times New Roman" w:eastAsia="Times New Roman" w:hAnsi="Times New Roman" w:cs="Times New Roman"/>
          </w:rPr>
          <w:t xml:space="preserve"> those predicted by any of the </w:t>
        </w:r>
      </w:ins>
      <w:ins w:id="1724" w:author="Benton, Deon" w:date="2026-05-15T18:13:00Z" w16du:dateUtc="2026-05-15T23:13:00Z">
        <w:r w:rsidR="00D144A5">
          <w:rPr>
            <w:rFonts w:ascii="Times New Roman" w:eastAsia="Times New Roman" w:hAnsi="Times New Roman" w:cs="Times New Roman"/>
          </w:rPr>
          <w:t xml:space="preserve">present </w:t>
        </w:r>
      </w:ins>
      <w:ins w:id="1725" w:author="Benton, Deon" w:date="2026-05-15T18:09:00Z" w16du:dateUtc="2026-05-15T23:09:00Z">
        <w:r>
          <w:rPr>
            <w:rFonts w:ascii="Times New Roman" w:eastAsia="Times New Roman" w:hAnsi="Times New Roman" w:cs="Times New Roman"/>
          </w:rPr>
          <w:t xml:space="preserve">domain-specific proposals for the same </w:t>
        </w:r>
      </w:ins>
      <w:ins w:id="1726"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1727" w:author="Benton, Deon" w:date="2026-05-15T18:14:00Z" w16du:dateUtc="2026-05-15T23:14:00Z">
        <w:r w:rsidR="00D144A5">
          <w:rPr>
            <w:rFonts w:ascii="Times New Roman" w:eastAsia="Times New Roman" w:hAnsi="Times New Roman" w:cs="Times New Roman"/>
          </w:rPr>
          <w:t>I</w:t>
        </w:r>
      </w:ins>
      <w:ins w:id="1728"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1729" w:author="Benton, Deon" w:date="2026-05-15T18:16:00Z" w16du:dateUtc="2026-05-15T23:16:00Z">
        <w:r w:rsidR="00AA2ECA">
          <w:rPr>
            <w:rFonts w:ascii="Times New Roman" w:eastAsia="Times New Roman" w:hAnsi="Times New Roman" w:cs="Times New Roman"/>
          </w:rPr>
          <w:t xml:space="preserve">This is because not only </w:t>
        </w:r>
      </w:ins>
      <w:ins w:id="1730"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1731" w:author="Benton, Deon" w:date="2026-05-15T18:37:00Z" w16du:dateUtc="2026-05-15T23:37:00Z">
        <w:r w:rsidR="004175EF">
          <w:rPr>
            <w:rFonts w:ascii="Times New Roman" w:eastAsia="Times New Roman" w:hAnsi="Times New Roman" w:cs="Times New Roman"/>
          </w:rPr>
          <w:t>inefficient,</w:t>
        </w:r>
      </w:ins>
      <w:ins w:id="1732" w:author="Benton, Deon" w:date="2026-05-15T18:17:00Z" w16du:dateUtc="2026-05-15T23:17:00Z">
        <w:r w:rsidR="00AA2ECA">
          <w:rPr>
            <w:rFonts w:ascii="Times New Roman" w:eastAsia="Times New Roman" w:hAnsi="Times New Roman" w:cs="Times New Roman"/>
          </w:rPr>
          <w:t xml:space="preserve"> but</w:t>
        </w:r>
      </w:ins>
      <w:ins w:id="1733" w:author="Benton, Deon" w:date="2026-05-15T18:37:00Z" w16du:dateUtc="2026-05-15T23:37:00Z">
        <w:r w:rsidR="004175EF">
          <w:rPr>
            <w:rFonts w:ascii="Times New Roman" w:eastAsia="Times New Roman" w:hAnsi="Times New Roman" w:cs="Times New Roman"/>
          </w:rPr>
          <w:t xml:space="preserve"> it is also the case that</w:t>
        </w:r>
      </w:ins>
      <w:ins w:id="1734" w:author="Benton, Deon" w:date="2026-05-15T18:17:00Z" w16du:dateUtc="2026-05-15T23:17:00Z">
        <w:r w:rsidR="00AA2ECA">
          <w:rPr>
            <w:rFonts w:ascii="Times New Roman" w:eastAsia="Times New Roman" w:hAnsi="Times New Roman" w:cs="Times New Roman"/>
          </w:rPr>
          <w:t xml:space="preserve"> the</w:t>
        </w:r>
      </w:ins>
      <w:ins w:id="1735" w:author="Benton, Deon" w:date="2026-05-15T18:18:00Z" w16du:dateUtc="2026-05-15T23:18:00Z">
        <w:r w:rsidR="00AA2ECA">
          <w:rPr>
            <w:rFonts w:ascii="Times New Roman" w:eastAsia="Times New Roman" w:hAnsi="Times New Roman" w:cs="Times New Roman"/>
          </w:rPr>
          <w:t xml:space="preserve"> actions themselves are equally costly. </w:t>
        </w:r>
      </w:ins>
      <w:ins w:id="1736" w:author="Benton, Deon" w:date="2026-05-15T18:37:00Z" w16du:dateUtc="2026-05-15T23:37:00Z">
        <w:r w:rsidR="004175EF">
          <w:rPr>
            <w:rFonts w:ascii="Times New Roman" w:eastAsia="Times New Roman" w:hAnsi="Times New Roman" w:cs="Times New Roman"/>
          </w:rPr>
          <w:t xml:space="preserve">This stems from the fact that the </w:t>
        </w:r>
      </w:ins>
      <w:ins w:id="1737" w:author="Benton, Deon" w:date="2026-05-15T18:38:00Z" w16du:dateUtc="2026-05-15T23:38:00Z">
        <w:r w:rsidR="004175EF">
          <w:rPr>
            <w:rFonts w:ascii="Times New Roman" w:eastAsia="Times New Roman" w:hAnsi="Times New Roman" w:cs="Times New Roman"/>
          </w:rPr>
          <w:t>agent jumps to the same height</w:t>
        </w:r>
      </w:ins>
      <w:ins w:id="1738" w:author="Benton, Deon" w:date="2026-05-15T18:39:00Z" w16du:dateUtc="2026-05-15T23:39:00Z">
        <w:r w:rsidR="004175EF">
          <w:rPr>
            <w:rFonts w:ascii="Times New Roman" w:eastAsia="Times New Roman" w:hAnsi="Times New Roman" w:cs="Times New Roman"/>
          </w:rPr>
          <w:t>—</w:t>
        </w:r>
      </w:ins>
      <w:ins w:id="1739" w:author="Benton, Deon" w:date="2026-05-15T18:38:00Z" w16du:dateUtc="2026-05-15T23:38:00Z">
        <w:r w:rsidR="004175EF">
          <w:rPr>
            <w:rFonts w:ascii="Times New Roman" w:eastAsia="Times New Roman" w:hAnsi="Times New Roman" w:cs="Times New Roman"/>
          </w:rPr>
          <w:t>and</w:t>
        </w:r>
      </w:ins>
      <w:ins w:id="1740" w:author="Benton, Deon" w:date="2026-05-15T18:39:00Z" w16du:dateUtc="2026-05-15T23:39:00Z">
        <w:r w:rsidR="004175EF">
          <w:rPr>
            <w:rFonts w:ascii="Times New Roman" w:eastAsia="Times New Roman" w:hAnsi="Times New Roman" w:cs="Times New Roman"/>
          </w:rPr>
          <w:t xml:space="preserve"> therefore incurs the same cost</w:t>
        </w:r>
      </w:ins>
      <w:ins w:id="1741" w:author="Benton, Deon" w:date="2026-05-15T18:41:00Z" w16du:dateUtc="2026-05-15T23:41:00Z">
        <w:r w:rsidR="00F430BB">
          <w:rPr>
            <w:rFonts w:ascii="Times New Roman" w:eastAsia="Times New Roman" w:hAnsi="Times New Roman" w:cs="Times New Roman"/>
          </w:rPr>
          <w:t>—</w:t>
        </w:r>
      </w:ins>
      <w:ins w:id="1742" w:author="Benton, Deon" w:date="2026-05-15T18:39:00Z" w16du:dateUtc="2026-05-15T23:39:00Z">
        <w:r w:rsidR="004175EF">
          <w:rPr>
            <w:rFonts w:ascii="Times New Roman" w:eastAsia="Times New Roman" w:hAnsi="Times New Roman" w:cs="Times New Roman"/>
          </w:rPr>
          <w:t>in both</w:t>
        </w:r>
      </w:ins>
      <w:ins w:id="1743" w:author="Benton, Deon" w:date="2026-05-15T18:37:00Z" w16du:dateUtc="2026-05-15T23:37:00Z">
        <w:r w:rsidR="004175EF">
          <w:rPr>
            <w:rFonts w:ascii="Times New Roman" w:eastAsia="Times New Roman" w:hAnsi="Times New Roman" w:cs="Times New Roman"/>
          </w:rPr>
          <w:t xml:space="preserve"> test events. </w:t>
        </w:r>
      </w:ins>
      <w:ins w:id="1744" w:author="Benton, Deon" w:date="2026-05-15T18:19:00Z" w16du:dateUtc="2026-05-15T23:19:00Z">
        <w:r w:rsidR="00AA2ECA">
          <w:rPr>
            <w:rFonts w:ascii="Times New Roman" w:eastAsia="Times New Roman" w:hAnsi="Times New Roman" w:cs="Times New Roman"/>
          </w:rPr>
          <w:t xml:space="preserve"> </w:t>
        </w:r>
      </w:ins>
      <w:ins w:id="1745" w:author="Benton, Deon" w:date="2026-05-15T18:39:00Z" w16du:dateUtc="2026-05-15T23:39:00Z">
        <w:r w:rsidR="00F430BB">
          <w:rPr>
            <w:rFonts w:ascii="Times New Roman" w:eastAsia="Times New Roman" w:hAnsi="Times New Roman" w:cs="Times New Roman"/>
          </w:rPr>
          <w:t>Importantly, t</w:t>
        </w:r>
      </w:ins>
      <w:ins w:id="1746" w:author="Benton, Deon" w:date="2026-05-15T18:40:00Z" w16du:dateUtc="2026-05-15T23:40:00Z">
        <w:r w:rsidR="00F430BB">
          <w:rPr>
            <w:rFonts w:ascii="Times New Roman" w:eastAsia="Times New Roman" w:hAnsi="Times New Roman" w:cs="Times New Roman"/>
          </w:rPr>
          <w:t>h</w:t>
        </w:r>
      </w:ins>
      <w:ins w:id="1747" w:author="Benton, Deon" w:date="2026-05-15T18:39:00Z" w16du:dateUtc="2026-05-15T23:39:00Z">
        <w:r w:rsidR="00F430BB">
          <w:rPr>
            <w:rFonts w:ascii="Times New Roman" w:eastAsia="Times New Roman" w:hAnsi="Times New Roman" w:cs="Times New Roman"/>
          </w:rPr>
          <w:t xml:space="preserve">is conclusion is not without basis. </w:t>
        </w:r>
      </w:ins>
      <w:ins w:id="1748" w:author="Benton, Deon" w:date="2026-05-15T18:42:00Z" w16du:dateUtc="2026-05-15T23:42:00Z">
        <w:r w:rsidR="00F430BB">
          <w:rPr>
            <w:rFonts w:ascii="Times New Roman" w:eastAsia="Times New Roman" w:hAnsi="Times New Roman" w:cs="Times New Roman"/>
          </w:rPr>
          <w:t>Th</w:t>
        </w:r>
      </w:ins>
      <w:ins w:id="1749"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1750" w:author="Benton, Deon" w:date="2026-05-15T18:45:00Z" w16du:dateUtc="2026-05-15T23:45:00Z">
        <w:r w:rsidR="00F430BB">
          <w:rPr>
            <w:rFonts w:ascii="Times New Roman" w:eastAsia="Times New Roman" w:hAnsi="Times New Roman" w:cs="Times New Roman"/>
          </w:rPr>
          <w:t xml:space="preserve"> (for that information, see </w:t>
        </w:r>
      </w:ins>
      <w:ins w:id="1751" w:author="Benton, Deon" w:date="2026-05-15T18:46:00Z" w16du:dateUtc="2026-05-15T23:46:00Z">
        <w:r w:rsidR="00B44489">
          <w:rPr>
            <w:rFonts w:ascii="Times New Roman" w:eastAsia="Times New Roman" w:hAnsi="Times New Roman" w:cs="Times New Roman"/>
          </w:rPr>
          <w:t>Jara-Ettinger et al., 2016</w:t>
        </w:r>
      </w:ins>
      <w:ins w:id="1752" w:author="Benton, Deon" w:date="2026-05-15T18:47:00Z" w16du:dateUtc="2026-05-15T23:47:00Z">
        <w:r w:rsidR="00B44489">
          <w:rPr>
            <w:rFonts w:ascii="Times New Roman" w:eastAsia="Times New Roman" w:hAnsi="Times New Roman" w:cs="Times New Roman"/>
          </w:rPr>
          <w:t>; Jara-Etttinger et al., 2020</w:t>
        </w:r>
      </w:ins>
      <w:ins w:id="1753" w:author="Benton, Deon" w:date="2026-05-15T18:46:00Z" w16du:dateUtc="2026-05-15T23:46:00Z">
        <w:r w:rsidR="00B44489">
          <w:rPr>
            <w:rFonts w:ascii="Times New Roman" w:eastAsia="Times New Roman" w:hAnsi="Times New Roman" w:cs="Times New Roman"/>
          </w:rPr>
          <w:t>)</w:t>
        </w:r>
      </w:ins>
      <w:ins w:id="1754" w:author="Benton, Deon" w:date="2026-05-15T18:43:00Z" w16du:dateUtc="2026-05-15T23:43:00Z">
        <w:r w:rsidR="00F430BB">
          <w:rPr>
            <w:rFonts w:ascii="Times New Roman" w:eastAsia="Times New Roman" w:hAnsi="Times New Roman" w:cs="Times New Roman"/>
          </w:rPr>
          <w:t xml:space="preserve">, </w:t>
        </w:r>
      </w:ins>
      <w:ins w:id="1755" w:author="Benton, Deon" w:date="2026-05-15T18:44:00Z" w16du:dateUtc="2026-05-15T23:44:00Z">
        <w:r w:rsidR="00F430BB">
          <w:rPr>
            <w:rFonts w:ascii="Times New Roman" w:eastAsia="Times New Roman" w:hAnsi="Times New Roman" w:cs="Times New Roman"/>
          </w:rPr>
          <w:t xml:space="preserve">an aspect of this model that is </w:t>
        </w:r>
      </w:ins>
      <w:ins w:id="1756" w:author="Benton, Deon" w:date="2026-05-15T18:47:00Z" w16du:dateUtc="2026-05-15T23:47:00Z">
        <w:r w:rsidR="00B44489">
          <w:rPr>
            <w:rFonts w:ascii="Times New Roman" w:eastAsia="Times New Roman" w:hAnsi="Times New Roman" w:cs="Times New Roman"/>
          </w:rPr>
          <w:t>worth highlighting here is</w:t>
        </w:r>
      </w:ins>
      <w:ins w:id="1757" w:author="Benton, Deon" w:date="2026-05-15T18:44:00Z" w16du:dateUtc="2026-05-15T23:44:00Z">
        <w:r w:rsidR="00F430BB">
          <w:rPr>
            <w:rFonts w:ascii="Times New Roman" w:eastAsia="Times New Roman" w:hAnsi="Times New Roman" w:cs="Times New Roman"/>
          </w:rPr>
          <w:t xml:space="preserve"> that </w:t>
        </w:r>
      </w:ins>
      <w:ins w:id="1758" w:author="Benton, Deon" w:date="2026-05-15T18:48:00Z" w16du:dateUtc="2026-05-15T23:48:00Z">
        <w:r w:rsidR="00B44489">
          <w:rPr>
            <w:rFonts w:ascii="Times New Roman" w:eastAsia="Times New Roman" w:hAnsi="Times New Roman" w:cs="Times New Roman"/>
          </w:rPr>
          <w:t xml:space="preserve">in the model </w:t>
        </w:r>
      </w:ins>
      <w:ins w:id="1759" w:author="Benton, Deon" w:date="2026-05-15T18:44:00Z" w16du:dateUtc="2026-05-15T23:44:00Z">
        <w:r w:rsidR="00F430BB">
          <w:rPr>
            <w:rFonts w:ascii="Times New Roman" w:eastAsia="Times New Roman" w:hAnsi="Times New Roman" w:cs="Times New Roman"/>
          </w:rPr>
          <w:t>cost is defined in terms o</w:t>
        </w:r>
      </w:ins>
      <w:ins w:id="1760" w:author="Benton, Deon" w:date="2026-05-15T18:45:00Z" w16du:dateUtc="2026-05-15T23:45:00Z">
        <w:r w:rsidR="00F430BB">
          <w:rPr>
            <w:rFonts w:ascii="Times New Roman" w:eastAsia="Times New Roman" w:hAnsi="Times New Roman" w:cs="Times New Roman"/>
          </w:rPr>
          <w:t>f an agent’s actions (or more formally, its policy</w:t>
        </w:r>
      </w:ins>
      <w:ins w:id="1761" w:author="Benton, Deon" w:date="2026-05-15T18:48:00Z" w16du:dateUtc="2026-05-15T23:48:00Z">
        <w:r w:rsidR="00B44489">
          <w:rPr>
            <w:rFonts w:ascii="Times New Roman" w:eastAsia="Times New Roman" w:hAnsi="Times New Roman" w:cs="Times New Roman"/>
          </w:rPr>
          <w:t>)</w:t>
        </w:r>
      </w:ins>
      <w:ins w:id="1762" w:author="Benton, Deon" w:date="2026-05-15T18:26:00Z" w16du:dateUtc="2026-05-15T23:26:00Z">
        <w:r w:rsidR="00DE305C">
          <w:rPr>
            <w:rFonts w:ascii="Times New Roman" w:eastAsia="Times New Roman" w:hAnsi="Times New Roman" w:cs="Times New Roman"/>
          </w:rPr>
          <w:t>—</w:t>
        </w:r>
      </w:ins>
      <w:ins w:id="1763" w:author="Benton, Deon" w:date="2026-05-15T18:36:00Z" w16du:dateUtc="2026-05-15T23:36:00Z">
        <w:r w:rsidR="00500F56">
          <w:rPr>
            <w:rFonts w:ascii="Times New Roman" w:eastAsia="Times New Roman" w:hAnsi="Times New Roman" w:cs="Times New Roman"/>
          </w:rPr>
          <w:t>this policy is equivalent</w:t>
        </w:r>
      </w:ins>
      <w:ins w:id="1764"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1765" w:author="Benton, Deon" w:date="2026-05-15T19:21:00Z" w16du:dateUtc="2026-05-16T00:21:00Z"/>
          <w:rFonts w:ascii="Times New Roman" w:eastAsia="Times New Roman" w:hAnsi="Times New Roman" w:cs="Times New Roman"/>
        </w:rPr>
      </w:pPr>
      <w:ins w:id="1766" w:author="Benton, Deon" w:date="2026-05-15T18:52:00Z" w16du:dateUtc="2026-05-15T23:52:00Z">
        <w:r>
          <w:rPr>
            <w:rFonts w:ascii="Times New Roman" w:eastAsia="Times New Roman" w:hAnsi="Times New Roman" w:cs="Times New Roman"/>
          </w:rPr>
          <w:t>In addition to testing the first prediction</w:t>
        </w:r>
      </w:ins>
      <w:ins w:id="1767" w:author="Benton, Deon" w:date="2026-05-15T18:53:00Z" w16du:dateUtc="2026-05-15T23:53:00Z">
        <w:r>
          <w:rPr>
            <w:rFonts w:ascii="Times New Roman" w:eastAsia="Times New Roman" w:hAnsi="Times New Roman" w:cs="Times New Roman"/>
          </w:rPr>
          <w:t xml:space="preserve"> </w:t>
        </w:r>
      </w:ins>
      <w:ins w:id="1768" w:author="Benton, Deon" w:date="2026-05-15T18:54:00Z" w16du:dateUtc="2026-05-15T23:54:00Z">
        <w:r w:rsidR="005B7892">
          <w:rPr>
            <w:rFonts w:ascii="Times New Roman" w:eastAsia="Times New Roman" w:hAnsi="Times New Roman" w:cs="Times New Roman"/>
          </w:rPr>
          <w:t xml:space="preserve">of </w:t>
        </w:r>
      </w:ins>
      <w:ins w:id="1769"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1770" w:author="Benton, Deon" w:date="2026-05-15T18:52:00Z" w16du:dateUtc="2026-05-15T23:52:00Z">
        <w:r>
          <w:rPr>
            <w:rFonts w:ascii="Times New Roman" w:eastAsia="Times New Roman" w:hAnsi="Times New Roman" w:cs="Times New Roman"/>
          </w:rPr>
          <w:t xml:space="preserve">, </w:t>
        </w:r>
      </w:ins>
      <w:ins w:id="1771" w:author="Benton, Deon" w:date="2026-05-15T18:55:00Z" w16du:dateUtc="2026-05-15T23:55:00Z">
        <w:r w:rsidR="005B7892">
          <w:rPr>
            <w:rFonts w:ascii="Times New Roman" w:eastAsia="Times New Roman" w:hAnsi="Times New Roman" w:cs="Times New Roman"/>
          </w:rPr>
          <w:t xml:space="preserve">it will also be important in future research </w:t>
        </w:r>
      </w:ins>
      <w:ins w:id="1772" w:author="Benton, Deon" w:date="2026-05-15T18:52:00Z" w16du:dateUtc="2026-05-15T23:52:00Z">
        <w:r>
          <w:rPr>
            <w:rFonts w:ascii="Times New Roman" w:eastAsia="Times New Roman" w:hAnsi="Times New Roman" w:cs="Times New Roman"/>
          </w:rPr>
          <w:t>to</w:t>
        </w:r>
      </w:ins>
      <w:ins w:id="1773" w:author="Benton, Deon" w:date="2026-05-15T18:53:00Z" w16du:dateUtc="2026-05-15T23:53:00Z">
        <w:r>
          <w:rPr>
            <w:rFonts w:ascii="Times New Roman" w:eastAsia="Times New Roman" w:hAnsi="Times New Roman" w:cs="Times New Roman"/>
          </w:rPr>
          <w:t xml:space="preserve"> test th</w:t>
        </w:r>
      </w:ins>
      <w:ins w:id="1774" w:author="Benton, Deon" w:date="2026-05-15T18:54:00Z" w16du:dateUtc="2026-05-15T23:54:00Z">
        <w:r w:rsidR="005B7892">
          <w:rPr>
            <w:rFonts w:ascii="Times New Roman" w:eastAsia="Times New Roman" w:hAnsi="Times New Roman" w:cs="Times New Roman"/>
          </w:rPr>
          <w:t xml:space="preserve">e predictions </w:t>
        </w:r>
      </w:ins>
      <w:ins w:id="1775"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1776" w:author="Benton, Deon" w:date="2026-05-15T18:54:00Z" w16du:dateUtc="2026-05-15T23:54:00Z">
        <w:r w:rsidR="005B7892">
          <w:rPr>
            <w:rFonts w:ascii="Times New Roman" w:eastAsia="Times New Roman" w:hAnsi="Times New Roman" w:cs="Times New Roman"/>
          </w:rPr>
          <w:t xml:space="preserve"> The current account would be supported if </w:t>
        </w:r>
      </w:ins>
      <w:ins w:id="1777" w:author="Benton, Deon" w:date="2026-05-15T18:52:00Z" w16du:dateUtc="2026-05-15T23:52:00Z">
        <w:r>
          <w:rPr>
            <w:rFonts w:ascii="Times New Roman" w:eastAsia="Times New Roman" w:hAnsi="Times New Roman" w:cs="Times New Roman"/>
          </w:rPr>
          <w:t xml:space="preserve"> </w:t>
        </w:r>
      </w:ins>
      <w:ins w:id="1778" w:author="Benton, Deon" w:date="2026-05-15T18:55:00Z" w16du:dateUtc="2026-05-15T23:55:00Z">
        <w:r w:rsidR="008E49B9">
          <w:rPr>
            <w:rFonts w:ascii="Times New Roman" w:eastAsia="Times New Roman" w:hAnsi="Times New Roman" w:cs="Times New Roman"/>
          </w:rPr>
          <w:t>infants’ looking behaviors aligns</w:t>
        </w:r>
      </w:ins>
      <w:ins w:id="1779"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1780" w:author="Benton, Deon" w:date="2026-05-15T18:57:00Z" w16du:dateUtc="2026-05-15T23:57:00Z">
        <w:r w:rsidR="00147883">
          <w:rPr>
            <w:rFonts w:ascii="Times New Roman" w:eastAsia="Times New Roman" w:hAnsi="Times New Roman" w:cs="Times New Roman"/>
          </w:rPr>
          <w:t>two simulations presented in this section</w:t>
        </w:r>
      </w:ins>
      <w:ins w:id="1781" w:author="Benton, Deon" w:date="2026-05-15T18:58:00Z" w16du:dateUtc="2026-05-15T23:58:00Z">
        <w:r w:rsidR="00147883">
          <w:rPr>
            <w:rFonts w:ascii="Times New Roman" w:eastAsia="Times New Roman" w:hAnsi="Times New Roman" w:cs="Times New Roman"/>
          </w:rPr>
          <w:t xml:space="preserve">; </w:t>
        </w:r>
      </w:ins>
      <w:ins w:id="1782"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1783" w:author="Benton, Deon" w:date="2026-05-15T19:00:00Z" w16du:dateUtc="2026-05-16T00:00:00Z">
        <w:r w:rsidR="00147883">
          <w:rPr>
            <w:rFonts w:ascii="Times New Roman" w:eastAsia="Times New Roman" w:hAnsi="Times New Roman" w:cs="Times New Roman"/>
          </w:rPr>
          <w:t>sufficiently powered study, infants look equally long at</w:t>
        </w:r>
      </w:ins>
      <w:ins w:id="1784" w:author="Benton, Deon" w:date="2026-05-15T19:01:00Z" w16du:dateUtc="2026-05-16T00:01:00Z">
        <w:r w:rsidR="00147883">
          <w:rPr>
            <w:rFonts w:ascii="Times New Roman" w:eastAsia="Times New Roman" w:hAnsi="Times New Roman" w:cs="Times New Roman"/>
          </w:rPr>
          <w:t xml:space="preserve"> the</w:t>
        </w:r>
      </w:ins>
      <w:ins w:id="1785" w:author="Benton, Deon" w:date="2026-05-15T19:00:00Z" w16du:dateUtc="2026-05-16T00:00:00Z">
        <w:r w:rsidR="00147883">
          <w:rPr>
            <w:rFonts w:ascii="Times New Roman" w:eastAsia="Times New Roman" w:hAnsi="Times New Roman" w:cs="Times New Roman"/>
          </w:rPr>
          <w:t xml:space="preserve"> test events corresponding to those in </w:t>
        </w:r>
      </w:ins>
      <w:ins w:id="1786" w:author="Benton, Deon" w:date="2026-05-15T19:01:00Z" w16du:dateUtc="2026-05-16T00:01:00Z">
        <w:r w:rsidR="00147883">
          <w:rPr>
            <w:rFonts w:ascii="Times New Roman" w:eastAsia="Times New Roman" w:hAnsi="Times New Roman" w:cs="Times New Roman"/>
          </w:rPr>
          <w:t>both of the simulations reported here</w:t>
        </w:r>
      </w:ins>
      <w:ins w:id="1787" w:author="Benton, Deon" w:date="2026-05-15T18:56:00Z" w16du:dateUtc="2026-05-15T23:56:00Z">
        <w:r w:rsidR="00147883">
          <w:rPr>
            <w:rFonts w:ascii="Times New Roman" w:eastAsia="Times New Roman" w:hAnsi="Times New Roman" w:cs="Times New Roman"/>
          </w:rPr>
          <w:t>.</w:t>
        </w:r>
      </w:ins>
      <w:ins w:id="1788"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1789" w:author="Benton, Deon" w:date="2026-05-15T19:04:00Z" w16du:dateUtc="2026-05-16T00:04:00Z">
        <w:r w:rsidR="00147883">
          <w:rPr>
            <w:rFonts w:ascii="Times New Roman" w:eastAsia="Times New Roman" w:hAnsi="Times New Roman" w:cs="Times New Roman"/>
          </w:rPr>
          <w:t>analogue</w:t>
        </w:r>
      </w:ins>
      <w:ins w:id="1790"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1791" w:author="Benton, Deon" w:date="2026-05-15T19:04:00Z" w16du:dateUtc="2026-05-16T00:04:00Z">
        <w:r w:rsidR="00147883">
          <w:rPr>
            <w:rFonts w:ascii="Times New Roman" w:eastAsia="Times New Roman" w:hAnsi="Times New Roman" w:cs="Times New Roman"/>
          </w:rPr>
          <w:t>the domain-specific proposals</w:t>
        </w:r>
      </w:ins>
      <w:ins w:id="1792" w:author="Benton, Deon" w:date="2026-05-15T19:07:00Z" w16du:dateUtc="2026-05-16T00:07:00Z">
        <w:r w:rsidR="0067797E">
          <w:rPr>
            <w:rFonts w:ascii="Times New Roman" w:eastAsia="Times New Roman" w:hAnsi="Times New Roman" w:cs="Times New Roman"/>
          </w:rPr>
          <w:t xml:space="preserve"> may</w:t>
        </w:r>
      </w:ins>
      <w:ins w:id="1793" w:author="Benton, Deon" w:date="2026-05-15T19:04:00Z" w16du:dateUtc="2026-05-16T00:04:00Z">
        <w:r w:rsidR="00147883">
          <w:rPr>
            <w:rFonts w:ascii="Times New Roman" w:eastAsia="Times New Roman" w:hAnsi="Times New Roman" w:cs="Times New Roman"/>
          </w:rPr>
          <w:t xml:space="preserve"> be</w:t>
        </w:r>
      </w:ins>
      <w:ins w:id="1794" w:author="Benton, Deon" w:date="2026-05-15T19:07:00Z" w16du:dateUtc="2026-05-16T00:07:00Z">
        <w:r w:rsidR="0067797E">
          <w:rPr>
            <w:rFonts w:ascii="Times New Roman" w:eastAsia="Times New Roman" w:hAnsi="Times New Roman" w:cs="Times New Roman"/>
          </w:rPr>
          <w:t xml:space="preserve">tter </w:t>
        </w:r>
      </w:ins>
      <w:ins w:id="1795" w:author="Benton, Deon" w:date="2026-05-15T19:16:00Z" w16du:dateUtc="2026-05-16T00:16:00Z">
        <w:r w:rsidR="00BA4CA9">
          <w:rPr>
            <w:rFonts w:ascii="Times New Roman" w:eastAsia="Times New Roman" w:hAnsi="Times New Roman" w:cs="Times New Roman"/>
          </w:rPr>
          <w:t>capture infants</w:t>
        </w:r>
      </w:ins>
      <w:ins w:id="1796" w:author="Benton, Deon" w:date="2026-05-15T19:04:00Z" w16du:dateUtc="2026-05-16T00:04:00Z">
        <w:r w:rsidR="00147883">
          <w:rPr>
            <w:rFonts w:ascii="Times New Roman" w:eastAsia="Times New Roman" w:hAnsi="Times New Roman" w:cs="Times New Roman"/>
          </w:rPr>
          <w:t>’ responses in a behavioral analogue</w:t>
        </w:r>
      </w:ins>
      <w:ins w:id="1797" w:author="Benton, Deon" w:date="2026-05-15T19:05:00Z" w16du:dateUtc="2026-05-16T00:05:00Z">
        <w:r w:rsidR="00147883">
          <w:rPr>
            <w:rFonts w:ascii="Times New Roman" w:eastAsia="Times New Roman" w:hAnsi="Times New Roman" w:cs="Times New Roman"/>
          </w:rPr>
          <w:t xml:space="preserve"> of the other simulation</w:t>
        </w:r>
      </w:ins>
      <w:ins w:id="1798"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1799" w:author="Benton, Deon" w:date="2026-05-15T19:07:00Z" w16du:dateUtc="2026-05-16T00:07:00Z">
        <w:r w:rsidR="0067797E">
          <w:rPr>
            <w:rFonts w:ascii="Times New Roman" w:eastAsia="Times New Roman" w:hAnsi="Times New Roman" w:cs="Times New Roman"/>
          </w:rPr>
          <w:t>people’s</w:t>
        </w:r>
      </w:ins>
      <w:ins w:id="1800" w:author="Benton, Deon" w:date="2026-05-15T19:03:00Z" w16du:dateUtc="2026-05-16T00:03:00Z">
        <w:r w:rsidR="00147883">
          <w:rPr>
            <w:rFonts w:ascii="Times New Roman" w:eastAsia="Times New Roman" w:hAnsi="Times New Roman" w:cs="Times New Roman"/>
          </w:rPr>
          <w:t xml:space="preserve"> actions</w:t>
        </w:r>
      </w:ins>
      <w:ins w:id="1801" w:author="Benton, Deon" w:date="2026-05-15T19:14:00Z" w16du:dateUtc="2026-05-16T00:14:00Z">
        <w:r w:rsidR="0067797E">
          <w:rPr>
            <w:rFonts w:ascii="Times New Roman" w:eastAsia="Times New Roman" w:hAnsi="Times New Roman" w:cs="Times New Roman"/>
          </w:rPr>
          <w:t xml:space="preserve">. Such a finding </w:t>
        </w:r>
        <w:r w:rsidR="0067797E">
          <w:rPr>
            <w:rFonts w:ascii="Times New Roman" w:eastAsia="Times New Roman" w:hAnsi="Times New Roman" w:cs="Times New Roman"/>
          </w:rPr>
          <w:lastRenderedPageBreak/>
          <w:t>would also</w:t>
        </w:r>
      </w:ins>
      <w:ins w:id="1802" w:author="Benton, Deon" w:date="2026-05-15T19:05:00Z" w16du:dateUtc="2026-05-16T00:05:00Z">
        <w:r w:rsidR="00147883">
          <w:rPr>
            <w:rFonts w:ascii="Times New Roman" w:eastAsia="Times New Roman" w:hAnsi="Times New Roman" w:cs="Times New Roman"/>
          </w:rPr>
          <w:t xml:space="preserve"> with recent work s</w:t>
        </w:r>
      </w:ins>
      <w:ins w:id="1803" w:author="Benton, Deon" w:date="2026-05-15T19:07:00Z" w16du:dateUtc="2026-05-16T00:07:00Z">
        <w:r w:rsidR="0067797E">
          <w:rPr>
            <w:rFonts w:ascii="Times New Roman" w:eastAsia="Times New Roman" w:hAnsi="Times New Roman" w:cs="Times New Roman"/>
          </w:rPr>
          <w:t>uggesting</w:t>
        </w:r>
      </w:ins>
      <w:ins w:id="1804" w:author="Benton, Deon" w:date="2026-05-15T19:05:00Z" w16du:dateUtc="2026-05-16T00:05:00Z">
        <w:r w:rsidR="00147883">
          <w:rPr>
            <w:rFonts w:ascii="Times New Roman" w:eastAsia="Times New Roman" w:hAnsi="Times New Roman" w:cs="Times New Roman"/>
          </w:rPr>
          <w:t xml:space="preserve"> that</w:t>
        </w:r>
      </w:ins>
      <w:ins w:id="1805"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1806" w:author="Benton, Deon" w:date="2026-05-15T19:14:00Z" w16du:dateUtc="2026-05-16T00:14:00Z">
        <w:r w:rsidR="0067797E">
          <w:rPr>
            <w:rFonts w:ascii="Times New Roman" w:eastAsia="Times New Roman" w:hAnsi="Times New Roman" w:cs="Times New Roman"/>
          </w:rPr>
          <w:t>(</w:t>
        </w:r>
      </w:ins>
      <w:ins w:id="1807" w:author="Benton, Deon" w:date="2026-05-15T19:11:00Z" w16du:dateUtc="2026-05-16T00:11:00Z">
        <w:r w:rsidR="0067797E">
          <w:rPr>
            <w:rFonts w:ascii="Times New Roman" w:eastAsia="Times New Roman" w:hAnsi="Times New Roman" w:cs="Times New Roman"/>
          </w:rPr>
          <w:t>Slone &amp; Johnson, 201</w:t>
        </w:r>
      </w:ins>
      <w:ins w:id="1808" w:author="Benton, Deon" w:date="2026-05-15T19:12:00Z" w16du:dateUtc="2026-05-16T00:12:00Z">
        <w:r w:rsidR="0067797E">
          <w:rPr>
            <w:rFonts w:ascii="Times New Roman" w:eastAsia="Times New Roman" w:hAnsi="Times New Roman" w:cs="Times New Roman"/>
          </w:rPr>
          <w:t xml:space="preserve">8) may be governed by </w:t>
        </w:r>
      </w:ins>
      <w:ins w:id="1809" w:author="Benton, Deon" w:date="2026-05-15T19:05:00Z" w16du:dateUtc="2026-05-16T00:05:00Z">
        <w:r w:rsidR="00147883">
          <w:rPr>
            <w:rFonts w:ascii="Times New Roman" w:eastAsia="Times New Roman" w:hAnsi="Times New Roman" w:cs="Times New Roman"/>
          </w:rPr>
          <w:t>multiple</w:t>
        </w:r>
      </w:ins>
      <w:ins w:id="1810" w:author="Benton, Deon" w:date="2026-05-15T19:12:00Z" w16du:dateUtc="2026-05-16T00:12:00Z">
        <w:r w:rsidR="0067797E">
          <w:rPr>
            <w:rFonts w:ascii="Times New Roman" w:eastAsia="Times New Roman" w:hAnsi="Times New Roman" w:cs="Times New Roman"/>
          </w:rPr>
          <w:t xml:space="preserve"> cognitive</w:t>
        </w:r>
      </w:ins>
      <w:ins w:id="1811" w:author="Benton, Deon" w:date="2026-05-15T19:05:00Z" w16du:dateUtc="2026-05-16T00:05:00Z">
        <w:r w:rsidR="00147883">
          <w:rPr>
            <w:rFonts w:ascii="Times New Roman" w:eastAsia="Times New Roman" w:hAnsi="Times New Roman" w:cs="Times New Roman"/>
          </w:rPr>
          <w:t xml:space="preserve"> </w:t>
        </w:r>
      </w:ins>
      <w:ins w:id="1812" w:author="Benton, Deon" w:date="2026-05-15T19:07:00Z" w16du:dateUtc="2026-05-16T00:07:00Z">
        <w:r w:rsidR="0067797E">
          <w:rPr>
            <w:rFonts w:ascii="Times New Roman" w:eastAsia="Times New Roman" w:hAnsi="Times New Roman" w:cs="Times New Roman"/>
          </w:rPr>
          <w:t>mechanisms</w:t>
        </w:r>
      </w:ins>
      <w:ins w:id="1813" w:author="Benton, Deon" w:date="2026-05-15T18:56:00Z" w16du:dateUtc="2026-05-15T23:56:00Z">
        <w:r w:rsidR="00147883">
          <w:rPr>
            <w:rFonts w:ascii="Times New Roman" w:eastAsia="Times New Roman" w:hAnsi="Times New Roman" w:cs="Times New Roman"/>
          </w:rPr>
          <w:t xml:space="preserve">. </w:t>
        </w:r>
      </w:ins>
      <w:ins w:id="1814" w:author="Benton, Deon" w:date="2026-05-15T19:19:00Z" w16du:dateUtc="2026-05-16T00:19:00Z">
        <w:r w:rsidR="0049541C">
          <w:rPr>
            <w:rFonts w:ascii="Times New Roman" w:eastAsia="Times New Roman" w:hAnsi="Times New Roman" w:cs="Times New Roman"/>
          </w:rPr>
          <w:t>Only by testing the</w:t>
        </w:r>
      </w:ins>
      <w:ins w:id="1815" w:author="Benton, Deon" w:date="2026-05-15T19:20:00Z" w16du:dateUtc="2026-05-16T00:20:00Z">
        <w:r w:rsidR="0049541C">
          <w:rPr>
            <w:rFonts w:ascii="Times New Roman" w:eastAsia="Times New Roman" w:hAnsi="Times New Roman" w:cs="Times New Roman"/>
          </w:rPr>
          <w:t xml:space="preserve"> current</w:t>
        </w:r>
      </w:ins>
      <w:ins w:id="1816" w:author="Benton, Deon" w:date="2026-05-15T19:19:00Z" w16du:dateUtc="2026-05-16T00:19:00Z">
        <w:r w:rsidR="0049541C">
          <w:rPr>
            <w:rFonts w:ascii="Times New Roman" w:eastAsia="Times New Roman" w:hAnsi="Times New Roman" w:cs="Times New Roman"/>
          </w:rPr>
          <w:t xml:space="preserve"> predictions in</w:t>
        </w:r>
      </w:ins>
      <w:ins w:id="1817" w:author="Benton, Deon" w:date="2026-05-15T19:20:00Z" w16du:dateUtc="2026-05-16T00:20:00Z">
        <w:r w:rsidR="0049541C">
          <w:rPr>
            <w:rFonts w:ascii="Times New Roman" w:eastAsia="Times New Roman" w:hAnsi="Times New Roman" w:cs="Times New Roman"/>
          </w:rPr>
          <w:t xml:space="preserve"> future</w:t>
        </w:r>
      </w:ins>
      <w:ins w:id="1818" w:author="Benton, Deon" w:date="2026-05-15T19:19:00Z" w16du:dateUtc="2026-05-16T00:19:00Z">
        <w:r w:rsidR="0049541C">
          <w:rPr>
            <w:rFonts w:ascii="Times New Roman" w:eastAsia="Times New Roman" w:hAnsi="Times New Roman" w:cs="Times New Roman"/>
          </w:rPr>
          <w:t xml:space="preserve"> </w:t>
        </w:r>
      </w:ins>
      <w:ins w:id="1819" w:author="Benton, Deon" w:date="2026-05-15T19:20:00Z" w16du:dateUtc="2026-05-16T00:20:00Z">
        <w:r w:rsidR="0049541C">
          <w:rPr>
            <w:rFonts w:ascii="Times New Roman" w:eastAsia="Times New Roman" w:hAnsi="Times New Roman" w:cs="Times New Roman"/>
          </w:rPr>
          <w:t>behavioral</w:t>
        </w:r>
      </w:ins>
      <w:ins w:id="1820" w:author="Benton, Deon" w:date="2026-05-15T19:19:00Z" w16du:dateUtc="2026-05-16T00:19:00Z">
        <w:r w:rsidR="0049541C">
          <w:rPr>
            <w:rFonts w:ascii="Times New Roman" w:eastAsia="Times New Roman" w:hAnsi="Times New Roman" w:cs="Times New Roman"/>
          </w:rPr>
          <w:t xml:space="preserve"> experiment</w:t>
        </w:r>
      </w:ins>
      <w:ins w:id="1821" w:author="Benton, Deon" w:date="2026-05-15T19:20:00Z" w16du:dateUtc="2026-05-16T00:20:00Z">
        <w:r w:rsidR="0049541C">
          <w:rPr>
            <w:rFonts w:ascii="Times New Roman" w:eastAsia="Times New Roman" w:hAnsi="Times New Roman" w:cs="Times New Roman"/>
          </w:rPr>
          <w:t>s</w:t>
        </w:r>
      </w:ins>
      <w:ins w:id="1822" w:author="Benton, Deon" w:date="2026-05-15T19:19:00Z" w16du:dateUtc="2026-05-16T00:19:00Z">
        <w:r w:rsidR="0049541C">
          <w:rPr>
            <w:rFonts w:ascii="Times New Roman" w:eastAsia="Times New Roman" w:hAnsi="Times New Roman" w:cs="Times New Roman"/>
          </w:rPr>
          <w:t xml:space="preserve"> can</w:t>
        </w:r>
      </w:ins>
      <w:ins w:id="1823"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334A4A6C" w14:textId="77777777" w:rsidR="00F35253" w:rsidRPr="001131B2" w:rsidRDefault="00F35253" w:rsidP="0049541C">
      <w:pPr>
        <w:tabs>
          <w:tab w:val="left" w:pos="7378"/>
        </w:tabs>
        <w:spacing w:line="480" w:lineRule="auto"/>
        <w:ind w:firstLine="720"/>
        <w:contextualSpacing/>
        <w:rPr>
          <w:ins w:id="1824" w:author="Benton, Deon" w:date="2026-05-11T16:16:00Z" w16du:dateUtc="2026-05-11T21:16:00Z"/>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r w:rsidR="003E09D2">
        <w:rPr>
          <w:rFonts w:ascii="Times New Roman" w:eastAsia="Times New Roman" w:hAnsi="Times New Roman" w:cs="Times New Roman"/>
        </w:rPr>
        <w:lastRenderedPageBreak/>
        <w:t xml:space="preserve">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5088B519"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 xml:space="preserve">Similarly, the basis for networks’ longer looking at the </w:t>
      </w:r>
      <w:del w:id="1825" w:author="Benton, Deon" w:date="2026-05-16T01:03:00Z" w16du:dateUtc="2026-05-16T06:03:00Z">
        <w:r w:rsidR="001D6D65" w:rsidRPr="001D6D65" w:rsidDel="00C727CC">
          <w:rPr>
            <w:rFonts w:ascii="Times New Roman" w:hAnsi="Times New Roman" w:cs="Times New Roman"/>
          </w:rPr>
          <w:delText>high</w:delText>
        </w:r>
      </w:del>
      <w:ins w:id="1826" w:author="Benton, Deon" w:date="2026-05-16T01:03:00Z" w16du:dateUtc="2026-05-16T06:03:00Z">
        <w:r w:rsidR="00C727CC">
          <w:rPr>
            <w:rFonts w:ascii="Times New Roman" w:hAnsi="Times New Roman" w:cs="Times New Roman"/>
          </w:rPr>
          <w:t>H</w:t>
        </w:r>
        <w:r w:rsidR="00C727CC" w:rsidRPr="001D6D65">
          <w:rPr>
            <w:rFonts w:ascii="Times New Roman" w:hAnsi="Times New Roman" w:cs="Times New Roman"/>
          </w:rPr>
          <w:t>igh</w:t>
        </w:r>
      </w:ins>
      <w:r w:rsidR="001D6D65" w:rsidRPr="001D6D65">
        <w:rPr>
          <w:rFonts w:ascii="Times New Roman" w:hAnsi="Times New Roman" w:cs="Times New Roman"/>
        </w:rPr>
        <w:t xml:space="preserve">, inefficient test event than at the </w:t>
      </w:r>
      <w:del w:id="1827" w:author="Benton, Deon" w:date="2026-05-16T01:03:00Z" w16du:dateUtc="2026-05-16T06:03:00Z">
        <w:r w:rsidR="001D6D65" w:rsidRPr="001D6D65" w:rsidDel="00C727CC">
          <w:rPr>
            <w:rFonts w:ascii="Times New Roman" w:hAnsi="Times New Roman" w:cs="Times New Roman"/>
          </w:rPr>
          <w:delText>low</w:delText>
        </w:r>
      </w:del>
      <w:ins w:id="1828" w:author="Benton, Deon" w:date="2026-05-16T01:03:00Z" w16du:dateUtc="2026-05-16T06:03:00Z">
        <w:r w:rsidR="00C727CC">
          <w:rPr>
            <w:rFonts w:ascii="Times New Roman" w:hAnsi="Times New Roman" w:cs="Times New Roman"/>
          </w:rPr>
          <w:t>L</w:t>
        </w:r>
        <w:r w:rsidR="00C727CC" w:rsidRPr="001D6D65">
          <w:rPr>
            <w:rFonts w:ascii="Times New Roman" w:hAnsi="Times New Roman" w:cs="Times New Roman"/>
          </w:rPr>
          <w:t>ow</w:t>
        </w:r>
      </w:ins>
      <w:r w:rsidR="001D6D65" w:rsidRPr="001D6D65">
        <w:rPr>
          <w:rFonts w:ascii="Times New Roman" w:hAnsi="Times New Roman" w:cs="Times New Roman"/>
        </w:rPr>
        <w:t xml:space="preserve">, efficient test event in Simulation 4 was that it violated a learned expectation that agents jump just high enough to clear </w:t>
      </w:r>
      <w:r w:rsidR="001D6D65" w:rsidRPr="001D6D65">
        <w:rPr>
          <w:rFonts w:ascii="Times New Roman" w:hAnsi="Times New Roman" w:cs="Times New Roman"/>
        </w:rPr>
        <w:lastRenderedPageBreak/>
        <w:t>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6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5"/>
      <w:headerReference w:type="first" r:id="rId1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3EA93" w14:textId="77777777" w:rsidR="00233034" w:rsidRDefault="00233034" w:rsidP="00391C7E">
      <w:pPr>
        <w:spacing w:after="0" w:line="240" w:lineRule="auto"/>
      </w:pPr>
      <w:r>
        <w:separator/>
      </w:r>
    </w:p>
  </w:endnote>
  <w:endnote w:type="continuationSeparator" w:id="0">
    <w:p w14:paraId="1C0DDCD3" w14:textId="77777777" w:rsidR="00233034" w:rsidRDefault="0023303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025C6" w14:textId="77777777" w:rsidR="00233034" w:rsidRDefault="00233034" w:rsidP="00391C7E">
      <w:pPr>
        <w:spacing w:after="0" w:line="240" w:lineRule="auto"/>
      </w:pPr>
      <w:r>
        <w:separator/>
      </w:r>
    </w:p>
  </w:footnote>
  <w:footnote w:type="continuationSeparator" w:id="0">
    <w:p w14:paraId="529F8D18" w14:textId="77777777" w:rsidR="00233034" w:rsidRDefault="00233034"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32"/>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5F63"/>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4DD"/>
    <w:rsid w:val="00282505"/>
    <w:rsid w:val="00282527"/>
    <w:rsid w:val="00282727"/>
    <w:rsid w:val="002827E0"/>
    <w:rsid w:val="00282C4E"/>
    <w:rsid w:val="00282D77"/>
    <w:rsid w:val="00285325"/>
    <w:rsid w:val="00285F58"/>
    <w:rsid w:val="002860AD"/>
    <w:rsid w:val="0028632B"/>
    <w:rsid w:val="002865C0"/>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94F"/>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2EDD"/>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0CFD"/>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54E"/>
    <w:rsid w:val="003B27D8"/>
    <w:rsid w:val="003B2898"/>
    <w:rsid w:val="003B343A"/>
    <w:rsid w:val="003B35C4"/>
    <w:rsid w:val="003B3CDB"/>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41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6A4"/>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AE"/>
    <w:rsid w:val="008C2C80"/>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68C"/>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92C"/>
    <w:rsid w:val="00B47965"/>
    <w:rsid w:val="00B503E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4CA9"/>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363"/>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5D3"/>
    <w:rsid w:val="00D13D5A"/>
    <w:rsid w:val="00D1447B"/>
    <w:rsid w:val="00D144A5"/>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2953"/>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0B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7777"/>
    <w:rsid w:val="00FC031C"/>
    <w:rsid w:val="00FC0858"/>
    <w:rsid w:val="00FC192C"/>
    <w:rsid w:val="00FC1A1E"/>
    <w:rsid w:val="00FC1B2A"/>
    <w:rsid w:val="00FC1B56"/>
    <w:rsid w:val="00FC1B9A"/>
    <w:rsid w:val="00FC1CA5"/>
    <w:rsid w:val="00FC216C"/>
    <w:rsid w:val="00FC274F"/>
    <w:rsid w:val="00FC2F2A"/>
    <w:rsid w:val="00FC305F"/>
    <w:rsid w:val="00FC3319"/>
    <w:rsid w:val="00FC3B3E"/>
    <w:rsid w:val="00FC438F"/>
    <w:rsid w:val="00FC4725"/>
    <w:rsid w:val="00FC4ACD"/>
    <w:rsid w:val="00FC5BDD"/>
    <w:rsid w:val="00FC5CD7"/>
    <w:rsid w:val="00FC5D4F"/>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psycnet.apa.org/doi/10.1037/0033-295X.112.2.347" TargetMode="External"/><Relationship Id="rId68" Type="http://schemas.openxmlformats.org/officeDocument/2006/relationships/hyperlink" Target="https://doi.org/10.1111/j.1467-7687.2011.01048.x" TargetMode="External"/><Relationship Id="rId84" Type="http://schemas.openxmlformats.org/officeDocument/2006/relationships/hyperlink" Target="https://doi.org/10.1037/0012-1649.36.5.635" TargetMode="External"/><Relationship Id="rId89" Type="http://schemas.openxmlformats.org/officeDocument/2006/relationships/hyperlink" Target="https://doi.org/10.1126/science.1107621" TargetMode="External"/><Relationship Id="rId112" Type="http://schemas.openxmlformats.org/officeDocument/2006/relationships/hyperlink" Target="https://doi.org/10.1038/358749a0" TargetMode="External"/><Relationship Id="rId16" Type="http://schemas.openxmlformats.org/officeDocument/2006/relationships/image" Target="media/image8.png"/><Relationship Id="rId107" Type="http://schemas.openxmlformats.org/officeDocument/2006/relationships/hyperlink" Target="https://doi.org/10.1371/journal.pbio.0030208"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016/0010-0277(86)90052-1" TargetMode="External"/><Relationship Id="rId58" Type="http://schemas.openxmlformats.org/officeDocument/2006/relationships/hyperlink" Target="https://doi.org/10.1016/j.cogdev.2022.101164" TargetMode="External"/><Relationship Id="rId74" Type="http://schemas.openxmlformats.org/officeDocument/2006/relationships/hyperlink" Target="https://doi.org/10.1038/nature06288" TargetMode="External"/><Relationship Id="rId79" Type="http://schemas.openxmlformats.org/officeDocument/2006/relationships/hyperlink" Target="https://doi.org/10.1016/0010-0285(83)90017-8" TargetMode="External"/><Relationship Id="rId102" Type="http://schemas.openxmlformats.org/officeDocument/2006/relationships/hyperlink" Target="https://doi.org/10.1016/S1364-6613(02)01926-5" TargetMode="External"/><Relationship Id="rId5" Type="http://schemas.openxmlformats.org/officeDocument/2006/relationships/webSettings" Target="webSettings.xml"/><Relationship Id="rId90" Type="http://schemas.openxmlformats.org/officeDocument/2006/relationships/hyperlink" Target="https://doi.org/10.1126/science.1111656" TargetMode="External"/><Relationship Id="rId95" Type="http://schemas.openxmlformats.org/officeDocument/2006/relationships/hyperlink" Target="https://doi.org/10.1038/323533a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111/1467-7687.00039" TargetMode="External"/><Relationship Id="rId69" Type="http://schemas.openxmlformats.org/officeDocument/2006/relationships/hyperlink" Target="https://doi.org/10.1038/s41467-025-61517-3" TargetMode="External"/><Relationship Id="rId113" Type="http://schemas.openxmlformats.org/officeDocument/2006/relationships/hyperlink" Target="https://doi.org/10.1111/1467-8721.ep10772615" TargetMode="External"/><Relationship Id="rId118" Type="http://schemas.microsoft.com/office/2011/relationships/people" Target="people.xml"/><Relationship Id="rId80" Type="http://schemas.openxmlformats.org/officeDocument/2006/relationships/hyperlink" Target="https://doi.org/10.1016/S0010-0277(98)00036-5" TargetMode="External"/><Relationship Id="rId85" Type="http://schemas.openxmlformats.org/officeDocument/2006/relationships/hyperlink" Target="https://doi.org/10.1080/095400999116322"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207/S15327078IN0104_3" TargetMode="External"/><Relationship Id="rId103" Type="http://schemas.openxmlformats.org/officeDocument/2006/relationships/hyperlink" Target="https://doi.org/10.1111/j.1551-6709.2010.01129.x" TargetMode="External"/><Relationship Id="rId108" Type="http://schemas.openxmlformats.org/officeDocument/2006/relationships/hyperlink" Target="https://doi.org/10.1016/j.neuroimage.2010.05.028" TargetMode="External"/><Relationship Id="rId54" Type="http://schemas.openxmlformats.org/officeDocument/2006/relationships/hyperlink" Target="https://psycnet.apa.org/doi/10.1037/0012-1649.23.5.655" TargetMode="External"/><Relationship Id="rId70" Type="http://schemas.openxmlformats.org/officeDocument/2006/relationships/hyperlink" Target="https://doi.org/10.1016/S1364-6613(03)00128-1" TargetMode="External"/><Relationship Id="rId75" Type="http://schemas.openxmlformats.org/officeDocument/2006/relationships/hyperlink" Target="https://doi.org/10.1162/neco.1989.1.1.143" TargetMode="External"/><Relationship Id="rId91" Type="http://schemas.openxmlformats.org/officeDocument/2006/relationships/hyperlink" Target="https://doi.org/10.1016/j.cognition.2004.11.005" TargetMode="External"/><Relationship Id="rId96" Type="http://schemas.openxmlformats.org/officeDocument/2006/relationships/hyperlink" Target="https://doi.org/10.1371/journal.pone.004269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psycnet.apa.org/doi/10.1037/a0032150" TargetMode="External"/><Relationship Id="rId119" Type="http://schemas.openxmlformats.org/officeDocument/2006/relationships/theme" Target="theme/theme1.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psycnet.apa.org/doi/10.1016/S1364-6613(99)01356-X" TargetMode="External"/><Relationship Id="rId65" Type="http://schemas.openxmlformats.org/officeDocument/2006/relationships/hyperlink" Target="https://doi.org/10.1016/S0010-0277(99)00039-6" TargetMode="External"/><Relationship Id="rId73" Type="http://schemas.openxmlformats.org/officeDocument/2006/relationships/hyperlink" Target="https://doi.org/10.1016/j.cogdev.2010.09.001" TargetMode="External"/><Relationship Id="rId78" Type="http://schemas.openxmlformats.org/officeDocument/2006/relationships/hyperlink" Target="https://doi.org/10.1016/j.cogdev.2005.04.004" TargetMode="External"/><Relationship Id="rId81" Type="http://schemas.openxmlformats.org/officeDocument/2006/relationships/hyperlink" Target="https://doi.org/10.1016/S0010-0277(87)80006-9" TargetMode="External"/><Relationship Id="rId86" Type="http://schemas.openxmlformats.org/officeDocument/2006/relationships/hyperlink" Target="https://doi.org/10.1111/j.0956-7976.2004.00755.x" TargetMode="External"/><Relationship Id="rId94" Type="http://schemas.openxmlformats.org/officeDocument/2006/relationships/hyperlink" Target="http://www.jstor.org/stable/30162860" TargetMode="External"/><Relationship Id="rId99" Type="http://schemas.openxmlformats.org/officeDocument/2006/relationships/hyperlink" Target="https://doi.org/10.1371/journal.pone.0023223" TargetMode="External"/><Relationship Id="rId101" Type="http://schemas.openxmlformats.org/officeDocument/2006/relationships/hyperlink" Target="https://doi.org/10.1521/soco.2025.43.3.152"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cogdev.2012.08.004"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doi.org/10.1111/j.1467-8624.1991.tb01602.x" TargetMode="External"/><Relationship Id="rId76" Type="http://schemas.openxmlformats.org/officeDocument/2006/relationships/hyperlink" Target="https://psycnet.apa.org/doi/10.1037/0012-1649.19.3.338" TargetMode="External"/><Relationship Id="rId97" Type="http://schemas.openxmlformats.org/officeDocument/2006/relationships/hyperlink" Target="https://doi.org/10.1080/09540090310001655093" TargetMode="External"/><Relationship Id="rId104" Type="http://schemas.openxmlformats.org/officeDocument/2006/relationships/hyperlink" Target="https://doi.org/10.1146/annurev.ph.25.030163.002553" TargetMode="External"/><Relationship Id="rId7" Type="http://schemas.openxmlformats.org/officeDocument/2006/relationships/endnotes" Target="endnotes.xml"/><Relationship Id="rId71" Type="http://schemas.openxmlformats.org/officeDocument/2006/relationships/hyperlink" Target="https://doi.org/10.1016/0010-0277(95)00661-H" TargetMode="External"/><Relationship Id="rId92" Type="http://schemas.openxmlformats.org/officeDocument/2006/relationships/hyperlink" Target="https://doi.org/10.1016/j.cognition.2017.09.007"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207/s15516709cog2701_4" TargetMode="External"/><Relationship Id="rId87" Type="http://schemas.openxmlformats.org/officeDocument/2006/relationships/hyperlink" Target="https://doi.org/10.1016/j.cogpsych.2010.02.001" TargetMode="External"/><Relationship Id="rId110" Type="http://schemas.openxmlformats.org/officeDocument/2006/relationships/hyperlink" Target="https://doi.org/10.1016/j.cognition.2017.06.029" TargetMode="External"/><Relationship Id="rId115" Type="http://schemas.openxmlformats.org/officeDocument/2006/relationships/header" Target="header1.xml"/><Relationship Id="rId61" Type="http://schemas.openxmlformats.org/officeDocument/2006/relationships/hyperlink" Target="https://doi.org/10.1016/S0885-2014(02)00124-7" TargetMode="External"/><Relationship Id="rId82" Type="http://schemas.openxmlformats.org/officeDocument/2006/relationships/hyperlink" Target="https://doi.org/10.1111/desc.13581"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016/0010-0277(85)90008-3" TargetMode="External"/><Relationship Id="rId77" Type="http://schemas.openxmlformats.org/officeDocument/2006/relationships/hyperlink" Target="https://doi.org/10.1016/0885-2014(93)90008-S" TargetMode="External"/><Relationship Id="rId100" Type="http://schemas.openxmlformats.org/officeDocument/2006/relationships/hyperlink" Target="https://doi.org/10.1207/s15327078in1003_6" TargetMode="External"/><Relationship Id="rId105" Type="http://schemas.openxmlformats.org/officeDocument/2006/relationships/hyperlink" Target="https://psycnet.apa.org/doi/10.1037/0033-295X.99.4.605" TargetMode="Externa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doi.org/10.1177/0963721412470687" TargetMode="External"/><Relationship Id="rId93" Type="http://schemas.openxmlformats.org/officeDocument/2006/relationships/hyperlink" Target="https://doi.org/10.1037/1089-2680.1.3.271" TargetMode="External"/><Relationship Id="rId98" Type="http://schemas.openxmlformats.org/officeDocument/2006/relationships/hyperlink" Target="https://doi.org/10.1098/rsos.191795"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1401_5" TargetMode="External"/><Relationship Id="rId11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111/1467-7687.00220" TargetMode="External"/><Relationship Id="rId83" Type="http://schemas.openxmlformats.org/officeDocument/2006/relationships/hyperlink" Target="https://doi.org/10.1016/j.cognition.2016.12.007" TargetMode="External"/><Relationship Id="rId88" Type="http://schemas.openxmlformats.org/officeDocument/2006/relationships/hyperlink" Target="https://doi.org/10.1016/S0010-0277(96)00727-5" TargetMode="External"/><Relationship Id="rId111" Type="http://schemas.openxmlformats.org/officeDocument/2006/relationships/hyperlink" Target="https://doi.org/10.1111/1467-9280.00218"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37/xge0001656" TargetMode="External"/><Relationship Id="rId106" Type="http://schemas.openxmlformats.org/officeDocument/2006/relationships/hyperlink" Target="https://doi.org/10.1002/icd.2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137</Pages>
  <Words>37246</Words>
  <Characters>212304</Characters>
  <Application>Microsoft Office Word</Application>
  <DocSecurity>0</DocSecurity>
  <Lines>1769</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102</cp:revision>
  <dcterms:created xsi:type="dcterms:W3CDTF">2026-05-15T16:20:00Z</dcterms:created>
  <dcterms:modified xsi:type="dcterms:W3CDTF">2026-05-16T06:22:00Z</dcterms:modified>
</cp:coreProperties>
</file>