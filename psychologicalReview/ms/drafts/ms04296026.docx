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r w:rsidR="000B08D2">
        <w:rPr>
          <w:rFonts w:ascii="Times New Roman" w:eastAsia="Times New Roman" w:hAnsi="Times New Roman" w:cs="Times New Roman"/>
        </w:rPr>
        <w:t>this broad account</w:t>
      </w:r>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0C44DE98"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w:t>
      </w:r>
      <w:r w:rsidR="00EC61AC">
        <w:rPr>
          <w:rFonts w:ascii="Times New Roman" w:hAnsi="Times New Roman" w:cs="Times New Roman"/>
        </w:rPr>
        <w:t xml:space="preserve"> and thus looked</w:t>
      </w:r>
      <w:r w:rsidR="00EC61AC" w:rsidRPr="00F06FB8">
        <w:rPr>
          <w:rFonts w:ascii="Times New Roman" w:hAnsi="Times New Roman" w:cs="Times New Roman"/>
        </w:rPr>
        <w:t xml:space="preserve"> equally at the events</w:t>
      </w:r>
      <w:r w:rsidRPr="00F06FB8">
        <w:rPr>
          <w:rFonts w:ascii="Times New Roman" w:hAnsi="Times New Roman" w:cs="Times New Roman"/>
        </w:rPr>
        <w:t>. This is because the barrier was not included in the habituation event.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94C08">
        <w:rPr>
          <w:rFonts w:ascii="Times New Roman" w:hAnsi="Times New Roman" w:cs="Times New Roman"/>
        </w:rPr>
        <w:t>action understanding</w:t>
      </w:r>
      <w:r w:rsidRPr="00A06DD6">
        <w:rPr>
          <w:rFonts w:ascii="Times New Roman" w:hAnsi="Times New Roman" w:cs="Times New Roman"/>
        </w:rPr>
        <w:t xml:space="preserve"> specifically and </w:t>
      </w:r>
      <w:r w:rsidR="00D94C08">
        <w:rPr>
          <w:rFonts w:ascii="Times New Roman" w:hAnsi="Times New Roman" w:cs="Times New Roman"/>
        </w:rPr>
        <w:t xml:space="preserve">their </w:t>
      </w:r>
      <w:r w:rsidRPr="00A06DD6">
        <w:rPr>
          <w:rFonts w:ascii="Times New Roman" w:hAnsi="Times New Roman" w:cs="Times New Roman"/>
        </w:rPr>
        <w:t>reasoning about objects and entities generally can be explained by</w:t>
      </w:r>
      <w:r>
        <w:rPr>
          <w:rFonts w:ascii="Times New Roman" w:hAnsi="Times New Roman" w:cs="Times New Roman"/>
        </w:rPr>
        <w:t xml:space="preserve"> two</w:t>
      </w:r>
      <w:r w:rsidR="007C744E">
        <w:rPr>
          <w:rFonts w:ascii="Times New Roman" w:hAnsi="Times New Roman" w:cs="Times New Roman"/>
        </w:rPr>
        <w:t xml:space="preserve"> distinct</w:t>
      </w:r>
      <w:r w:rsidR="00932620">
        <w:rPr>
          <w:rFonts w:ascii="Times New Roman" w:hAnsi="Times New Roman" w:cs="Times New Roman"/>
        </w:rPr>
        <w:t xml:space="preserve"> domain-specific</w:t>
      </w:r>
      <w:r>
        <w:rPr>
          <w:rFonts w:ascii="Times New Roman" w:hAnsi="Times New Roman" w:cs="Times New Roman"/>
        </w:rPr>
        <w:t xml:space="preserve"> systems tha</w:t>
      </w:r>
      <w:r w:rsidR="00932620">
        <w:rPr>
          <w:rFonts w:ascii="Times New Roman" w:hAnsi="Times New Roman" w:cs="Times New Roman"/>
        </w:rPr>
        <w:t>t</w:t>
      </w:r>
      <w:r w:rsidRPr="00A06DD6">
        <w:rPr>
          <w:rFonts w:ascii="Times New Roman" w:hAnsi="Times New Roman" w:cs="Times New Roman"/>
        </w:rPr>
        <w:t xml:space="preserve"> </w:t>
      </w:r>
      <w:r w:rsidR="00932620">
        <w:rPr>
          <w:rFonts w:ascii="Times New Roman" w:hAnsi="Times New Roman" w:cs="Times New Roman"/>
        </w:rPr>
        <w:t>interact directly with one another</w:t>
      </w:r>
      <w:r w:rsidR="007C744E">
        <w:rPr>
          <w:rFonts w:ascii="Times New Roman" w:hAnsi="Times New Roman" w:cs="Times New Roman"/>
        </w:rPr>
        <w:t xml:space="preserve"> (</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1716AD">
        <w:rPr>
          <w:rFonts w:ascii="Times New Roman" w:hAnsi="Times New Roman" w:cs="Times New Roman"/>
        </w:rPr>
        <w:t xml:space="preserve">Although </w:t>
      </w:r>
      <w:r>
        <w:rPr>
          <w:rFonts w:ascii="Times New Roman" w:hAnsi="Times New Roman" w:cs="Times New Roman"/>
        </w:rPr>
        <w:t xml:space="preserve">this perspective </w:t>
      </w:r>
      <w:r w:rsidR="001716AD">
        <w:rPr>
          <w:rFonts w:ascii="Times New Roman" w:hAnsi="Times New Roman" w:cs="Times New Roman"/>
        </w:rPr>
        <w:t>has much in common with the core knowledge account</w:t>
      </w:r>
      <w:r>
        <w:rPr>
          <w:rFonts w:ascii="Times New Roman" w:hAnsi="Times New Roman" w:cs="Times New Roman"/>
        </w:rPr>
        <w:t xml:space="preserve">, </w:t>
      </w:r>
      <w:r w:rsidR="001716AD">
        <w:rPr>
          <w:rFonts w:ascii="Times New Roman" w:hAnsi="Times New Roman" w:cs="Times New Roman"/>
        </w:rPr>
        <w:t xml:space="preserve">there are important differences. </w:t>
      </w:r>
      <w:r w:rsidR="00C04915" w:rsidRPr="00C04915">
        <w:rPr>
          <w:rFonts w:ascii="Times New Roman" w:hAnsi="Times New Roman" w:cs="Times New Roman"/>
        </w:rPr>
        <w:t xml:space="preserve">One is that </w:t>
      </w:r>
      <w:r w:rsidR="009D21A1">
        <w:rPr>
          <w:rFonts w:ascii="Times New Roman" w:hAnsi="Times New Roman" w:cs="Times New Roman"/>
        </w:rPr>
        <w:t>Liu et al. (2015) argue that infants</w:t>
      </w:r>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r w:rsidR="009D21A1">
        <w:rPr>
          <w:rFonts w:ascii="Times New Roman" w:hAnsi="Times New Roman" w:cs="Times New Roman"/>
        </w:rPr>
        <w:t>though</w:t>
      </w:r>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r w:rsidR="002D1978">
        <w:rPr>
          <w:rFonts w:ascii="Times New Roman" w:hAnsi="Times New Roman" w:cs="Times New Roman"/>
        </w:rPr>
        <w:t xml:space="preserve"> the</w:t>
      </w:r>
      <w:r w:rsidR="00C04915">
        <w:rPr>
          <w:rFonts w:ascii="Times New Roman" w:hAnsi="Times New Roman" w:cs="Times New Roman"/>
        </w:rPr>
        <w:t xml:space="preserve"> naïve psychology </w:t>
      </w:r>
      <w:r w:rsidR="002C108B">
        <w:rPr>
          <w:rFonts w:ascii="Times New Roman" w:hAnsi="Times New Roman" w:cs="Times New Roman"/>
        </w:rPr>
        <w:t xml:space="preserve">is thought to depend on the naïve physics systems. As Liu et al. (2022) state, “computations about the mind require input from naïve physics to return an answer”. </w:t>
      </w:r>
      <w:r w:rsidR="005D5170">
        <w:rPr>
          <w:rFonts w:ascii="Times New Roman" w:hAnsi="Times New Roman" w:cs="Times New Roman"/>
        </w:rPr>
        <w:t xml:space="preserve">There is no necessary dependence between these two systems for proponents of the core knowledge perspective. </w:t>
      </w:r>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r w:rsidR="00576594">
        <w:rPr>
          <w:rFonts w:ascii="Times New Roman" w:hAnsi="Times New Roman" w:cs="Times New Roman"/>
        </w:rPr>
        <w:t>not only includes the fact that they are</w:t>
      </w:r>
      <w:r w:rsidR="00576594" w:rsidRPr="00576594">
        <w:rPr>
          <w:rFonts w:ascii="Times New Roman" w:hAnsi="Times New Roman" w:cs="Times New Roman"/>
        </w:rPr>
        <w:t xml:space="preserve"> intentional and self-propelled entities but </w:t>
      </w:r>
      <w:r w:rsidR="00576594">
        <w:rPr>
          <w:rFonts w:ascii="Times New Roman" w:hAnsi="Times New Roman" w:cs="Times New Roman"/>
        </w:rPr>
        <w:t>that fundamentally agents are</w:t>
      </w:r>
      <w:r w:rsidR="00576594" w:rsidRPr="00576594">
        <w:rPr>
          <w:rFonts w:ascii="Times New Roman" w:hAnsi="Times New Roman" w:cs="Times New Roman"/>
        </w:rPr>
        <w:t xml:space="preserve"> physical objects that move through </w:t>
      </w:r>
      <w:r w:rsidR="00576594">
        <w:rPr>
          <w:rFonts w:ascii="Times New Roman" w:hAnsi="Times New Roman" w:cs="Times New Roman"/>
        </w:rPr>
        <w:t>physical space</w:t>
      </w:r>
      <w:r w:rsidR="0050410C">
        <w:rPr>
          <w:rFonts w:ascii="Times New Roman" w:hAnsi="Times New Roman" w:cs="Times New Roman"/>
        </w:rPr>
        <w:t>—the notion</w:t>
      </w:r>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r w:rsidR="00576594" w:rsidRPr="00576594">
        <w:rPr>
          <w:rFonts w:ascii="Times New Roman" w:hAnsi="Times New Roman" w:cs="Times New Roman"/>
        </w:rPr>
        <w:t>.</w:t>
      </w:r>
      <w:r w:rsidR="0050410C">
        <w:rPr>
          <w:rFonts w:ascii="Times New Roman" w:hAnsi="Times New Roman" w:cs="Times New Roman"/>
        </w:rPr>
        <w:t xml:space="preserve"> </w:t>
      </w:r>
      <w:r w:rsidR="00FB5018">
        <w:rPr>
          <w:rFonts w:ascii="Times New Roman" w:hAnsi="Times New Roman" w:cs="Times New Roman"/>
        </w:rPr>
        <w:t xml:space="preserve">Yet, </w:t>
      </w:r>
      <w:r w:rsidR="00FB5018">
        <w:rPr>
          <w:rFonts w:ascii="Times New Roman" w:hAnsi="Times New Roman" w:cs="Times New Roman"/>
        </w:rPr>
        <w:lastRenderedPageBreak/>
        <w:t>as with the core knowledge perspective, positing that infants possess a system for representing objects and one for representing agents presupposes that infants possess abstract</w:t>
      </w:r>
      <w:r w:rsidR="00555C07">
        <w:rPr>
          <w:rFonts w:ascii="Times New Roman" w:hAnsi="Times New Roman" w:cs="Times New Roman"/>
        </w:rPr>
        <w:t xml:space="preserve"> and</w:t>
      </w:r>
      <w:r w:rsidR="00FB5018">
        <w:rPr>
          <w:rFonts w:ascii="Times New Roman" w:hAnsi="Times New Roman" w:cs="Times New Roman"/>
        </w:rPr>
        <w:t xml:space="preserve"> conceptually rich concepts of agents and objects</w:t>
      </w:r>
      <w:r w:rsidR="00555C07">
        <w:rPr>
          <w:rFonts w:ascii="Times New Roman" w:hAnsi="Times New Roman" w:cs="Times New Roman"/>
        </w:rPr>
        <w:t xml:space="preserve"> that are present from birth or shortly thereafter</w:t>
      </w:r>
      <w:r w:rsidR="00FB5018">
        <w:rPr>
          <w:rFonts w:ascii="Times New Roman" w:hAnsi="Times New Roman" w:cs="Times New Roman"/>
        </w:rPr>
        <w:t xml:space="preserve">. </w:t>
      </w:r>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 along with </w:t>
      </w:r>
      <w:r w:rsidR="00F03A2B">
        <w:rPr>
          <w:rFonts w:ascii="Times New Roman" w:hAnsi="Times New Roman" w:cs="Times New Roman"/>
        </w:rPr>
        <w:t>their associated costs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Liu et al. (2022) and </w:t>
      </w:r>
      <w:r w:rsidR="00D327B5">
        <w:rPr>
          <w:rFonts w:ascii="Times New Roman" w:hAnsi="Times New Roman" w:cs="Times New Roman"/>
        </w:rPr>
        <w:t>Jara-Ettinger et al. (2020) propose,</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actions that are</w:t>
      </w:r>
      <w:r w:rsidR="003F4AAC">
        <w:rPr>
          <w:rFonts w:ascii="Times New Roman" w:hAnsi="Times New Roman" w:cs="Times New Roman"/>
        </w:rPr>
        <w:t xml:space="preserve"> subjectively</w:t>
      </w:r>
      <w:r w:rsidR="00CE74E8">
        <w:rPr>
          <w:rFonts w:ascii="Times New Roman" w:hAnsi="Times New Roman" w:cs="Times New Roman"/>
        </w:rPr>
        <w:t xml:space="preserve"> maximally rewarding</w:t>
      </w:r>
      <w:r w:rsidR="00D327B5">
        <w:rPr>
          <w:rFonts w:ascii="Times New Roman" w:hAnsi="Times New Roman" w:cs="Times New Roman"/>
        </w:rPr>
        <w:t xml:space="preserve"> and minimally costly. </w:t>
      </w:r>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r w:rsidR="00CC1146">
        <w:rPr>
          <w:rFonts w:ascii="Times New Roman" w:hAnsi="Times New Roman" w:cs="Times New Roman"/>
        </w:rPr>
        <w:t>present from birth or shortly thereafter</w:t>
      </w:r>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r w:rsidR="00D327B5">
        <w:rPr>
          <w:rFonts w:ascii="Times New Roman" w:hAnsi="Times New Roman" w:cs="Times New Roman"/>
          <w:b/>
          <w:bCs/>
        </w:rPr>
        <w:t xml:space="preserve">explanations for infants’ </w:t>
      </w:r>
      <w:r w:rsidR="00CF4F01">
        <w:rPr>
          <w:rFonts w:ascii="Times New Roman" w:hAnsi="Times New Roman" w:cs="Times New Roman"/>
          <w:b/>
          <w:bCs/>
        </w:rPr>
        <w:t xml:space="preserve">looking </w:t>
      </w:r>
      <w:r w:rsidR="00D327B5">
        <w:rPr>
          <w:rFonts w:ascii="Times New Roman" w:hAnsi="Times New Roman" w:cs="Times New Roman"/>
          <w:b/>
          <w:bCs/>
        </w:rPr>
        <w:t xml:space="preserve">behavior in </w:t>
      </w:r>
      <w:r w:rsidR="00793FC0">
        <w:rPr>
          <w:rFonts w:ascii="Times New Roman" w:hAnsi="Times New Roman" w:cs="Times New Roman"/>
          <w:b/>
          <w:bCs/>
        </w:rPr>
        <w:t>studies that employ the VoE paradigm</w:t>
      </w:r>
    </w:p>
    <w:p w14:paraId="0CC7FD1B" w14:textId="24B9B060"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 xml:space="preserve">be </w:t>
      </w:r>
      <w:r w:rsidR="00647216">
        <w:rPr>
          <w:rFonts w:ascii="Times New Roman" w:hAnsi="Times New Roman" w:cs="Times New Roman"/>
        </w:rPr>
        <w:lastRenderedPageBreak/>
        <w:t>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69991C37"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r w:rsidR="004433D4">
        <w:rPr>
          <w:rFonts w:ascii="Times New Roman" w:hAnsi="Times New Roman" w:cs="Times New Roman"/>
        </w:rPr>
        <w:t xml:space="preserve"> and act on</w:t>
      </w:r>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r w:rsidR="00B506DB">
        <w:rPr>
          <w:rFonts w:ascii="Times New Roman" w:hAnsi="Times New Roman" w:cs="Times New Roman"/>
        </w:rPr>
        <w:t xml:space="preserve"> 15-month-old</w:t>
      </w:r>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the stage was then removed for several seconds, after which the actor returned and reached into </w:t>
      </w:r>
      <w:r w:rsidR="00EE5680">
        <w:rPr>
          <w:rFonts w:ascii="Times New Roman" w:hAnsi="Times New Roman" w:cs="Times New Roman"/>
        </w:rPr>
        <w:lastRenderedPageBreak/>
        <w:t>the green box (as if to retrieve the toy). These trials</w:t>
      </w:r>
      <w:r w:rsidR="003B35C4">
        <w:rPr>
          <w:rFonts w:ascii="Times New Roman" w:hAnsi="Times New Roman" w:cs="Times New Roman"/>
        </w:rPr>
        <w:t xml:space="preserve"> </w:t>
      </w:r>
      <w:r w:rsidR="00EE5680">
        <w:rPr>
          <w:rFonts w:ascii="Times New Roman" w:hAnsi="Times New Roman" w:cs="Times New Roman"/>
        </w:rPr>
        <w:t xml:space="preserve">established </w:t>
      </w:r>
      <w:r w:rsidR="003B35C4">
        <w:rPr>
          <w:rFonts w:ascii="Times New Roman" w:hAnsi="Times New Roman" w:cs="Times New Roman"/>
        </w:rPr>
        <w:t xml:space="preserve">ostensibly </w:t>
      </w:r>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r w:rsidR="003B35C4">
        <w:rPr>
          <w:rFonts w:ascii="Times New Roman" w:hAnsi="Times New Roman" w:cs="Times New Roman"/>
        </w:rPr>
        <w:t xml:space="preserve">the different visible, </w:t>
      </w:r>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w:t>
      </w:r>
      <w:r w:rsidR="000F1A90">
        <w:rPr>
          <w:rFonts w:ascii="Times New Roman" w:hAnsi="Times New Roman" w:cs="Times New Roman"/>
        </w:rPr>
        <w:lastRenderedPageBreak/>
        <w:t>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r w:rsidR="00637C01">
        <w:rPr>
          <w:rFonts w:ascii="Times New Roman" w:hAnsi="Times New Roman" w:cs="Times New Roman"/>
        </w:rPr>
        <w:t xml:space="preserve">; it is not necessary to posit the existence of an </w:t>
      </w:r>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r w:rsidR="00637C01">
        <w:rPr>
          <w:rFonts w:ascii="Times New Roman" w:hAnsi="Times New Roman" w:cs="Times New Roman"/>
        </w:rPr>
        <w:t xml:space="preserve"> to explain infants’ looking behaviors in this study</w:t>
      </w:r>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r w:rsidR="00016768">
        <w:rPr>
          <w:rFonts w:ascii="Times New Roman" w:hAnsi="Times New Roman" w:cs="Times New Roman"/>
        </w:rPr>
        <w:t xml:space="preserve"> has</w:t>
      </w:r>
      <w:r w:rsidR="009B6780">
        <w:rPr>
          <w:rFonts w:ascii="Times New Roman" w:hAnsi="Times New Roman" w:cs="Times New Roman"/>
        </w:rPr>
        <w:t xml:space="preserve"> </w:t>
      </w:r>
      <w:r w:rsidR="009B6780">
        <w:rPr>
          <w:rFonts w:ascii="Times New Roman" w:hAnsi="Times New Roman" w:cs="Times New Roman"/>
        </w:rPr>
        <w:lastRenderedPageBreak/>
        <w:t>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r w:rsidR="00C566C7">
        <w:rPr>
          <w:rFonts w:ascii="Times New Roman" w:hAnsi="Times New Roman" w:cs="Times New Roman"/>
        </w:rPr>
        <w:t xml:space="preserve">one </w:t>
      </w:r>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r w:rsidR="00C566C7">
        <w:rPr>
          <w:rFonts w:ascii="Times New Roman" w:hAnsi="Times New Roman" w:cs="Times New Roman"/>
        </w:rPr>
        <w:t>that are subserved by</w:t>
      </w:r>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r w:rsidR="00C566C7">
        <w:rPr>
          <w:rFonts w:ascii="Times New Roman" w:hAnsi="Times New Roman" w:cs="Times New Roman"/>
        </w:rPr>
        <w:t xml:space="preserve">encoded, </w:t>
      </w:r>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r w:rsidR="0059594F">
        <w:rPr>
          <w:rFonts w:ascii="Times New Roman" w:hAnsi="Times New Roman" w:cs="Times New Roman"/>
        </w:rPr>
        <w:t>that process and operate over</w:t>
      </w:r>
      <w:r w:rsidR="00977120">
        <w:rPr>
          <w:rFonts w:ascii="Times New Roman" w:hAnsi="Times New Roman" w:cs="Times New Roman"/>
        </w:rPr>
        <w:t xml:space="preserve"> the</w:t>
      </w:r>
      <w:r w:rsidR="0059594F">
        <w:rPr>
          <w:rFonts w:ascii="Times New Roman" w:hAnsi="Times New Roman" w:cs="Times New Roman"/>
        </w:rPr>
        <w:t xml:space="preserve"> low</w:t>
      </w:r>
      <w:r w:rsidR="00B164E9">
        <w:rPr>
          <w:rFonts w:ascii="Times New Roman" w:hAnsi="Times New Roman" w:cs="Times New Roman"/>
        </w:rPr>
        <w:t>-level,</w:t>
      </w:r>
      <w:r w:rsidR="0059594F">
        <w:rPr>
          <w:rFonts w:ascii="Times New Roman" w:hAnsi="Times New Roman" w:cs="Times New Roman"/>
        </w:rPr>
        <w:t xml:space="preserve"> </w:t>
      </w:r>
      <w:r w:rsidR="006C3DF4">
        <w:rPr>
          <w:rFonts w:ascii="Times New Roman" w:hAnsi="Times New Roman" w:cs="Times New Roman"/>
        </w:rPr>
        <w:t>perceptually grounded</w:t>
      </w:r>
      <w:r w:rsidR="0059594F">
        <w:rPr>
          <w:rFonts w:ascii="Times New Roman" w:hAnsi="Times New Roman" w:cs="Times New Roman"/>
        </w:rPr>
        <w:t>, and</w:t>
      </w:r>
      <w:r w:rsidR="00B164E9">
        <w:rPr>
          <w:rFonts w:ascii="Times New Roman" w:hAnsi="Times New Roman" w:cs="Times New Roman"/>
        </w:rPr>
        <w:t xml:space="preserve"> </w:t>
      </w:r>
      <w:r w:rsidR="007525AB">
        <w:rPr>
          <w:rFonts w:ascii="Times New Roman" w:hAnsi="Times New Roman" w:cs="Times New Roman"/>
        </w:rPr>
        <w:t>conceptually neutral</w:t>
      </w:r>
      <w:r w:rsidR="00B164E9">
        <w:rPr>
          <w:rFonts w:ascii="Times New Roman" w:hAnsi="Times New Roman" w:cs="Times New Roman"/>
        </w:rPr>
        <w:t xml:space="preserve"> features</w:t>
      </w:r>
      <w:r w:rsidR="00977120">
        <w:rPr>
          <w:rFonts w:ascii="Times New Roman" w:hAnsi="Times New Roman" w:cs="Times New Roman"/>
        </w:rPr>
        <w:t xml:space="preserve"> of visual scenes</w:t>
      </w:r>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r w:rsidR="00E34656">
        <w:rPr>
          <w:rFonts w:ascii="Times New Roman" w:hAnsi="Times New Roman" w:cs="Times New Roman"/>
          <w:b/>
          <w:bCs/>
        </w:rPr>
        <w:t>that can explain</w:t>
      </w:r>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p>
    <w:p w14:paraId="429FDEBE" w14:textId="1C05DFC9"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t xml:space="preserve">As the discussion </w:t>
      </w:r>
      <w:r w:rsidR="00DF5335">
        <w:rPr>
          <w:rFonts w:ascii="Times New Roman" w:hAnsi="Times New Roman" w:cs="Times New Roman"/>
        </w:rPr>
        <w:t>so far</w:t>
      </w:r>
      <w:r>
        <w:rPr>
          <w:rFonts w:ascii="Times New Roman" w:hAnsi="Times New Roman" w:cs="Times New Roman"/>
        </w:rPr>
        <w:t xml:space="preserve"> has shown, there have been many attempts to explain infants’ looking behaviors in VoE studies from a lean perspective. However, efforts to explain </w:t>
      </w:r>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r w:rsidR="00F55CCA">
        <w:rPr>
          <w:rFonts w:ascii="Times New Roman" w:hAnsi="Times New Roman" w:cs="Times New Roman"/>
        </w:rPr>
        <w:t xml:space="preserve">their </w:t>
      </w:r>
      <w:r w:rsidR="00CE74CA">
        <w:rPr>
          <w:rFonts w:ascii="Times New Roman" w:hAnsi="Times New Roman" w:cs="Times New Roman"/>
        </w:rPr>
        <w:t xml:space="preserve">so-called </w:t>
      </w:r>
      <w:r>
        <w:rPr>
          <w:rFonts w:ascii="Times New Roman" w:hAnsi="Times New Roman" w:cs="Times New Roman"/>
        </w:rPr>
        <w:t>action understanding</w:t>
      </w:r>
      <w:r w:rsidR="00482F22">
        <w:rPr>
          <w:rFonts w:ascii="Times New Roman" w:hAnsi="Times New Roman" w:cs="Times New Roman"/>
        </w:rPr>
        <w:t>—that is, the ability to discriminate efficient and inefficient actions—</w:t>
      </w:r>
      <w:r>
        <w:rPr>
          <w:rFonts w:ascii="Times New Roman" w:hAnsi="Times New Roman" w:cs="Times New Roman"/>
        </w:rPr>
        <w:t xml:space="preserve">from the same perspective remain relatively </w:t>
      </w:r>
      <w:r>
        <w:rPr>
          <w:rFonts w:ascii="Times New Roman" w:hAnsi="Times New Roman" w:cs="Times New Roman"/>
        </w:rPr>
        <w:lastRenderedPageBreak/>
        <w:t>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r w:rsidR="00EC7604">
        <w:rPr>
          <w:rFonts w:ascii="Times New Roman" w:hAnsi="Times New Roman" w:cs="Times New Roman"/>
        </w:rPr>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A potentially helpful way to capture </w:t>
      </w:r>
      <w:r w:rsidR="00CF1F7C">
        <w:rPr>
          <w:rFonts w:ascii="Times New Roman" w:hAnsi="Times New Roman" w:cs="Times New Roman"/>
        </w:rPr>
        <w:t xml:space="preserve">Overwalle’s perspective is to </w:t>
      </w:r>
      <w:r w:rsidR="00E67D87">
        <w:rPr>
          <w:rFonts w:ascii="Times New Roman" w:hAnsi="Times New Roman" w:cs="Times New Roman"/>
        </w:rPr>
        <w:t>draw an analogy</w:t>
      </w:r>
      <w:r w:rsidR="006B225F">
        <w:rPr>
          <w:rFonts w:ascii="Times New Roman" w:hAnsi="Times New Roman" w:cs="Times New Roman"/>
        </w:rPr>
        <w:t xml:space="preserve"> between </w:t>
      </w:r>
      <w:r w:rsidR="00CF1F7C">
        <w:rPr>
          <w:rFonts w:ascii="Times New Roman" w:hAnsi="Times New Roman" w:cs="Times New Roman"/>
        </w:rPr>
        <w:t>it</w:t>
      </w:r>
      <w:r w:rsidR="006B225F">
        <w:rPr>
          <w:rFonts w:ascii="Times New Roman" w:hAnsi="Times New Roman" w:cs="Times New Roman"/>
        </w:rPr>
        <w:t xml:space="preserve"> and</w:t>
      </w:r>
      <w:r w:rsidR="00E67D87">
        <w:rPr>
          <w:rFonts w:ascii="Times New Roman" w:hAnsi="Times New Roman" w:cs="Times New Roman"/>
        </w:rPr>
        <w:t xml:space="preserve"> </w:t>
      </w:r>
      <w:r w:rsidR="006B225F">
        <w:rPr>
          <w:rFonts w:ascii="Times New Roman" w:hAnsi="Times New Roman" w:cs="Times New Roman"/>
        </w:rPr>
        <w:t>a flipbook</w:t>
      </w:r>
      <w:r w:rsidR="00E67D87">
        <w:rPr>
          <w:rFonts w:ascii="Times New Roman" w:hAnsi="Times New Roman" w:cs="Times New Roman"/>
        </w:rPr>
        <w:t xml:space="preserve">. In the same way that each page of a flipbook represents an instantaneous snapshot of an unfolding scene, </w:t>
      </w:r>
      <w:r w:rsidR="007448A5" w:rsidRPr="007448A5">
        <w:rPr>
          <w:rFonts w:ascii="Times New Roman" w:hAnsi="Times New Roman" w:cs="Times New Roman"/>
        </w:rPr>
        <w:t>infants’ representations of action trajectories can be thought of as a sequence of internal snapshots that</w:t>
      </w:r>
      <w:r w:rsidR="000A3648">
        <w:rPr>
          <w:rFonts w:ascii="Times New Roman" w:hAnsi="Times New Roman" w:cs="Times New Roman"/>
        </w:rPr>
        <w:t>, together,</w:t>
      </w:r>
      <w:r w:rsidR="007448A5" w:rsidRPr="007448A5">
        <w:rPr>
          <w:rFonts w:ascii="Times New Roman" w:hAnsi="Times New Roman" w:cs="Times New Roman"/>
        </w:rPr>
        <w:t xml:space="preserve"> encode how </w:t>
      </w:r>
      <w:r w:rsidR="000A3648">
        <w:rPr>
          <w:rFonts w:ascii="Times New Roman" w:hAnsi="Times New Roman" w:cs="Times New Roman"/>
        </w:rPr>
        <w:t>an action unfolds.</w:t>
      </w:r>
    </w:p>
    <w:p w14:paraId="69D56AA6" w14:textId="64E4576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itself—which was a</w:t>
      </w:r>
      <w:r w:rsidR="0099050D">
        <w:rPr>
          <w:rFonts w:ascii="Times New Roman" w:hAnsi="Times New Roman" w:cs="Times New Roman"/>
        </w:rPr>
        <w:t>n auto-associative connectionist network (McClelland &amp; Rumelhart, 1988)</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xml:space="preserve">. This event was implemented by turning on the agent unit (i.e., setting </w:t>
      </w:r>
      <w:r w:rsidR="002630C8">
        <w:rPr>
          <w:rFonts w:ascii="Times New Roman" w:hAnsi="Times New Roman" w:cs="Times New Roman"/>
        </w:rPr>
        <w:lastRenderedPageBreak/>
        <w:t>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Overwalle’s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the Experimental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the Control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Overwalle (2010) found that networks in the Experimental condition produced less activation (i.e., greater looking) 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 infants’ looking performance in Gergely et al. (1995). The fact that the model’s performance mirrored infants’ suggests that Overwalle’s account is sufficient to explain how infants process efficient and inefficient actions</w:t>
      </w:r>
      <w:r w:rsidR="0017005B">
        <w:rPr>
          <w:rFonts w:ascii="Times New Roman" w:hAnsi="Times New Roman" w:cs="Times New Roman"/>
        </w:rPr>
        <w:t xml:space="preserve">. </w:t>
      </w:r>
    </w:p>
    <w:p w14:paraId="1C0B2AC2" w14:textId="2C5AF6A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Overwalle’s (2010) account is sufficient to explain how infants process efficient and inefficient actions</w:t>
      </w:r>
      <w:r w:rsidR="00BC285A">
        <w:rPr>
          <w:rFonts w:ascii="Times New Roman" w:hAnsi="Times New Roman" w:cs="Times New Roman"/>
        </w:rPr>
        <w:t xml:space="preserve"> in a study that assesses their action understanding</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his proposal.</w:t>
      </w:r>
      <w:r w:rsidR="008E542C">
        <w:rPr>
          <w:rFonts w:ascii="Times New Roman" w:hAnsi="Times New Roman" w:cs="Times New Roman"/>
        </w:rPr>
        <w:t xml:space="preserve"> </w:t>
      </w:r>
      <w:r w:rsidR="005F2CF5">
        <w:rPr>
          <w:rFonts w:ascii="Times New Roman" w:hAnsi="Times New Roman" w:cs="Times New Roman"/>
        </w:rPr>
        <w:t>One reason is that Overwalle’s model</w:t>
      </w:r>
      <w:r w:rsidR="006D4C64">
        <w:rPr>
          <w:rFonts w:ascii="Times New Roman" w:hAnsi="Times New Roman" w:cs="Times New Roman"/>
        </w:rPr>
        <w:t xml:space="preserve"> </w:t>
      </w:r>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r w:rsidR="009202A3">
        <w:rPr>
          <w:rFonts w:ascii="Times New Roman" w:hAnsi="Times New Roman" w:cs="Times New Roman"/>
        </w:rPr>
        <w:t xml:space="preserve">had any action experience prior to its </w:t>
      </w:r>
      <w:r w:rsidR="005F2CF5">
        <w:rPr>
          <w:rFonts w:ascii="Times New Roman" w:hAnsi="Times New Roman" w:cs="Times New Roman"/>
        </w:rPr>
        <w:t>participation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DC44EA">
        <w:rPr>
          <w:rFonts w:ascii="Times New Roman" w:hAnsi="Times New Roman" w:cs="Times New Roman"/>
        </w:rPr>
        <w:t>These represent limitations because they meant that the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CF3B36">
        <w:rPr>
          <w:rFonts w:ascii="Times New Roman" w:hAnsi="Times New Roman" w:cs="Times New Roman"/>
        </w:rPr>
        <w:t>Despite</w:t>
      </w:r>
      <w:r w:rsidR="00DC44EA">
        <w:rPr>
          <w:rFonts w:ascii="Times New Roman" w:hAnsi="Times New Roman" w:cs="Times New Roman"/>
        </w:rPr>
        <w:t xml:space="preserve"> </w:t>
      </w:r>
      <w:r w:rsidR="00CF3B36">
        <w:rPr>
          <w:rFonts w:ascii="Times New Roman" w:hAnsi="Times New Roman" w:cs="Times New Roman"/>
        </w:rPr>
        <w:t>demonstrating that</w:t>
      </w:r>
      <w:r w:rsidR="00DC44EA">
        <w:rPr>
          <w:rFonts w:ascii="Times New Roman" w:hAnsi="Times New Roman" w:cs="Times New Roman"/>
        </w:rPr>
        <w:t xml:space="preserve"> </w:t>
      </w:r>
      <w:r w:rsidR="00DC44EA">
        <w:rPr>
          <w:rFonts w:ascii="Times New Roman" w:eastAsia="Times New Roman" w:hAnsi="Times New Roman" w:cs="Times New Roman"/>
        </w:rPr>
        <w:t xml:space="preserve">a </w:t>
      </w:r>
      <w:r w:rsidR="00DC44EA">
        <w:rPr>
          <w:rFonts w:ascii="Times New Roman" w:eastAsia="Times New Roman" w:hAnsi="Times New Roman" w:cs="Times New Roman"/>
        </w:rPr>
        <w:lastRenderedPageBreak/>
        <w:t>model lacking</w:t>
      </w:r>
      <w:r w:rsidR="00DD3688">
        <w:rPr>
          <w:rFonts w:ascii="Times New Roman" w:eastAsia="Times New Roman" w:hAnsi="Times New Roman" w:cs="Times New Roman"/>
        </w:rPr>
        <w:t xml:space="preserve"> a hidden layer or prior </w:t>
      </w:r>
      <w:r w:rsidR="00DC44EA">
        <w:rPr>
          <w:rFonts w:ascii="Times New Roman" w:eastAsia="Times New Roman" w:hAnsi="Times New Roman" w:cs="Times New Roman"/>
        </w:rPr>
        <w:t>action experience</w:t>
      </w:r>
      <w:r w:rsidR="00DD3688">
        <w:rPr>
          <w:rFonts w:ascii="Times New Roman" w:eastAsia="Times New Roman" w:hAnsi="Times New Roman" w:cs="Times New Roman"/>
        </w:rPr>
        <w:t xml:space="preserve"> can reproduce infants’ looking behaviors in Gergely et al. (1995), one or both factors may be necessary</w:t>
      </w:r>
      <w:r w:rsidR="00CF3B36">
        <w:rPr>
          <w:rFonts w:ascii="Times New Roman" w:eastAsia="Times New Roman" w:hAnsi="Times New Roman" w:cs="Times New Roman"/>
        </w:rPr>
        <w:t xml:space="preserve"> for a model like that by Overwalle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Overwalle</w:t>
      </w:r>
      <w:r w:rsidR="004B1270">
        <w:rPr>
          <w:rFonts w:ascii="Times New Roman" w:eastAsia="Times New Roman" w:hAnsi="Times New Roman" w:cs="Times New Roman"/>
        </w:rPr>
        <w:t>’s</w:t>
      </w:r>
      <w:r w:rsidR="00DD3688">
        <w:rPr>
          <w:rFonts w:ascii="Times New Roman" w:eastAsia="Times New Roman" w:hAnsi="Times New Roman" w:cs="Times New Roman"/>
        </w:rPr>
        <w:t xml:space="preserve"> (2010) </w:t>
      </w:r>
      <w:r w:rsidR="004B1270">
        <w:rPr>
          <w:rFonts w:ascii="Times New Roman" w:eastAsia="Times New Roman" w:hAnsi="Times New Roman" w:cs="Times New Roman"/>
        </w:rPr>
        <w:t xml:space="preserve">model </w:t>
      </w:r>
      <w:r w:rsidR="00DD3688">
        <w:rPr>
          <w:rFonts w:ascii="Times New Roman" w:eastAsia="Times New Roman" w:hAnsi="Times New Roman" w:cs="Times New Roman"/>
        </w:rPr>
        <w:t>may struggle to capture infants’ looking responses in a</w:t>
      </w:r>
      <w:r w:rsidR="00B0365F">
        <w:rPr>
          <w:rFonts w:ascii="Times New Roman" w:eastAsia="Times New Roman" w:hAnsi="Times New Roman" w:cs="Times New Roman"/>
        </w:rPr>
        <w:t xml:space="preserve"> now classic study</w:t>
      </w:r>
      <w:r w:rsidR="005541AB" w:rsidRPr="005541AB">
        <w:rPr>
          <w:rFonts w:ascii="Times New Roman" w:eastAsia="Times New Roman" w:hAnsi="Times New Roman" w:cs="Times New Roman"/>
        </w:rPr>
        <w:t xml:space="preserve"> by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However, infants could still see the second object and </w:t>
      </w:r>
      <w:r w:rsidR="009F17EA">
        <w:rPr>
          <w:rFonts w:ascii="Times New Roman" w:hAnsi="Times New Roman" w:cs="Times New Roman"/>
        </w:rPr>
        <w:t>the apex of the arced motion path from</w:t>
      </w:r>
      <w:r w:rsidR="0095228B">
        <w:rPr>
          <w:rFonts w:ascii="Times New Roman" w:hAnsi="Times New Roman" w:cs="Times New Roman"/>
        </w:rPr>
        <w:t xml:space="preserve"> behind the occluder as it moved to reach the second object. Infants were then shown two test events without the occluder.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r w:rsidR="00B00200">
        <w:rPr>
          <w:rFonts w:ascii="Times New Roman" w:hAnsi="Times New Roman" w:cs="Times New Roman"/>
        </w:rPr>
        <w:t>Csibra et al. (2003) found that</w:t>
      </w:r>
      <w:r w:rsidR="0095228B">
        <w:rPr>
          <w:rFonts w:ascii="Times New Roman" w:hAnsi="Times New Roman" w:cs="Times New Roman"/>
        </w:rPr>
        <w:t xml:space="preserve"> infants looked longer at the No-Obstacle test event than at the Obstacle test event.</w:t>
      </w:r>
      <w:r w:rsidR="00B00200">
        <w:rPr>
          <w:rFonts w:ascii="Times New Roman" w:hAnsi="Times New Roman" w:cs="Times New Roman"/>
        </w:rPr>
        <w:t xml:space="preserve"> There </w:t>
      </w:r>
      <w:r w:rsidR="00EE368D">
        <w:rPr>
          <w:rFonts w:ascii="Times New Roman" w:hAnsi="Times New Roman" w:cs="Times New Roman"/>
        </w:rPr>
        <w:t>reason</w:t>
      </w:r>
      <w:r w:rsidR="004B1270">
        <w:rPr>
          <w:rFonts w:ascii="Times New Roman" w:hAnsi="Times New Roman" w:cs="Times New Roman"/>
        </w:rPr>
        <w:t xml:space="preserve"> it would be predicted that</w:t>
      </w:r>
      <w:r w:rsidR="00EE368D">
        <w:rPr>
          <w:rFonts w:ascii="Times New Roman" w:hAnsi="Times New Roman" w:cs="Times New Roman"/>
        </w:rPr>
        <w:t xml:space="preserve"> Overwalle’s (2010)</w:t>
      </w:r>
      <w:r w:rsidR="004B1270">
        <w:rPr>
          <w:rFonts w:ascii="Times New Roman" w:hAnsi="Times New Roman" w:cs="Times New Roman"/>
        </w:rPr>
        <w:t xml:space="preserve"> model</w:t>
      </w:r>
      <w:r w:rsidR="00EE368D">
        <w:rPr>
          <w:rFonts w:ascii="Times New Roman" w:hAnsi="Times New Roman" w:cs="Times New Roman"/>
        </w:rPr>
        <w:t xml:space="preserve"> </w:t>
      </w:r>
      <w:r w:rsidR="004B1270">
        <w:rPr>
          <w:rFonts w:ascii="Times New Roman" w:hAnsi="Times New Roman" w:cs="Times New Roman"/>
        </w:rPr>
        <w:t>would</w:t>
      </w:r>
      <w:r w:rsidR="00EE368D">
        <w:rPr>
          <w:rFonts w:ascii="Times New Roman" w:hAnsi="Times New Roman" w:cs="Times New Roman"/>
        </w:rPr>
        <w:t xml:space="preserve"> </w:t>
      </w:r>
      <w:r w:rsidR="00B00200">
        <w:rPr>
          <w:rFonts w:ascii="Times New Roman" w:hAnsi="Times New Roman" w:cs="Times New Roman"/>
        </w:rPr>
        <w:t>struggle to reproduce infants’ responses in this study</w:t>
      </w:r>
      <w:r w:rsidR="00EE368D">
        <w:rPr>
          <w:rFonts w:ascii="Times New Roman" w:hAnsi="Times New Roman" w:cs="Times New Roman"/>
        </w:rPr>
        <w:t xml:space="preserve"> is that at test the network must somehow </w:t>
      </w:r>
      <w:r w:rsidR="00B00200" w:rsidRPr="00B00200">
        <w:rPr>
          <w:rFonts w:ascii="Times New Roman" w:eastAsia="Times New Roman" w:hAnsi="Times New Roman" w:cs="Times New Roman"/>
        </w:rPr>
        <w:t xml:space="preserve">spontaneously </w:t>
      </w:r>
      <w:r w:rsidR="00173688">
        <w:rPr>
          <w:rFonts w:ascii="Times New Roman" w:eastAsia="Times New Roman" w:hAnsi="Times New Roman" w:cs="Times New Roman"/>
        </w:rPr>
        <w:t>infer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3041E12"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the crux of his position is that infants</w:t>
      </w:r>
      <w:r w:rsidR="00BC285A">
        <w:rPr>
          <w:rFonts w:ascii="Times New Roman" w:eastAsia="Times New Roman" w:hAnsi="Times New Roman" w:cs="Times New Roman"/>
        </w:rPr>
        <w:t xml:space="preserve"> learn through experience that some actions are more efficient ways to achieve goals than others, Overwalle’s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 Evidence for this is garnered by the use of</w:t>
      </w:r>
      <w:r w:rsidR="00331E63">
        <w:rPr>
          <w:rFonts w:ascii="Times New Roman" w:eastAsia="Times New Roman" w:hAnsi="Times New Roman" w:cs="Times New Roman"/>
        </w:rPr>
        <w:t xml:space="preserve"> agent and goal units in the model</w:t>
      </w:r>
      <w:r w:rsidR="00D30F4B">
        <w:rPr>
          <w:rFonts w:ascii="Times New Roman" w:eastAsia="Times New Roman" w:hAnsi="Times New Roman" w:cs="Times New Roman"/>
        </w:rPr>
        <w:t xml:space="preserve">. </w:t>
      </w:r>
      <w:r w:rsidR="00470240">
        <w:rPr>
          <w:rFonts w:ascii="Times New Roman" w:eastAsia="Times New Roman" w:hAnsi="Times New Roman" w:cs="Times New Roman"/>
        </w:rPr>
        <w:t>The problem here is that</w:t>
      </w:r>
      <w:r w:rsidR="00D30F4B">
        <w:rPr>
          <w:rFonts w:ascii="Times New Roman" w:eastAsia="Times New Roman" w:hAnsi="Times New Roman" w:cs="Times New Roman"/>
        </w:rPr>
        <w:t xml:space="preserve"> Overwalle (2010) does not provide</w:t>
      </w:r>
      <w:r w:rsidR="00331E63">
        <w:rPr>
          <w:rFonts w:ascii="Times New Roman" w:eastAsia="Times New Roman" w:hAnsi="Times New Roman" w:cs="Times New Roman"/>
        </w:rPr>
        <w:t xml:space="preserve"> </w:t>
      </w:r>
      <w:r w:rsidR="006E55B5">
        <w:rPr>
          <w:rFonts w:ascii="Times New Roman" w:eastAsia="Times New Roman" w:hAnsi="Times New Roman" w:cs="Times New Roman"/>
        </w:rPr>
        <w:t xml:space="preserve">a </w:t>
      </w:r>
      <w:r w:rsidR="00470240">
        <w:rPr>
          <w:rFonts w:ascii="Times New Roman" w:eastAsia="Times New Roman" w:hAnsi="Times New Roman" w:cs="Times New Roman"/>
        </w:rPr>
        <w:t xml:space="preserve">corresponding </w:t>
      </w:r>
      <w:r w:rsidR="00331E63">
        <w:rPr>
          <w:rFonts w:ascii="Times New Roman" w:eastAsia="Times New Roman" w:hAnsi="Times New Roman" w:cs="Times New Roman"/>
        </w:rPr>
        <w:t xml:space="preserve">mechanistic account of </w:t>
      </w:r>
      <w:r w:rsidR="00470240">
        <w:rPr>
          <w:rFonts w:ascii="Times New Roman" w:eastAsia="Times New Roman" w:hAnsi="Times New Roman" w:cs="Times New Roman"/>
        </w:rPr>
        <w:t>how these concepts develop or from where they originate</w:t>
      </w:r>
      <w:r w:rsidR="006E55B5">
        <w:rPr>
          <w:rFonts w:ascii="Times New Roman" w:eastAsia="Times New Roman" w:hAnsi="Times New Roman" w:cs="Times New Roman"/>
        </w:rPr>
        <w:t xml:space="preserve">. </w:t>
      </w:r>
      <w:r w:rsidR="00331E63">
        <w:rPr>
          <w:rFonts w:ascii="Times New Roman" w:eastAsia="Times New Roman" w:hAnsi="Times New Roman" w:cs="Times New Roman"/>
        </w:rPr>
        <w:t>Yet just such a</w:t>
      </w:r>
      <w:r w:rsidR="00494CB3">
        <w:rPr>
          <w:rFonts w:ascii="Times New Roman" w:eastAsia="Times New Roman" w:hAnsi="Times New Roman" w:cs="Times New Roman"/>
        </w:rPr>
        <w:t xml:space="preserve"> description would be needed</w:t>
      </w:r>
      <w:r w:rsidR="00331E63">
        <w:rPr>
          <w:rFonts w:ascii="Times New Roman" w:eastAsia="Times New Roman" w:hAnsi="Times New Roman" w:cs="Times New Roman"/>
        </w:rPr>
        <w:t xml:space="preserve"> to provide a complete description of infant </w:t>
      </w:r>
      <w:r w:rsidR="00331E63">
        <w:rPr>
          <w:rFonts w:ascii="Times New Roman" w:eastAsia="Times New Roman" w:hAnsi="Times New Roman" w:cs="Times New Roman"/>
        </w:rPr>
        <w:lastRenderedPageBreak/>
        <w:t>action understanding.</w:t>
      </w:r>
      <w:r w:rsidR="00494CB3">
        <w:rPr>
          <w:rFonts w:ascii="Times New Roman" w:eastAsia="Times New Roman" w:hAnsi="Times New Roman" w:cs="Times New Roman"/>
        </w:rPr>
        <w:t xml:space="preserve"> However, s</w:t>
      </w:r>
      <w:r w:rsidR="005A1669">
        <w:rPr>
          <w:rFonts w:ascii="Times New Roman" w:eastAsia="Times New Roman" w:hAnsi="Times New Roman" w:cs="Times New Roman"/>
        </w:rPr>
        <w:t>uch an account would not be needed</w:t>
      </w:r>
      <w:r w:rsidR="00494CB3">
        <w:rPr>
          <w:rFonts w:ascii="Times New Roman" w:eastAsia="Times New Roman" w:hAnsi="Times New Roman" w:cs="Times New Roman"/>
        </w:rPr>
        <w:t xml:space="preserve"> if it can be shown that infants’ behaviors in studies like that by Gergely et al. (1995) can be explained on other grounds. </w:t>
      </w:r>
    </w:p>
    <w:p w14:paraId="71BF22BA" w14:textId="7EB6D517" w:rsidR="0077319C" w:rsidRDefault="00494CB3" w:rsidP="00A43A0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Overwalle’s (2010) model </w:t>
      </w:r>
      <w:r w:rsidR="0090230A">
        <w:rPr>
          <w:rFonts w:ascii="Times New Roman" w:eastAsia="Times New Roman" w:hAnsi="Times New Roman" w:cs="Times New Roman"/>
        </w:rPr>
        <w:t>did not faithfully represent key aspects of Gergely et al.’s (1995) experimental set-up.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conditions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743637">
        <w:rPr>
          <w:rFonts w:ascii="Times New Roman" w:eastAsia="Times New Roman" w:hAnsi="Times New Roman" w:cs="Times New Roman"/>
        </w:rPr>
        <w:t>infants in the Control condition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 xml:space="preserve">In contrast, </w:t>
      </w:r>
      <w:r w:rsidR="00743637">
        <w:rPr>
          <w:rFonts w:ascii="Times New Roman" w:eastAsia="Times New Roman" w:hAnsi="Times New Roman" w:cs="Times New Roman"/>
        </w:rPr>
        <w:t>networks in the same condition were habituated to arced motion alone; no obstacle information was provided.</w:t>
      </w:r>
      <w:r w:rsidR="00F13157">
        <w:rPr>
          <w:rFonts w:ascii="Times New Roman" w:eastAsia="Times New Roman" w:hAnsi="Times New Roman" w:cs="Times New Roman"/>
        </w:rPr>
        <w:t xml:space="preserve"> </w:t>
      </w:r>
      <w:r w:rsidR="003826AA">
        <w:rPr>
          <w:rFonts w:ascii="Times New Roman" w:eastAsia="Times New Roman" w:hAnsi="Times New Roman" w:cs="Times New Roman"/>
        </w:rPr>
        <w:t xml:space="preserve">Because the Experimental and Control conditions differed in multiple ways in </w:t>
      </w:r>
      <w:r w:rsidR="00A43A0B">
        <w:rPr>
          <w:rFonts w:ascii="Times New Roman" w:eastAsia="Times New Roman" w:hAnsi="Times New Roman" w:cs="Times New Roman"/>
        </w:rPr>
        <w:t>Overwalle’s (2010) simulation of Gergely et al. (1995), it is</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determine whether the distinct patterns of looking between conditions were due to these differences or to an acquired notion of efficiency. These di</w:t>
      </w:r>
      <w:r w:rsidR="00441141">
        <w:rPr>
          <w:rFonts w:ascii="Times New Roman" w:eastAsia="Times New Roman" w:hAnsi="Times New Roman" w:cs="Times New Roman"/>
        </w:rPr>
        <w:t>screpancies</w:t>
      </w:r>
      <w:r w:rsidR="003826AA">
        <w:rPr>
          <w:rFonts w:ascii="Times New Roman" w:eastAsia="Times New Roman" w:hAnsi="Times New Roman" w:cs="Times New Roman"/>
        </w:rPr>
        <w:t xml:space="preserve"> also make it difficult to know what can be concluded from Overwalle’s </w:t>
      </w:r>
      <w:r w:rsidR="00441141">
        <w:rPr>
          <w:rFonts w:ascii="Times New Roman" w:eastAsia="Times New Roman" w:hAnsi="Times New Roman" w:cs="Times New Roman"/>
        </w:rPr>
        <w:t>(2010) simulation about the mechanisms underlying infants’ performance in the original behavioral study.</w:t>
      </w:r>
    </w:p>
    <w:p w14:paraId="37D959E4" w14:textId="77777777" w:rsidR="00037EA9" w:rsidRDefault="0077319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In the</w:t>
      </w:r>
      <w:r w:rsidR="007E6784">
        <w:rPr>
          <w:rFonts w:ascii="Times New Roman" w:eastAsia="Times New Roman" w:hAnsi="Times New Roman" w:cs="Times New Roman"/>
        </w:rPr>
        <w:t xml:space="preserve"> computational study, </w:t>
      </w:r>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This spatial arrangement meant that the</w:t>
      </w:r>
      <w:r w:rsidR="00652672" w:rsidRPr="00652672">
        <w:rPr>
          <w:rFonts w:ascii="Times New Roman" w:eastAsia="Times New Roman" w:hAnsi="Times New Roman" w:cs="Times New Roman"/>
        </w:rPr>
        <w:t xml:space="preserve"> agent effectively “jumped” two cells higher than required to clear the obstacle.</w:t>
      </w:r>
      <w:r w:rsidR="00652672">
        <w:rPr>
          <w:rFonts w:ascii="Times New Roman" w:eastAsia="Times New Roman" w:hAnsi="Times New Roman" w:cs="Times New Roman"/>
        </w:rPr>
        <w:t xml:space="preserve"> </w:t>
      </w:r>
      <w:r w:rsidR="00B9424D">
        <w:rPr>
          <w:rFonts w:ascii="Times New Roman" w:eastAsia="Times New Roman" w:hAnsi="Times New Roman" w:cs="Times New Roman"/>
        </w:rPr>
        <w:t xml:space="preserve">In Overwalle’s (2010) simulation, </w:t>
      </w:r>
      <w:r w:rsidR="004C473B">
        <w:rPr>
          <w:rFonts w:ascii="Times New Roman" w:eastAsia="Times New Roman" w:hAnsi="Times New Roman" w:cs="Times New Roman"/>
        </w:rPr>
        <w:t xml:space="preserve">the barrier was one cell wide by one cell tall. </w:t>
      </w:r>
      <w:r w:rsidR="00AD6765">
        <w:rPr>
          <w:rFonts w:ascii="Times New Roman" w:eastAsia="Times New Roman" w:hAnsi="Times New Roman" w:cs="Times New Roman"/>
        </w:rPr>
        <w:t xml:space="preserve">Given that the apex of the arced motion was </w:t>
      </w:r>
      <w:r w:rsidR="004C473B">
        <w:rPr>
          <w:rFonts w:ascii="Times New Roman" w:eastAsia="Times New Roman" w:hAnsi="Times New Roman" w:cs="Times New Roman"/>
        </w:rPr>
        <w:t>three</w:t>
      </w:r>
      <w:r w:rsidR="00AD6765">
        <w:rPr>
          <w:rFonts w:ascii="Times New Roman" w:eastAsia="Times New Roman" w:hAnsi="Times New Roman" w:cs="Times New Roman"/>
        </w:rPr>
        <w:t xml:space="preserve"> cells high, the agent “jumped” two cells higher than it needed to clear the barrier; a 2-cell-high jump would have been sufficient.</w:t>
      </w:r>
      <w:r w:rsidR="000C649B">
        <w:rPr>
          <w:rFonts w:ascii="Times New Roman" w:eastAsia="Times New Roman" w:hAnsi="Times New Roman" w:cs="Times New Roman"/>
        </w:rPr>
        <w:t xml:space="preserve"> </w:t>
      </w:r>
      <w:r w:rsidRPr="0077319C">
        <w:rPr>
          <w:rFonts w:ascii="Times New Roman" w:eastAsia="Times New Roman" w:hAnsi="Times New Roman" w:cs="Times New Roman"/>
        </w:rPr>
        <w:t xml:space="preserve">Taken together, these four </w:t>
      </w:r>
      <w:r w:rsidRPr="0077319C">
        <w:rPr>
          <w:rFonts w:ascii="Times New Roman" w:eastAsia="Times New Roman" w:hAnsi="Times New Roman" w:cs="Times New Roman"/>
        </w:rPr>
        <w:lastRenderedPageBreak/>
        <w:t>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p>
    <w:p w14:paraId="6BEE43CD" w14:textId="5B172D26" w:rsidR="002450CA" w:rsidRPr="00037EA9" w:rsidRDefault="00D83D5A" w:rsidP="00037EA9">
      <w:pPr>
        <w:spacing w:line="480" w:lineRule="auto"/>
        <w:ind w:firstLine="720"/>
        <w:contextualSpacing/>
        <w:rPr>
          <w:rFonts w:ascii="Times New Roman" w:eastAsia="Times New Roman" w:hAnsi="Times New Roman" w:cs="Times New Roman"/>
        </w:rPr>
      </w:pPr>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r w:rsidR="001A288F">
        <w:rPr>
          <w:rFonts w:ascii="Times New Roman" w:eastAsia="Times New Roman" w:hAnsi="Times New Roman" w:cs="Times New Roman"/>
        </w:rPr>
        <w:t>. These</w:t>
      </w:r>
      <w:r w:rsidR="00B27F73">
        <w:rPr>
          <w:rFonts w:ascii="Times New Roman" w:eastAsia="Times New Roman" w:hAnsi="Times New Roman" w:cs="Times New Roman"/>
        </w:rPr>
        <w:t xml:space="preserve"> criticisms suggest that</w:t>
      </w:r>
      <w:r w:rsidR="001A288F">
        <w:rPr>
          <w:rFonts w:ascii="Times New Roman" w:eastAsia="Times New Roman" w:hAnsi="Times New Roman" w:cs="Times New Roman"/>
        </w:rPr>
        <w:t xml:space="preserve"> the success of the model</w:t>
      </w:r>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r w:rsidR="00037EA9">
        <w:rPr>
          <w:rFonts w:ascii="Times New Roman" w:eastAsia="Times New Roman" w:hAnsi="Times New Roman" w:cs="Times New Roman"/>
        </w:rPr>
        <w:t xml:space="preserve"> </w:t>
      </w:r>
      <w:r w:rsidR="009248A1">
        <w:rPr>
          <w:rFonts w:ascii="Times New Roman" w:eastAsia="Times New Roman" w:hAnsi="Times New Roman" w:cs="Times New Roman"/>
        </w:rPr>
        <w:t xml:space="preserve">Based on </w:t>
      </w:r>
      <w:r w:rsidR="001A288F">
        <w:rPr>
          <w:rFonts w:ascii="Times New Roman" w:eastAsia="Times New Roman" w:hAnsi="Times New Roman" w:cs="Times New Roman"/>
        </w:rPr>
        <w:t>these limitations</w:t>
      </w:r>
      <w:r w:rsidR="00524642">
        <w:rPr>
          <w:rFonts w:ascii="Times New Roman" w:hAnsi="Times New Roman" w:cs="Times New Roman"/>
        </w:rPr>
        <w:t>, the</w:t>
      </w:r>
      <w:r w:rsidR="002265B0">
        <w:rPr>
          <w:rFonts w:ascii="Times New Roman" w:hAnsi="Times New Roman" w:cs="Times New Roman"/>
        </w:rPr>
        <w:t xml:space="preserve"> </w:t>
      </w:r>
      <w:r w:rsidR="00A66FFF">
        <w:rPr>
          <w:rFonts w:ascii="Times New Roman" w:hAnsi="Times New Roman" w:cs="Times New Roman"/>
        </w:rPr>
        <w:t xml:space="preserve">goals </w:t>
      </w:r>
      <w:r w:rsidR="002265B0">
        <w:rPr>
          <w:rFonts w:ascii="Times New Roman" w:hAnsi="Times New Roman" w:cs="Times New Roman"/>
        </w:rPr>
        <w:t xml:space="preserve">of the </w:t>
      </w:r>
      <w:r w:rsidR="00BC654B">
        <w:rPr>
          <w:rFonts w:ascii="Times New Roman" w:hAnsi="Times New Roman" w:cs="Times New Roman"/>
        </w:rPr>
        <w:t>present paper</w:t>
      </w:r>
      <w:r w:rsidR="002265B0">
        <w:rPr>
          <w:rFonts w:ascii="Times New Roman" w:hAnsi="Times New Roman" w:cs="Times New Roman"/>
        </w:rPr>
        <w:t xml:space="preserve"> </w:t>
      </w:r>
      <w:r w:rsidR="00A66FFF">
        <w:rPr>
          <w:rFonts w:ascii="Times New Roman" w:hAnsi="Times New Roman" w:cs="Times New Roman"/>
        </w:rPr>
        <w:t xml:space="preserve">were twofold. The first goal </w:t>
      </w:r>
      <w:r w:rsidR="00431A61">
        <w:rPr>
          <w:rFonts w:ascii="Times New Roman" w:hAnsi="Times New Roman" w:cs="Times New Roman"/>
        </w:rPr>
        <w:t>was to</w:t>
      </w:r>
      <w:r w:rsidR="002265B0">
        <w:rPr>
          <w:rFonts w:ascii="Times New Roman" w:hAnsi="Times New Roman" w:cs="Times New Roman"/>
        </w:rPr>
        <w:t xml:space="preserve"> develop an alternative lean account </w:t>
      </w:r>
      <w:r w:rsidR="00B03DF4">
        <w:rPr>
          <w:rFonts w:ascii="Times New Roman" w:hAnsi="Times New Roman" w:cs="Times New Roman"/>
        </w:rPr>
        <w:t xml:space="preserve">that </w:t>
      </w:r>
      <w:r w:rsidR="00A66FFF">
        <w:rPr>
          <w:rFonts w:ascii="Times New Roman" w:hAnsi="Times New Roman" w:cs="Times New Roman"/>
        </w:rPr>
        <w:t xml:space="preserve">not only can explain infants’ looking behaviors in Gergely et al. (1995) but can capture a range </w:t>
      </w:r>
      <w:r w:rsidR="00D23F8D">
        <w:rPr>
          <w:rFonts w:ascii="Times New Roman" w:hAnsi="Times New Roman" w:cs="Times New Roman"/>
        </w:rPr>
        <w:t>of</w:t>
      </w:r>
      <w:r w:rsidR="00B03DF4">
        <w:rPr>
          <w:rFonts w:ascii="Times New Roman" w:hAnsi="Times New Roman" w:cs="Times New Roman"/>
        </w:rPr>
        <w:t xml:space="preserve"> key findings in the literature on</w:t>
      </w:r>
      <w:r w:rsidR="00D23F8D">
        <w:rPr>
          <w:rFonts w:ascii="Times New Roman" w:hAnsi="Times New Roman" w:cs="Times New Roman"/>
        </w:rPr>
        <w:t xml:space="preserve"> infant action understanding. </w:t>
      </w:r>
      <w:r w:rsidR="00811479">
        <w:rPr>
          <w:rFonts w:ascii="Times New Roman" w:hAnsi="Times New Roman" w:cs="Times New Roman"/>
        </w:rPr>
        <w:t xml:space="preserve">I make this case by demonstrating that a connectionist instantiation of the current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such key findings. </w:t>
      </w:r>
      <w:r w:rsidR="00D23F8D">
        <w:rPr>
          <w:rFonts w:ascii="Times New Roman" w:hAnsi="Times New Roman" w:cs="Times New Roman"/>
        </w:rPr>
        <w:t>The second goal was to demonstrate that</w:t>
      </w:r>
      <w:r w:rsidR="00037EA9">
        <w:rPr>
          <w:rFonts w:ascii="Times New Roman" w:hAnsi="Times New Roman" w:cs="Times New Roman"/>
        </w:rPr>
        <w:t xml:space="preserve"> not only does</w:t>
      </w:r>
      <w:r w:rsidR="00811479">
        <w:rPr>
          <w:rFonts w:ascii="Times New Roman" w:hAnsi="Times New Roman" w:cs="Times New Roman"/>
        </w:rPr>
        <w:t xml:space="preserve"> ALIAS</w:t>
      </w:r>
      <w:r w:rsidR="00D23F8D">
        <w:rPr>
          <w:rFonts w:ascii="Times New Roman" w:hAnsi="Times New Roman" w:cs="Times New Roman"/>
        </w:rPr>
        <w:t xml:space="preserve"> </w:t>
      </w:r>
      <w:r w:rsidR="0012624E">
        <w:rPr>
          <w:rFonts w:ascii="Times New Roman" w:hAnsi="Times New Roman" w:cs="Times New Roman"/>
        </w:rPr>
        <w:t xml:space="preserve">provide a </w:t>
      </w:r>
      <w:r w:rsidR="00037EA9">
        <w:rPr>
          <w:rFonts w:ascii="Times New Roman" w:hAnsi="Times New Roman" w:cs="Times New Roman"/>
        </w:rPr>
        <w:t>more complete</w:t>
      </w:r>
      <w:r w:rsidR="0012624E">
        <w:rPr>
          <w:rFonts w:ascii="Times New Roman" w:hAnsi="Times New Roman" w:cs="Times New Roman"/>
        </w:rPr>
        <w:t xml:space="preserve"> account of infants’ looking behavior than the model proposed by Overwalle (2010)</w:t>
      </w:r>
      <w:r w:rsidR="00037EA9">
        <w:rPr>
          <w:rFonts w:ascii="Times New Roman" w:hAnsi="Times New Roman" w:cs="Times New Roman"/>
        </w:rPr>
        <w:t xml:space="preserve"> but it avoids the limitations that characterize that earlier simulation. </w:t>
      </w:r>
    </w:p>
    <w:p w14:paraId="7853E329" w14:textId="385FDE62" w:rsidR="002428A9" w:rsidRDefault="00B80D3D" w:rsidP="00220755">
      <w:pPr>
        <w:spacing w:line="480" w:lineRule="auto"/>
        <w:ind w:firstLine="720"/>
        <w:contextualSpacing/>
        <w:rPr>
          <w:rFonts w:ascii="Times New Roman" w:hAnsi="Times New Roman" w:cs="Times New Roman"/>
        </w:rPr>
      </w:pPr>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understanding (VoE) studies</w:t>
      </w:r>
      <w:r w:rsidRPr="00B80D3D">
        <w:rPr>
          <w:rFonts w:ascii="Times New Roman" w:hAnsi="Times New Roman" w:cs="Times New Roman"/>
        </w:rPr>
        <w:t xml:space="preserve"> can be explained by </w:t>
      </w:r>
      <w:r w:rsidR="00077880">
        <w:rPr>
          <w:rFonts w:ascii="Times New Roman" w:hAnsi="Times New Roman" w:cs="Times New Roman"/>
        </w:rPr>
        <w:t xml:space="preserve">two factors. The first factor relates to </w:t>
      </w:r>
      <w:r w:rsidR="00273B30">
        <w:rPr>
          <w:rFonts w:ascii="Times New Roman" w:hAnsi="Times New Roman" w:cs="Times New Roman"/>
        </w:rPr>
        <w:t>infants’ experience observing different kinds of motion in the real world</w:t>
      </w:r>
      <w:r w:rsidR="00B80B47">
        <w:rPr>
          <w:rFonts w:ascii="Times New Roman" w:hAnsi="Times New Roman" w:cs="Times New Roman"/>
        </w:rPr>
        <w:t xml:space="preserve">. Specifically, infants’ </w:t>
      </w:r>
      <w:r w:rsidR="00465943">
        <w:rPr>
          <w:rFonts w:ascii="Times New Roman" w:hAnsi="Times New Roman" w:cs="Times New Roman"/>
        </w:rPr>
        <w:t>performance</w:t>
      </w:r>
      <w:r w:rsidR="00B80B47">
        <w:rPr>
          <w:rFonts w:ascii="Times New Roman" w:hAnsi="Times New Roman" w:cs="Times New Roman"/>
        </w:rPr>
        <w:t xml:space="preserve"> during the test phase of a typical </w:t>
      </w:r>
      <w:r w:rsidR="00B80B47">
        <w:rPr>
          <w:rFonts w:ascii="Times New Roman" w:hAnsi="Times New Roman" w:cs="Times New Roman"/>
        </w:rPr>
        <w:lastRenderedPageBreak/>
        <w:t>action understanding study</w:t>
      </w:r>
      <w:r w:rsidR="00F6074B">
        <w:rPr>
          <w:rFonts w:ascii="Times New Roman" w:hAnsi="Times New Roman" w:cs="Times New Roman"/>
        </w:rPr>
        <w:t xml:space="preserve"> presumably</w:t>
      </w:r>
      <w:r w:rsidR="00B80B47">
        <w:rPr>
          <w:rFonts w:ascii="Times New Roman" w:hAnsi="Times New Roman" w:cs="Times New Roman"/>
        </w:rPr>
        <w:t xml:space="preserve"> not only reflects what </w:t>
      </w:r>
      <w:r w:rsidR="00F6074B">
        <w:rPr>
          <w:rFonts w:ascii="Times New Roman" w:hAnsi="Times New Roman" w:cs="Times New Roman"/>
        </w:rPr>
        <w:t>is learned</w:t>
      </w:r>
      <w:r w:rsidR="00B80B47">
        <w:rPr>
          <w:rFonts w:ascii="Times New Roman" w:hAnsi="Times New Roman" w:cs="Times New Roman"/>
        </w:rPr>
        <w:t xml:space="preserve"> during </w:t>
      </w:r>
      <w:r w:rsidR="00D910E2">
        <w:rPr>
          <w:rFonts w:ascii="Times New Roman" w:hAnsi="Times New Roman" w:cs="Times New Roman"/>
        </w:rPr>
        <w:t>habituation,</w:t>
      </w:r>
      <w:r w:rsidR="00B80B47">
        <w:rPr>
          <w:rFonts w:ascii="Times New Roman" w:hAnsi="Times New Roman" w:cs="Times New Roman"/>
        </w:rPr>
        <w:t xml:space="preserve"> but it reflects </w:t>
      </w:r>
      <w:r w:rsidRPr="00B80D3D">
        <w:rPr>
          <w:rFonts w:ascii="Times New Roman" w:hAnsi="Times New Roman" w:cs="Times New Roman"/>
        </w:rPr>
        <w:t>th</w:t>
      </w:r>
      <w:r w:rsidR="001976DC">
        <w:rPr>
          <w:rFonts w:ascii="Times New Roman" w:hAnsi="Times New Roman" w:cs="Times New Roman"/>
        </w:rPr>
        <w:t xml:space="preserve">eir extensive, </w:t>
      </w:r>
      <w:r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because solid objects cannot </w:t>
      </w:r>
      <w:r w:rsidR="00806261">
        <w:rPr>
          <w:rFonts w:ascii="Times New Roman" w:hAnsi="Times New Roman" w:cs="Times New Roman"/>
        </w:rPr>
        <w:t xml:space="preserve">simultaneously </w:t>
      </w:r>
      <w:r w:rsidR="00806261" w:rsidRPr="00806261">
        <w:rPr>
          <w:rFonts w:ascii="Times New Roman" w:hAnsi="Times New Roman" w:cs="Times New Roman"/>
        </w:rPr>
        <w:t>occupy the same</w:t>
      </w:r>
      <w:r w:rsidR="00806261">
        <w:rPr>
          <w:rFonts w:ascii="Times New Roman" w:hAnsi="Times New Roman" w:cs="Times New Roman"/>
        </w:rPr>
        <w:t xml:space="preserve"> position in</w:t>
      </w:r>
      <w:r w:rsidR="00806261" w:rsidRPr="00806261">
        <w:rPr>
          <w:rFonts w:ascii="Times New Roman" w:hAnsi="Times New Roman" w:cs="Times New Roman"/>
        </w:rPr>
        <w:t xml:space="preserve"> space, these same entities will move around or over barriers along curved or arced trajectories when such barriers are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r w:rsidR="007B18A4">
        <w:rPr>
          <w:rFonts w:ascii="Times New Roman" w:hAnsi="Times New Roman" w:cs="Times New Roman"/>
        </w:rPr>
        <w:t>the babysitter</w:t>
      </w:r>
      <w:r w:rsidR="005335FD">
        <w:rPr>
          <w:rFonts w:ascii="Times New Roman" w:hAnsi="Times New Roman" w:cs="Times New Roman"/>
        </w:rPr>
        <w:t xml:space="preserve"> </w:t>
      </w:r>
      <w:r w:rsidR="007B18A4">
        <w:rPr>
          <w:rFonts w:ascii="Times New Roman" w:hAnsi="Times New Roman" w:cs="Times New Roman"/>
        </w:rPr>
        <w:t xml:space="preserve">steps or </w:t>
      </w:r>
      <w:r w:rsidR="005335FD">
        <w:rPr>
          <w:rFonts w:ascii="Times New Roman" w:hAnsi="Times New Roman" w:cs="Times New Roman"/>
        </w:rPr>
        <w:t xml:space="preserve">jumps over </w:t>
      </w:r>
      <w:r w:rsidR="00E376E6">
        <w:rPr>
          <w:rFonts w:ascii="Times New Roman" w:hAnsi="Times New Roman" w:cs="Times New Roman"/>
        </w:rPr>
        <w:t>a tricycle that was left out</w:t>
      </w:r>
      <w:r w:rsidR="005335FD">
        <w:rPr>
          <w:rFonts w:ascii="Times New Roman" w:hAnsi="Times New Roman" w:cs="Times New Roman"/>
        </w:rPr>
        <w:t>,</w:t>
      </w:r>
      <w:r w:rsidR="007B18A4">
        <w:rPr>
          <w:rFonts w:ascii="Times New Roman" w:hAnsi="Times New Roman" w:cs="Times New Roman"/>
        </w:rPr>
        <w:t xml:space="preserve"> the vertical distance between the apex of the trajectory and the top of the obstacle is often minimal. </w:t>
      </w:r>
      <w:r w:rsidR="00863400">
        <w:rPr>
          <w:rFonts w:ascii="Times New Roman" w:hAnsi="Times New Roman" w:cs="Times New Roman"/>
        </w:rPr>
        <w:t xml:space="preserve">In terms of how infants represent and process </w:t>
      </w:r>
      <w:r w:rsidR="005F4438">
        <w:rPr>
          <w:rFonts w:ascii="Times New Roman" w:hAnsi="Times New Roman" w:cs="Times New Roman"/>
        </w:rPr>
        <w:t>these different motion paths</w:t>
      </w:r>
      <w:r w:rsidR="00863400">
        <w:rPr>
          <w:rFonts w:ascii="Times New Roman" w:hAnsi="Times New Roman" w:cs="Times New Roman"/>
        </w:rPr>
        <w:t>,</w:t>
      </w:r>
      <w:r w:rsidR="00044173">
        <w:rPr>
          <w:rFonts w:ascii="Times New Roman" w:hAnsi="Times New Roman" w:cs="Times New Roman"/>
        </w:rPr>
        <w:t xml:space="preserve"> it is assumed here that infants process such actions</w:t>
      </w:r>
      <w:r w:rsidR="00D910E2">
        <w:rPr>
          <w:rFonts w:ascii="Times New Roman" w:hAnsi="Times New Roman" w:cs="Times New Roman"/>
        </w:rPr>
        <w:t xml:space="preserve">—along with the actors involved in </w:t>
      </w:r>
      <w:r w:rsidR="00863400">
        <w:rPr>
          <w:rFonts w:ascii="Times New Roman" w:hAnsi="Times New Roman" w:cs="Times New Roman"/>
        </w:rPr>
        <w:t>them</w:t>
      </w:r>
      <w:r w:rsidR="00D910E2">
        <w:rPr>
          <w:rFonts w:ascii="Times New Roman" w:hAnsi="Times New Roman" w:cs="Times New Roman"/>
        </w:rPr>
        <w:t>—</w:t>
      </w:r>
      <w:r w:rsidR="00044173">
        <w:rPr>
          <w:rFonts w:ascii="Times New Roman" w:hAnsi="Times New Roman" w:cs="Times New Roman"/>
        </w:rPr>
        <w:t>not in terms</w:t>
      </w:r>
      <w:r w:rsidR="00D910E2">
        <w:rPr>
          <w:rFonts w:ascii="Times New Roman" w:hAnsi="Times New Roman" w:cs="Times New Roman"/>
        </w:rPr>
        <w:t xml:space="preserve"> </w:t>
      </w:r>
      <w:r w:rsidR="00044173">
        <w:rPr>
          <w:rFonts w:ascii="Times New Roman" w:hAnsi="Times New Roman" w:cs="Times New Roman"/>
        </w:rPr>
        <w:t xml:space="preserve">of </w:t>
      </w:r>
      <w:r w:rsidR="00D910E2">
        <w:rPr>
          <w:rFonts w:ascii="Times New Roman" w:hAnsi="Times New Roman" w:cs="Times New Roman"/>
        </w:rPr>
        <w:t xml:space="preserve">their </w:t>
      </w:r>
      <w:r w:rsidR="00044173">
        <w:rPr>
          <w:rFonts w:ascii="Times New Roman" w:hAnsi="Times New Roman" w:cs="Times New Roman"/>
        </w:rPr>
        <w:t>efficiency</w:t>
      </w:r>
      <w:r w:rsidR="00D910E2">
        <w:rPr>
          <w:rFonts w:ascii="Times New Roman" w:hAnsi="Times New Roman" w:cs="Times New Roman"/>
        </w:rPr>
        <w:t>, utility,</w:t>
      </w:r>
      <w:r w:rsidR="00044173">
        <w:rPr>
          <w:rFonts w:ascii="Times New Roman" w:hAnsi="Times New Roman" w:cs="Times New Roman"/>
        </w:rPr>
        <w:t xml:space="preserve"> or deeper, conceptual meaning but rather in terms of their </w:t>
      </w:r>
      <w:r w:rsidR="00F6074B">
        <w:rPr>
          <w:rFonts w:ascii="Times New Roman" w:hAnsi="Times New Roman" w:cs="Times New Roman"/>
        </w:rPr>
        <w:t xml:space="preserve">semantically neutral kinematics (i.e., </w:t>
      </w:r>
      <w:r w:rsidR="00D910E2">
        <w:rPr>
          <w:rFonts w:ascii="Times New Roman" w:hAnsi="Times New Roman" w:cs="Times New Roman"/>
        </w:rPr>
        <w:t>spatiotemporal properties</w:t>
      </w:r>
      <w:r w:rsidR="00F6074B">
        <w:rPr>
          <w:rFonts w:ascii="Times New Roman" w:hAnsi="Times New Roman" w:cs="Times New Roman"/>
        </w:rPr>
        <w:t xml:space="preserve">) and visible, </w:t>
      </w:r>
      <w:r w:rsidR="006C33A3">
        <w:rPr>
          <w:rFonts w:ascii="Times New Roman" w:hAnsi="Times New Roman" w:cs="Times New Roman"/>
        </w:rPr>
        <w:t xml:space="preserve">low-level </w:t>
      </w:r>
      <w:r w:rsidR="00F6074B">
        <w:rPr>
          <w:rFonts w:ascii="Times New Roman" w:hAnsi="Times New Roman" w:cs="Times New Roman"/>
        </w:rPr>
        <w:t>surface features.</w:t>
      </w:r>
      <w:r w:rsidR="006C33A3">
        <w:rPr>
          <w:rFonts w:ascii="Times New Roman" w:hAnsi="Times New Roman" w:cs="Times New Roman"/>
        </w:rPr>
        <w:t xml:space="preserve"> </w:t>
      </w:r>
      <w:r w:rsidR="000B1F17">
        <w:rPr>
          <w:rFonts w:ascii="Times New Roman" w:hAnsi="Times New Roman" w:cs="Times New Roman"/>
        </w:rPr>
        <w:t>My contention is that this kind of perceptually grounded</w:t>
      </w:r>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r w:rsidR="004565E7">
        <w:rPr>
          <w:rFonts w:ascii="Times New Roman" w:hAnsi="Times New Roman" w:cs="Times New Roman"/>
        </w:rPr>
        <w:t>If infants learned in the real world that</w:t>
      </w:r>
      <w:r w:rsidR="00586774">
        <w:rPr>
          <w:rFonts w:ascii="Times New Roman" w:hAnsi="Times New Roman" w:cs="Times New Roman"/>
        </w:rPr>
        <w:t xml:space="preserve"> individuals tend only to follow curved motion paths to reach other individuals </w:t>
      </w:r>
      <w:r w:rsidR="00573FA5">
        <w:rPr>
          <w:rFonts w:ascii="Times New Roman" w:hAnsi="Times New Roman" w:cs="Times New Roman"/>
        </w:rPr>
        <w:t xml:space="preserve">or other things </w:t>
      </w:r>
      <w:r w:rsidR="00586774">
        <w:rPr>
          <w:rFonts w:ascii="Times New Roman" w:hAnsi="Times New Roman" w:cs="Times New Roman"/>
        </w:rPr>
        <w:t xml:space="preserve">when a physical barrier is present, </w:t>
      </w:r>
      <w:r w:rsidR="004565E7">
        <w:rPr>
          <w:rFonts w:ascii="Times New Roman" w:hAnsi="Times New Roman" w:cs="Times New Roman"/>
        </w:rPr>
        <w:t xml:space="preserve">they may have </w:t>
      </w:r>
      <w:r w:rsidR="00AF6FD2">
        <w:rPr>
          <w:rFonts w:ascii="Times New Roman" w:hAnsi="Times New Roman" w:cs="Times New Roman"/>
        </w:rPr>
        <w:t>shown heightened looking to the barrierless</w:t>
      </w:r>
      <w:r w:rsidR="003D4119">
        <w:rPr>
          <w:rFonts w:ascii="Times New Roman" w:hAnsi="Times New Roman" w:cs="Times New Roman"/>
        </w:rPr>
        <w:t xml:space="preserve"> test event in which the first character followed along a curved path to reach the second one not because they expect actors to maximize subjective utilities but simply because </w:t>
      </w:r>
      <w:r w:rsidR="00FF6ED3">
        <w:rPr>
          <w:rFonts w:ascii="Times New Roman" w:hAnsi="Times New Roman" w:cs="Times New Roman"/>
        </w:rPr>
        <w:t>curved motion is associated with barriers</w:t>
      </w:r>
      <w:r w:rsidR="00573FA5">
        <w:rPr>
          <w:rFonts w:ascii="Times New Roman" w:hAnsi="Times New Roman" w:cs="Times New Roman"/>
        </w:rPr>
        <w:t xml:space="preserve"> (and their attention was captured by the absence of an expected barrier)</w:t>
      </w:r>
      <w:r w:rsidR="00FF6ED3">
        <w:rPr>
          <w:rFonts w:ascii="Times New Roman" w:hAnsi="Times New Roman" w:cs="Times New Roman"/>
        </w:rPr>
        <w:t>.</w:t>
      </w:r>
    </w:p>
    <w:p w14:paraId="4CCE1BAE" w14:textId="77DE4C32" w:rsidR="00F45A64" w:rsidRDefault="006C33A3"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The second </w:t>
      </w:r>
      <w:r w:rsidR="00F25C80">
        <w:rPr>
          <w:rFonts w:ascii="Times New Roman" w:hAnsi="Times New Roman" w:cs="Times New Roman"/>
        </w:rPr>
        <w:t xml:space="preserve">and related factor </w:t>
      </w:r>
      <w:r>
        <w:rPr>
          <w:rFonts w:ascii="Times New Roman" w:hAnsi="Times New Roman" w:cs="Times New Roman"/>
        </w:rPr>
        <w:t>concerns</w:t>
      </w:r>
      <w:r w:rsidR="00FF6ED3">
        <w:rPr>
          <w:rFonts w:ascii="Times New Roman" w:hAnsi="Times New Roman" w:cs="Times New Roman"/>
        </w:rPr>
        <w:t xml:space="preserve"> the relation between what infants learn during the habituation phase in</w:t>
      </w:r>
      <w:r>
        <w:rPr>
          <w:rFonts w:ascii="Times New Roman" w:hAnsi="Times New Roman" w:cs="Times New Roman"/>
        </w:rPr>
        <w:t xml:space="preserve"> </w:t>
      </w:r>
      <w:r w:rsidR="002428A9">
        <w:rPr>
          <w:rFonts w:ascii="Times New Roman" w:hAnsi="Times New Roman" w:cs="Times New Roman"/>
        </w:rPr>
        <w:t xml:space="preserve">action understanding studies </w:t>
      </w:r>
      <w:r w:rsidR="00FF6ED3">
        <w:rPr>
          <w:rFonts w:ascii="Times New Roman" w:hAnsi="Times New Roman" w:cs="Times New Roman"/>
        </w:rPr>
        <w:t xml:space="preserve">and their subsequent looking behaviors during the test phase. </w:t>
      </w:r>
      <w:r>
        <w:rPr>
          <w:rFonts w:ascii="Times New Roman" w:hAnsi="Times New Roman" w:cs="Times New Roman"/>
        </w:rPr>
        <w:t xml:space="preserve">To illustrate the importance of this factor, consider </w:t>
      </w:r>
      <w:r w:rsidR="00524642">
        <w:rPr>
          <w:rFonts w:ascii="Times New Roman" w:hAnsi="Times New Roman" w:cs="Times New Roman"/>
        </w:rPr>
        <w:t>Gergely et al.</w:t>
      </w:r>
      <w:r>
        <w:rPr>
          <w:rFonts w:ascii="Times New Roman" w:hAnsi="Times New Roman" w:cs="Times New Roman"/>
        </w:rPr>
        <w:t>’s</w:t>
      </w:r>
      <w:r w:rsidR="00524642">
        <w:rPr>
          <w:rFonts w:ascii="Times New Roman" w:hAnsi="Times New Roman" w:cs="Times New Roman"/>
        </w:rPr>
        <w:t xml:space="preserve"> (1995)</w:t>
      </w:r>
      <w:r>
        <w:rPr>
          <w:rFonts w:ascii="Times New Roman" w:hAnsi="Times New Roman" w:cs="Times New Roman"/>
        </w:rPr>
        <w:t xml:space="preserve"> classic </w:t>
      </w:r>
      <w:r>
        <w:rPr>
          <w:rFonts w:ascii="Times New Roman" w:hAnsi="Times New Roman" w:cs="Times New Roman"/>
        </w:rPr>
        <w:lastRenderedPageBreak/>
        <w:t xml:space="preserve">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 over the course of the habituation phase.</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 xml:space="preserve">expectation or aligns with prior real-world experience (e.g., the new action event in Gergely et al. [1995]) </w:t>
      </w:r>
      <w:r w:rsidR="00965B05">
        <w:rPr>
          <w:rFonts w:ascii="Times New Roman" w:hAnsi="Times New Roman" w:cs="Times New Roman"/>
        </w:rPr>
        <w:t xml:space="preserve">should evoke much less looking than one </w:t>
      </w:r>
      <w:r w:rsidR="006C2D16">
        <w:rPr>
          <w:rFonts w:ascii="Times New Roman" w:hAnsi="Times New Roman" w:cs="Times New Roman"/>
        </w:rPr>
        <w:t>that violates this expectation (e.g., the old action event in Gergely et al. [1995]).</w:t>
      </w:r>
      <w:r w:rsidR="00D6098E">
        <w:rPr>
          <w:rFonts w:ascii="Times New Roman" w:hAnsi="Times New Roman" w:cs="Times New Roman"/>
        </w:rPr>
        <w:t xml:space="preserve"> 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one might expect</w:t>
      </w:r>
      <w:r w:rsidR="00D90A05">
        <w:rPr>
          <w:rFonts w:ascii="Times New Roman" w:hAnsi="Times New Roman" w:cs="Times New Roman"/>
        </w:rPr>
        <w:t xml:space="preserve"> </w:t>
      </w:r>
      <w:r w:rsidR="00DF3E6A">
        <w:rPr>
          <w:rFonts w:ascii="Times New Roman" w:hAnsi="Times New Roman" w:cs="Times New Roman"/>
        </w:rPr>
        <w:t xml:space="preserve">infants in this condition also to look longer </w:t>
      </w:r>
      <w:r w:rsidR="00EB7174">
        <w:rPr>
          <w:rFonts w:ascii="Times New Roman" w:hAnsi="Times New Roman" w:cs="Times New Roman"/>
        </w:rPr>
        <w:t>at the old action test event than at the new one.</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p>
    <w:p w14:paraId="7AC9BDD3" w14:textId="4ECECF79" w:rsidR="00F10AA5" w:rsidRDefault="00244267" w:rsidP="00244267">
      <w:pPr>
        <w:spacing w:line="480" w:lineRule="auto"/>
        <w:ind w:firstLine="720"/>
        <w:contextualSpacing/>
        <w:rPr>
          <w:rFonts w:ascii="Times New Roman" w:hAnsi="Times New Roman" w:cs="Times New Roman"/>
        </w:rPr>
      </w:pPr>
      <w:r>
        <w:rPr>
          <w:rFonts w:ascii="Times New Roman" w:hAnsi="Times New Roman" w:cs="Times New Roman"/>
        </w:rPr>
        <w:t xml:space="preserve">Although it is true that infants </w:t>
      </w:r>
      <w:r w:rsidR="00F45A64">
        <w:rPr>
          <w:rFonts w:ascii="Times New Roman" w:hAnsi="Times New Roman" w:cs="Times New Roman"/>
        </w:rPr>
        <w:t>in both conditions saw curved motion and a barrier during habituation</w:t>
      </w:r>
      <w:r>
        <w:rPr>
          <w:rFonts w:ascii="Times New Roman" w:hAnsi="Times New Roman" w:cs="Times New Roman"/>
        </w:rPr>
        <w:t>, a key difference between</w:t>
      </w:r>
      <w:r w:rsidR="00F45A64">
        <w:rPr>
          <w:rFonts w:ascii="Times New Roman" w:hAnsi="Times New Roman" w:cs="Times New Roman"/>
        </w:rPr>
        <w:t xml:space="preserve"> the habituation experiences of infants in</w:t>
      </w:r>
      <w:r>
        <w:rPr>
          <w:rFonts w:ascii="Times New Roman" w:hAnsi="Times New Roman" w:cs="Times New Roman"/>
        </w:rPr>
        <w:t xml:space="preserve"> both conditions is that the curved motion occurred over a barrier in the Experimental condition</w:t>
      </w:r>
      <w:r w:rsidR="00E63FA9">
        <w:rPr>
          <w:rFonts w:ascii="Times New Roman" w:hAnsi="Times New Roman" w:cs="Times New Roman"/>
        </w:rPr>
        <w:t>; this motion</w:t>
      </w:r>
      <w:r w:rsidR="00F45A64">
        <w:rPr>
          <w:rFonts w:ascii="Times New Roman" w:hAnsi="Times New Roman" w:cs="Times New Roman"/>
        </w:rPr>
        <w:t xml:space="preserve"> occurred some distance to the side of the barrier</w:t>
      </w:r>
      <w:r>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the barrier. </w:t>
      </w:r>
      <w:r w:rsidR="00F45A64">
        <w:rPr>
          <w:rFonts w:ascii="Times New Roman" w:hAnsi="Times New Roman" w:cs="Times New Roman"/>
        </w:rPr>
        <w:t>The reason for this is that</w:t>
      </w:r>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at the same place in space is important because it means that both can be </w:t>
      </w:r>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r w:rsidR="00192340">
        <w:rPr>
          <w:rFonts w:ascii="Times New Roman" w:hAnsi="Times New Roman" w:cs="Times New Roman"/>
        </w:rPr>
        <w:t>The fact that both aspects of the scene are spatially continuous with one another</w:t>
      </w:r>
      <w:r w:rsidR="00A50C75">
        <w:rPr>
          <w:rFonts w:ascii="Times New Roman" w:hAnsi="Times New Roman" w:cs="Times New Roman"/>
        </w:rPr>
        <w:t xml:space="preserve"> is important because it may mean that </w:t>
      </w:r>
      <w:r w:rsidR="00BA1455">
        <w:rPr>
          <w:rFonts w:ascii="Times New Roman" w:hAnsi="Times New Roman" w:cs="Times New Roman"/>
        </w:rPr>
        <w:t>infants</w:t>
      </w:r>
      <w:r w:rsidR="00A50C75">
        <w:rPr>
          <w:rFonts w:ascii="Times New Roman" w:hAnsi="Times New Roman" w:cs="Times New Roman"/>
        </w:rPr>
        <w:t xml:space="preserve"> find that it is easier to associate one with the other.</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524642">
        <w:rPr>
          <w:rFonts w:ascii="Times New Roman" w:hAnsi="Times New Roman" w:cs="Times New Roman"/>
        </w:rPr>
        <w:lastRenderedPageBreak/>
        <w:t>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 xml:space="preserve">, it is not guaranteed that infants will notice </w:t>
      </w:r>
      <w:r w:rsidR="00A50C75">
        <w:rPr>
          <w:rFonts w:ascii="Times New Roman" w:hAnsi="Times New Roman" w:cs="Times New Roman"/>
        </w:rPr>
        <w:t>the barrier</w:t>
      </w:r>
      <w:r w:rsidR="00A97B4A">
        <w:rPr>
          <w:rFonts w:ascii="Times New Roman" w:hAnsi="Times New Roman" w:cs="Times New Roman"/>
        </w:rPr>
        <w:t xml:space="preserve"> given its reduced visual salience</w:t>
      </w:r>
      <w:r w:rsidR="00071370">
        <w:rPr>
          <w:rFonts w:ascii="Times New Roman" w:hAnsi="Times New Roman" w:cs="Times New Roman"/>
        </w:rPr>
        <w:t xml:space="preserve"> in this configuration. </w:t>
      </w:r>
      <w:r w:rsidR="00547101">
        <w:rPr>
          <w:rFonts w:ascii="Times New Roman" w:hAnsi="Times New Roman" w:cs="Times New Roman"/>
        </w:rPr>
        <w:t>The association that is established between the</w:t>
      </w:r>
      <w:r w:rsidR="00A97B4A">
        <w:rPr>
          <w:rFonts w:ascii="Times New Roman" w:hAnsi="Times New Roman" w:cs="Times New Roman"/>
        </w:rPr>
        <w:t xml:space="preserve"> </w:t>
      </w:r>
      <w:r w:rsidR="00547101">
        <w:rPr>
          <w:rFonts w:ascii="Times New Roman" w:hAnsi="Times New Roman" w:cs="Times New Roman"/>
        </w:rPr>
        <w:t>barrier and arced motion for infants who do</w:t>
      </w:r>
      <w:r w:rsidR="00071370">
        <w:rPr>
          <w:rFonts w:ascii="Times New Roman" w:hAnsi="Times New Roman" w:cs="Times New Roman"/>
        </w:rPr>
        <w:t xml:space="preserve"> notice the barrier</w:t>
      </w:r>
      <w:r w:rsidR="00547101">
        <w:rPr>
          <w:rFonts w:ascii="Times New Roman" w:hAnsi="Times New Roman" w:cs="Times New Roman"/>
        </w:rPr>
        <w:t xml:space="preserve"> may be weaker simply because</w:t>
      </w:r>
      <w:r w:rsidR="00A97B4A">
        <w:rPr>
          <w:rFonts w:ascii="Times New Roman" w:hAnsi="Times New Roman" w:cs="Times New Roman"/>
        </w:rPr>
        <w:t xml:space="preserve"> of its reduced salience and the fact that</w:t>
      </w:r>
      <w:r w:rsidR="00071370">
        <w:rPr>
          <w:rFonts w:ascii="Times New Roman" w:hAnsi="Times New Roman" w:cs="Times New Roman"/>
        </w:rPr>
        <w:t xml:space="preserve"> 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31793A">
        <w:rPr>
          <w:rFonts w:ascii="Times New Roman" w:hAnsi="Times New Roman" w:cs="Times New Roman"/>
        </w:rPr>
        <w:t xml:space="preserve">the link between it and curved motion. </w:t>
      </w:r>
      <w:r w:rsidR="004270B1">
        <w:rPr>
          <w:rFonts w:ascii="Times New Roman" w:hAnsi="Times New Roman" w:cs="Times New Roman"/>
        </w:rPr>
        <w:t>The reason</w:t>
      </w:r>
      <w:r w:rsidR="00BA006E">
        <w:rPr>
          <w:rFonts w:ascii="Times New Roman" w:hAnsi="Times New Roman" w:cs="Times New Roman"/>
        </w:rPr>
        <w:t xml:space="preserve"> that more effort is </w:t>
      </w:r>
      <w:r w:rsidR="00AA2479">
        <w:rPr>
          <w:rFonts w:ascii="Times New Roman" w:hAnsi="Times New Roman" w:cs="Times New Roman"/>
        </w:rPr>
        <w:t>necessary</w:t>
      </w:r>
      <w:r w:rsidR="004270B1">
        <w:rPr>
          <w:rFonts w:ascii="Times New Roman" w:hAnsi="Times New Roman" w:cs="Times New Roman"/>
        </w:rPr>
        <w:t xml:space="preserve"> is simply that it</w:t>
      </w:r>
      <w:r w:rsidR="0031793A">
        <w:rPr>
          <w:rFonts w:ascii="Times New Roman" w:hAnsi="Times New Roman" w:cs="Times New Roman"/>
        </w:rPr>
        <w:t xml:space="preserve"> is not possible for</w:t>
      </w:r>
      <w:r w:rsidR="00CD32BB">
        <w:rPr>
          <w:rFonts w:ascii="Times New Roman" w:hAnsi="Times New Roman" w:cs="Times New Roman"/>
        </w:rPr>
        <w:t xml:space="preserve"> infants </w:t>
      </w:r>
      <w:r w:rsidR="0031793A">
        <w:rPr>
          <w:rFonts w:ascii="Times New Roman" w:hAnsi="Times New Roman" w:cs="Times New Roman"/>
        </w:rPr>
        <w:t>to</w:t>
      </w:r>
      <w:r w:rsidR="00CD32BB">
        <w:rPr>
          <w:rFonts w:ascii="Times New Roman" w:hAnsi="Times New Roman" w:cs="Times New Roman"/>
        </w:rPr>
        <w:t xml:space="preserve"> fixate the curved motion and the</w:t>
      </w:r>
      <w:r w:rsidR="0031793A">
        <w:rPr>
          <w:rFonts w:ascii="Times New Roman" w:hAnsi="Times New Roman" w:cs="Times New Roman"/>
        </w:rPr>
        <w:t xml:space="preserve"> </w:t>
      </w:r>
      <w:r w:rsidR="00CD32BB">
        <w:rPr>
          <w:rFonts w:ascii="Times New Roman" w:hAnsi="Times New Roman" w:cs="Times New Roman"/>
        </w:rPr>
        <w:t>barrier</w:t>
      </w:r>
      <w:r w:rsidR="00AA2479">
        <w:rPr>
          <w:rFonts w:ascii="Times New Roman" w:hAnsi="Times New Roman" w:cs="Times New Roman"/>
        </w:rPr>
        <w:t xml:space="preserve"> simultaneously</w:t>
      </w:r>
      <w:r w:rsidR="00524642" w:rsidRPr="00E85228">
        <w:rPr>
          <w:rFonts w:ascii="Times New Roman" w:hAnsi="Times New Roman" w:cs="Times New Roman"/>
        </w:rPr>
        <w:t>.</w:t>
      </w:r>
      <w:r w:rsidR="004270B1">
        <w:rPr>
          <w:rFonts w:ascii="Times New Roman" w:hAnsi="Times New Roman" w:cs="Times New Roman"/>
        </w:rPr>
        <w:t xml:space="preserve"> In other words,</w:t>
      </w:r>
      <w:r w:rsidR="00524642">
        <w:rPr>
          <w:rFonts w:ascii="Times New Roman" w:hAnsi="Times New Roman" w:cs="Times New Roman"/>
        </w:rPr>
        <w:t xml:space="preserve"> </w:t>
      </w:r>
      <w:r w:rsidR="004270B1">
        <w:rPr>
          <w:rFonts w:ascii="Times New Roman" w:hAnsi="Times New Roman" w:cs="Times New Roman"/>
        </w:rPr>
        <w:t>establishing</w:t>
      </w:r>
      <w:r w:rsidR="00C1546E">
        <w:rPr>
          <w:rFonts w:ascii="Times New Roman" w:hAnsi="Times New Roman" w:cs="Times New Roman"/>
        </w:rPr>
        <w:t xml:space="preserve"> an association </w:t>
      </w:r>
      <w:r w:rsidR="00CD32BB">
        <w:rPr>
          <w:rFonts w:ascii="Times New Roman" w:hAnsi="Times New Roman" w:cs="Times New Roman"/>
        </w:rPr>
        <w:t>between the curved motion</w:t>
      </w:r>
      <w:r w:rsidR="00C1546E">
        <w:rPr>
          <w:rFonts w:ascii="Times New Roman" w:hAnsi="Times New Roman" w:cs="Times New Roman"/>
        </w:rPr>
        <w:t xml:space="preserve"> </w:t>
      </w:r>
      <w:r w:rsidR="00780735">
        <w:rPr>
          <w:rFonts w:ascii="Times New Roman" w:hAnsi="Times New Roman" w:cs="Times New Roman"/>
        </w:rPr>
        <w:t>and a peripherally located barrier</w:t>
      </w:r>
      <w:r w:rsidR="004270B1">
        <w:rPr>
          <w:rFonts w:ascii="Times New Roman" w:hAnsi="Times New Roman" w:cs="Times New Roman"/>
        </w:rPr>
        <w:t xml:space="preserve"> </w:t>
      </w:r>
      <w:r w:rsidR="00487841">
        <w:rPr>
          <w:rFonts w:ascii="Times New Roman" w:hAnsi="Times New Roman" w:cs="Times New Roman"/>
        </w:rPr>
        <w:t xml:space="preserve">would </w:t>
      </w:r>
      <w:r w:rsidR="00EC4AC0">
        <w:rPr>
          <w:rFonts w:ascii="Times New Roman" w:hAnsi="Times New Roman" w:cs="Times New Roman"/>
        </w:rPr>
        <w:t>require infants</w:t>
      </w:r>
      <w:r w:rsidR="00105D7B">
        <w:rPr>
          <w:rFonts w:ascii="Times New Roman" w:hAnsi="Times New Roman" w:cs="Times New Roman"/>
        </w:rPr>
        <w:t xml:space="preserve"> repeatedly </w:t>
      </w:r>
      <w:r w:rsidR="00EC4AC0">
        <w:rPr>
          <w:rFonts w:ascii="Times New Roman" w:hAnsi="Times New Roman" w:cs="Times New Roman"/>
        </w:rPr>
        <w:t xml:space="preserve">to shift </w:t>
      </w:r>
      <w:r w:rsidR="00105D7B">
        <w:rPr>
          <w:rFonts w:ascii="Times New Roman" w:hAnsi="Times New Roman" w:cs="Times New Roman"/>
        </w:rPr>
        <w:t xml:space="preserve">their attention from the </w:t>
      </w:r>
      <w:r w:rsidR="004F3228">
        <w:rPr>
          <w:rFonts w:ascii="Times New Roman" w:hAnsi="Times New Roman" w:cs="Times New Roman"/>
        </w:rPr>
        <w:t>curved motion</w:t>
      </w:r>
      <w:r w:rsidR="00105D7B">
        <w:rPr>
          <w:rFonts w:ascii="Times New Roman" w:hAnsi="Times New Roman" w:cs="Times New Roman"/>
        </w:rPr>
        <w:t xml:space="preserve"> at the center of the screen to the barrier positioned off to the side.</w:t>
      </w:r>
      <w:r w:rsidR="00BF0CC1">
        <w:rPr>
          <w:rFonts w:ascii="Times New Roman" w:hAnsi="Times New Roman" w:cs="Times New Roman"/>
        </w:rPr>
        <w:t xml:space="preserve"> An additional complication that peripherally located barriers present is that infants would need to notice them in the first place</w:t>
      </w:r>
      <w:r w:rsidR="005C4922">
        <w:rPr>
          <w:rFonts w:ascii="Times New Roman" w:hAnsi="Times New Roman" w:cs="Times New Roman"/>
        </w:rPr>
        <w:t>—this is not a foregone conclusion</w:t>
      </w:r>
      <w:r w:rsidR="00BF0CC1">
        <w:rPr>
          <w:rFonts w:ascii="Times New Roman" w:hAnsi="Times New Roman" w:cs="Times New Roman"/>
        </w:rPr>
        <w:t>.</w:t>
      </w:r>
      <w:r w:rsidR="00105D7B">
        <w:rPr>
          <w:rFonts w:ascii="Times New Roman" w:hAnsi="Times New Roman" w:cs="Times New Roman"/>
        </w:rPr>
        <w:t xml:space="preserve"> </w:t>
      </w:r>
      <w:r w:rsidR="005C4922">
        <w:rPr>
          <w:rFonts w:ascii="Times New Roman" w:hAnsi="Times New Roman" w:cs="Times New Roman"/>
        </w:rPr>
        <w:t>A ramification of these facts</w:t>
      </w:r>
      <w:r w:rsidR="0088394A">
        <w:rPr>
          <w:rFonts w:ascii="Times New Roman" w:hAnsi="Times New Roman" w:cs="Times New Roman"/>
        </w:rPr>
        <w:t xml:space="preserve"> is that</w:t>
      </w:r>
      <w:r w:rsidR="009C6D23">
        <w:rPr>
          <w:rFonts w:ascii="Times New Roman" w:hAnsi="Times New Roman" w:cs="Times New Roman"/>
        </w:rPr>
        <w:t xml:space="preserve"> within the relatively short time span of a typical habituation study,</w:t>
      </w:r>
      <w:r w:rsidR="00EC4AC0">
        <w:rPr>
          <w:rFonts w:ascii="Times New Roman" w:hAnsi="Times New Roman" w:cs="Times New Roman"/>
        </w:rPr>
        <w:t xml:space="preserve"> there</w:t>
      </w:r>
      <w:r w:rsidR="009C6D23">
        <w:rPr>
          <w:rFonts w:ascii="Times New Roman" w:hAnsi="Times New Roman" w:cs="Times New Roman"/>
        </w:rPr>
        <w:t xml:space="preserve"> simply</w:t>
      </w:r>
      <w:r w:rsidR="00EC4AC0">
        <w:rPr>
          <w:rFonts w:ascii="Times New Roman" w:hAnsi="Times New Roman" w:cs="Times New Roman"/>
        </w:rPr>
        <w:t xml:space="preserve"> may not be sufficient time for infants in the Control condition to form a robust association between the barrier and curved motion. </w:t>
      </w:r>
    </w:p>
    <w:p w14:paraId="5717D38F" w14:textId="32180965" w:rsidR="0096761D" w:rsidRDefault="00BE48FB" w:rsidP="0096761D">
      <w:pPr>
        <w:spacing w:line="480" w:lineRule="auto"/>
        <w:ind w:firstLine="720"/>
        <w:contextualSpacing/>
        <w:rPr>
          <w:rFonts w:ascii="Times New Roman" w:hAnsi="Times New Roman" w:cs="Times New Roman"/>
        </w:rPr>
      </w:pPr>
      <w:r>
        <w:rPr>
          <w:rFonts w:ascii="Times New Roman" w:hAnsi="Times New Roman" w:cs="Times New Roman"/>
        </w:rPr>
        <w:t>These two factors—</w:t>
      </w:r>
      <w:r w:rsidR="00570519">
        <w:rPr>
          <w:rFonts w:ascii="Times New Roman" w:hAnsi="Times New Roman" w:cs="Times New Roman"/>
        </w:rPr>
        <w:t xml:space="preserve">that is, </w:t>
      </w:r>
      <w:r>
        <w:rPr>
          <w:rFonts w:ascii="Times New Roman" w:hAnsi="Times New Roman" w:cs="Times New Roman"/>
        </w:rPr>
        <w:t>online associative learning</w:t>
      </w:r>
      <w:r w:rsidR="00745C47">
        <w:rPr>
          <w:rFonts w:ascii="Times New Roman" w:hAnsi="Times New Roman" w:cs="Times New Roman"/>
        </w:rPr>
        <w:t xml:space="preserve"> and prior third-person, observational action experience</w:t>
      </w:r>
      <w:r w:rsidR="000A276E">
        <w:rPr>
          <w:rFonts w:ascii="Times New Roman" w:hAnsi="Times New Roman" w:cs="Times New Roman"/>
        </w:rPr>
        <w:t xml:space="preserve">—can explain why infants in the Experimental condition displayed a different pattern of looking than </w:t>
      </w:r>
      <w:r w:rsidR="0046026A">
        <w:rPr>
          <w:rFonts w:ascii="Times New Roman" w:hAnsi="Times New Roman" w:cs="Times New Roman"/>
        </w:rPr>
        <w:t>those in the</w:t>
      </w:r>
      <w:r w:rsidR="000A276E">
        <w:rPr>
          <w:rFonts w:ascii="Times New Roman" w:hAnsi="Times New Roman" w:cs="Times New Roman"/>
        </w:rPr>
        <w:t xml:space="preserve"> Control condition, </w:t>
      </w:r>
      <w:r w:rsidR="009B0551">
        <w:rPr>
          <w:rFonts w:ascii="Times New Roman" w:hAnsi="Times New Roman" w:cs="Times New Roman"/>
        </w:rPr>
        <w:t>even though</w:t>
      </w:r>
      <w:r w:rsidR="000A276E">
        <w:rPr>
          <w:rFonts w:ascii="Times New Roman" w:hAnsi="Times New Roman" w:cs="Times New Roman"/>
        </w:rPr>
        <w:t xml:space="preserve"> both </w:t>
      </w:r>
      <w:r w:rsidR="0017525B">
        <w:rPr>
          <w:rFonts w:ascii="Times New Roman" w:hAnsi="Times New Roman" w:cs="Times New Roman"/>
        </w:rPr>
        <w:t xml:space="preserve">groups </w:t>
      </w:r>
      <w:r w:rsidR="000A276E">
        <w:rPr>
          <w:rFonts w:ascii="Times New Roman" w:hAnsi="Times New Roman" w:cs="Times New Roman"/>
        </w:rPr>
        <w:t xml:space="preserve">saw a barrier and curved motion during habituation. </w:t>
      </w:r>
      <w:r w:rsidR="00AD265E">
        <w:rPr>
          <w:rFonts w:ascii="Times New Roman" w:hAnsi="Times New Roman" w:cs="Times New Roman"/>
        </w:rPr>
        <w:t xml:space="preserve">For example, </w:t>
      </w:r>
      <w:r w:rsidR="001F61B4">
        <w:rPr>
          <w:rFonts w:ascii="Times New Roman" w:hAnsi="Times New Roman" w:cs="Times New Roman"/>
        </w:rPr>
        <w:t xml:space="preserve">infants </w:t>
      </w:r>
      <w:r w:rsidR="0046026A">
        <w:rPr>
          <w:rFonts w:ascii="Times New Roman" w:hAnsi="Times New Roman" w:cs="Times New Roman"/>
        </w:rPr>
        <w:t>in a standard</w:t>
      </w:r>
      <w:r w:rsidR="00AD265E">
        <w:rPr>
          <w:rFonts w:ascii="Times New Roman" w:hAnsi="Times New Roman" w:cs="Times New Roman"/>
        </w:rPr>
        <w:t xml:space="preserve"> Experimental condition </w:t>
      </w:r>
      <w:r w:rsidR="0046026A">
        <w:rPr>
          <w:rFonts w:ascii="Times New Roman" w:hAnsi="Times New Roman" w:cs="Times New Roman"/>
        </w:rPr>
        <w:t>may</w:t>
      </w:r>
      <w:r w:rsidR="001F61B4">
        <w:rPr>
          <w:rFonts w:ascii="Times New Roman" w:hAnsi="Times New Roman" w:cs="Times New Roman"/>
        </w:rPr>
        <w:t xml:space="preserve"> </w:t>
      </w:r>
      <w:r w:rsidR="0046026A">
        <w:rPr>
          <w:rFonts w:ascii="Times New Roman" w:hAnsi="Times New Roman" w:cs="Times New Roman"/>
        </w:rPr>
        <w:t xml:space="preserve">be able to form a </w:t>
      </w:r>
      <w:r w:rsidR="001F61B4">
        <w:rPr>
          <w:rFonts w:ascii="Times New Roman" w:hAnsi="Times New Roman" w:cs="Times New Roman"/>
        </w:rPr>
        <w:t xml:space="preserve">robust association between the curved motion and barrier during habituation </w:t>
      </w:r>
      <w:r w:rsidR="00F61DB4">
        <w:rPr>
          <w:rFonts w:ascii="Times New Roman" w:hAnsi="Times New Roman" w:cs="Times New Roman"/>
        </w:rPr>
        <w:t xml:space="preserve">because the barrier and </w:t>
      </w:r>
      <w:r w:rsidR="0046026A">
        <w:rPr>
          <w:rFonts w:ascii="Times New Roman" w:hAnsi="Times New Roman" w:cs="Times New Roman"/>
        </w:rPr>
        <w:t>arce</w:t>
      </w:r>
      <w:r w:rsidR="001F61B4">
        <w:rPr>
          <w:rFonts w:ascii="Times New Roman" w:hAnsi="Times New Roman" w:cs="Times New Roman"/>
        </w:rPr>
        <w:t>d motion were located in the same region of the visual field</w:t>
      </w:r>
      <w:r w:rsidR="00F61DB4">
        <w:rPr>
          <w:rFonts w:ascii="Times New Roman" w:hAnsi="Times New Roman" w:cs="Times New Roman"/>
        </w:rPr>
        <w:t>.</w:t>
      </w:r>
      <w:r w:rsidR="001F61B4">
        <w:rPr>
          <w:rFonts w:ascii="Times New Roman" w:hAnsi="Times New Roman" w:cs="Times New Roman"/>
        </w:rPr>
        <w:t xml:space="preserve"> </w:t>
      </w:r>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r w:rsidR="000E700A" w:rsidRPr="000E700A">
        <w:rPr>
          <w:rFonts w:ascii="Times New Roman" w:hAnsi="Times New Roman" w:cs="Times New Roman"/>
        </w:rPr>
        <w:t xml:space="preserve">when 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r w:rsidR="0045639D">
        <w:rPr>
          <w:rFonts w:ascii="Times New Roman" w:hAnsi="Times New Roman" w:cs="Times New Roman"/>
        </w:rPr>
        <w:t xml:space="preserve">may have </w:t>
      </w:r>
      <w:r w:rsidR="000E700A" w:rsidRPr="000E700A">
        <w:rPr>
          <w:rFonts w:ascii="Times New Roman" w:hAnsi="Times New Roman" w:cs="Times New Roman"/>
        </w:rPr>
        <w:t>conflicted both with this recently formed association a</w:t>
      </w:r>
      <w:r w:rsidR="004D009C">
        <w:rPr>
          <w:rFonts w:ascii="Times New Roman" w:hAnsi="Times New Roman" w:cs="Times New Roman"/>
        </w:rPr>
        <w:t>s well as</w:t>
      </w:r>
      <w:r w:rsidR="000E700A" w:rsidRPr="000E700A">
        <w:rPr>
          <w:rFonts w:ascii="Times New Roman" w:hAnsi="Times New Roman" w:cs="Times New Roman"/>
        </w:rPr>
        <w:t xml:space="preserve"> with infants’ broader real-world experience</w:t>
      </w:r>
      <w:r w:rsidR="004D009C">
        <w:rPr>
          <w:rFonts w:ascii="Times New Roman" w:hAnsi="Times New Roman" w:cs="Times New Roman"/>
        </w:rPr>
        <w:t xml:space="preserve">. </w:t>
      </w:r>
      <w:r w:rsidR="0045639D">
        <w:rPr>
          <w:rFonts w:ascii="Times New Roman" w:hAnsi="Times New Roman" w:cs="Times New Roman"/>
        </w:rPr>
        <w:t>This fact</w:t>
      </w:r>
      <w:r w:rsidR="00063AA1">
        <w:rPr>
          <w:rFonts w:ascii="Times New Roman" w:hAnsi="Times New Roman" w:cs="Times New Roman"/>
        </w:rPr>
        <w:t xml:space="preserve"> may explain </w:t>
      </w:r>
      <w:r w:rsidR="00063AA1">
        <w:rPr>
          <w:rFonts w:ascii="Times New Roman" w:hAnsi="Times New Roman" w:cs="Times New Roman"/>
        </w:rPr>
        <w:lastRenderedPageBreak/>
        <w:t>why, in a study like that by Gergely et al. (1995), infants in</w:t>
      </w:r>
      <w:r w:rsidR="004D009C">
        <w:rPr>
          <w:rFonts w:ascii="Times New Roman" w:hAnsi="Times New Roman" w:cs="Times New Roman"/>
        </w:rPr>
        <w:t xml:space="preserve"> the Experimental condition </w:t>
      </w:r>
      <w:r w:rsidR="00307A1C">
        <w:rPr>
          <w:rFonts w:ascii="Times New Roman" w:hAnsi="Times New Roman" w:cs="Times New Roman"/>
        </w:rPr>
        <w:t>looked</w:t>
      </w:r>
      <w:r w:rsidR="004D009C">
        <w:rPr>
          <w:rFonts w:ascii="Times New Roman" w:hAnsi="Times New Roman" w:cs="Times New Roman"/>
        </w:rPr>
        <w:t xml:space="preserve"> longer at the old action than at the new action test event. In contrast, because</w:t>
      </w:r>
      <w:r w:rsidR="003E4BC8">
        <w:rPr>
          <w:rFonts w:ascii="Times New Roman" w:hAnsi="Times New Roman" w:cs="Times New Roman"/>
        </w:rPr>
        <w:t xml:space="preserve"> </w:t>
      </w:r>
      <w:r w:rsidR="004D009C">
        <w:rPr>
          <w:rFonts w:ascii="Times New Roman" w:hAnsi="Times New Roman" w:cs="Times New Roman"/>
        </w:rPr>
        <w:t xml:space="preserve">the </w:t>
      </w:r>
      <w:r w:rsidR="0045639D">
        <w:rPr>
          <w:rFonts w:ascii="Times New Roman" w:hAnsi="Times New Roman" w:cs="Times New Roman"/>
        </w:rPr>
        <w:t>arced motion</w:t>
      </w:r>
      <w:r w:rsidR="004D009C">
        <w:rPr>
          <w:rFonts w:ascii="Times New Roman" w:hAnsi="Times New Roman" w:cs="Times New Roman"/>
        </w:rPr>
        <w:t xml:space="preserve"> and barrier occupied different regions of the screen</w:t>
      </w:r>
      <w:r w:rsidR="003E4BC8">
        <w:rPr>
          <w:rFonts w:ascii="Times New Roman" w:hAnsi="Times New Roman" w:cs="Times New Roman"/>
        </w:rPr>
        <w:t xml:space="preserve"> during habituation for infants in the Control condition</w:t>
      </w:r>
      <w:r w:rsidR="004D009C">
        <w:rPr>
          <w:rFonts w:ascii="Times New Roman" w:hAnsi="Times New Roman" w:cs="Times New Roman"/>
        </w:rPr>
        <w:t xml:space="preserve">, </w:t>
      </w:r>
      <w:r w:rsidR="003E4BC8">
        <w:rPr>
          <w:rFonts w:ascii="Times New Roman" w:hAnsi="Times New Roman" w:cs="Times New Roman"/>
        </w:rPr>
        <w:t xml:space="preserve">the </w:t>
      </w:r>
      <w:r w:rsidR="00EB7C61">
        <w:rPr>
          <w:rFonts w:ascii="Times New Roman" w:hAnsi="Times New Roman" w:cs="Times New Roman"/>
        </w:rPr>
        <w:t>association formed</w:t>
      </w:r>
      <w:r w:rsidR="00DD1664">
        <w:rPr>
          <w:rFonts w:ascii="Times New Roman" w:hAnsi="Times New Roman" w:cs="Times New Roman"/>
        </w:rPr>
        <w:t xml:space="preserve"> between the barrier and curved motion </w:t>
      </w:r>
      <w:r w:rsidR="00EB7C61">
        <w:rPr>
          <w:rFonts w:ascii="Times New Roman" w:hAnsi="Times New Roman" w:cs="Times New Roman"/>
        </w:rPr>
        <w:t xml:space="preserve">may have been </w:t>
      </w:r>
      <w:r w:rsidR="00DD1664">
        <w:rPr>
          <w:rFonts w:ascii="Times New Roman" w:hAnsi="Times New Roman" w:cs="Times New Roman"/>
        </w:rPr>
        <w:t>weaker.</w:t>
      </w:r>
      <w:r w:rsidR="003E4BC8">
        <w:rPr>
          <w:rFonts w:ascii="Times New Roman" w:hAnsi="Times New Roman" w:cs="Times New Roman"/>
        </w:rPr>
        <w:t xml:space="preserve"> </w:t>
      </w:r>
      <w:r w:rsidR="00870D84">
        <w:rPr>
          <w:rFonts w:ascii="Times New Roman" w:hAnsi="Times New Roman" w:cs="Times New Roman"/>
        </w:rPr>
        <w:t>A consequence of this is that infants may have looked equally long at both test events because neither 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r w:rsidR="008E3767">
        <w:rPr>
          <w:rFonts w:ascii="Times New Roman" w:hAnsi="Times New Roman" w:cs="Times New Roman"/>
        </w:rPr>
        <w:t xml:space="preserve"> </w:t>
      </w:r>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notions of agents, objects, action efficiency, or subjective utility. </w:t>
      </w:r>
      <w:r w:rsidR="007B6A4E">
        <w:rPr>
          <w:rFonts w:ascii="Times New Roman" w:hAnsi="Times New Roman" w:cs="Times New Roman"/>
        </w:rPr>
        <w:t>To make this case, I will show that ALIAS—a connectionist model that implements this account—can r</w:t>
      </w:r>
      <w:r w:rsidR="00A65073">
        <w:rPr>
          <w:rFonts w:ascii="Times New Roman" w:hAnsi="Times New Roman" w:cs="Times New Roman"/>
        </w:rPr>
        <w:t>eproduce several key findings in th</w:t>
      </w:r>
      <w:r w:rsidR="007205A0">
        <w:rPr>
          <w:rFonts w:ascii="Times New Roman" w:hAnsi="Times New Roman" w:cs="Times New Roman"/>
        </w:rPr>
        <w:t>is literature</w:t>
      </w:r>
      <w:r w:rsidR="00A65073">
        <w:rPr>
          <w:rFonts w:ascii="Times New Roman" w:hAnsi="Times New Roman" w:cs="Times New Roman"/>
        </w:rPr>
        <w:t>.</w:t>
      </w:r>
      <w:r w:rsidR="007B6A4E">
        <w:rPr>
          <w:rFonts w:ascii="Times New Roman" w:hAnsi="Times New Roman" w:cs="Times New Roman"/>
        </w:rPr>
        <w:t xml:space="preserve"> </w:t>
      </w:r>
    </w:p>
    <w:p w14:paraId="5183A749" w14:textId="3C13420F" w:rsidR="00B6552F" w:rsidRDefault="00566B69" w:rsidP="0096761D">
      <w:pPr>
        <w:spacing w:line="480" w:lineRule="auto"/>
        <w:ind w:firstLine="720"/>
        <w:contextualSpacing/>
        <w:rPr>
          <w:rFonts w:ascii="Times New Roman" w:hAnsi="Times New Roman" w:cs="Times New Roman"/>
        </w:rPr>
      </w:pPr>
      <w:r>
        <w:rPr>
          <w:rFonts w:ascii="Times New Roman" w:hAnsi="Times New Roman" w:cs="Times New Roman"/>
        </w:rPr>
        <w:t>Given th</w:t>
      </w:r>
      <w:r w:rsidR="00076E0D">
        <w:rPr>
          <w:rFonts w:ascii="Times New Roman" w:hAnsi="Times New Roman" w:cs="Times New Roman"/>
        </w:rPr>
        <w:t xml:space="preserve">at the current account stipulates that experience is an </w:t>
      </w:r>
      <w:r>
        <w:rPr>
          <w:rFonts w:ascii="Times New Roman" w:hAnsi="Times New Roman" w:cs="Times New Roman"/>
        </w:rPr>
        <w:t xml:space="preserve">important factor that governs infants’ performance in action understanding studies, a question that </w:t>
      </w:r>
      <w:r w:rsidR="00076E0D">
        <w:rPr>
          <w:rFonts w:ascii="Times New Roman" w:hAnsi="Times New Roman" w:cs="Times New Roman"/>
        </w:rPr>
        <w:t>one may be led to ask is</w:t>
      </w:r>
      <w:r>
        <w:rPr>
          <w:rFonts w:ascii="Times New Roman" w:hAnsi="Times New Roman" w:cs="Times New Roman"/>
        </w:rPr>
        <w:t xml:space="preserve"> how</w:t>
      </w:r>
      <w:r w:rsidR="00901013">
        <w:rPr>
          <w:rFonts w:ascii="Times New Roman" w:hAnsi="Times New Roman" w:cs="Times New Roman"/>
        </w:rPr>
        <w:t xml:space="preserve"> </w:t>
      </w:r>
      <w:r w:rsidR="007A3CC7">
        <w:rPr>
          <w:rFonts w:ascii="Times New Roman" w:hAnsi="Times New Roman" w:cs="Times New Roman"/>
        </w:rPr>
        <w:t>such an account</w:t>
      </w:r>
      <w:r w:rsidR="00901013">
        <w:rPr>
          <w:rFonts w:ascii="Times New Roman" w:hAnsi="Times New Roman" w:cs="Times New Roman"/>
        </w:rPr>
        <w:t xml:space="preserve"> </w:t>
      </w:r>
      <w:r w:rsidR="00596951">
        <w:rPr>
          <w:rFonts w:ascii="Times New Roman" w:hAnsi="Times New Roman" w:cs="Times New Roman"/>
        </w:rPr>
        <w:t>explains th</w:t>
      </w:r>
      <w:r w:rsidR="00A53C70">
        <w:rPr>
          <w:rFonts w:ascii="Times New Roman" w:hAnsi="Times New Roman" w:cs="Times New Roman"/>
        </w:rPr>
        <w:t xml:space="preserve">e fact that </w:t>
      </w:r>
      <w:r w:rsidR="00C47526">
        <w:rPr>
          <w:rFonts w:ascii="Times New Roman" w:hAnsi="Times New Roman" w:cs="Times New Roman"/>
        </w:rPr>
        <w:t>pre-reaching</w:t>
      </w:r>
      <w:r w:rsidR="0013438E">
        <w:rPr>
          <w:rFonts w:ascii="Times New Roman" w:hAnsi="Times New Roman" w:cs="Times New Roman"/>
        </w:rPr>
        <w:t xml:space="preserve"> 3-month-olds</w:t>
      </w:r>
      <w:r w:rsidR="00A53C70">
        <w:rPr>
          <w:rFonts w:ascii="Times New Roman" w:hAnsi="Times New Roman" w:cs="Times New Roman"/>
        </w:rPr>
        <w:t xml:space="preserve"> who are given direct, first-person action experience</w:t>
      </w:r>
      <w:r w:rsidR="000F68EC">
        <w:rPr>
          <w:rFonts w:ascii="Times New Roman" w:hAnsi="Times New Roman" w:cs="Times New Roman"/>
        </w:rPr>
        <w:t xml:space="preserve"> (Skerry et al., 2013) or who are shown actions that are causally efficacious</w:t>
      </w:r>
      <w:r w:rsidR="00A53C70">
        <w:rPr>
          <w:rFonts w:ascii="Times New Roman" w:hAnsi="Times New Roman" w:cs="Times New Roman"/>
        </w:rPr>
        <w:t xml:space="preserve"> </w:t>
      </w:r>
      <w:r w:rsidR="000F68EC">
        <w:rPr>
          <w:rFonts w:ascii="Times New Roman" w:hAnsi="Times New Roman" w:cs="Times New Roman"/>
        </w:rPr>
        <w:t xml:space="preserve">(e.g., Liu &amp; Spelke, 2019) </w:t>
      </w:r>
      <w:r>
        <w:rPr>
          <w:rFonts w:ascii="Times New Roman" w:hAnsi="Times New Roman" w:cs="Times New Roman"/>
        </w:rPr>
        <w:t xml:space="preserve">show similar looking patterns </w:t>
      </w:r>
      <w:r w:rsidR="00A53C70">
        <w:rPr>
          <w:rFonts w:ascii="Times New Roman" w:hAnsi="Times New Roman" w:cs="Times New Roman"/>
        </w:rPr>
        <w:t>to that of</w:t>
      </w:r>
      <w:r>
        <w:rPr>
          <w:rFonts w:ascii="Times New Roman" w:hAnsi="Times New Roman" w:cs="Times New Roman"/>
        </w:rPr>
        <w:t xml:space="preserve"> older infants</w:t>
      </w:r>
      <w:r w:rsidR="00345274">
        <w:rPr>
          <w:rFonts w:ascii="Times New Roman" w:hAnsi="Times New Roman" w:cs="Times New Roman"/>
        </w:rPr>
        <w:t>.</w:t>
      </w:r>
      <w:r w:rsidR="008B49B8">
        <w:rPr>
          <w:rFonts w:ascii="Times New Roman" w:hAnsi="Times New Roman" w:cs="Times New Roman"/>
        </w:rPr>
        <w:t xml:space="preserve"> </w:t>
      </w:r>
      <w:r w:rsidR="009E5538">
        <w:rPr>
          <w:rFonts w:ascii="Times New Roman" w:hAnsi="Times New Roman" w:cs="Times New Roman"/>
        </w:rPr>
        <w:t xml:space="preserve">In the study by Skerry et al. (2013), for example, 3-month-olds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r w:rsidR="00AC16B1">
        <w:rPr>
          <w:rFonts w:ascii="Times New Roman" w:hAnsi="Times New Roman" w:cs="Times New Roman"/>
        </w:rPr>
        <w:t>mittens not lined with Velcro</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 xml:space="preserve">ball. It should be clear from this description that successful retrievals—in which the ball </w:t>
      </w:r>
      <w:r w:rsidR="00FE787D">
        <w:rPr>
          <w:rFonts w:ascii="Times New Roman" w:hAnsi="Times New Roman" w:cs="Times New Roman"/>
        </w:rPr>
        <w:t>became attached to the mittens—</w:t>
      </w:r>
      <w:r w:rsidR="00022801">
        <w:rPr>
          <w:rFonts w:ascii="Times New Roman" w:hAnsi="Times New Roman" w:cs="Times New Roman"/>
        </w:rPr>
        <w:t>were only possible in the Sticky mittens condition</w:t>
      </w:r>
      <w:r w:rsidR="00FE787D">
        <w:rPr>
          <w:rFonts w:ascii="Times New Roman" w:hAnsi="Times New Roman" w:cs="Times New Roman"/>
        </w:rPr>
        <w:t xml:space="preserve">. </w:t>
      </w:r>
      <w:r w:rsidR="00DE1779">
        <w:rPr>
          <w:rFonts w:ascii="Times New Roman" w:hAnsi="Times New Roman" w:cs="Times New Roman"/>
        </w:rPr>
        <w:t>All infants were then habituated to a Gergely et al.</w:t>
      </w:r>
      <w:r w:rsidR="008C4E3A">
        <w:rPr>
          <w:rFonts w:ascii="Times New Roman" w:hAnsi="Times New Roman" w:cs="Times New Roman"/>
        </w:rPr>
        <w:t>-</w:t>
      </w:r>
      <w:r w:rsidR="00DE1779">
        <w:rPr>
          <w:rFonts w:ascii="Times New Roman" w:hAnsi="Times New Roman" w:cs="Times New Roman"/>
        </w:rPr>
        <w:lastRenderedPageBreak/>
        <w:t>like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r w:rsidR="00EB6B88">
        <w:rPr>
          <w:rFonts w:ascii="Times New Roman" w:hAnsi="Times New Roman" w:cs="Times New Roman"/>
        </w:rPr>
        <w:t xml:space="preserve"> and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 fitted with sticky mittens</w:t>
      </w:r>
      <w:r w:rsidR="002F3DF8">
        <w:rPr>
          <w:rFonts w:ascii="Times New Roman" w:hAnsi="Times New Roman" w:cs="Times New Roman"/>
        </w:rPr>
        <w:t xml:space="preserve">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extensive</w:t>
      </w:r>
      <w:r w:rsidR="005E3ED4">
        <w:rPr>
          <w:rFonts w:ascii="Times New Roman" w:hAnsi="Times New Roman" w:cs="Times New Roman"/>
        </w:rPr>
        <w:t>, direct, first-person action</w:t>
      </w:r>
      <w:r w:rsidR="00AC2BE6">
        <w:rPr>
          <w:rFonts w:ascii="Times New Roman" w:hAnsi="Times New Roman" w:cs="Times New Roman"/>
        </w:rPr>
        <w:t xml:space="preserve"> experience is not necessary for infants to</w:t>
      </w:r>
      <w:r w:rsidR="005E3ED4">
        <w:rPr>
          <w:rFonts w:ascii="Times New Roman" w:hAnsi="Times New Roman" w:cs="Times New Roman"/>
        </w:rPr>
        <w:t xml:space="preserve"> identify goals or detect when an action is inefficient.</w:t>
      </w:r>
      <w:r w:rsidR="00AC2BE6">
        <w:rPr>
          <w:rFonts w:ascii="Times New Roman" w:hAnsi="Times New Roman" w:cs="Times New Roman"/>
        </w:rPr>
        <w:t xml:space="preserve"> </w:t>
      </w:r>
      <w:r w:rsidR="003D5E26">
        <w:rPr>
          <w:rFonts w:ascii="Times New Roman" w:hAnsi="Times New Roman" w:cs="Times New Roman"/>
        </w:rPr>
        <w:t>Instead, these authors contend that</w:t>
      </w:r>
      <w:r w:rsidR="004319CE">
        <w:rPr>
          <w:rFonts w:ascii="Times New Roman" w:hAnsi="Times New Roman" w:cs="Times New Roman"/>
        </w:rPr>
        <w:t xml:space="preserve"> both of these feats can be achieved by a relatively brief period of direct action experience. </w:t>
      </w:r>
      <w:r w:rsidR="00BA1455">
        <w:rPr>
          <w:rFonts w:ascii="Times New Roman" w:hAnsi="Times New Roman" w:cs="Times New Roman"/>
        </w:rPr>
        <w:t xml:space="preserve">A built-in assumption of this perspective is that it presupposes the prior existence of these abilities; their potential innateness is a separate question. </w:t>
      </w:r>
      <w:r w:rsidR="003D5E26">
        <w:rPr>
          <w:rFonts w:ascii="Times New Roman" w:hAnsi="Times New Roman" w:cs="Times New Roman"/>
        </w:rPr>
        <w:t xml:space="preserve"> </w:t>
      </w:r>
    </w:p>
    <w:p w14:paraId="2E1A8B49" w14:textId="6875418E" w:rsidR="006F58C2" w:rsidRDefault="00566B69" w:rsidP="009C59B7">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study by Liu </w:t>
      </w:r>
      <w:r w:rsidR="00230718">
        <w:rPr>
          <w:rFonts w:ascii="Times New Roman" w:hAnsi="Times New Roman" w:cs="Times New Roman"/>
        </w:rPr>
        <w:t>et al.</w:t>
      </w:r>
      <w:r>
        <w:rPr>
          <w:rFonts w:ascii="Times New Roman" w:hAnsi="Times New Roman" w:cs="Times New Roman"/>
        </w:rPr>
        <w:t xml:space="preserve"> (2019).</w:t>
      </w:r>
      <w:r w:rsidR="00745C47">
        <w:rPr>
          <w:rFonts w:ascii="Times New Roman" w:hAnsi="Times New Roman" w:cs="Times New Roman"/>
        </w:rPr>
        <w:t xml:space="preserve"> In this study, </w:t>
      </w:r>
      <w:r w:rsidR="00C47526">
        <w:rPr>
          <w:rFonts w:ascii="Times New Roman" w:hAnsi="Times New Roman" w:cs="Times New Roman"/>
        </w:rPr>
        <w:t xml:space="preserve">3-month-olds were habituated to an event in which an actor </w:t>
      </w:r>
      <w:r w:rsidR="00E17857">
        <w:rPr>
          <w:rFonts w:ascii="Times New Roman" w:hAnsi="Times New Roman" w:cs="Times New Roman"/>
        </w:rPr>
        <w:t>reached either</w:t>
      </w:r>
      <w:r w:rsidR="00C47526">
        <w:rPr>
          <w:rFonts w:ascii="Times New Roman" w:hAnsi="Times New Roman" w:cs="Times New Roman"/>
        </w:rPr>
        <w:t xml:space="preserve"> over a barrier </w:t>
      </w:r>
      <w:r w:rsidR="005D1CB3">
        <w:rPr>
          <w:rFonts w:ascii="Times New Roman" w:hAnsi="Times New Roman" w:cs="Times New Roman"/>
        </w:rPr>
        <w:t xml:space="preserve">to grab and lift a ball or over </w:t>
      </w:r>
      <w:r w:rsidR="00E17857">
        <w:rPr>
          <w:rFonts w:ascii="Times New Roman" w:hAnsi="Times New Roman" w:cs="Times New Roman"/>
        </w:rPr>
        <w:t>(</w:t>
      </w:r>
      <w:r w:rsidR="002B4D83">
        <w:rPr>
          <w:rFonts w:ascii="Times New Roman" w:hAnsi="Times New Roman" w:cs="Times New Roman"/>
        </w:rPr>
        <w:t>or beside</w:t>
      </w:r>
      <w:r w:rsidR="00E17857">
        <w:rPr>
          <w:rFonts w:ascii="Times New Roman" w:hAnsi="Times New Roman" w:cs="Times New Roman"/>
        </w:rPr>
        <w:t>)</w:t>
      </w:r>
      <w:r w:rsidR="002B4D83">
        <w:rPr>
          <w:rFonts w:ascii="Times New Roman" w:hAnsi="Times New Roman" w:cs="Times New Roman"/>
        </w:rPr>
        <w:t xml:space="preserve"> </w:t>
      </w:r>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 could light up and play a soft sound when the hand contacted it</w:t>
      </w:r>
      <w:r w:rsidR="002B4D83">
        <w:rPr>
          <w:rFonts w:ascii="Times New Roman" w:hAnsi="Times New Roman" w:cs="Times New Roman"/>
        </w:rPr>
        <w:t xml:space="preserve"> (causal state change)</w:t>
      </w:r>
      <w:r w:rsidR="00A753E6">
        <w:rPr>
          <w:rFonts w:ascii="Times New Roman" w:hAnsi="Times New Roman" w:cs="Times New Roman"/>
        </w:rPr>
        <w:t xml:space="preserve"> or </w:t>
      </w:r>
      <w:r w:rsidR="00F3370F">
        <w:rPr>
          <w:rFonts w:ascii="Times New Roman" w:hAnsi="Times New Roman" w:cs="Times New Roman"/>
        </w:rPr>
        <w:t xml:space="preserve">after a delay and </w:t>
      </w:r>
      <w:r w:rsidR="00A753E6">
        <w:rPr>
          <w:rFonts w:ascii="Times New Roman" w:hAnsi="Times New Roman" w:cs="Times New Roman"/>
        </w:rPr>
        <w:t xml:space="preserve">when the hand was </w:t>
      </w:r>
      <w:r w:rsidR="00F3370F">
        <w:rPr>
          <w:rFonts w:ascii="Times New Roman" w:hAnsi="Times New Roman" w:cs="Times New Roman"/>
        </w:rPr>
        <w:t xml:space="preserve">not physically </w:t>
      </w:r>
      <w:r w:rsidR="00E17857">
        <w:rPr>
          <w:rFonts w:ascii="Times New Roman" w:hAnsi="Times New Roman" w:cs="Times New Roman"/>
        </w:rPr>
        <w:t xml:space="preserve">in contact with it </w:t>
      </w:r>
      <w:r w:rsidR="002B4D83">
        <w:rPr>
          <w:rFonts w:ascii="Times New Roman" w:hAnsi="Times New Roman" w:cs="Times New Roman"/>
        </w:rPr>
        <w:t>(non-causal state change</w:t>
      </w:r>
      <w:r w:rsidR="00E17857">
        <w:rPr>
          <w:rFonts w:ascii="Times New Roman" w:hAnsi="Times New Roman" w:cs="Times New Roman"/>
        </w:rPr>
        <w:t>)</w:t>
      </w:r>
      <w:r w:rsidR="00A753E6">
        <w:rPr>
          <w:rFonts w:ascii="Times New Roman" w:hAnsi="Times New Roman" w:cs="Times New Roman"/>
        </w:rPr>
        <w:t xml:space="preserve">. </w:t>
      </w:r>
      <w:r w:rsidR="002B4D83">
        <w:rPr>
          <w:rFonts w:ascii="Times New Roman" w:hAnsi="Times New Roman" w:cs="Times New Roman"/>
        </w:rPr>
        <w:t xml:space="preserve">Infants were then shown barrierless efficient (straight path) and inefficient (curved path) events at test. Liu </w:t>
      </w:r>
      <w:r w:rsidR="00934A10">
        <w:rPr>
          <w:rFonts w:ascii="Times New Roman" w:hAnsi="Times New Roman" w:cs="Times New Roman"/>
        </w:rPr>
        <w:t>et al. (2019)</w:t>
      </w:r>
      <w:r w:rsidR="002B4D83">
        <w:rPr>
          <w:rFonts w:ascii="Times New Roman" w:hAnsi="Times New Roman" w:cs="Times New Roman"/>
        </w:rPr>
        <w:t xml:space="preserve"> found that </w:t>
      </w:r>
      <w:r w:rsidR="00934A10">
        <w:rPr>
          <w:rFonts w:ascii="Times New Roman" w:hAnsi="Times New Roman" w:cs="Times New Roman"/>
        </w:rPr>
        <w:t>infants looked proportionally longer at the inefficient test event than at the efficient one</w:t>
      </w:r>
      <w:r w:rsidR="00D60C75">
        <w:rPr>
          <w:rFonts w:ascii="Times New Roman" w:hAnsi="Times New Roman" w:cs="Times New Roman"/>
        </w:rPr>
        <w:t xml:space="preserve"> </w:t>
      </w:r>
      <w:r w:rsidR="00082561">
        <w:rPr>
          <w:rFonts w:ascii="Times New Roman" w:hAnsi="Times New Roman" w:cs="Times New Roman"/>
        </w:rPr>
        <w:t xml:space="preserve">following habituation </w:t>
      </w:r>
      <w:r w:rsidR="001572EE">
        <w:rPr>
          <w:rFonts w:ascii="Times New Roman" w:hAnsi="Times New Roman" w:cs="Times New Roman"/>
        </w:rPr>
        <w:t>to an event</w:t>
      </w:r>
      <w:r w:rsidR="006866F8">
        <w:rPr>
          <w:rFonts w:ascii="Times New Roman" w:hAnsi="Times New Roman" w:cs="Times New Roman"/>
        </w:rPr>
        <w:t xml:space="preserve"> in which the hand</w:t>
      </w:r>
      <w:r w:rsidR="001572EE">
        <w:rPr>
          <w:rFonts w:ascii="Times New Roman" w:hAnsi="Times New Roman" w:cs="Times New Roman"/>
        </w:rPr>
        <w:t>, upon reaching over the barrier,</w:t>
      </w:r>
      <w:r w:rsidR="006866F8">
        <w:rPr>
          <w:rFonts w:ascii="Times New Roman" w:hAnsi="Times New Roman" w:cs="Times New Roman"/>
        </w:rPr>
        <w:t xml:space="preserve"> caused the ball to change state </w:t>
      </w:r>
      <w:r w:rsidR="001572EE">
        <w:rPr>
          <w:rFonts w:ascii="Times New Roman" w:hAnsi="Times New Roman" w:cs="Times New Roman"/>
        </w:rPr>
        <w:t xml:space="preserve">by touching it; infants </w:t>
      </w:r>
      <w:r w:rsidR="00600E8D">
        <w:rPr>
          <w:rFonts w:ascii="Times New Roman" w:hAnsi="Times New Roman" w:cs="Times New Roman"/>
        </w:rPr>
        <w:t>look for a proportionally equivalent amount of time</w:t>
      </w:r>
      <w:r w:rsidR="001572EE">
        <w:rPr>
          <w:rFonts w:ascii="Times New Roman" w:hAnsi="Times New Roman" w:cs="Times New Roman"/>
        </w:rPr>
        <w:t xml:space="preserve"> at both events when the object </w:t>
      </w:r>
      <w:r w:rsidR="00473E0E">
        <w:rPr>
          <w:rFonts w:ascii="Times New Roman" w:hAnsi="Times New Roman" w:cs="Times New Roman"/>
        </w:rPr>
        <w:t>either never changed states</w:t>
      </w:r>
      <w:r w:rsidR="00600E8D">
        <w:rPr>
          <w:rFonts w:ascii="Times New Roman" w:hAnsi="Times New Roman" w:cs="Times New Roman"/>
        </w:rPr>
        <w:t xml:space="preserve"> when picked up, </w:t>
      </w:r>
      <w:r w:rsidR="00473E0E">
        <w:rPr>
          <w:rFonts w:ascii="Times New Roman" w:hAnsi="Times New Roman" w:cs="Times New Roman"/>
        </w:rPr>
        <w:t xml:space="preserve">did so </w:t>
      </w:r>
      <w:r w:rsidR="001572EE">
        <w:rPr>
          <w:rFonts w:ascii="Times New Roman" w:hAnsi="Times New Roman" w:cs="Times New Roman"/>
        </w:rPr>
        <w:t>after a delay</w:t>
      </w:r>
      <w:r w:rsidR="00600E8D">
        <w:rPr>
          <w:rFonts w:ascii="Times New Roman" w:hAnsi="Times New Roman" w:cs="Times New Roman"/>
        </w:rPr>
        <w:t xml:space="preserve"> in the absence of a touch by the hand, or the </w:t>
      </w:r>
      <w:r w:rsidR="001572EE">
        <w:rPr>
          <w:rFonts w:ascii="Times New Roman" w:hAnsi="Times New Roman" w:cs="Times New Roman"/>
        </w:rPr>
        <w:t>hand reached besides the barrier</w:t>
      </w:r>
      <w:r w:rsidR="00600E8D">
        <w:rPr>
          <w:rFonts w:ascii="Times New Roman" w:hAnsi="Times New Roman" w:cs="Times New Roman"/>
        </w:rPr>
        <w:t xml:space="preserve"> to cause the object to change state. </w:t>
      </w:r>
      <w:r w:rsidR="00746FB7">
        <w:rPr>
          <w:rFonts w:ascii="Times New Roman" w:hAnsi="Times New Roman" w:cs="Times New Roman"/>
        </w:rPr>
        <w:t>Interesting</w:t>
      </w:r>
      <w:r w:rsidR="00D87A4B">
        <w:rPr>
          <w:rFonts w:ascii="Times New Roman" w:hAnsi="Times New Roman" w:cs="Times New Roman"/>
        </w:rPr>
        <w:t>ly</w:t>
      </w:r>
      <w:r w:rsidR="00746FB7">
        <w:rPr>
          <w:rFonts w:ascii="Times New Roman" w:hAnsi="Times New Roman" w:cs="Times New Roman"/>
        </w:rPr>
        <w:t xml:space="preserve">, although infants </w:t>
      </w:r>
      <w:r w:rsidR="00576E17">
        <w:rPr>
          <w:rFonts w:ascii="Times New Roman" w:hAnsi="Times New Roman" w:cs="Times New Roman"/>
        </w:rPr>
        <w:t>did look proportionally longer</w:t>
      </w:r>
      <w:r w:rsidR="005A7984">
        <w:rPr>
          <w:rFonts w:ascii="Times New Roman" w:hAnsi="Times New Roman" w:cs="Times New Roman"/>
        </w:rPr>
        <w:t xml:space="preserve"> at the inefficient test event than at the efficient</w:t>
      </w:r>
      <w:r w:rsidR="009C59B7">
        <w:rPr>
          <w:rFonts w:ascii="Times New Roman" w:hAnsi="Times New Roman" w:cs="Times New Roman"/>
        </w:rPr>
        <w:t xml:space="preserve"> event</w:t>
      </w:r>
      <w:r w:rsidR="005A7984">
        <w:rPr>
          <w:rFonts w:ascii="Times New Roman" w:hAnsi="Times New Roman" w:cs="Times New Roman"/>
        </w:rPr>
        <w:t xml:space="preserve"> when the object changed states and the hand was physically </w:t>
      </w:r>
      <w:r w:rsidR="005A7984">
        <w:rPr>
          <w:rFonts w:ascii="Times New Roman" w:hAnsi="Times New Roman" w:cs="Times New Roman"/>
        </w:rPr>
        <w:lastRenderedPageBreak/>
        <w:t xml:space="preserve">constrained by the barrier, </w:t>
      </w:r>
      <w:r w:rsidR="00D87A4B">
        <w:rPr>
          <w:rFonts w:ascii="Times New Roman" w:hAnsi="Times New Roman" w:cs="Times New Roman"/>
        </w:rPr>
        <w:t xml:space="preserve">inspection of the raw looking-time data in the Supplementary Materials </w:t>
      </w:r>
      <w:r w:rsidR="009C59B7">
        <w:rPr>
          <w:rFonts w:ascii="Times New Roman" w:hAnsi="Times New Roman" w:cs="Times New Roman"/>
        </w:rPr>
        <w:t xml:space="preserve">tells a different story: The same infants,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r w:rsidR="00266050">
        <w:rPr>
          <w:rFonts w:ascii="Times New Roman" w:hAnsi="Times New Roman" w:cs="Times New Roman"/>
        </w:rPr>
        <w:t>These conflicting results suggest that the finding</w:t>
      </w:r>
      <w:r w:rsidR="006340A7">
        <w:rPr>
          <w:rFonts w:ascii="Times New Roman" w:hAnsi="Times New Roman" w:cs="Times New Roman"/>
        </w:rPr>
        <w:t>s</w:t>
      </w:r>
      <w:r w:rsidR="00266050">
        <w:rPr>
          <w:rFonts w:ascii="Times New Roman" w:hAnsi="Times New Roman" w:cs="Times New Roman"/>
        </w:rPr>
        <w:t xml:space="preserve"> reported in the main paper</w:t>
      </w:r>
      <w:r w:rsidR="0080004F">
        <w:rPr>
          <w:rFonts w:ascii="Times New Roman" w:hAnsi="Times New Roman" w:cs="Times New Roman"/>
        </w:rPr>
        <w:t xml:space="preserve"> may be more a reflection of how looking time was operationally defined than</w:t>
      </w:r>
      <w:r w:rsidR="00B74FB8">
        <w:rPr>
          <w:rFonts w:ascii="Times New Roman" w:hAnsi="Times New Roman" w:cs="Times New Roman"/>
        </w:rPr>
        <w:t xml:space="preserve"> of</w:t>
      </w:r>
      <w:r w:rsidR="0080004F">
        <w:rPr>
          <w:rFonts w:ascii="Times New Roman" w:hAnsi="Times New Roman" w:cs="Times New Roman"/>
        </w:rPr>
        <w:t xml:space="preserve"> </w:t>
      </w:r>
      <w:r w:rsidR="00095B88">
        <w:rPr>
          <w:rFonts w:ascii="Times New Roman" w:hAnsi="Times New Roman" w:cs="Times New Roman"/>
        </w:rPr>
        <w:t xml:space="preserve">infants’ sensitivity to action efficiency. </w:t>
      </w:r>
      <w:r w:rsidR="00A6761E">
        <w:rPr>
          <w:rFonts w:ascii="Times New Roman" w:hAnsi="Times New Roman" w:cs="Times New Roman"/>
        </w:rPr>
        <w:t>Some c</w:t>
      </w:r>
      <w:r w:rsidR="00B74FB8">
        <w:rPr>
          <w:rFonts w:ascii="Times New Roman" w:hAnsi="Times New Roman" w:cs="Times New Roman"/>
        </w:rPr>
        <w:t xml:space="preserve">aution should therefore </w:t>
      </w:r>
      <w:r w:rsidR="00F77620">
        <w:rPr>
          <w:rFonts w:ascii="Times New Roman" w:hAnsi="Times New Roman" w:cs="Times New Roman"/>
        </w:rPr>
        <w:t>be exercised before</w:t>
      </w:r>
      <w:r w:rsidR="00266050">
        <w:rPr>
          <w:rFonts w:ascii="Times New Roman" w:hAnsi="Times New Roman" w:cs="Times New Roman"/>
        </w:rPr>
        <w:t xml:space="preserve"> accepting the conclusion that</w:t>
      </w:r>
      <w:r w:rsidR="006866F8">
        <w:rPr>
          <w:rFonts w:ascii="Times New Roman" w:hAnsi="Times New Roman" w:cs="Times New Roman"/>
        </w:rPr>
        <w:t xml:space="preserve"> </w:t>
      </w:r>
      <w:r w:rsidR="008929AE">
        <w:rPr>
          <w:rFonts w:ascii="Times New Roman" w:hAnsi="Times New Roman" w:cs="Times New Roman"/>
        </w:rPr>
        <w:t>pre-reaching 3-month-olds</w:t>
      </w:r>
      <w:r w:rsidR="006866F8">
        <w:rPr>
          <w:rFonts w:ascii="Times New Roman" w:hAnsi="Times New Roman" w:cs="Times New Roman"/>
        </w:rPr>
        <w:t xml:space="preserve"> can process </w:t>
      </w:r>
      <w:r w:rsidR="00A80E39">
        <w:rPr>
          <w:rFonts w:ascii="Times New Roman" w:hAnsi="Times New Roman" w:cs="Times New Roman"/>
        </w:rPr>
        <w:t xml:space="preserve">causally efficacious </w:t>
      </w:r>
      <w:r w:rsidR="006866F8">
        <w:rPr>
          <w:rFonts w:ascii="Times New Roman" w:hAnsi="Times New Roman" w:cs="Times New Roman"/>
        </w:rPr>
        <w:t>actions in terms of their efficiency</w:t>
      </w:r>
      <w:r w:rsidR="00AC2BE6">
        <w:rPr>
          <w:rFonts w:ascii="Times New Roman" w:hAnsi="Times New Roman" w:cs="Times New Roman"/>
        </w:rPr>
        <w:t>.</w:t>
      </w:r>
      <w:r w:rsidR="006866F8">
        <w:rPr>
          <w:rFonts w:ascii="Times New Roman" w:hAnsi="Times New Roman" w:cs="Times New Roman"/>
        </w:rPr>
        <w:t xml:space="preserve"> </w:t>
      </w:r>
      <w:r w:rsidR="00AC5804">
        <w:rPr>
          <w:rFonts w:ascii="Times New Roman" w:hAnsi="Times New Roman" w:cs="Times New Roman"/>
        </w:rPr>
        <w:t>Although it was the case that</w:t>
      </w:r>
      <w:r w:rsidR="002A6F3D">
        <w:rPr>
          <w:rFonts w:ascii="Times New Roman" w:hAnsi="Times New Roman" w:cs="Times New Roman"/>
        </w:rPr>
        <w:t xml:space="preserve"> Skerry et al. (2013) also report proportional </w:t>
      </w:r>
      <w:r w:rsidR="00AC5804">
        <w:rPr>
          <w:rFonts w:ascii="Times New Roman" w:hAnsi="Times New Roman" w:cs="Times New Roman"/>
        </w:rPr>
        <w:t>looking in their main paper,</w:t>
      </w:r>
      <w:r w:rsidR="002A6F3D">
        <w:rPr>
          <w:rFonts w:ascii="Times New Roman" w:hAnsi="Times New Roman" w:cs="Times New Roman"/>
        </w:rPr>
        <w:t xml:space="preserve"> inspection of the raw looking times in the</w:t>
      </w:r>
      <w:r w:rsidR="0005005B">
        <w:rPr>
          <w:rFonts w:ascii="Times New Roman" w:hAnsi="Times New Roman" w:cs="Times New Roman"/>
        </w:rPr>
        <w:t>ir</w:t>
      </w:r>
      <w:r w:rsidR="002A6F3D">
        <w:rPr>
          <w:rFonts w:ascii="Times New Roman" w:hAnsi="Times New Roman" w:cs="Times New Roman"/>
        </w:rPr>
        <w:t xml:space="preserve"> Supplementary Materials showed </w:t>
      </w:r>
      <w:r w:rsidR="002A3587">
        <w:rPr>
          <w:rFonts w:ascii="Times New Roman" w:hAnsi="Times New Roman" w:cs="Times New Roman"/>
        </w:rPr>
        <w:t>that they were</w:t>
      </w:r>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r w:rsidR="002A3587">
        <w:rPr>
          <w:rFonts w:ascii="Times New Roman" w:hAnsi="Times New Roman" w:cs="Times New Roman"/>
        </w:rPr>
        <w:t xml:space="preserve"> reported</w:t>
      </w:r>
      <w:r w:rsidR="00720784">
        <w:rPr>
          <w:rFonts w:ascii="Times New Roman" w:hAnsi="Times New Roman" w:cs="Times New Roman"/>
        </w:rPr>
        <w:t xml:space="preserve"> </w:t>
      </w:r>
      <w:r w:rsidR="002A6F3D">
        <w:rPr>
          <w:rFonts w:ascii="Times New Roman" w:hAnsi="Times New Roman" w:cs="Times New Roman"/>
        </w:rPr>
        <w:t xml:space="preserve">proportional </w:t>
      </w:r>
      <w:r w:rsidR="002A3587">
        <w:rPr>
          <w:rFonts w:ascii="Times New Roman" w:hAnsi="Times New Roman" w:cs="Times New Roman"/>
        </w:rPr>
        <w:t>looks</w:t>
      </w:r>
      <w:r w:rsidR="00720784">
        <w:rPr>
          <w:rFonts w:ascii="Times New Roman" w:hAnsi="Times New Roman" w:cs="Times New Roman"/>
        </w:rPr>
        <w:t xml:space="preserve">. </w:t>
      </w:r>
    </w:p>
    <w:p w14:paraId="4D4AB48D" w14:textId="4DCBDEDA" w:rsidR="00311162" w:rsidRDefault="009125B3" w:rsidP="0096761D">
      <w:pPr>
        <w:spacing w:line="480" w:lineRule="auto"/>
        <w:ind w:firstLine="720"/>
        <w:contextualSpacing/>
        <w:rPr>
          <w:rFonts w:ascii="Times New Roman" w:hAnsi="Times New Roman" w:cs="Times New Roman"/>
        </w:rPr>
      </w:pPr>
      <w:r>
        <w:rPr>
          <w:rFonts w:ascii="Times New Roman" w:hAnsi="Times New Roman" w:cs="Times New Roman"/>
        </w:rPr>
        <w:t>This issue notwithstanding, t</w:t>
      </w:r>
      <w:r w:rsidR="00940FBC">
        <w:rPr>
          <w:rFonts w:ascii="Times New Roman" w:hAnsi="Times New Roman" w:cs="Times New Roman"/>
        </w:rPr>
        <w:t xml:space="preserve">he </w:t>
      </w:r>
      <w:r w:rsidR="00CF0533">
        <w:rPr>
          <w:rFonts w:ascii="Times New Roman" w:hAnsi="Times New Roman" w:cs="Times New Roman"/>
        </w:rPr>
        <w:t xml:space="preserve">findings raise a crucial </w:t>
      </w:r>
      <w:r w:rsidR="00940FBC">
        <w:rPr>
          <w:rFonts w:ascii="Times New Roman" w:hAnsi="Times New Roman" w:cs="Times New Roman"/>
        </w:rPr>
        <w:t>challenge</w:t>
      </w:r>
      <w:r w:rsidR="00CF0533">
        <w:rPr>
          <w:rFonts w:ascii="Times New Roman" w:hAnsi="Times New Roman" w:cs="Times New Roman"/>
        </w:rPr>
        <w:t>:</w:t>
      </w:r>
      <w:r w:rsidR="006F58C2">
        <w:rPr>
          <w:rFonts w:ascii="Times New Roman" w:hAnsi="Times New Roman" w:cs="Times New Roman"/>
        </w:rPr>
        <w:t xml:space="preserve"> </w:t>
      </w:r>
      <w:r w:rsidR="00CF0533">
        <w:rPr>
          <w:rFonts w:ascii="Times New Roman" w:hAnsi="Times New Roman" w:cs="Times New Roman"/>
        </w:rPr>
        <w:t xml:space="preserve">How can these impressive findings be </w:t>
      </w:r>
      <w:r w:rsidR="00C82F77">
        <w:rPr>
          <w:rFonts w:ascii="Times New Roman" w:hAnsi="Times New Roman" w:cs="Times New Roman"/>
        </w:rPr>
        <w:t>reconciled with</w:t>
      </w:r>
      <w:r w:rsidR="00571546">
        <w:rPr>
          <w:rFonts w:ascii="Times New Roman" w:hAnsi="Times New Roman" w:cs="Times New Roman"/>
        </w:rPr>
        <w:t xml:space="preserve"> the </w:t>
      </w:r>
      <w:r w:rsidR="00832F06">
        <w:rPr>
          <w:rFonts w:ascii="Times New Roman" w:hAnsi="Times New Roman" w:cs="Times New Roman"/>
        </w:rPr>
        <w:t xml:space="preserve">present notion that infants’ </w:t>
      </w:r>
      <w:r w:rsidR="003A7CC6">
        <w:rPr>
          <w:rFonts w:ascii="Times New Roman" w:hAnsi="Times New Roman" w:cs="Times New Roman"/>
        </w:rPr>
        <w:t xml:space="preserve">looking behaviors in action understanding studies </w:t>
      </w:r>
      <w:r w:rsidR="00736A8C">
        <w:rPr>
          <w:rFonts w:ascii="Times New Roman" w:hAnsi="Times New Roman" w:cs="Times New Roman"/>
        </w:rPr>
        <w:t>derive</w:t>
      </w:r>
      <w:r w:rsidR="00571546">
        <w:rPr>
          <w:rFonts w:ascii="Times New Roman" w:hAnsi="Times New Roman" w:cs="Times New Roman"/>
        </w:rPr>
        <w:t xml:space="preserve"> </w:t>
      </w:r>
      <w:r w:rsidR="00CF0533">
        <w:rPr>
          <w:rFonts w:ascii="Times New Roman" w:hAnsi="Times New Roman" w:cs="Times New Roman"/>
        </w:rPr>
        <w:t xml:space="preserve">from </w:t>
      </w:r>
      <w:r w:rsidR="00C82F77">
        <w:rPr>
          <w:rFonts w:ascii="Times New Roman" w:hAnsi="Times New Roman" w:cs="Times New Roman"/>
        </w:rPr>
        <w:t xml:space="preserve">both </w:t>
      </w:r>
      <w:r w:rsidR="003E7940">
        <w:rPr>
          <w:rFonts w:ascii="Times New Roman" w:hAnsi="Times New Roman" w:cs="Times New Roman"/>
        </w:rPr>
        <w:t xml:space="preserve">the </w:t>
      </w:r>
      <w:r w:rsidR="00CF0533">
        <w:rPr>
          <w:rFonts w:ascii="Times New Roman" w:hAnsi="Times New Roman" w:cs="Times New Roman"/>
        </w:rPr>
        <w:t>experience</w:t>
      </w:r>
      <w:r w:rsidR="00C82F77">
        <w:rPr>
          <w:rFonts w:ascii="Times New Roman" w:hAnsi="Times New Roman" w:cs="Times New Roman"/>
        </w:rPr>
        <w:t xml:space="preserve"> of processing others’ actions and an associative learning mechanism that operates over that experience.</w:t>
      </w:r>
      <w:r w:rsidR="003E7940">
        <w:rPr>
          <w:rFonts w:ascii="Times New Roman" w:hAnsi="Times New Roman" w:cs="Times New Roman"/>
        </w:rPr>
        <w:t xml:space="preserve"> </w:t>
      </w:r>
      <w:r w:rsidR="00CA1341">
        <w:rPr>
          <w:rFonts w:ascii="Times New Roman" w:hAnsi="Times New Roman" w:cs="Times New Roman"/>
        </w:rPr>
        <w:t xml:space="preserve">Perhaps one way to reconcile the two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or </w:t>
      </w:r>
      <w:r w:rsidR="009C2F46">
        <w:rPr>
          <w:rFonts w:ascii="Times New Roman" w:hAnsi="Times New Roman" w:cs="Times New Roman"/>
        </w:rPr>
        <w:t>their experience processing</w:t>
      </w:r>
      <w:r w:rsidR="00622034">
        <w:rPr>
          <w:rFonts w:ascii="Times New Roman" w:hAnsi="Times New Roman" w:cs="Times New Roman"/>
        </w:rPr>
        <w:t xml:space="preserve"> causally efficacious action events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r w:rsidR="00832F06">
        <w:rPr>
          <w:rFonts w:ascii="Times New Roman" w:hAnsi="Times New Roman" w:cs="Times New Roman"/>
        </w:rPr>
        <w:t xml:space="preserve"> </w:t>
      </w:r>
      <w:r w:rsidR="00AD4C74">
        <w:rPr>
          <w:rFonts w:ascii="Times New Roman" w:hAnsi="Times New Roman" w:cs="Times New Roman"/>
        </w:rPr>
        <w:t>The crux of the idea is that both manipulations may</w:t>
      </w:r>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r w:rsidR="00AA5009">
        <w:rPr>
          <w:rFonts w:ascii="Times New Roman" w:hAnsi="Times New Roman" w:cs="Times New Roman"/>
        </w:rPr>
        <w:t xml:space="preserve">boost the salience of </w:t>
      </w:r>
      <w:r w:rsidR="00B30C52">
        <w:rPr>
          <w:rFonts w:ascii="Times New Roman" w:hAnsi="Times New Roman" w:cs="Times New Roman"/>
        </w:rPr>
        <w:t>the visual events presented during the experiment itself.</w:t>
      </w:r>
      <w:r w:rsidR="00AA5009">
        <w:rPr>
          <w:rFonts w:ascii="Times New Roman" w:hAnsi="Times New Roman" w:cs="Times New Roman"/>
        </w:rPr>
        <w:t xml:space="preserve"> </w:t>
      </w:r>
      <w:r w:rsidR="00736A8C">
        <w:rPr>
          <w:rFonts w:ascii="Times New Roman" w:hAnsi="Times New Roman" w:cs="Times New Roman"/>
        </w:rPr>
        <w:t xml:space="preserve"> </w:t>
      </w:r>
      <w:r w:rsidR="00A62B1E">
        <w:rPr>
          <w:rFonts w:ascii="Times New Roman" w:hAnsi="Times New Roman" w:cs="Times New Roman"/>
        </w:rPr>
        <w:t xml:space="preserve">For example, providing infants with </w:t>
      </w:r>
      <w:r w:rsidR="00D84499">
        <w:rPr>
          <w:rFonts w:ascii="Times New Roman" w:hAnsi="Times New Roman" w:cs="Times New Roman"/>
          <w:i/>
          <w:iCs/>
        </w:rPr>
        <w:t xml:space="preserve">successful </w:t>
      </w:r>
      <w:r w:rsidR="00D84499">
        <w:rPr>
          <w:rFonts w:ascii="Times New Roman" w:hAnsi="Times New Roman" w:cs="Times New Roman"/>
        </w:rPr>
        <w:t>object-direct</w:t>
      </w:r>
      <w:r w:rsidR="00026A36">
        <w:rPr>
          <w:rFonts w:ascii="Times New Roman" w:hAnsi="Times New Roman" w:cs="Times New Roman"/>
        </w:rPr>
        <w:t>ed</w:t>
      </w:r>
      <w:r w:rsidR="00D84499">
        <w:rPr>
          <w:rFonts w:ascii="Times New Roman" w:hAnsi="Times New Roman" w:cs="Times New Roman"/>
        </w:rPr>
        <w:t xml:space="preserve"> action experience via sticky mittens </w:t>
      </w:r>
      <w:r w:rsidR="00510876">
        <w:rPr>
          <w:rFonts w:ascii="Times New Roman" w:hAnsi="Times New Roman" w:cs="Times New Roman"/>
        </w:rPr>
        <w:t>may not only</w:t>
      </w:r>
      <w:r w:rsidR="00D84499">
        <w:rPr>
          <w:rFonts w:ascii="Times New Roman" w:hAnsi="Times New Roman" w:cs="Times New Roman"/>
        </w:rPr>
        <w:t xml:space="preserve"> </w:t>
      </w:r>
      <w:r w:rsidR="00510876">
        <w:rPr>
          <w:rFonts w:ascii="Times New Roman" w:hAnsi="Times New Roman" w:cs="Times New Roman"/>
        </w:rPr>
        <w:t>facilitate successful encoding of the visual features of the objects involved</w:t>
      </w:r>
      <w:r w:rsidR="00CF5340">
        <w:rPr>
          <w:rFonts w:ascii="Times New Roman" w:hAnsi="Times New Roman" w:cs="Times New Roman"/>
        </w:rPr>
        <w:t xml:space="preserve"> but it may </w:t>
      </w:r>
      <w:r w:rsidR="00956483">
        <w:rPr>
          <w:rFonts w:ascii="Times New Roman" w:hAnsi="Times New Roman" w:cs="Times New Roman"/>
        </w:rPr>
        <w:t xml:space="preserve">boost </w:t>
      </w:r>
      <w:r w:rsidR="00CF5340">
        <w:rPr>
          <w:rFonts w:ascii="Times New Roman" w:hAnsi="Times New Roman" w:cs="Times New Roman"/>
        </w:rPr>
        <w:t xml:space="preserve">infants’ overall attention.  </w:t>
      </w:r>
      <w:r w:rsidR="00FF1636">
        <w:rPr>
          <w:rFonts w:ascii="Times New Roman" w:hAnsi="Times New Roman" w:cs="Times New Roman"/>
        </w:rPr>
        <w:t xml:space="preserve">Critically, even if </w:t>
      </w:r>
      <w:r w:rsidR="00956483">
        <w:rPr>
          <w:rFonts w:ascii="Times New Roman" w:hAnsi="Times New Roman" w:cs="Times New Roman"/>
        </w:rPr>
        <w:t>this boost is</w:t>
      </w:r>
      <w:r w:rsidR="00FF1636">
        <w:rPr>
          <w:rFonts w:ascii="Times New Roman" w:hAnsi="Times New Roman" w:cs="Times New Roman"/>
        </w:rPr>
        <w:t xml:space="preserve"> ephemeral</w:t>
      </w:r>
      <w:r w:rsidR="00EC4A81">
        <w:rPr>
          <w:rFonts w:ascii="Times New Roman" w:hAnsi="Times New Roman" w:cs="Times New Roman"/>
        </w:rPr>
        <w:t>,</w:t>
      </w:r>
      <w:r w:rsidR="00FF1636">
        <w:rPr>
          <w:rFonts w:ascii="Times New Roman" w:hAnsi="Times New Roman" w:cs="Times New Roman"/>
        </w:rPr>
        <w:t xml:space="preserve"> as is assumed here, infants may</w:t>
      </w:r>
      <w:r w:rsidR="00DB3408">
        <w:rPr>
          <w:rFonts w:ascii="Times New Roman" w:hAnsi="Times New Roman" w:cs="Times New Roman"/>
        </w:rPr>
        <w:t xml:space="preserve"> nonetheless</w:t>
      </w:r>
      <w:r w:rsidR="00FF1636">
        <w:rPr>
          <w:rFonts w:ascii="Times New Roman" w:hAnsi="Times New Roman" w:cs="Times New Roman"/>
        </w:rPr>
        <w:t xml:space="preserve"> have sufficient time while in this heightened attentional state to</w:t>
      </w:r>
      <w:r w:rsidR="00ED2E5A">
        <w:rPr>
          <w:rFonts w:ascii="Times New Roman" w:hAnsi="Times New Roman" w:cs="Times New Roman"/>
        </w:rPr>
        <w:t xml:space="preserve"> encode key aspects of the task that bear directly on their subsequent looking behavior.</w:t>
      </w:r>
      <w:r w:rsidR="00E20DB4">
        <w:rPr>
          <w:rFonts w:ascii="Times New Roman" w:hAnsi="Times New Roman" w:cs="Times New Roman"/>
        </w:rPr>
        <w:t xml:space="preserve"> </w:t>
      </w:r>
      <w:r w:rsidR="007A352C">
        <w:rPr>
          <w:rFonts w:ascii="Times New Roman" w:hAnsi="Times New Roman" w:cs="Times New Roman"/>
        </w:rPr>
        <w:t>Of course, t</w:t>
      </w:r>
      <w:r w:rsidR="00E20DB4">
        <w:rPr>
          <w:rFonts w:ascii="Times New Roman" w:hAnsi="Times New Roman" w:cs="Times New Roman"/>
        </w:rPr>
        <w:t xml:space="preserve">his </w:t>
      </w:r>
      <w:r w:rsidR="007A352C">
        <w:rPr>
          <w:rFonts w:ascii="Times New Roman" w:hAnsi="Times New Roman" w:cs="Times New Roman"/>
        </w:rPr>
        <w:t>supposition</w:t>
      </w:r>
      <w:r w:rsidR="00E20DB4">
        <w:rPr>
          <w:rFonts w:ascii="Times New Roman" w:hAnsi="Times New Roman" w:cs="Times New Roman"/>
        </w:rPr>
        <w:t xml:space="preserve"> </w:t>
      </w:r>
      <w:r w:rsidR="007A352C">
        <w:rPr>
          <w:rFonts w:ascii="Times New Roman" w:hAnsi="Times New Roman" w:cs="Times New Roman"/>
        </w:rPr>
        <w:t>assumes</w:t>
      </w:r>
      <w:r w:rsidR="00E20DB4">
        <w:rPr>
          <w:rFonts w:ascii="Times New Roman" w:hAnsi="Times New Roman" w:cs="Times New Roman"/>
        </w:rPr>
        <w:t xml:space="preserve"> that increased attention in a task leads to better learning and encoding of its features.</w:t>
      </w:r>
      <w:r w:rsidR="00ED2E5A">
        <w:rPr>
          <w:rFonts w:ascii="Times New Roman" w:hAnsi="Times New Roman" w:cs="Times New Roman"/>
        </w:rPr>
        <w:t xml:space="preserve"> </w:t>
      </w:r>
      <w:r w:rsidR="00510876">
        <w:rPr>
          <w:rFonts w:ascii="Times New Roman" w:hAnsi="Times New Roman" w:cs="Times New Roman"/>
        </w:rPr>
        <w:t xml:space="preserve">Support for this </w:t>
      </w:r>
      <w:r w:rsidR="00510876">
        <w:rPr>
          <w:rFonts w:ascii="Times New Roman" w:hAnsi="Times New Roman" w:cs="Times New Roman"/>
        </w:rPr>
        <w:lastRenderedPageBreak/>
        <w:t xml:space="preserve">claim is garnered by research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r w:rsidR="00E8248B">
        <w:rPr>
          <w:rFonts w:ascii="Times New Roman" w:hAnsi="Times New Roman" w:cs="Times New Roman"/>
        </w:rPr>
        <w:t xml:space="preserve">. Research by Sommerville et al. (2005) </w:t>
      </w:r>
      <w:r w:rsidR="003F08C4">
        <w:rPr>
          <w:rFonts w:ascii="Times New Roman" w:hAnsi="Times New Roman" w:cs="Times New Roman"/>
        </w:rPr>
        <w:t>is also consistent with the notion</w:t>
      </w:r>
      <w:r w:rsidR="00E8248B">
        <w:rPr>
          <w:rFonts w:ascii="Times New Roman" w:hAnsi="Times New Roman" w:cs="Times New Roman"/>
        </w:rPr>
        <w:t xml:space="preserve"> that </w:t>
      </w:r>
      <w:r w:rsidR="00ED2E5A">
        <w:rPr>
          <w:rFonts w:ascii="Times New Roman" w:hAnsi="Times New Roman" w:cs="Times New Roman"/>
        </w:rPr>
        <w:t>the</w:t>
      </w:r>
      <w:r w:rsidR="00E8248B">
        <w:rPr>
          <w:rFonts w:ascii="Times New Roman" w:hAnsi="Times New Roman" w:cs="Times New Roman"/>
        </w:rPr>
        <w:t xml:space="preserve"> attentional</w:t>
      </w:r>
      <w:r w:rsidR="00ED2E5A">
        <w:rPr>
          <w:rFonts w:ascii="Times New Roman" w:hAnsi="Times New Roman" w:cs="Times New Roman"/>
        </w:rPr>
        <w:t xml:space="preserve"> boost</w:t>
      </w:r>
      <w:r w:rsidR="00E8248B">
        <w:rPr>
          <w:rFonts w:ascii="Times New Roman" w:hAnsi="Times New Roman" w:cs="Times New Roman"/>
        </w:rPr>
        <w:t xml:space="preserve"> provided</w:t>
      </w:r>
      <w:r w:rsidR="00EB2791">
        <w:rPr>
          <w:rFonts w:ascii="Times New Roman" w:hAnsi="Times New Roman" w:cs="Times New Roman"/>
        </w:rPr>
        <w:t xml:space="preserve"> by</w:t>
      </w:r>
      <w:r w:rsidR="00ED2E5A">
        <w:rPr>
          <w:rFonts w:ascii="Times New Roman" w:hAnsi="Times New Roman" w:cs="Times New Roman"/>
        </w:rPr>
        <w:t xml:space="preserve"> sticky </w:t>
      </w:r>
      <w:r w:rsidR="00E8248B">
        <w:rPr>
          <w:rFonts w:ascii="Times New Roman" w:hAnsi="Times New Roman" w:cs="Times New Roman"/>
        </w:rPr>
        <w:t xml:space="preserve">mittens </w:t>
      </w:r>
      <w:r w:rsidR="00EB2791">
        <w:rPr>
          <w:rFonts w:ascii="Times New Roman" w:hAnsi="Times New Roman" w:cs="Times New Roman"/>
        </w:rPr>
        <w:t>may be</w:t>
      </w:r>
      <w:r w:rsidR="00ED2E5A">
        <w:rPr>
          <w:rFonts w:ascii="Times New Roman" w:hAnsi="Times New Roman" w:cs="Times New Roman"/>
        </w:rPr>
        <w:t xml:space="preserve"> short-lived</w:t>
      </w:r>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sticky mittens condition looked reliably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r w:rsidR="00510876" w:rsidRPr="009E7771">
        <w:rPr>
          <w:rFonts w:ascii="Times New Roman" w:hAnsi="Times New Roman" w:cs="Times New Roman"/>
        </w:rPr>
        <w:t>.</w:t>
      </w:r>
      <w:r w:rsidR="00352C0F">
        <w:rPr>
          <w:rFonts w:ascii="Times New Roman" w:hAnsi="Times New Roman" w:cs="Times New Roman"/>
        </w:rPr>
        <w:t xml:space="preserve"> </w:t>
      </w:r>
      <w:r w:rsidR="00D47D06" w:rsidRPr="00D47D06">
        <w:rPr>
          <w:rFonts w:ascii="Times New Roman" w:hAnsi="Times New Roman" w:cs="Times New Roman"/>
        </w:rPr>
        <w:t>One aspect of the task that infants may incidentally encode while in a heightened attentional state is the trajectory of their own reaches. As infants in the sticky-mittens condition engage in the kind of rhythmic, up-and-down arm movements that are typical of excited states (</w:t>
      </w:r>
      <w:r w:rsidR="00D47D06">
        <w:rPr>
          <w:rFonts w:ascii="Times New Roman" w:hAnsi="Times New Roman" w:cs="Times New Roman"/>
        </w:rPr>
        <w:t xml:space="preserve">e.g., imagine </w:t>
      </w:r>
      <w:r w:rsidR="00D47D06" w:rsidRPr="00D47D06">
        <w:rPr>
          <w:rFonts w:ascii="Times New Roman" w:hAnsi="Times New Roman" w:cs="Times New Roman"/>
        </w:rPr>
        <w:t>an infant excitedly slapping their h</w:t>
      </w:r>
      <w:r w:rsidR="00311162">
        <w:rPr>
          <w:rFonts w:ascii="Times New Roman" w:hAnsi="Times New Roman" w:cs="Times New Roman"/>
        </w:rPr>
        <w:t>igh</w:t>
      </w:r>
      <w:r w:rsidR="00D47D06" w:rsidRPr="00D47D06">
        <w:rPr>
          <w:rFonts w:ascii="Times New Roman" w:hAnsi="Times New Roman" w:cs="Times New Roman"/>
        </w:rPr>
        <w:t xml:space="preserve"> chair tray)—and that culminate in the Velcro-covered ball becoming attached to the mitten—they may encode regularities about the nature of their own successful reaches. </w:t>
      </w:r>
      <w:r w:rsidR="00BE2E9B" w:rsidRPr="00BE2E9B">
        <w:rPr>
          <w:rFonts w:ascii="Times New Roman" w:hAnsi="Times New Roman" w:cs="Times New Roman"/>
        </w:rPr>
        <w:t xml:space="preserve">A critical regularity is the configuration of their arms during such successful reaches. Specifically, infants may encode that their arm is extended </w:t>
      </w:r>
      <w:r w:rsidR="003E1F01">
        <w:rPr>
          <w:rFonts w:ascii="Times New Roman" w:hAnsi="Times New Roman" w:cs="Times New Roman"/>
        </w:rPr>
        <w:t xml:space="preserve">when their hand contacts the object </w:t>
      </w:r>
      <w:r w:rsidR="00BE2E9B" w:rsidRPr="00BE2E9B">
        <w:rPr>
          <w:rFonts w:ascii="Times New Roman" w:hAnsi="Times New Roman" w:cs="Times New Roman"/>
        </w:rPr>
        <w:t xml:space="preserve">and that these reaches tend to be relatively </w:t>
      </w:r>
      <w:r w:rsidR="00BE2E9B">
        <w:rPr>
          <w:rFonts w:ascii="Times New Roman" w:hAnsi="Times New Roman" w:cs="Times New Roman"/>
        </w:rPr>
        <w:t>direct. Crucially, e</w:t>
      </w:r>
      <w:r w:rsidR="00D47D06" w:rsidRPr="00D47D06">
        <w:rPr>
          <w:rFonts w:ascii="Times New Roman" w:hAnsi="Times New Roman" w:cs="Times New Roman"/>
        </w:rPr>
        <w:t xml:space="preserve">ven if </w:t>
      </w:r>
      <w:r w:rsidR="00BE2E9B">
        <w:rPr>
          <w:rFonts w:ascii="Times New Roman" w:hAnsi="Times New Roman" w:cs="Times New Roman"/>
        </w:rPr>
        <w:t xml:space="preserve">the geometry of their direct reaches </w:t>
      </w:r>
      <w:r w:rsidR="00181380">
        <w:rPr>
          <w:rFonts w:ascii="Times New Roman" w:hAnsi="Times New Roman" w:cs="Times New Roman"/>
        </w:rPr>
        <w:t xml:space="preserve">does not perfectly </w:t>
      </w:r>
      <w:r w:rsidR="003E1F01">
        <w:rPr>
          <w:rFonts w:ascii="Times New Roman" w:hAnsi="Times New Roman" w:cs="Times New Roman"/>
        </w:rPr>
        <w:t>reflect a</w:t>
      </w:r>
      <w:r w:rsidR="00BE2E9B">
        <w:rPr>
          <w:rFonts w:ascii="Times New Roman" w:hAnsi="Times New Roman" w:cs="Times New Roman"/>
        </w:rPr>
        <w:t xml:space="preserve"> 180</w:t>
      </w:r>
      <w:r w:rsidR="00842C58">
        <w:rPr>
          <w:rFonts w:ascii="Times New Roman" w:hAnsi="Times New Roman" w:cs="Times New Roman"/>
        </w:rPr>
        <w:t>-</w:t>
      </w:r>
      <w:r w:rsidR="00BE2E9B">
        <w:rPr>
          <w:rFonts w:ascii="Times New Roman" w:hAnsi="Times New Roman" w:cs="Times New Roman"/>
        </w:rPr>
        <w:t>degree angle</w:t>
      </w:r>
      <w:r w:rsidR="00D47D06" w:rsidRPr="00D47D06">
        <w:rPr>
          <w:rFonts w:ascii="Times New Roman" w:hAnsi="Times New Roman" w:cs="Times New Roman"/>
        </w:rPr>
        <w:t xml:space="preserve">, they may nonetheless approximate </w:t>
      </w:r>
      <w:r w:rsidR="003E1F01">
        <w:rPr>
          <w:rFonts w:ascii="Times New Roman" w:hAnsi="Times New Roman" w:cs="Times New Roman"/>
        </w:rPr>
        <w:t>(</w:t>
      </w:r>
      <w:r w:rsidR="00D47D06" w:rsidRPr="00D47D06">
        <w:rPr>
          <w:rFonts w:ascii="Times New Roman" w:hAnsi="Times New Roman" w:cs="Times New Roman"/>
        </w:rPr>
        <w:t>and be perceived as</w:t>
      </w:r>
      <w:r w:rsidR="003E1F01">
        <w:rPr>
          <w:rFonts w:ascii="Times New Roman" w:hAnsi="Times New Roman" w:cs="Times New Roman"/>
        </w:rPr>
        <w:t>)</w:t>
      </w:r>
      <w:r w:rsidR="00D47D06" w:rsidRPr="00D47D06">
        <w:rPr>
          <w:rFonts w:ascii="Times New Roman" w:hAnsi="Times New Roman" w:cs="Times New Roman"/>
        </w:rPr>
        <w:t xml:space="preserve"> linear trajectories.</w:t>
      </w:r>
      <w:r w:rsidR="00842C58">
        <w:rPr>
          <w:rFonts w:ascii="Times New Roman" w:hAnsi="Times New Roman" w:cs="Times New Roman"/>
        </w:rPr>
        <w:t xml:space="preserve"> Coupled with the fact that it is unlikely that </w:t>
      </w:r>
      <w:r w:rsidR="00D47D06" w:rsidRPr="00D47D06">
        <w:rPr>
          <w:rFonts w:ascii="Times New Roman" w:hAnsi="Times New Roman" w:cs="Times New Roman"/>
        </w:rPr>
        <w:t>infants</w:t>
      </w:r>
      <w:r w:rsidR="00842C58">
        <w:rPr>
          <w:rFonts w:ascii="Times New Roman" w:hAnsi="Times New Roman" w:cs="Times New Roman"/>
        </w:rPr>
        <w:t xml:space="preserve"> spontaneously produce arced reaches (as one might when reaching over obstacles)</w:t>
      </w:r>
      <w:r w:rsidR="00DC3BD9">
        <w:rPr>
          <w:rFonts w:ascii="Times New Roman" w:hAnsi="Times New Roman" w:cs="Times New Roman"/>
        </w:rPr>
        <w:t>, and with th</w:t>
      </w:r>
      <w:r w:rsidR="00842C58">
        <w:rPr>
          <w:rFonts w:ascii="Times New Roman" w:hAnsi="Times New Roman" w:cs="Times New Roman"/>
        </w:rPr>
        <w:t>e assumption that successful reaches heighten infants’ attention</w:t>
      </w:r>
      <w:r w:rsidR="00D47D06" w:rsidRPr="00D47D06">
        <w:rPr>
          <w:rFonts w:ascii="Times New Roman" w:hAnsi="Times New Roman" w:cs="Times New Roman"/>
        </w:rPr>
        <w:t xml:space="preserve">, </w:t>
      </w:r>
      <w:r w:rsidR="00842C58">
        <w:rPr>
          <w:rFonts w:ascii="Times New Roman" w:hAnsi="Times New Roman" w:cs="Times New Roman"/>
        </w:rPr>
        <w:t>s</w:t>
      </w:r>
      <w:r w:rsidR="00DC3BD9">
        <w:rPr>
          <w:rFonts w:ascii="Times New Roman" w:hAnsi="Times New Roman" w:cs="Times New Roman"/>
        </w:rPr>
        <w:t>uch</w:t>
      </w:r>
      <w:r w:rsidR="00842C58">
        <w:rPr>
          <w:rFonts w:ascii="Times New Roman" w:hAnsi="Times New Roman" w:cs="Times New Roman"/>
        </w:rPr>
        <w:t xml:space="preserve"> </w:t>
      </w:r>
      <w:r w:rsidR="00D47D06" w:rsidRPr="00D47D06">
        <w:rPr>
          <w:rFonts w:ascii="Times New Roman" w:hAnsi="Times New Roman" w:cs="Times New Roman"/>
        </w:rPr>
        <w:t xml:space="preserve">action experience may </w:t>
      </w:r>
      <w:r w:rsidR="00842C58">
        <w:rPr>
          <w:rFonts w:ascii="Times New Roman" w:hAnsi="Times New Roman" w:cs="Times New Roman"/>
        </w:rPr>
        <w:t>lead to more robust encoding o</w:t>
      </w:r>
      <w:r w:rsidR="00DC3BD9">
        <w:rPr>
          <w:rFonts w:ascii="Times New Roman" w:hAnsi="Times New Roman" w:cs="Times New Roman"/>
        </w:rPr>
        <w:t>f</w:t>
      </w:r>
      <w:r w:rsidR="00842C58">
        <w:rPr>
          <w:rFonts w:ascii="Times New Roman" w:hAnsi="Times New Roman" w:cs="Times New Roman"/>
        </w:rPr>
        <w:t xml:space="preserve"> direct, nearly linear paths than</w:t>
      </w:r>
      <w:r w:rsidR="00DC3BD9">
        <w:rPr>
          <w:rFonts w:ascii="Times New Roman" w:hAnsi="Times New Roman" w:cs="Times New Roman"/>
        </w:rPr>
        <w:t xml:space="preserve"> of</w:t>
      </w:r>
      <w:r w:rsidR="00842C58">
        <w:rPr>
          <w:rFonts w:ascii="Times New Roman" w:hAnsi="Times New Roman" w:cs="Times New Roman"/>
        </w:rPr>
        <w:t xml:space="preserve"> more circuitous, arced ones. </w:t>
      </w:r>
      <w:r w:rsidR="00842C58" w:rsidRPr="00842C58">
        <w:rPr>
          <w:rFonts w:ascii="Times New Roman" w:hAnsi="Times New Roman" w:cs="Times New Roman"/>
        </w:rPr>
        <w:t>A corollary of this is that, over repeated experience, such regularities could render straight (or nearly straight) paths more familiar than curved ones.</w:t>
      </w:r>
      <w:r w:rsidR="00842C58">
        <w:rPr>
          <w:rFonts w:ascii="Times New Roman" w:hAnsi="Times New Roman" w:cs="Times New Roman"/>
        </w:rPr>
        <w:t xml:space="preserve">  </w:t>
      </w:r>
    </w:p>
    <w:p w14:paraId="3F43DA49" w14:textId="22BCF9B0" w:rsidR="00B3601A" w:rsidRDefault="003E1F01" w:rsidP="0096761D">
      <w:pPr>
        <w:spacing w:line="480" w:lineRule="auto"/>
        <w:ind w:firstLine="720"/>
        <w:contextualSpacing/>
        <w:rPr>
          <w:rFonts w:ascii="Times New Roman" w:hAnsi="Times New Roman" w:cs="Times New Roman"/>
        </w:rPr>
      </w:pPr>
      <w:r>
        <w:rPr>
          <w:rFonts w:ascii="Times New Roman" w:hAnsi="Times New Roman" w:cs="Times New Roman"/>
        </w:rPr>
        <w:t>This has important implications for</w:t>
      </w:r>
      <w:r w:rsidR="00DC3BD9">
        <w:rPr>
          <w:rFonts w:ascii="Times New Roman" w:hAnsi="Times New Roman" w:cs="Times New Roman"/>
        </w:rPr>
        <w:t xml:space="preserve"> infants’ looking behaviors in studies like that by</w:t>
      </w:r>
      <w:r w:rsidR="006873F6">
        <w:rPr>
          <w:rFonts w:ascii="Times New Roman" w:hAnsi="Times New Roman" w:cs="Times New Roman"/>
        </w:rPr>
        <w:t xml:space="preserve"> Skerry et al. (2013)</w:t>
      </w:r>
      <w:r>
        <w:rPr>
          <w:rFonts w:ascii="Times New Roman" w:hAnsi="Times New Roman" w:cs="Times New Roman"/>
        </w:rPr>
        <w:t>. For instance,</w:t>
      </w:r>
      <w:r w:rsidR="006873F6">
        <w:rPr>
          <w:rFonts w:ascii="Times New Roman" w:hAnsi="Times New Roman" w:cs="Times New Roman"/>
        </w:rPr>
        <w:t xml:space="preserve"> if </w:t>
      </w:r>
      <w:r w:rsidR="004D271B">
        <w:rPr>
          <w:rFonts w:ascii="Times New Roman" w:hAnsi="Times New Roman" w:cs="Times New Roman"/>
        </w:rPr>
        <w:t>infants</w:t>
      </w:r>
      <w:r w:rsidR="00DC3BD9">
        <w:rPr>
          <w:rFonts w:ascii="Times New Roman" w:hAnsi="Times New Roman" w:cs="Times New Roman"/>
        </w:rPr>
        <w:t xml:space="preserve">—who </w:t>
      </w:r>
      <w:r>
        <w:rPr>
          <w:rFonts w:ascii="Times New Roman" w:hAnsi="Times New Roman" w:cs="Times New Roman"/>
        </w:rPr>
        <w:t>are known to</w:t>
      </w:r>
      <w:r w:rsidR="00DC3BD9">
        <w:rPr>
          <w:rFonts w:ascii="Times New Roman" w:hAnsi="Times New Roman" w:cs="Times New Roman"/>
        </w:rPr>
        <w:t xml:space="preserve"> look longer at novel than at </w:t>
      </w:r>
      <w:r w:rsidR="00DC3BD9">
        <w:rPr>
          <w:rFonts w:ascii="Times New Roman" w:hAnsi="Times New Roman" w:cs="Times New Roman"/>
        </w:rPr>
        <w:lastRenderedPageBreak/>
        <w:t xml:space="preserve">familiar stimuli following habituation (e.g., </w:t>
      </w:r>
      <w:r>
        <w:rPr>
          <w:rFonts w:ascii="Times New Roman" w:hAnsi="Times New Roman" w:cs="Times New Roman"/>
        </w:rPr>
        <w:t xml:space="preserve">Cohen, 1973; </w:t>
      </w:r>
      <w:r w:rsidR="00DC3BD9">
        <w:rPr>
          <w:rFonts w:ascii="Times New Roman" w:hAnsi="Times New Roman" w:cs="Times New Roman"/>
        </w:rPr>
        <w:t>Sokolov, 1963)—</w:t>
      </w:r>
      <w:r w:rsidR="004D271B">
        <w:rPr>
          <w:rFonts w:ascii="Times New Roman" w:hAnsi="Times New Roman" w:cs="Times New Roman"/>
        </w:rPr>
        <w:t xml:space="preserve">perceived the </w:t>
      </w:r>
      <w:r w:rsidR="00D315F6">
        <w:rPr>
          <w:rFonts w:ascii="Times New Roman" w:hAnsi="Times New Roman" w:cs="Times New Roman"/>
        </w:rPr>
        <w:t>straight trajector</w:t>
      </w:r>
      <w:r w:rsidR="004D271B">
        <w:rPr>
          <w:rFonts w:ascii="Times New Roman" w:hAnsi="Times New Roman" w:cs="Times New Roman"/>
        </w:rPr>
        <w:t xml:space="preserve">y </w:t>
      </w:r>
      <w:r w:rsidR="00DC3BD9">
        <w:rPr>
          <w:rFonts w:ascii="Times New Roman" w:hAnsi="Times New Roman" w:cs="Times New Roman"/>
        </w:rPr>
        <w:t>as more</w:t>
      </w:r>
      <w:r w:rsidR="004D271B">
        <w:rPr>
          <w:rFonts w:ascii="Times New Roman" w:hAnsi="Times New Roman" w:cs="Times New Roman"/>
        </w:rPr>
        <w:t xml:space="preserve"> familiar than the curved one</w:t>
      </w:r>
      <w:r w:rsidR="00DC3BD9">
        <w:rPr>
          <w:rFonts w:ascii="Times New Roman" w:hAnsi="Times New Roman" w:cs="Times New Roman"/>
        </w:rPr>
        <w:t xml:space="preserve">, </w:t>
      </w:r>
      <w:r w:rsidR="004D271B">
        <w:rPr>
          <w:rFonts w:ascii="Times New Roman" w:hAnsi="Times New Roman" w:cs="Times New Roman"/>
        </w:rPr>
        <w:t xml:space="preserve">then </w:t>
      </w:r>
      <w:r w:rsidR="0068428D">
        <w:rPr>
          <w:rFonts w:ascii="Times New Roman" w:hAnsi="Times New Roman" w:cs="Times New Roman"/>
        </w:rPr>
        <w:t>they should look</w:t>
      </w:r>
      <w:r w:rsidR="006873F6">
        <w:rPr>
          <w:rFonts w:ascii="Times New Roman" w:hAnsi="Times New Roman" w:cs="Times New Roman"/>
        </w:rPr>
        <w:t xml:space="preserve"> longer at</w:t>
      </w:r>
      <w:r w:rsidR="004D271B">
        <w:rPr>
          <w:rFonts w:ascii="Times New Roman" w:hAnsi="Times New Roman" w:cs="Times New Roman"/>
        </w:rPr>
        <w:t xml:space="preserve"> </w:t>
      </w:r>
      <w:r w:rsidR="00DC3BD9">
        <w:rPr>
          <w:rFonts w:ascii="Times New Roman" w:hAnsi="Times New Roman" w:cs="Times New Roman"/>
        </w:rPr>
        <w:t>novel</w:t>
      </w:r>
      <w:r w:rsidR="006B5510">
        <w:rPr>
          <w:rFonts w:ascii="Times New Roman" w:hAnsi="Times New Roman" w:cs="Times New Roman"/>
        </w:rPr>
        <w:t>,</w:t>
      </w:r>
      <w:r w:rsidR="004D271B">
        <w:rPr>
          <w:rFonts w:ascii="Times New Roman" w:hAnsi="Times New Roman" w:cs="Times New Roman"/>
        </w:rPr>
        <w:t xml:space="preserve"> inefficient test events</w:t>
      </w:r>
      <w:r w:rsidR="006B5510">
        <w:rPr>
          <w:rFonts w:ascii="Times New Roman" w:hAnsi="Times New Roman" w:cs="Times New Roman"/>
        </w:rPr>
        <w:t xml:space="preserve"> depicting arced motion</w:t>
      </w:r>
      <w:r w:rsidR="004D271B">
        <w:rPr>
          <w:rFonts w:ascii="Times New Roman" w:hAnsi="Times New Roman" w:cs="Times New Roman"/>
        </w:rPr>
        <w:t xml:space="preserve"> than </w:t>
      </w:r>
      <w:r w:rsidR="002C2BDF">
        <w:rPr>
          <w:rFonts w:ascii="Times New Roman" w:hAnsi="Times New Roman" w:cs="Times New Roman"/>
        </w:rPr>
        <w:t xml:space="preserve">at </w:t>
      </w:r>
      <w:r w:rsidR="00DC3BD9">
        <w:rPr>
          <w:rFonts w:ascii="Times New Roman" w:hAnsi="Times New Roman" w:cs="Times New Roman"/>
        </w:rPr>
        <w:t>familiar</w:t>
      </w:r>
      <w:r w:rsidR="00B17B18">
        <w:rPr>
          <w:rFonts w:ascii="Times New Roman" w:hAnsi="Times New Roman" w:cs="Times New Roman"/>
        </w:rPr>
        <w:t>,</w:t>
      </w:r>
      <w:r w:rsidR="004D271B">
        <w:rPr>
          <w:rFonts w:ascii="Times New Roman" w:hAnsi="Times New Roman" w:cs="Times New Roman"/>
        </w:rPr>
        <w:t xml:space="preserve"> efficient ones</w:t>
      </w:r>
      <w:r w:rsidR="006B5510">
        <w:rPr>
          <w:rFonts w:ascii="Times New Roman" w:hAnsi="Times New Roman" w:cs="Times New Roman"/>
        </w:rPr>
        <w:t xml:space="preserve"> depicting linear motion</w:t>
      </w:r>
      <w:r w:rsidR="004D271B">
        <w:rPr>
          <w:rFonts w:ascii="Times New Roman" w:hAnsi="Times New Roman" w:cs="Times New Roman"/>
        </w:rPr>
        <w:t>.</w:t>
      </w:r>
      <w:r w:rsidR="00EC2EE5">
        <w:rPr>
          <w:rFonts w:ascii="Times New Roman" w:hAnsi="Times New Roman" w:cs="Times New Roman"/>
        </w:rPr>
        <w:t xml:space="preserve"> </w:t>
      </w:r>
      <w:r w:rsidR="00DC3BD9">
        <w:rPr>
          <w:rFonts w:ascii="Times New Roman" w:hAnsi="Times New Roman" w:cs="Times New Roman"/>
        </w:rPr>
        <w:t>The significance of such a pattern 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this study </w:t>
      </w:r>
      <w:r w:rsidR="0021738E">
        <w:rPr>
          <w:rFonts w:ascii="Times New Roman" w:hAnsi="Times New Roman" w:cs="Times New Roman"/>
        </w:rPr>
        <w:t xml:space="preserve">may have had </w:t>
      </w:r>
      <w:r w:rsidR="00BB407A">
        <w:rPr>
          <w:rFonts w:ascii="Times New Roman" w:hAnsi="Times New Roman" w:cs="Times New Roman"/>
        </w:rPr>
        <w:t>little to do with a priori notions of efficiency</w:t>
      </w:r>
      <w:r w:rsidR="004726B4">
        <w:rPr>
          <w:rFonts w:ascii="Times New Roman" w:hAnsi="Times New Roman" w:cs="Times New Roman"/>
        </w:rPr>
        <w:t xml:space="preserve"> or goals</w:t>
      </w:r>
      <w:r w:rsidR="00BB407A">
        <w:rPr>
          <w:rFonts w:ascii="Times New Roman" w:hAnsi="Times New Roman" w:cs="Times New Roman"/>
        </w:rPr>
        <w:t xml:space="preserve">; instead, such looking </w:t>
      </w:r>
      <w:r w:rsidR="004726B4">
        <w:rPr>
          <w:rFonts w:ascii="Times New Roman" w:hAnsi="Times New Roman" w:cs="Times New Roman"/>
        </w:rPr>
        <w:t xml:space="preserve">may merely be a consequence </w:t>
      </w:r>
      <w:r w:rsidR="00BB407A">
        <w:rPr>
          <w:rFonts w:ascii="Times New Roman" w:hAnsi="Times New Roman" w:cs="Times New Roman"/>
        </w:rPr>
        <w:t xml:space="preserve">of </w:t>
      </w:r>
      <w:r w:rsidR="004726B4">
        <w:rPr>
          <w:rFonts w:ascii="Times New Roman" w:hAnsi="Times New Roman" w:cs="Times New Roman"/>
        </w:rPr>
        <w:t>sticky-mittens experience heightening infants’ attention</w:t>
      </w:r>
      <w:r w:rsidR="0021738E">
        <w:rPr>
          <w:rFonts w:ascii="Times New Roman" w:hAnsi="Times New Roman" w:cs="Times New Roman"/>
        </w:rPr>
        <w:t xml:space="preserve"> to and encoding of the geometry of their own successful reaches and the features of the contacted object, perhaps among other things. </w:t>
      </w:r>
    </w:p>
    <w:p w14:paraId="45016E43" w14:textId="445B1EED" w:rsidR="00D4143A" w:rsidRPr="006E6AE9" w:rsidRDefault="00D16B47" w:rsidP="00AF5451">
      <w:pPr>
        <w:spacing w:line="480" w:lineRule="auto"/>
        <w:ind w:firstLine="720"/>
        <w:contextualSpacing/>
        <w:rPr>
          <w:rFonts w:ascii="Times New Roman" w:hAnsi="Times New Roman" w:cs="Times New Roman"/>
        </w:rPr>
      </w:pPr>
      <w:r>
        <w:rPr>
          <w:rFonts w:ascii="Times New Roman" w:hAnsi="Times New Roman" w:cs="Times New Roman"/>
        </w:rPr>
        <w:t xml:space="preserve">One </w:t>
      </w:r>
      <w:r w:rsidR="002A69C6">
        <w:rPr>
          <w:rFonts w:ascii="Times New Roman" w:hAnsi="Times New Roman" w:cs="Times New Roman"/>
        </w:rPr>
        <w:t>question</w:t>
      </w:r>
      <w:r w:rsidR="00F04FA5">
        <w:rPr>
          <w:rFonts w:ascii="Times New Roman" w:hAnsi="Times New Roman" w:cs="Times New Roman"/>
        </w:rPr>
        <w:t xml:space="preserve"> that this</w:t>
      </w:r>
      <w:r>
        <w:rPr>
          <w:rFonts w:ascii="Times New Roman" w:hAnsi="Times New Roman" w:cs="Times New Roman"/>
        </w:rPr>
        <w:t xml:space="preserve"> account of</w:t>
      </w:r>
      <w:r w:rsidR="00F04FA5">
        <w:rPr>
          <w:rFonts w:ascii="Times New Roman" w:hAnsi="Times New Roman" w:cs="Times New Roman"/>
        </w:rPr>
        <w:t xml:space="preserve"> </w:t>
      </w:r>
      <w:r w:rsidR="00AB2187">
        <w:rPr>
          <w:rFonts w:ascii="Times New Roman" w:hAnsi="Times New Roman" w:cs="Times New Roman"/>
        </w:rPr>
        <w:t>the looking behavior of</w:t>
      </w:r>
      <w:r>
        <w:rPr>
          <w:rFonts w:ascii="Times New Roman" w:hAnsi="Times New Roman" w:cs="Times New Roman"/>
        </w:rPr>
        <w:t xml:space="preserve"> </w:t>
      </w:r>
      <w:r w:rsidR="00CA7723">
        <w:rPr>
          <w:rFonts w:ascii="Times New Roman" w:hAnsi="Times New Roman" w:cs="Times New Roman"/>
        </w:rPr>
        <w:t>pre</w:t>
      </w:r>
      <w:r w:rsidR="008E61B0">
        <w:rPr>
          <w:rFonts w:ascii="Times New Roman" w:hAnsi="Times New Roman" w:cs="Times New Roman"/>
        </w:rPr>
        <w:t>-reaching infants</w:t>
      </w:r>
      <w:r w:rsidR="00CA7723">
        <w:rPr>
          <w:rFonts w:ascii="Times New Roman" w:hAnsi="Times New Roman" w:cs="Times New Roman"/>
        </w:rPr>
        <w:t xml:space="preserve"> </w:t>
      </w:r>
      <w:r w:rsidR="00D4143A">
        <w:rPr>
          <w:rFonts w:ascii="Times New Roman" w:hAnsi="Times New Roman" w:cs="Times New Roman"/>
        </w:rPr>
        <w:t xml:space="preserve">may </w:t>
      </w:r>
      <w:r w:rsidR="002A69C6">
        <w:rPr>
          <w:rFonts w:ascii="Times New Roman" w:hAnsi="Times New Roman" w:cs="Times New Roman"/>
        </w:rPr>
        <w:t>raise</w:t>
      </w:r>
      <w:r w:rsidR="008E61B0">
        <w:rPr>
          <w:rFonts w:ascii="Times New Roman" w:hAnsi="Times New Roman" w:cs="Times New Roman"/>
        </w:rPr>
        <w:t xml:space="preserve"> </w:t>
      </w:r>
      <w:r w:rsidR="008A0F87">
        <w:rPr>
          <w:rFonts w:ascii="Times New Roman" w:hAnsi="Times New Roman" w:cs="Times New Roman"/>
        </w:rPr>
        <w:t xml:space="preserve">concerns </w:t>
      </w:r>
      <w:r w:rsidR="008E61B0">
        <w:rPr>
          <w:rFonts w:ascii="Times New Roman" w:hAnsi="Times New Roman" w:cs="Times New Roman"/>
        </w:rPr>
        <w:t xml:space="preserve">how </w:t>
      </w:r>
      <w:r w:rsidR="00F04FA5">
        <w:rPr>
          <w:rFonts w:ascii="Times New Roman" w:hAnsi="Times New Roman" w:cs="Times New Roman"/>
        </w:rPr>
        <w:t xml:space="preserve">they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r w:rsidR="00372BC6">
        <w:rPr>
          <w:rFonts w:ascii="Times New Roman" w:hAnsi="Times New Roman" w:cs="Times New Roman"/>
        </w:rPr>
        <w:t xml:space="preserve"> It is one thing to encode one’s own actions; it is a different thing to map those actions to</w:t>
      </w:r>
      <w:r w:rsidR="00AB2187">
        <w:rPr>
          <w:rFonts w:ascii="Times New Roman" w:hAnsi="Times New Roman" w:cs="Times New Roman"/>
        </w:rPr>
        <w:t xml:space="preserve"> the</w:t>
      </w:r>
      <w:r w:rsidR="00372BC6">
        <w:rPr>
          <w:rFonts w:ascii="Times New Roman" w:hAnsi="Times New Roman" w:cs="Times New Roman"/>
        </w:rPr>
        <w:t xml:space="preserve"> external actions</w:t>
      </w:r>
      <w:r w:rsidR="00AB2187">
        <w:rPr>
          <w:rFonts w:ascii="Times New Roman" w:hAnsi="Times New Roman" w:cs="Times New Roman"/>
        </w:rPr>
        <w:t xml:space="preserve"> of others</w:t>
      </w:r>
      <w:r w:rsidR="00372BC6">
        <w:rPr>
          <w:rFonts w:ascii="Times New Roman" w:hAnsi="Times New Roman" w:cs="Times New Roman"/>
        </w:rPr>
        <w:t>. Yet,</w:t>
      </w:r>
      <w:r w:rsidR="0016695E">
        <w:rPr>
          <w:rFonts w:ascii="Times New Roman" w:hAnsi="Times New Roman" w:cs="Times New Roman"/>
        </w:rPr>
        <w:t xml:space="preserve"> </w:t>
      </w:r>
      <w:r w:rsidR="00372BC6">
        <w:rPr>
          <w:rFonts w:ascii="Times New Roman" w:hAnsi="Times New Roman" w:cs="Times New Roman"/>
        </w:rPr>
        <w:t>such detection abilities are likely</w:t>
      </w:r>
      <w:r w:rsidR="0016695E">
        <w:rPr>
          <w:rFonts w:ascii="Times New Roman" w:hAnsi="Times New Roman" w:cs="Times New Roman"/>
        </w:rPr>
        <w:t xml:space="preserve"> </w:t>
      </w:r>
      <w:r w:rsidR="00326503">
        <w:rPr>
          <w:rFonts w:ascii="Times New Roman" w:hAnsi="Times New Roman" w:cs="Times New Roman"/>
        </w:rPr>
        <w:t>needed</w:t>
      </w:r>
      <w:r w:rsidR="0016695E">
        <w:rPr>
          <w:rFonts w:ascii="Times New Roman" w:hAnsi="Times New Roman" w:cs="Times New Roman"/>
        </w:rPr>
        <w:t xml:space="preserve"> before</w:t>
      </w:r>
      <w:r w:rsidR="00B245D2">
        <w:rPr>
          <w:rFonts w:ascii="Times New Roman" w:hAnsi="Times New Roman" w:cs="Times New Roman"/>
        </w:rPr>
        <w:t xml:space="preserve"> the</w:t>
      </w:r>
      <w:r w:rsidR="0016695E">
        <w:rPr>
          <w:rFonts w:ascii="Times New Roman" w:hAnsi="Times New Roman" w:cs="Times New Roman"/>
        </w:rPr>
        <w:t xml:space="preserve"> efficient test event </w:t>
      </w:r>
      <w:r w:rsidR="0034287D">
        <w:rPr>
          <w:rFonts w:ascii="Times New Roman" w:hAnsi="Times New Roman" w:cs="Times New Roman"/>
        </w:rPr>
        <w:t xml:space="preserve">is treated </w:t>
      </w:r>
      <w:r w:rsidR="0016695E">
        <w:rPr>
          <w:rFonts w:ascii="Times New Roman" w:hAnsi="Times New Roman" w:cs="Times New Roman"/>
        </w:rPr>
        <w:t>as familiar. One</w:t>
      </w:r>
      <w:r w:rsidR="00D1738D">
        <w:rPr>
          <w:rFonts w:ascii="Times New Roman" w:hAnsi="Times New Roman" w:cs="Times New Roman"/>
        </w:rPr>
        <w:t xml:space="preserve"> potential solution to this problem is</w:t>
      </w:r>
      <w:r w:rsidR="00D4143A">
        <w:rPr>
          <w:rFonts w:ascii="Times New Roman" w:hAnsi="Times New Roman" w:cs="Times New Roman"/>
        </w:rPr>
        <w:t xml:space="preserve"> first</w:t>
      </w:r>
      <w:r w:rsidR="00D1738D">
        <w:rPr>
          <w:rFonts w:ascii="Times New Roman" w:hAnsi="Times New Roman" w:cs="Times New Roman"/>
        </w:rPr>
        <w:t xml:space="preserve"> to note that</w:t>
      </w:r>
      <w:r w:rsidR="006A2F94">
        <w:rPr>
          <w:rFonts w:ascii="Times New Roman" w:hAnsi="Times New Roman" w:cs="Times New Roman"/>
        </w:rPr>
        <w:t xml:space="preserve"> self-recognition</w:t>
      </w:r>
      <w:r w:rsidR="00BC19E0">
        <w:rPr>
          <w:rFonts w:ascii="Times New Roman" w:hAnsi="Times New Roman" w:cs="Times New Roman"/>
        </w:rPr>
        <w:t>,</w:t>
      </w:r>
      <w:r w:rsidR="006A2F94">
        <w:rPr>
          <w:rFonts w:ascii="Times New Roman" w:hAnsi="Times New Roman" w:cs="Times New Roman"/>
        </w:rPr>
        <w:t xml:space="preserve"> 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r w:rsidR="00BC19E0">
        <w:rPr>
          <w:rFonts w:ascii="Times New Roman" w:hAnsi="Times New Roman" w:cs="Times New Roman"/>
        </w:rPr>
        <w:t>,</w:t>
      </w:r>
      <w:r w:rsidR="006A2F94">
        <w:rPr>
          <w:rFonts w:ascii="Times New Roman" w:hAnsi="Times New Roman" w:cs="Times New Roman"/>
        </w:rPr>
        <w:t xml:space="preserve"> 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are well below this age</w:t>
      </w:r>
      <w:r w:rsidR="00D1738D">
        <w:rPr>
          <w:rFonts w:ascii="Times New Roman" w:hAnsi="Times New Roman" w:cs="Times New Roman"/>
        </w:rPr>
        <w:t>.</w:t>
      </w:r>
      <w:r w:rsidR="00D56C4D">
        <w:rPr>
          <w:rFonts w:ascii="Times New Roman" w:hAnsi="Times New Roman" w:cs="Times New Roman"/>
        </w:rPr>
        <w:t xml:space="preserve"> Th</w:t>
      </w:r>
      <w:r w:rsidR="00AF5451">
        <w:rPr>
          <w:rFonts w:ascii="Times New Roman" w:hAnsi="Times New Roman" w:cs="Times New Roman"/>
        </w:rPr>
        <w:t xml:space="preserve">is has implications for </w:t>
      </w:r>
      <w:r w:rsidR="00D56C4D">
        <w:rPr>
          <w:rFonts w:ascii="Times New Roman" w:hAnsi="Times New Roman" w:cs="Times New Roman"/>
        </w:rPr>
        <w:t>the reaching behavior of 3-month-olds</w:t>
      </w:r>
      <w:r w:rsidR="00726E12">
        <w:rPr>
          <w:rFonts w:ascii="Times New Roman" w:hAnsi="Times New Roman" w:cs="Times New Roman"/>
        </w:rPr>
        <w:t>. The idea</w:t>
      </w:r>
      <w:r w:rsidR="00D56C4D">
        <w:rPr>
          <w:rFonts w:ascii="Times New Roman" w:hAnsi="Times New Roman" w:cs="Times New Roman"/>
        </w:rPr>
        <w:t xml:space="preserve"> is that</w:t>
      </w:r>
      <w:r w:rsidR="00726E12">
        <w:rPr>
          <w:rFonts w:ascii="Times New Roman" w:hAnsi="Times New Roman" w:cs="Times New Roman"/>
        </w:rPr>
        <w:t xml:space="preserve"> at this age</w:t>
      </w:r>
      <w:r w:rsidR="00D56C4D">
        <w:rPr>
          <w:rFonts w:ascii="Times New Roman" w:hAnsi="Times New Roman" w:cs="Times New Roman"/>
        </w:rPr>
        <w:t xml:space="preserve"> infants </w:t>
      </w:r>
      <w:r w:rsidR="00563C1A">
        <w:rPr>
          <w:rFonts w:ascii="Times New Roman" w:hAnsi="Times New Roman" w:cs="Times New Roman"/>
        </w:rPr>
        <w:t>might not</w:t>
      </w:r>
      <w:r w:rsidR="003C618C">
        <w:rPr>
          <w:rFonts w:ascii="Times New Roman" w:hAnsi="Times New Roman" w:cs="Times New Roman"/>
        </w:rPr>
        <w:t xml:space="preserve"> understand that they are the producers of their own </w:t>
      </w:r>
      <w:r w:rsidR="00983F96">
        <w:rPr>
          <w:rFonts w:ascii="Times New Roman" w:hAnsi="Times New Roman" w:cs="Times New Roman"/>
        </w:rPr>
        <w:t>reaches</w:t>
      </w:r>
      <w:r w:rsidR="002F6716">
        <w:rPr>
          <w:rFonts w:ascii="Times New Roman" w:hAnsi="Times New Roman" w:cs="Times New Roman"/>
        </w:rPr>
        <w:t xml:space="preserve"> and actions</w:t>
      </w:r>
      <w:r w:rsidR="00983F96">
        <w:rPr>
          <w:rFonts w:ascii="Times New Roman" w:hAnsi="Times New Roman" w:cs="Times New Roman"/>
        </w:rPr>
        <w:t xml:space="preserve">. </w:t>
      </w:r>
      <w:r w:rsidR="00D4143A">
        <w:rPr>
          <w:rFonts w:ascii="Times New Roman" w:hAnsi="Times New Roman" w:cs="Times New Roman"/>
        </w:rPr>
        <w:t>Yet</w:t>
      </w:r>
      <w:r w:rsidR="00983F96">
        <w:rPr>
          <w:rFonts w:ascii="Times New Roman" w:hAnsi="Times New Roman" w:cs="Times New Roman"/>
        </w:rPr>
        <w:t>,</w:t>
      </w:r>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infants can see their own reaches</w:t>
      </w:r>
      <w:r w:rsidR="002C398B">
        <w:rPr>
          <w:rFonts w:ascii="Times New Roman" w:hAnsi="Times New Roman" w:cs="Times New Roman"/>
        </w:rPr>
        <w:t xml:space="preserve"> given that they occur largely in full view</w:t>
      </w:r>
      <w:r w:rsidR="004E50C5">
        <w:rPr>
          <w:rFonts w:ascii="Times New Roman" w:hAnsi="Times New Roman" w:cs="Times New Roman"/>
        </w:rPr>
        <w:t>, they may build a representation of those reaches that captures their geometry and trajectory</w:t>
      </w:r>
      <w:r w:rsidR="002C398B">
        <w:rPr>
          <w:rFonts w:ascii="Times New Roman" w:hAnsi="Times New Roman" w:cs="Times New Roman"/>
        </w:rPr>
        <w:t xml:space="preserve">. </w:t>
      </w:r>
      <w:r w:rsidR="001F5E86">
        <w:rPr>
          <w:rFonts w:ascii="Times New Roman" w:hAnsi="Times New Roman" w:cs="Times New Roman"/>
        </w:rPr>
        <w:t xml:space="preserve">This picture does present one complication. This relates to the fact that the exact geometry and trajectory of an infants’ reach may vary from one retrieval attempt to the next. Although it is true that infants may reach for the same Velcro-covered ball is slightly </w:t>
      </w:r>
      <w:r w:rsidR="001F5E86">
        <w:rPr>
          <w:rFonts w:ascii="Times New Roman" w:hAnsi="Times New Roman" w:cs="Times New Roman"/>
        </w:rPr>
        <w:lastRenderedPageBreak/>
        <w:t xml:space="preserve">different ways each time they attempt retrieve it, this fact alone is not problematic for the current proposal. </w:t>
      </w:r>
      <w:r w:rsidR="00943E74">
        <w:rPr>
          <w:rFonts w:ascii="Times New Roman" w:hAnsi="Times New Roman" w:cs="Times New Roman"/>
        </w:rPr>
        <w:t>The reason has to do with the fact that even if</w:t>
      </w:r>
      <w:r w:rsidR="006E6AE9">
        <w:rPr>
          <w:rFonts w:ascii="Times New Roman" w:hAnsi="Times New Roman" w:cs="Times New Roman"/>
        </w:rPr>
        <w:t xml:space="preserve"> </w:t>
      </w:r>
      <w:r w:rsidR="00943E74">
        <w:rPr>
          <w:rFonts w:ascii="Times New Roman" w:hAnsi="Times New Roman" w:cs="Times New Roman"/>
        </w:rPr>
        <w:t xml:space="preserve">the trajectory of particular reach </w:t>
      </w:r>
      <w:r w:rsidR="006E6AE9">
        <w:rPr>
          <w:rFonts w:ascii="Times New Roman" w:hAnsi="Times New Roman" w:cs="Times New Roman"/>
        </w:rPr>
        <w:t xml:space="preserve">attempt deviates from </w:t>
      </w:r>
      <w:r w:rsidR="00943E74">
        <w:rPr>
          <w:rFonts w:ascii="Times New Roman" w:hAnsi="Times New Roman" w:cs="Times New Roman"/>
        </w:rPr>
        <w:t xml:space="preserve">that of </w:t>
      </w:r>
      <w:r w:rsidR="006E6AE9">
        <w:rPr>
          <w:rFonts w:ascii="Times New Roman" w:hAnsi="Times New Roman" w:cs="Times New Roman"/>
        </w:rPr>
        <w:t xml:space="preserve">a canonical </w:t>
      </w:r>
      <w:r w:rsidR="00943E74">
        <w:rPr>
          <w:rFonts w:ascii="Times New Roman" w:hAnsi="Times New Roman" w:cs="Times New Roman"/>
        </w:rPr>
        <w:t xml:space="preserve">direct or </w:t>
      </w:r>
      <w:r w:rsidR="006E6AE9">
        <w:rPr>
          <w:rFonts w:ascii="Times New Roman" w:hAnsi="Times New Roman" w:cs="Times New Roman"/>
        </w:rPr>
        <w:t xml:space="preserve">straight reach, the </w:t>
      </w:r>
      <w:r w:rsidR="006E6AE9">
        <w:rPr>
          <w:rFonts w:ascii="Times New Roman" w:hAnsi="Times New Roman" w:cs="Times New Roman"/>
          <w:i/>
          <w:iCs/>
        </w:rPr>
        <w:t>statistical average</w:t>
      </w:r>
      <w:r w:rsidR="00943E74">
        <w:rPr>
          <w:rFonts w:ascii="Times New Roman" w:hAnsi="Times New Roman" w:cs="Times New Roman"/>
          <w:i/>
          <w:iCs/>
        </w:rPr>
        <w:t xml:space="preserve"> </w:t>
      </w:r>
      <w:r w:rsidR="00943E74">
        <w:rPr>
          <w:rFonts w:ascii="Times New Roman" w:hAnsi="Times New Roman" w:cs="Times New Roman"/>
        </w:rPr>
        <w:t xml:space="preserve">of these reaches, or the prototype, </w:t>
      </w:r>
      <w:r w:rsidR="00E276BA">
        <w:rPr>
          <w:rFonts w:ascii="Times New Roman" w:hAnsi="Times New Roman" w:cs="Times New Roman"/>
        </w:rPr>
        <w:t xml:space="preserve">may resemble a linear trajectory. Of course, this account has explanatory force only if infants possess some capacity to form prototypical representations. </w:t>
      </w:r>
      <w:r w:rsidR="00D1642B">
        <w:rPr>
          <w:rFonts w:ascii="Times New Roman" w:hAnsi="Times New Roman" w:cs="Times New Roman"/>
        </w:rPr>
        <w:t xml:space="preserve">As it turns out, </w:t>
      </w:r>
      <w:r w:rsidR="007E006F">
        <w:rPr>
          <w:rFonts w:ascii="Times New Roman" w:hAnsi="Times New Roman" w:cs="Times New Roman"/>
        </w:rPr>
        <w:t>infants gain access to just such an ability sometime between 3 and 4 months of age</w:t>
      </w:r>
      <w:r w:rsidR="005B4DA8">
        <w:rPr>
          <w:rFonts w:ascii="Times New Roman" w:hAnsi="Times New Roman" w:cs="Times New Roman"/>
        </w:rPr>
        <w:t xml:space="preserve"> </w:t>
      </w:r>
      <w:r w:rsidR="00D1642B">
        <w:rPr>
          <w:rFonts w:ascii="Times New Roman" w:hAnsi="Times New Roman" w:cs="Times New Roman"/>
        </w:rPr>
        <w:t>(e.g., Bomba &amp; Siqueland, 1983</w:t>
      </w:r>
      <w:r w:rsidR="007E006F">
        <w:rPr>
          <w:rFonts w:ascii="Times New Roman" w:hAnsi="Times New Roman" w:cs="Times New Roman"/>
        </w:rPr>
        <w:t>; for later evidence see,</w:t>
      </w:r>
      <w:r w:rsidR="00D1642B">
        <w:rPr>
          <w:rFonts w:ascii="Times New Roman" w:hAnsi="Times New Roman" w:cs="Times New Roman"/>
        </w:rPr>
        <w:t xml:space="preserve"> </w:t>
      </w:r>
      <w:r w:rsidR="003102E1">
        <w:rPr>
          <w:rFonts w:ascii="Times New Roman" w:hAnsi="Times New Roman" w:cs="Times New Roman"/>
        </w:rPr>
        <w:t xml:space="preserve">Sucevic et al., 2020; </w:t>
      </w:r>
      <w:r w:rsidR="00D1642B">
        <w:rPr>
          <w:rFonts w:ascii="Times New Roman" w:hAnsi="Times New Roman" w:cs="Times New Roman"/>
        </w:rPr>
        <w:t>Younger, 1985</w:t>
      </w:r>
      <w:r w:rsidR="005B4DA8">
        <w:rPr>
          <w:rFonts w:ascii="Times New Roman" w:hAnsi="Times New Roman" w:cs="Times New Roman"/>
        </w:rPr>
        <w:t>)</w:t>
      </w:r>
    </w:p>
    <w:p w14:paraId="2852AB09" w14:textId="1BB48300" w:rsidR="00D16B47" w:rsidRDefault="007E006F" w:rsidP="00AF5451">
      <w:pPr>
        <w:spacing w:line="480" w:lineRule="auto"/>
        <w:ind w:firstLine="720"/>
        <w:contextualSpacing/>
        <w:rPr>
          <w:rFonts w:ascii="Times New Roman" w:hAnsi="Times New Roman" w:cs="Times New Roman"/>
        </w:rPr>
      </w:pPr>
      <w:r>
        <w:rPr>
          <w:rFonts w:ascii="Times New Roman" w:hAnsi="Times New Roman" w:cs="Times New Roman"/>
        </w:rPr>
        <w:t xml:space="preserve">The critical point here is that </w:t>
      </w:r>
      <w:r w:rsidR="00FE4DA2">
        <w:rPr>
          <w:rFonts w:ascii="Times New Roman" w:hAnsi="Times New Roman" w:cs="Times New Roman"/>
        </w:rPr>
        <w:t xml:space="preserve">once such </w:t>
      </w:r>
      <w:r w:rsidR="00D4143A">
        <w:rPr>
          <w:rFonts w:ascii="Times New Roman" w:hAnsi="Times New Roman" w:cs="Times New Roman"/>
        </w:rPr>
        <w:t xml:space="preserve">an average </w:t>
      </w:r>
      <w:r w:rsidR="002C398B">
        <w:rPr>
          <w:rFonts w:ascii="Times New Roman" w:hAnsi="Times New Roman" w:cs="Times New Roman"/>
        </w:rPr>
        <w:t>representation</w:t>
      </w:r>
      <w:r w:rsidR="00FE4DA2">
        <w:rPr>
          <w:rFonts w:ascii="Times New Roman" w:hAnsi="Times New Roman" w:cs="Times New Roman"/>
        </w:rPr>
        <w:t xml:space="preserve"> is established</w:t>
      </w:r>
      <w:r w:rsidR="002C398B">
        <w:rPr>
          <w:rFonts w:ascii="Times New Roman" w:hAnsi="Times New Roman" w:cs="Times New Roman"/>
        </w:rPr>
        <w:t>—</w:t>
      </w:r>
      <w:r w:rsidR="00AC14F2">
        <w:rPr>
          <w:rFonts w:ascii="Times New Roman" w:hAnsi="Times New Roman" w:cs="Times New Roman"/>
        </w:rPr>
        <w:t xml:space="preserve">perhaps </w:t>
      </w:r>
      <w:r w:rsidR="00FE4DA2">
        <w:rPr>
          <w:rFonts w:ascii="Times New Roman" w:hAnsi="Times New Roman" w:cs="Times New Roman"/>
        </w:rPr>
        <w:t>via</w:t>
      </w:r>
      <w:r w:rsidR="00CC6652">
        <w:rPr>
          <w:rFonts w:ascii="Times New Roman" w:hAnsi="Times New Roman" w:cs="Times New Roman"/>
        </w:rPr>
        <w:t xml:space="preserve"> a very similar</w:t>
      </w:r>
      <w:r w:rsidR="00FE4DA2">
        <w:rPr>
          <w:rFonts w:ascii="Times New Roman" w:hAnsi="Times New Roman" w:cs="Times New Roman"/>
        </w:rPr>
        <w:t xml:space="preserve"> Hebbian-learning-like</w:t>
      </w:r>
      <w:r w:rsidR="00CC6652">
        <w:rPr>
          <w:rFonts w:ascii="Times New Roman" w:hAnsi="Times New Roman" w:cs="Times New Roman"/>
        </w:rPr>
        <w:t>, associative-learning</w:t>
      </w:r>
      <w:r w:rsidR="00FE4DA2">
        <w:rPr>
          <w:rFonts w:ascii="Times New Roman" w:hAnsi="Times New Roman" w:cs="Times New Roman"/>
        </w:rPr>
        <w:t xml:space="preserve"> process</w:t>
      </w:r>
      <w:r w:rsidR="00CC6652">
        <w:rPr>
          <w:rFonts w:ascii="Times New Roman" w:hAnsi="Times New Roman" w:cs="Times New Roman"/>
        </w:rPr>
        <w:t xml:space="preserve"> to that described here</w:t>
      </w:r>
      <w:r w:rsidR="00FE4DA2">
        <w:rPr>
          <w:rFonts w:ascii="Times New Roman" w:hAnsi="Times New Roman" w:cs="Times New Roman"/>
        </w:rPr>
        <w:t xml:space="preserve"> (e.g., Benton &amp; Hoch, in press)—</w:t>
      </w:r>
      <w:r w:rsidR="00BB19CE">
        <w:rPr>
          <w:rFonts w:ascii="Times New Roman" w:hAnsi="Times New Roman" w:cs="Times New Roman"/>
        </w:rPr>
        <w:t>it may</w:t>
      </w:r>
      <w:r w:rsidR="00D11876">
        <w:rPr>
          <w:rFonts w:ascii="Times New Roman" w:hAnsi="Times New Roman" w:cs="Times New Roman"/>
        </w:rPr>
        <w:t xml:space="preserve"> </w:t>
      </w:r>
      <w:r w:rsidR="00F048AF">
        <w:rPr>
          <w:rFonts w:ascii="Times New Roman" w:hAnsi="Times New Roman" w:cs="Times New Roman"/>
        </w:rPr>
        <w:t xml:space="preserve">capture the nature or “look” of </w:t>
      </w:r>
      <w:r w:rsidR="005F2777">
        <w:rPr>
          <w:rFonts w:ascii="Times New Roman" w:hAnsi="Times New Roman" w:cs="Times New Roman"/>
        </w:rPr>
        <w:t>those</w:t>
      </w:r>
      <w:r w:rsidR="00F048AF">
        <w:rPr>
          <w:rFonts w:ascii="Times New Roman" w:hAnsi="Times New Roman" w:cs="Times New Roman"/>
        </w:rPr>
        <w:t xml:space="preserve"> reaches</w:t>
      </w:r>
      <w:r w:rsidR="004E50C5">
        <w:rPr>
          <w:rFonts w:ascii="Times New Roman" w:hAnsi="Times New Roman" w:cs="Times New Roman"/>
        </w:rPr>
        <w:t xml:space="preserve">. A consequence of this </w:t>
      </w:r>
      <w:r w:rsidR="005F2777">
        <w:rPr>
          <w:rFonts w:ascii="Times New Roman" w:hAnsi="Times New Roman" w:cs="Times New Roman"/>
        </w:rPr>
        <w:t xml:space="preserve">for infants’ looking behaviors during the test phase in studies like that by Skerry et al. (2013) </w:t>
      </w:r>
      <w:r w:rsidR="004E50C5">
        <w:rPr>
          <w:rFonts w:ascii="Times New Roman" w:hAnsi="Times New Roman" w:cs="Times New Roman"/>
        </w:rPr>
        <w:t xml:space="preserve">is that </w:t>
      </w:r>
      <w:r w:rsidR="0054525C">
        <w:rPr>
          <w:rFonts w:ascii="Times New Roman" w:hAnsi="Times New Roman" w:cs="Times New Roman"/>
        </w:rPr>
        <w:t xml:space="preserve">simply seeing </w:t>
      </w:r>
      <w:r w:rsidR="00D11876">
        <w:rPr>
          <w:rFonts w:ascii="Times New Roman" w:hAnsi="Times New Roman" w:cs="Times New Roman"/>
        </w:rPr>
        <w:t xml:space="preserve">similar </w:t>
      </w:r>
      <w:r w:rsidR="004E50C5">
        <w:rPr>
          <w:rFonts w:ascii="Times New Roman" w:hAnsi="Times New Roman" w:cs="Times New Roman"/>
        </w:rPr>
        <w:t>external actions</w:t>
      </w:r>
      <w:r w:rsidR="00D11876">
        <w:rPr>
          <w:rFonts w:ascii="Times New Roman" w:hAnsi="Times New Roman" w:cs="Times New Roman"/>
        </w:rPr>
        <w:t>—as</w:t>
      </w:r>
      <w:r w:rsidR="005F2777">
        <w:rPr>
          <w:rFonts w:ascii="Times New Roman" w:hAnsi="Times New Roman" w:cs="Times New Roman"/>
        </w:rPr>
        <w:t xml:space="preserve"> I argue</w:t>
      </w:r>
      <w:r w:rsidR="00F048AF">
        <w:rPr>
          <w:rFonts w:ascii="Times New Roman" w:hAnsi="Times New Roman" w:cs="Times New Roman"/>
        </w:rPr>
        <w:t xml:space="preserve"> </w:t>
      </w:r>
      <w:r w:rsidR="00DA6CD0">
        <w:rPr>
          <w:rFonts w:ascii="Times New Roman" w:hAnsi="Times New Roman" w:cs="Times New Roman"/>
        </w:rPr>
        <w:t xml:space="preserve">3-month-olds </w:t>
      </w:r>
      <w:r w:rsidR="00D11876">
        <w:rPr>
          <w:rFonts w:ascii="Times New Roman" w:hAnsi="Times New Roman" w:cs="Times New Roman"/>
        </w:rPr>
        <w:t xml:space="preserve">do when shown the efficient test event—may trigger many of the same representational “units” that </w:t>
      </w:r>
      <w:r w:rsidR="00A10820">
        <w:rPr>
          <w:rFonts w:ascii="Times New Roman" w:hAnsi="Times New Roman" w:cs="Times New Roman"/>
        </w:rPr>
        <w:t>formed to represent</w:t>
      </w:r>
      <w:r w:rsidR="006D29B4">
        <w:rPr>
          <w:rFonts w:ascii="Times New Roman" w:hAnsi="Times New Roman" w:cs="Times New Roman"/>
        </w:rPr>
        <w:t xml:space="preserve"> infants’</w:t>
      </w:r>
      <w:r w:rsidR="00D11876">
        <w:rPr>
          <w:rFonts w:ascii="Times New Roman" w:hAnsi="Times New Roman" w:cs="Times New Roman"/>
        </w:rPr>
        <w:t xml:space="preserve"> own </w:t>
      </w:r>
      <w:r w:rsidR="00F048AF">
        <w:rPr>
          <w:rFonts w:ascii="Times New Roman" w:hAnsi="Times New Roman" w:cs="Times New Roman"/>
        </w:rPr>
        <w:t xml:space="preserve">nearly </w:t>
      </w:r>
      <w:r w:rsidR="00A10820">
        <w:rPr>
          <w:rFonts w:ascii="Times New Roman" w:hAnsi="Times New Roman" w:cs="Times New Roman"/>
        </w:rPr>
        <w:t>linear</w:t>
      </w:r>
      <w:r w:rsidR="00C55E75">
        <w:rPr>
          <w:rFonts w:ascii="Times New Roman" w:hAnsi="Times New Roman" w:cs="Times New Roman"/>
        </w:rPr>
        <w:t>,</w:t>
      </w:r>
      <w:r w:rsidR="00872015">
        <w:rPr>
          <w:rFonts w:ascii="Times New Roman" w:hAnsi="Times New Roman" w:cs="Times New Roman"/>
        </w:rPr>
        <w:t xml:space="preserve"> mostly</w:t>
      </w:r>
      <w:r w:rsidR="00F048AF">
        <w:rPr>
          <w:rFonts w:ascii="Times New Roman" w:hAnsi="Times New Roman" w:cs="Times New Roman"/>
        </w:rPr>
        <w:t xml:space="preserve"> direct reaches</w:t>
      </w:r>
      <w:r w:rsidR="00372BC6">
        <w:rPr>
          <w:rFonts w:ascii="Times New Roman" w:hAnsi="Times New Roman" w:cs="Times New Roman"/>
        </w:rPr>
        <w:t>.</w:t>
      </w:r>
      <w:r w:rsidR="00E42CC8">
        <w:rPr>
          <w:rFonts w:ascii="Times New Roman" w:hAnsi="Times New Roman" w:cs="Times New Roman"/>
        </w:rPr>
        <w:t xml:space="preserve"> </w:t>
      </w:r>
      <w:r w:rsidR="002860AD">
        <w:rPr>
          <w:rFonts w:ascii="Times New Roman" w:hAnsi="Times New Roman" w:cs="Times New Roman"/>
        </w:rPr>
        <w:t>To the extent that the</w:t>
      </w:r>
      <w:r w:rsidR="00501DEA">
        <w:rPr>
          <w:rFonts w:ascii="Times New Roman" w:hAnsi="Times New Roman" w:cs="Times New Roman"/>
        </w:rPr>
        <w:t xml:space="preserve">re is a positive relation between how long infants look at a stimulus and their </w:t>
      </w:r>
      <w:r w:rsidR="002860AD">
        <w:rPr>
          <w:rFonts w:ascii="Times New Roman" w:hAnsi="Times New Roman" w:cs="Times New Roman"/>
        </w:rPr>
        <w:t>encoding of it (e.g., Sokolov, 1963</w:t>
      </w:r>
      <w:r w:rsidR="00167651">
        <w:rPr>
          <w:rFonts w:ascii="Times New Roman" w:hAnsi="Times New Roman" w:cs="Times New Roman"/>
        </w:rPr>
        <w:t>; Benton, 2025, 2026</w:t>
      </w:r>
      <w:r w:rsidR="002860AD">
        <w:rPr>
          <w:rFonts w:ascii="Times New Roman" w:hAnsi="Times New Roman" w:cs="Times New Roman"/>
        </w:rPr>
        <w:t xml:space="preserve">), </w:t>
      </w:r>
      <w:r w:rsidR="0004487E">
        <w:rPr>
          <w:rFonts w:ascii="Times New Roman" w:hAnsi="Times New Roman" w:cs="Times New Roman"/>
        </w:rPr>
        <w:t xml:space="preserve">the match between </w:t>
      </w:r>
      <w:r w:rsidR="00D573D6">
        <w:rPr>
          <w:rFonts w:ascii="Times New Roman" w:hAnsi="Times New Roman" w:cs="Times New Roman"/>
        </w:rPr>
        <w:t xml:space="preserve">the </w:t>
      </w:r>
      <w:r w:rsidR="00AF5451">
        <w:rPr>
          <w:rFonts w:ascii="Times New Roman" w:hAnsi="Times New Roman" w:cs="Times New Roman"/>
        </w:rPr>
        <w:t xml:space="preserve">actor’s </w:t>
      </w:r>
      <w:r w:rsidR="00D573D6">
        <w:rPr>
          <w:rFonts w:ascii="Times New Roman" w:hAnsi="Times New Roman" w:cs="Times New Roman"/>
        </w:rPr>
        <w:t xml:space="preserve">linear reach </w:t>
      </w:r>
      <w:r w:rsidR="00AF5451">
        <w:rPr>
          <w:rFonts w:ascii="Times New Roman" w:hAnsi="Times New Roman" w:cs="Times New Roman"/>
        </w:rPr>
        <w:t xml:space="preserve">in the efficient event </w:t>
      </w:r>
      <w:r w:rsidR="00D573D6">
        <w:rPr>
          <w:rFonts w:ascii="Times New Roman" w:hAnsi="Times New Roman" w:cs="Times New Roman"/>
        </w:rPr>
        <w:t xml:space="preserve">and </w:t>
      </w:r>
      <w:r w:rsidR="00AF5451">
        <w:rPr>
          <w:rFonts w:ascii="Times New Roman" w:hAnsi="Times New Roman" w:cs="Times New Roman"/>
        </w:rPr>
        <w:t>infants’ encoding</w:t>
      </w:r>
      <w:r w:rsidR="00D573D6">
        <w:rPr>
          <w:rFonts w:ascii="Times New Roman" w:hAnsi="Times New Roman" w:cs="Times New Roman"/>
        </w:rPr>
        <w:t xml:space="preserve"> of reaches with similar geometries and trajectories should render the efficient event less interesting</w:t>
      </w:r>
      <w:r w:rsidR="00AF5451">
        <w:rPr>
          <w:rFonts w:ascii="Times New Roman" w:hAnsi="Times New Roman" w:cs="Times New Roman"/>
        </w:rPr>
        <w:t>. This, in turn, should result in</w:t>
      </w:r>
      <w:r w:rsidR="00D573D6">
        <w:rPr>
          <w:rFonts w:ascii="Times New Roman" w:hAnsi="Times New Roman" w:cs="Times New Roman"/>
        </w:rPr>
        <w:t xml:space="preserve"> reduced looking times.  </w:t>
      </w:r>
      <w:r w:rsidR="00AF5451">
        <w:rPr>
          <w:rFonts w:ascii="Times New Roman" w:hAnsi="Times New Roman" w:cs="Times New Roman"/>
        </w:rPr>
        <w:t>In contrast, b</w:t>
      </w:r>
      <w:r w:rsidR="006D29B4">
        <w:rPr>
          <w:rFonts w:ascii="Times New Roman" w:hAnsi="Times New Roman" w:cs="Times New Roman"/>
        </w:rPr>
        <w:t>ecause a similar representation presumably does not exist for</w:t>
      </w:r>
      <w:r w:rsidR="00AF5451">
        <w:rPr>
          <w:rFonts w:ascii="Times New Roman" w:hAnsi="Times New Roman" w:cs="Times New Roman"/>
        </w:rPr>
        <w:t xml:space="preserve"> </w:t>
      </w:r>
      <w:r w:rsidR="005540D0">
        <w:rPr>
          <w:rFonts w:ascii="Times New Roman" w:hAnsi="Times New Roman" w:cs="Times New Roman"/>
        </w:rPr>
        <w:t xml:space="preserve">the </w:t>
      </w:r>
      <w:r w:rsidR="00AF5451">
        <w:rPr>
          <w:rFonts w:ascii="Times New Roman" w:hAnsi="Times New Roman" w:cs="Times New Roman"/>
        </w:rPr>
        <w:t>arced trajector</w:t>
      </w:r>
      <w:r w:rsidR="005540D0">
        <w:rPr>
          <w:rFonts w:ascii="Times New Roman" w:hAnsi="Times New Roman" w:cs="Times New Roman"/>
        </w:rPr>
        <w:t>y</w:t>
      </w:r>
      <w:r w:rsidR="00AF5451">
        <w:rPr>
          <w:rFonts w:ascii="Times New Roman" w:hAnsi="Times New Roman" w:cs="Times New Roman"/>
        </w:rPr>
        <w:t xml:space="preserve"> depicted in</w:t>
      </w:r>
      <w:r w:rsidR="006D29B4">
        <w:rPr>
          <w:rFonts w:ascii="Times New Roman" w:hAnsi="Times New Roman" w:cs="Times New Roman"/>
        </w:rPr>
        <w:t xml:space="preserve"> the inefficient </w:t>
      </w:r>
      <w:r w:rsidR="00AF5451">
        <w:rPr>
          <w:rFonts w:ascii="Times New Roman" w:hAnsi="Times New Roman" w:cs="Times New Roman"/>
        </w:rPr>
        <w:t>test event</w:t>
      </w:r>
      <w:r w:rsidR="006D29B4">
        <w:rPr>
          <w:rFonts w:ascii="Times New Roman" w:hAnsi="Times New Roman" w:cs="Times New Roman"/>
        </w:rPr>
        <w:t xml:space="preserve">, infants may </w:t>
      </w:r>
      <w:r w:rsidR="00AF5451">
        <w:rPr>
          <w:rFonts w:ascii="Times New Roman" w:hAnsi="Times New Roman" w:cs="Times New Roman"/>
        </w:rPr>
        <w:t>show heightened looking to this event</w:t>
      </w:r>
      <w:r w:rsidR="006D29B4">
        <w:rPr>
          <w:rFonts w:ascii="Times New Roman" w:hAnsi="Times New Roman" w:cs="Times New Roman"/>
        </w:rPr>
        <w:t xml:space="preserve"> because a representation of it would need to be established.</w:t>
      </w:r>
      <w:r w:rsidR="008A0F87">
        <w:rPr>
          <w:rFonts w:ascii="Times New Roman" w:hAnsi="Times New Roman" w:cs="Times New Roman"/>
        </w:rPr>
        <w:t xml:space="preserve"> </w:t>
      </w:r>
    </w:p>
    <w:p w14:paraId="2989804D" w14:textId="3B2C26DF" w:rsidR="008B095A" w:rsidRDefault="00D556B7" w:rsidP="00795BA1">
      <w:pPr>
        <w:spacing w:line="480" w:lineRule="auto"/>
        <w:ind w:firstLine="720"/>
        <w:contextualSpacing/>
        <w:rPr>
          <w:rFonts w:ascii="Times New Roman" w:hAnsi="Times New Roman" w:cs="Times New Roman"/>
        </w:rPr>
      </w:pPr>
      <w:r>
        <w:rPr>
          <w:rFonts w:ascii="Times New Roman" w:hAnsi="Times New Roman" w:cs="Times New Roman"/>
        </w:rPr>
        <w:t>In terms of the broader account of pre-reaching infants’ looking behaviors in action understanding studies, my contention</w:t>
      </w:r>
      <w:r w:rsidR="00F1637A">
        <w:rPr>
          <w:rFonts w:ascii="Times New Roman" w:hAnsi="Times New Roman" w:cs="Times New Roman"/>
        </w:rPr>
        <w:t xml:space="preserve"> is that this account can also explain infants’ looking </w:t>
      </w:r>
      <w:r w:rsidR="00F1637A">
        <w:rPr>
          <w:rFonts w:ascii="Times New Roman" w:hAnsi="Times New Roman" w:cs="Times New Roman"/>
        </w:rPr>
        <w:lastRenderedPageBreak/>
        <w:t>patterns in</w:t>
      </w:r>
      <w:r w:rsidR="00A75B41">
        <w:rPr>
          <w:rFonts w:ascii="Times New Roman" w:hAnsi="Times New Roman" w:cs="Times New Roman"/>
        </w:rPr>
        <w:t xml:space="preserve"> the study by </w:t>
      </w:r>
      <w:r w:rsidR="00D55339">
        <w:rPr>
          <w:rFonts w:ascii="Times New Roman" w:hAnsi="Times New Roman" w:cs="Times New Roman"/>
        </w:rPr>
        <w:t xml:space="preserve">Liu </w:t>
      </w:r>
      <w:r w:rsidR="00230718">
        <w:rPr>
          <w:rFonts w:ascii="Times New Roman" w:hAnsi="Times New Roman" w:cs="Times New Roman"/>
        </w:rPr>
        <w:t>et al.</w:t>
      </w:r>
      <w:r w:rsidR="00D55339">
        <w:rPr>
          <w:rFonts w:ascii="Times New Roman" w:hAnsi="Times New Roman" w:cs="Times New Roman"/>
        </w:rPr>
        <w:t xml:space="preserve"> (2019). </w:t>
      </w:r>
      <w:r w:rsidR="00F1637A">
        <w:rPr>
          <w:rFonts w:ascii="Times New Roman" w:hAnsi="Times New Roman" w:cs="Times New Roman"/>
        </w:rPr>
        <w:t>For example,</w:t>
      </w:r>
      <w:r w:rsidR="00D55339">
        <w:rPr>
          <w:rFonts w:ascii="Times New Roman" w:hAnsi="Times New Roman" w:cs="Times New Roman"/>
        </w:rPr>
        <w:t xml:space="preserve"> </w:t>
      </w:r>
      <w:r w:rsidR="00F1637A">
        <w:rPr>
          <w:rFonts w:ascii="Times New Roman" w:hAnsi="Times New Roman" w:cs="Times New Roman"/>
        </w:rPr>
        <w:t>if</w:t>
      </w:r>
      <w:r w:rsidR="00063A23">
        <w:rPr>
          <w:rFonts w:ascii="Times New Roman" w:hAnsi="Times New Roman" w:cs="Times New Roman"/>
        </w:rPr>
        <w:t xml:space="preserve"> </w:t>
      </w:r>
      <w:r w:rsidR="00F1637A">
        <w:rPr>
          <w:rFonts w:ascii="Times New Roman" w:hAnsi="Times New Roman" w:cs="Times New Roman"/>
        </w:rPr>
        <w:t>each time an actor contacts an object</w:t>
      </w:r>
      <w:r w:rsidR="00063A23">
        <w:rPr>
          <w:rFonts w:ascii="Times New Roman" w:hAnsi="Times New Roman" w:cs="Times New Roman"/>
        </w:rPr>
        <w:t xml:space="preserve"> </w:t>
      </w:r>
      <w:r w:rsidR="00D24C6D">
        <w:rPr>
          <w:rFonts w:ascii="Times New Roman" w:hAnsi="Times New Roman" w:cs="Times New Roman"/>
        </w:rPr>
        <w:t>it</w:t>
      </w:r>
      <w:r w:rsidR="00F1637A">
        <w:rPr>
          <w:rFonts w:ascii="Times New Roman" w:hAnsi="Times New Roman" w:cs="Times New Roman"/>
        </w:rPr>
        <w:t xml:space="preserve"> immediately changes state, </w:t>
      </w:r>
      <w:r w:rsidR="00906D82">
        <w:rPr>
          <w:rFonts w:ascii="Times New Roman" w:hAnsi="Times New Roman" w:cs="Times New Roman"/>
        </w:rPr>
        <w:t>the</w:t>
      </w:r>
      <w:r w:rsidR="008D714C">
        <w:rPr>
          <w:rFonts w:ascii="Times New Roman" w:hAnsi="Times New Roman" w:cs="Times New Roman"/>
        </w:rPr>
        <w:t xml:space="preserve"> presumably unexpected,</w:t>
      </w:r>
      <w:r w:rsidR="00906D82">
        <w:rPr>
          <w:rFonts w:ascii="Times New Roman" w:hAnsi="Times New Roman" w:cs="Times New Roman"/>
        </w:rPr>
        <w:t xml:space="preserve"> attention-grabbing nature of </w:t>
      </w:r>
      <w:r w:rsidR="00212270">
        <w:rPr>
          <w:rFonts w:ascii="Times New Roman" w:hAnsi="Times New Roman" w:cs="Times New Roman"/>
        </w:rPr>
        <w:t>that state change</w:t>
      </w:r>
      <w:r w:rsidR="00906D82">
        <w:rPr>
          <w:rFonts w:ascii="Times New Roman" w:hAnsi="Times New Roman" w:cs="Times New Roman"/>
        </w:rPr>
        <w:t xml:space="preserve"> may </w:t>
      </w:r>
      <w:r w:rsidR="00212270">
        <w:rPr>
          <w:rFonts w:ascii="Times New Roman" w:hAnsi="Times New Roman" w:cs="Times New Roman"/>
        </w:rPr>
        <w:t>heighten</w:t>
      </w:r>
      <w:r w:rsidR="008D714C">
        <w:rPr>
          <w:rFonts w:ascii="Times New Roman" w:hAnsi="Times New Roman" w:cs="Times New Roman"/>
        </w:rPr>
        <w:t xml:space="preserve"> infants’</w:t>
      </w:r>
      <w:r w:rsidR="00063A23">
        <w:rPr>
          <w:rFonts w:ascii="Times New Roman" w:hAnsi="Times New Roman" w:cs="Times New Roman"/>
        </w:rPr>
        <w:t xml:space="preserve"> overall</w:t>
      </w:r>
      <w:r w:rsidR="008D714C">
        <w:rPr>
          <w:rFonts w:ascii="Times New Roman" w:hAnsi="Times New Roman" w:cs="Times New Roman"/>
        </w:rPr>
        <w:t xml:space="preserve"> attention</w:t>
      </w:r>
      <w:r w:rsidR="00D24C6D">
        <w:rPr>
          <w:rFonts w:ascii="Times New Roman" w:hAnsi="Times New Roman" w:cs="Times New Roman"/>
        </w:rPr>
        <w:t xml:space="preserve"> and enhance </w:t>
      </w:r>
      <w:r w:rsidR="00063A23">
        <w:rPr>
          <w:rFonts w:ascii="Times New Roman" w:hAnsi="Times New Roman" w:cs="Times New Roman"/>
        </w:rPr>
        <w:t xml:space="preserve">any </w:t>
      </w:r>
      <w:r w:rsidR="00D24C6D">
        <w:rPr>
          <w:rFonts w:ascii="Times New Roman" w:hAnsi="Times New Roman" w:cs="Times New Roman"/>
        </w:rPr>
        <w:t>subsequent learning</w:t>
      </w:r>
      <w:r w:rsidR="002F6552">
        <w:rPr>
          <w:rFonts w:ascii="Times New Roman" w:hAnsi="Times New Roman" w:cs="Times New Roman"/>
        </w:rPr>
        <w:t>.</w:t>
      </w:r>
      <w:r w:rsidR="008D714C">
        <w:rPr>
          <w:rFonts w:ascii="Times New Roman" w:hAnsi="Times New Roman" w:cs="Times New Roman"/>
        </w:rPr>
        <w:t xml:space="preserve"> </w:t>
      </w:r>
      <w:r w:rsidR="00D24C6D">
        <w:rPr>
          <w:rFonts w:ascii="Times New Roman" w:hAnsi="Times New Roman" w:cs="Times New Roman"/>
        </w:rPr>
        <w:t xml:space="preserve">An aspect of the task that infants may encode while in this elevated attentional state is the relative configuration of the arm’s arced reaching path and the barrier over which it occurs. </w:t>
      </w:r>
      <w:r w:rsidR="00063A23">
        <w:rPr>
          <w:rFonts w:ascii="Times New Roman" w:hAnsi="Times New Roman" w:cs="Times New Roman"/>
        </w:rPr>
        <w:t xml:space="preserve">The fact that this configuration is seen in each habituation trial could result in the formation of a robust association between the arced reach trajectory and the obstacle. </w:t>
      </w:r>
      <w:r w:rsidR="00B2144E">
        <w:rPr>
          <w:rFonts w:ascii="Times New Roman" w:hAnsi="Times New Roman" w:cs="Times New Roman"/>
        </w:rPr>
        <w:t xml:space="preserve">On this view, </w:t>
      </w:r>
      <w:r w:rsidR="00EE657A">
        <w:rPr>
          <w:rFonts w:ascii="Times New Roman" w:hAnsi="Times New Roman" w:cs="Times New Roman"/>
        </w:rPr>
        <w:t>causal efficacy functions n</w:t>
      </w:r>
      <w:r w:rsidR="00B2144E">
        <w:rPr>
          <w:rFonts w:ascii="Times New Roman" w:hAnsi="Times New Roman" w:cs="Times New Roman"/>
        </w:rPr>
        <w:t>ot to cause infants to process actions in terms of their efficiency</w:t>
      </w:r>
      <w:r w:rsidR="00D33CC8">
        <w:rPr>
          <w:rFonts w:ascii="Times New Roman" w:hAnsi="Times New Roman" w:cs="Times New Roman"/>
        </w:rPr>
        <w:t>. Instead, its purpose may be to</w:t>
      </w:r>
      <w:r w:rsidR="00B2144E">
        <w:rPr>
          <w:rFonts w:ascii="Times New Roman" w:hAnsi="Times New Roman" w:cs="Times New Roman"/>
        </w:rPr>
        <w:t xml:space="preserve"> </w:t>
      </w:r>
      <w:r w:rsidR="00EE657A">
        <w:rPr>
          <w:rFonts w:ascii="Times New Roman" w:hAnsi="Times New Roman" w:cs="Times New Roman"/>
        </w:rPr>
        <w:t xml:space="preserve">increase </w:t>
      </w:r>
      <w:r w:rsidR="0000436D">
        <w:rPr>
          <w:rFonts w:ascii="Times New Roman" w:hAnsi="Times New Roman" w:cs="Times New Roman"/>
        </w:rPr>
        <w:t>infants’</w:t>
      </w:r>
      <w:r w:rsidR="00EE657A">
        <w:rPr>
          <w:rFonts w:ascii="Times New Roman" w:hAnsi="Times New Roman" w:cs="Times New Roman"/>
        </w:rPr>
        <w:t xml:space="preserve"> attention to</w:t>
      </w:r>
      <w:r w:rsidR="00DA138D">
        <w:rPr>
          <w:rFonts w:ascii="Times New Roman" w:hAnsi="Times New Roman" w:cs="Times New Roman"/>
        </w:rPr>
        <w:t>,</w:t>
      </w:r>
      <w:r w:rsidR="00EE657A">
        <w:rPr>
          <w:rFonts w:ascii="Times New Roman" w:hAnsi="Times New Roman" w:cs="Times New Roman"/>
        </w:rPr>
        <w:t xml:space="preserve"> and encoding of</w:t>
      </w:r>
      <w:r w:rsidR="00DA138D">
        <w:rPr>
          <w:rFonts w:ascii="Times New Roman" w:hAnsi="Times New Roman" w:cs="Times New Roman"/>
        </w:rPr>
        <w:t>,</w:t>
      </w:r>
      <w:r w:rsidR="00EE657A">
        <w:rPr>
          <w:rFonts w:ascii="Times New Roman" w:hAnsi="Times New Roman" w:cs="Times New Roman"/>
        </w:rPr>
        <w:t xml:space="preserve"> the </w:t>
      </w:r>
      <w:r w:rsidR="00811E39">
        <w:rPr>
          <w:rFonts w:ascii="Times New Roman" w:hAnsi="Times New Roman" w:cs="Times New Roman"/>
        </w:rPr>
        <w:t xml:space="preserve">visible </w:t>
      </w:r>
      <w:r w:rsidR="00EE657A">
        <w:rPr>
          <w:rFonts w:ascii="Times New Roman" w:hAnsi="Times New Roman" w:cs="Times New Roman"/>
        </w:rPr>
        <w:t>surface features</w:t>
      </w:r>
      <w:r w:rsidR="00811E39">
        <w:rPr>
          <w:rFonts w:ascii="Times New Roman" w:hAnsi="Times New Roman" w:cs="Times New Roman"/>
        </w:rPr>
        <w:t>,</w:t>
      </w:r>
      <w:r w:rsidR="00EE657A">
        <w:rPr>
          <w:rFonts w:ascii="Times New Roman" w:hAnsi="Times New Roman" w:cs="Times New Roman"/>
        </w:rPr>
        <w:t xml:space="preserve"> configural relations</w:t>
      </w:r>
      <w:r w:rsidR="00811E39">
        <w:rPr>
          <w:rFonts w:ascii="Times New Roman" w:hAnsi="Times New Roman" w:cs="Times New Roman"/>
        </w:rPr>
        <w:t>, and kinematics</w:t>
      </w:r>
      <w:r w:rsidR="00EE657A">
        <w:rPr>
          <w:rFonts w:ascii="Times New Roman" w:hAnsi="Times New Roman" w:cs="Times New Roman"/>
        </w:rPr>
        <w:t xml:space="preserve"> in action events. </w:t>
      </w:r>
      <w:r w:rsidR="00AC20EE">
        <w:rPr>
          <w:rFonts w:ascii="Times New Roman" w:hAnsi="Times New Roman" w:cs="Times New Roman"/>
        </w:rPr>
        <w:t>This</w:t>
      </w:r>
      <w:r w:rsidR="00795BA1">
        <w:rPr>
          <w:rFonts w:ascii="Times New Roman" w:hAnsi="Times New Roman" w:cs="Times New Roman"/>
        </w:rPr>
        <w:t xml:space="preserve"> ability to process an event as a single, cohesive action sequence and to encode the relation between the curved motion and barrier within it may</w:t>
      </w:r>
      <w:r w:rsidR="00AC20EE">
        <w:rPr>
          <w:rFonts w:ascii="Times New Roman" w:hAnsi="Times New Roman" w:cs="Times New Roman"/>
        </w:rPr>
        <w:t>, however,</w:t>
      </w:r>
      <w:r w:rsidR="00795BA1">
        <w:rPr>
          <w:rFonts w:ascii="Times New Roman" w:hAnsi="Times New Roman" w:cs="Times New Roman"/>
        </w:rPr>
        <w:t xml:space="preserve"> be disrupted </w:t>
      </w:r>
      <w:r w:rsidR="00B2144E">
        <w:rPr>
          <w:rFonts w:ascii="Times New Roman" w:hAnsi="Times New Roman" w:cs="Times New Roman"/>
        </w:rPr>
        <w:t xml:space="preserve">if </w:t>
      </w:r>
      <w:r w:rsidR="00AC20EE">
        <w:rPr>
          <w:rFonts w:ascii="Times New Roman" w:hAnsi="Times New Roman" w:cs="Times New Roman"/>
        </w:rPr>
        <w:t>the state change is non-causal such as</w:t>
      </w:r>
      <w:r w:rsidR="00795BA1">
        <w:rPr>
          <w:rFonts w:ascii="Times New Roman" w:hAnsi="Times New Roman" w:cs="Times New Roman"/>
        </w:rPr>
        <w:t xml:space="preserve"> after</w:t>
      </w:r>
      <w:r w:rsidR="00F3370F">
        <w:rPr>
          <w:rFonts w:ascii="Times New Roman" w:hAnsi="Times New Roman" w:cs="Times New Roman"/>
        </w:rPr>
        <w:t xml:space="preserve"> a brief delay and</w:t>
      </w:r>
      <w:r w:rsidR="00AC20EE">
        <w:rPr>
          <w:rFonts w:ascii="Times New Roman" w:hAnsi="Times New Roman" w:cs="Times New Roman"/>
        </w:rPr>
        <w:t xml:space="preserve"> in the absence of physical contact from a hand.</w:t>
      </w:r>
      <w:r w:rsidR="00F3370F">
        <w:rPr>
          <w:rFonts w:ascii="Times New Roman" w:hAnsi="Times New Roman" w:cs="Times New Roman"/>
        </w:rPr>
        <w:t xml:space="preserve"> </w:t>
      </w:r>
      <w:r w:rsidR="00AC20EE">
        <w:rPr>
          <w:rFonts w:ascii="Times New Roman" w:hAnsi="Times New Roman" w:cs="Times New Roman"/>
        </w:rPr>
        <w:t xml:space="preserve">The impact of such a disruption is </w:t>
      </w:r>
      <w:r w:rsidR="00C264C0">
        <w:rPr>
          <w:rFonts w:ascii="Times New Roman" w:hAnsi="Times New Roman" w:cs="Times New Roman"/>
        </w:rPr>
        <w:t>not only that infants’ attention should be boosted less, if at all,</w:t>
      </w:r>
      <w:r w:rsidR="00DF52FA">
        <w:rPr>
          <w:rFonts w:ascii="Times New Roman" w:hAnsi="Times New Roman" w:cs="Times New Roman"/>
        </w:rPr>
        <w:t xml:space="preserve"> </w:t>
      </w:r>
      <w:r w:rsidR="00AC20EE">
        <w:rPr>
          <w:rFonts w:ascii="Times New Roman" w:hAnsi="Times New Roman" w:cs="Times New Roman"/>
        </w:rPr>
        <w:t xml:space="preserve">but that </w:t>
      </w:r>
      <w:r w:rsidR="008F5B2B">
        <w:rPr>
          <w:rFonts w:ascii="Times New Roman" w:hAnsi="Times New Roman" w:cs="Times New Roman"/>
        </w:rPr>
        <w:t>any</w:t>
      </w:r>
      <w:r w:rsidR="00D902A5">
        <w:rPr>
          <w:rFonts w:ascii="Times New Roman" w:hAnsi="Times New Roman" w:cs="Times New Roman"/>
        </w:rPr>
        <w:t xml:space="preserve"> association that is formed between </w:t>
      </w:r>
      <w:r w:rsidR="00AC20EE">
        <w:rPr>
          <w:rFonts w:ascii="Times New Roman" w:hAnsi="Times New Roman" w:cs="Times New Roman"/>
        </w:rPr>
        <w:t>an arced motion trajectory and the obstacle over which it occurs</w:t>
      </w:r>
      <w:r w:rsidR="00D902A5">
        <w:rPr>
          <w:rFonts w:ascii="Times New Roman" w:hAnsi="Times New Roman" w:cs="Times New Roman"/>
        </w:rPr>
        <w:t xml:space="preserve"> </w:t>
      </w:r>
      <w:r w:rsidR="008F5B2B">
        <w:rPr>
          <w:rFonts w:ascii="Times New Roman" w:hAnsi="Times New Roman" w:cs="Times New Roman"/>
        </w:rPr>
        <w:t xml:space="preserve">should </w:t>
      </w:r>
      <w:r w:rsidR="00D902A5">
        <w:rPr>
          <w:rFonts w:ascii="Times New Roman" w:hAnsi="Times New Roman" w:cs="Times New Roman"/>
        </w:rPr>
        <w:t>be weaker</w:t>
      </w:r>
      <w:r w:rsidR="008F5B2B">
        <w:rPr>
          <w:rFonts w:ascii="Times New Roman" w:hAnsi="Times New Roman" w:cs="Times New Roman"/>
        </w:rPr>
        <w:t xml:space="preserve"> because of it.</w:t>
      </w:r>
      <w:r w:rsidR="00B83467">
        <w:rPr>
          <w:rFonts w:ascii="Times New Roman" w:hAnsi="Times New Roman" w:cs="Times New Roman"/>
        </w:rPr>
        <w:t xml:space="preserve"> </w:t>
      </w:r>
      <w:r w:rsidR="00650F06">
        <w:rPr>
          <w:rFonts w:ascii="Times New Roman" w:hAnsi="Times New Roman" w:cs="Times New Roman"/>
        </w:rPr>
        <w:t>Likewise</w:t>
      </w:r>
      <w:r w:rsidR="00DF52FA">
        <w:rPr>
          <w:rFonts w:ascii="Times New Roman" w:hAnsi="Times New Roman" w:cs="Times New Roman"/>
        </w:rPr>
        <w:t xml:space="preserve">, even if </w:t>
      </w:r>
      <w:r w:rsidR="000E2DC0">
        <w:rPr>
          <w:rFonts w:ascii="Times New Roman" w:hAnsi="Times New Roman" w:cs="Times New Roman"/>
        </w:rPr>
        <w:t>an infant’s attention is heightened by an</w:t>
      </w:r>
      <w:r w:rsidR="00650F06">
        <w:rPr>
          <w:rFonts w:ascii="Times New Roman" w:hAnsi="Times New Roman" w:cs="Times New Roman"/>
        </w:rPr>
        <w:t xml:space="preserve"> object </w:t>
      </w:r>
      <w:r w:rsidR="000E2DC0">
        <w:rPr>
          <w:rFonts w:ascii="Times New Roman" w:hAnsi="Times New Roman" w:cs="Times New Roman"/>
        </w:rPr>
        <w:t>whose physical state changes immediately and upon contact from a hand</w:t>
      </w:r>
      <w:r w:rsidR="00DF52FA">
        <w:rPr>
          <w:rFonts w:ascii="Times New Roman" w:hAnsi="Times New Roman" w:cs="Times New Roman"/>
        </w:rPr>
        <w:t>, if the</w:t>
      </w:r>
      <w:r w:rsidR="000E2DC0">
        <w:rPr>
          <w:rFonts w:ascii="Times New Roman" w:hAnsi="Times New Roman" w:cs="Times New Roman"/>
        </w:rPr>
        <w:t xml:space="preserve"> obstacle</w:t>
      </w:r>
      <w:r w:rsidR="00DF52FA">
        <w:rPr>
          <w:rFonts w:ascii="Times New Roman" w:hAnsi="Times New Roman" w:cs="Times New Roman"/>
        </w:rPr>
        <w:t xml:space="preserve"> is </w:t>
      </w:r>
      <w:r w:rsidR="00AA1614">
        <w:rPr>
          <w:rFonts w:ascii="Times New Roman" w:hAnsi="Times New Roman" w:cs="Times New Roman"/>
        </w:rPr>
        <w:t xml:space="preserve">peripherally located rather than beneath the actor’s arced reach, </w:t>
      </w:r>
      <w:r w:rsidR="008B095A">
        <w:rPr>
          <w:rFonts w:ascii="Times New Roman" w:hAnsi="Times New Roman" w:cs="Times New Roman"/>
        </w:rPr>
        <w:t xml:space="preserve">infants should be less likely to associate it with </w:t>
      </w:r>
      <w:r w:rsidR="00A81651">
        <w:rPr>
          <w:rFonts w:ascii="Times New Roman" w:hAnsi="Times New Roman" w:cs="Times New Roman"/>
        </w:rPr>
        <w:t>the kinematics of the reach</w:t>
      </w:r>
      <w:r w:rsidR="00650F06">
        <w:rPr>
          <w:rFonts w:ascii="Times New Roman" w:hAnsi="Times New Roman" w:cs="Times New Roman"/>
        </w:rPr>
        <w:t xml:space="preserve"> </w:t>
      </w:r>
      <w:r w:rsidR="008B095A">
        <w:rPr>
          <w:rFonts w:ascii="Times New Roman" w:hAnsi="Times New Roman" w:cs="Times New Roman"/>
        </w:rPr>
        <w:t xml:space="preserve">given its reduced salience in this configuration. </w:t>
      </w:r>
    </w:p>
    <w:p w14:paraId="61A5BBF3" w14:textId="6339544A" w:rsidR="007C115F" w:rsidRDefault="008B095A" w:rsidP="00521D26">
      <w:pPr>
        <w:spacing w:line="480" w:lineRule="auto"/>
        <w:ind w:firstLine="720"/>
        <w:contextualSpacing/>
        <w:rPr>
          <w:rFonts w:ascii="Times New Roman" w:hAnsi="Times New Roman" w:cs="Times New Roman"/>
        </w:rPr>
      </w:pPr>
      <w:r>
        <w:rPr>
          <w:rFonts w:ascii="Times New Roman" w:hAnsi="Times New Roman" w:cs="Times New Roman"/>
        </w:rPr>
        <w:t xml:space="preserve">Importantly, although </w:t>
      </w:r>
      <w:r w:rsidR="008A5486">
        <w:rPr>
          <w:rFonts w:ascii="Times New Roman" w:hAnsi="Times New Roman" w:cs="Times New Roman"/>
        </w:rPr>
        <w:t>direct action</w:t>
      </w:r>
      <w:r>
        <w:rPr>
          <w:rFonts w:ascii="Times New Roman" w:hAnsi="Times New Roman" w:cs="Times New Roman"/>
        </w:rPr>
        <w:t xml:space="preserve"> experience and causal efficacy may</w:t>
      </w:r>
      <w:r w:rsidR="00D7275F">
        <w:rPr>
          <w:rFonts w:ascii="Times New Roman" w:hAnsi="Times New Roman" w:cs="Times New Roman"/>
        </w:rPr>
        <w:t xml:space="preserve"> serve similar functions—</w:t>
      </w:r>
      <w:r w:rsidR="007A723F">
        <w:rPr>
          <w:rFonts w:ascii="Times New Roman" w:hAnsi="Times New Roman" w:cs="Times New Roman"/>
        </w:rPr>
        <w:t xml:space="preserve">namely, </w:t>
      </w:r>
      <w:r w:rsidR="00D7275F">
        <w:rPr>
          <w:rFonts w:ascii="Times New Roman" w:hAnsi="Times New Roman" w:cs="Times New Roman"/>
        </w:rPr>
        <w:t xml:space="preserve">to boost </w:t>
      </w:r>
      <w:r>
        <w:rPr>
          <w:rFonts w:ascii="Times New Roman" w:hAnsi="Times New Roman" w:cs="Times New Roman"/>
        </w:rPr>
        <w:t xml:space="preserve">infants’ overall </w:t>
      </w:r>
      <w:r w:rsidR="00D7275F">
        <w:rPr>
          <w:rFonts w:ascii="Times New Roman" w:hAnsi="Times New Roman" w:cs="Times New Roman"/>
        </w:rPr>
        <w:t>attention</w:t>
      </w:r>
      <w:r w:rsidR="006B2AE1">
        <w:rPr>
          <w:rFonts w:ascii="Times New Roman" w:hAnsi="Times New Roman" w:cs="Times New Roman"/>
        </w:rPr>
        <w:t xml:space="preserve">, </w:t>
      </w:r>
      <w:r>
        <w:rPr>
          <w:rFonts w:ascii="Times New Roman" w:hAnsi="Times New Roman" w:cs="Times New Roman"/>
        </w:rPr>
        <w:t xml:space="preserve">engagement </w:t>
      </w:r>
      <w:r w:rsidR="008A5486">
        <w:rPr>
          <w:rFonts w:ascii="Times New Roman" w:hAnsi="Times New Roman" w:cs="Times New Roman"/>
        </w:rPr>
        <w:t>in a task</w:t>
      </w:r>
      <w:r w:rsidR="006B2AE1">
        <w:rPr>
          <w:rFonts w:ascii="Times New Roman" w:hAnsi="Times New Roman" w:cs="Times New Roman"/>
        </w:rPr>
        <w:t>, and learning of key aspects of it</w:t>
      </w:r>
      <w:r w:rsidR="00D7275F">
        <w:rPr>
          <w:rFonts w:ascii="Times New Roman" w:hAnsi="Times New Roman" w:cs="Times New Roman"/>
        </w:rPr>
        <w:t>—</w:t>
      </w:r>
      <w:r w:rsidR="007A723F">
        <w:rPr>
          <w:rFonts w:ascii="Times New Roman" w:hAnsi="Times New Roman" w:cs="Times New Roman"/>
        </w:rPr>
        <w:t>the effects that each has on</w:t>
      </w:r>
      <w:r w:rsidR="00D7275F">
        <w:rPr>
          <w:rFonts w:ascii="Times New Roman" w:hAnsi="Times New Roman" w:cs="Times New Roman"/>
        </w:rPr>
        <w:t xml:space="preserve"> how infants process events </w:t>
      </w:r>
      <w:r w:rsidR="009F7A89">
        <w:rPr>
          <w:rFonts w:ascii="Times New Roman" w:hAnsi="Times New Roman" w:cs="Times New Roman"/>
        </w:rPr>
        <w:t>within the task</w:t>
      </w:r>
      <w:r w:rsidR="00D7275F">
        <w:rPr>
          <w:rFonts w:ascii="Times New Roman" w:hAnsi="Times New Roman" w:cs="Times New Roman"/>
        </w:rPr>
        <w:t xml:space="preserve"> may differ</w:t>
      </w:r>
      <w:r w:rsidR="008A5486">
        <w:rPr>
          <w:rFonts w:ascii="Times New Roman" w:hAnsi="Times New Roman" w:cs="Times New Roman"/>
        </w:rPr>
        <w:t>.</w:t>
      </w:r>
      <w:r w:rsidR="00F3370F">
        <w:rPr>
          <w:rFonts w:ascii="Times New Roman" w:hAnsi="Times New Roman" w:cs="Times New Roman"/>
        </w:rPr>
        <w:t xml:space="preserve"> </w:t>
      </w:r>
      <w:r w:rsidR="00D7275F">
        <w:rPr>
          <w:rFonts w:ascii="Times New Roman" w:hAnsi="Times New Roman" w:cs="Times New Roman"/>
        </w:rPr>
        <w:t>For example, d</w:t>
      </w:r>
      <w:r w:rsidR="008A5486">
        <w:rPr>
          <w:rFonts w:ascii="Times New Roman" w:hAnsi="Times New Roman" w:cs="Times New Roman"/>
        </w:rPr>
        <w:t>irect action experience</w:t>
      </w:r>
      <w:r w:rsidR="007A723F">
        <w:rPr>
          <w:rFonts w:ascii="Times New Roman" w:hAnsi="Times New Roman" w:cs="Times New Roman"/>
        </w:rPr>
        <w:t>—such as that provided by sticky mittens—</w:t>
      </w:r>
      <w:r w:rsidR="00D7275F">
        <w:rPr>
          <w:rFonts w:ascii="Times New Roman" w:hAnsi="Times New Roman" w:cs="Times New Roman"/>
        </w:rPr>
        <w:t>may</w:t>
      </w:r>
      <w:r w:rsidR="007A723F">
        <w:rPr>
          <w:rFonts w:ascii="Times New Roman" w:hAnsi="Times New Roman" w:cs="Times New Roman"/>
        </w:rPr>
        <w:t xml:space="preserve"> strengthen </w:t>
      </w:r>
      <w:r w:rsidR="007A723F">
        <w:rPr>
          <w:rFonts w:ascii="Times New Roman" w:hAnsi="Times New Roman" w:cs="Times New Roman"/>
        </w:rPr>
        <w:lastRenderedPageBreak/>
        <w:t>infants’ encoding of their own straight reaching trajectories</w:t>
      </w:r>
      <w:r w:rsidR="001F286B">
        <w:rPr>
          <w:rFonts w:ascii="Times New Roman" w:hAnsi="Times New Roman" w:cs="Times New Roman"/>
        </w:rPr>
        <w:t xml:space="preserve">, as well as </w:t>
      </w:r>
      <w:r w:rsidR="00705050">
        <w:rPr>
          <w:rFonts w:ascii="Times New Roman" w:hAnsi="Times New Roman" w:cs="Times New Roman"/>
        </w:rPr>
        <w:t xml:space="preserve">perhaps </w:t>
      </w:r>
      <w:r w:rsidR="001F286B">
        <w:rPr>
          <w:rFonts w:ascii="Times New Roman" w:hAnsi="Times New Roman" w:cs="Times New Roman"/>
        </w:rPr>
        <w:t>their encoding of the features of the objects they are touching. In contrast, action events that are causally efficacious—</w:t>
      </w:r>
      <w:r w:rsidR="001A61AD">
        <w:rPr>
          <w:rFonts w:ascii="Times New Roman" w:hAnsi="Times New Roman" w:cs="Times New Roman"/>
        </w:rPr>
        <w:t>such that the</w:t>
      </w:r>
      <w:r w:rsidR="001F286B">
        <w:rPr>
          <w:rFonts w:ascii="Times New Roman" w:hAnsi="Times New Roman" w:cs="Times New Roman"/>
        </w:rPr>
        <w:t xml:space="preserve"> effect happens immediately and upon </w:t>
      </w:r>
      <w:r w:rsidR="002074F3">
        <w:rPr>
          <w:rFonts w:ascii="Times New Roman" w:hAnsi="Times New Roman" w:cs="Times New Roman"/>
        </w:rPr>
        <w:t xml:space="preserve">direct, physical </w:t>
      </w:r>
      <w:r w:rsidR="001F286B">
        <w:rPr>
          <w:rFonts w:ascii="Times New Roman" w:hAnsi="Times New Roman" w:cs="Times New Roman"/>
        </w:rPr>
        <w:t>contact—may enhance infants’ encoding of the relation</w:t>
      </w:r>
      <w:r w:rsidR="009D205F">
        <w:rPr>
          <w:rFonts w:ascii="Times New Roman" w:hAnsi="Times New Roman" w:cs="Times New Roman"/>
        </w:rPr>
        <w:t xml:space="preserve"> between the</w:t>
      </w:r>
      <w:r w:rsidR="001F286B">
        <w:rPr>
          <w:rFonts w:ascii="Times New Roman" w:hAnsi="Times New Roman" w:cs="Times New Roman"/>
        </w:rPr>
        <w:t xml:space="preserve"> curved motion and the barrier</w:t>
      </w:r>
      <w:r w:rsidR="006432DB">
        <w:rPr>
          <w:rFonts w:ascii="Times New Roman" w:hAnsi="Times New Roman" w:cs="Times New Roman"/>
        </w:rPr>
        <w:t>. These differences notwithstanding, both manipulations may support the same downstream outcome: They increase the likelihood that infants encode the relevant, perceptually grounded relations in an action task.</w:t>
      </w:r>
      <w:r w:rsidR="004C689B">
        <w:rPr>
          <w:rFonts w:ascii="Times New Roman" w:hAnsi="Times New Roman" w:cs="Times New Roman"/>
        </w:rPr>
        <w:t xml:space="preserve"> </w:t>
      </w:r>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r w:rsidR="00D61EC3">
        <w:rPr>
          <w:rFonts w:ascii="Times New Roman" w:hAnsi="Times New Roman" w:cs="Times New Roman"/>
        </w:rPr>
        <w:t xml:space="preserve">suggests </w:t>
      </w:r>
      <w:r w:rsidR="004C689B">
        <w:rPr>
          <w:rFonts w:ascii="Times New Roman" w:hAnsi="Times New Roman" w:cs="Times New Roman"/>
        </w:rPr>
        <w:t xml:space="preserve">that even the looking behavior of 3-month-old infants need not </w:t>
      </w:r>
      <w:r w:rsidR="00532E61">
        <w:rPr>
          <w:rFonts w:ascii="Times New Roman" w:hAnsi="Times New Roman" w:cs="Times New Roman"/>
        </w:rPr>
        <w:t xml:space="preserve">indicate </w:t>
      </w:r>
      <w:r w:rsidR="004C689B">
        <w:rPr>
          <w:rFonts w:ascii="Times New Roman" w:hAnsi="Times New Roman" w:cs="Times New Roman"/>
        </w:rPr>
        <w:t>early</w:t>
      </w:r>
      <w:r w:rsidR="00532E61">
        <w:rPr>
          <w:rFonts w:ascii="Times New Roman" w:hAnsi="Times New Roman" w:cs="Times New Roman"/>
        </w:rPr>
        <w:t>-</w:t>
      </w:r>
      <w:r w:rsidR="004C689B">
        <w:rPr>
          <w:rFonts w:ascii="Times New Roman" w:hAnsi="Times New Roman" w:cs="Times New Roman"/>
        </w:rPr>
        <w:t>emerging</w:t>
      </w:r>
      <w:r w:rsidR="001A61AD">
        <w:rPr>
          <w:rFonts w:ascii="Times New Roman" w:hAnsi="Times New Roman" w:cs="Times New Roman"/>
        </w:rPr>
        <w:t xml:space="preserve"> or even innate</w:t>
      </w:r>
      <w:r w:rsidR="004C689B">
        <w:rPr>
          <w:rFonts w:ascii="Times New Roman" w:hAnsi="Times New Roman" w:cs="Times New Roman"/>
        </w:rPr>
        <w:t xml:space="preserve"> notion</w:t>
      </w:r>
      <w:r w:rsidR="001A61AD">
        <w:rPr>
          <w:rFonts w:ascii="Times New Roman" w:hAnsi="Times New Roman" w:cs="Times New Roman"/>
        </w:rPr>
        <w:t>s</w:t>
      </w:r>
      <w:r w:rsidR="004C689B">
        <w:rPr>
          <w:rFonts w:ascii="Times New Roman" w:hAnsi="Times New Roman" w:cs="Times New Roman"/>
        </w:rPr>
        <w:t xml:space="preserve"> of </w:t>
      </w:r>
      <w:r w:rsidR="00532E61">
        <w:rPr>
          <w:rFonts w:ascii="Times New Roman" w:hAnsi="Times New Roman" w:cs="Times New Roman"/>
        </w:rPr>
        <w:t xml:space="preserve">action </w:t>
      </w:r>
      <w:r w:rsidR="004C689B">
        <w:rPr>
          <w:rFonts w:ascii="Times New Roman" w:hAnsi="Times New Roman" w:cs="Times New Roman"/>
        </w:rPr>
        <w:t>efficiency</w:t>
      </w:r>
      <w:r w:rsidR="001A61AD">
        <w:rPr>
          <w:rFonts w:ascii="Times New Roman" w:hAnsi="Times New Roman" w:cs="Times New Roman"/>
        </w:rPr>
        <w:t xml:space="preserve"> or goal</w:t>
      </w:r>
      <w:r w:rsidR="00A145E9">
        <w:rPr>
          <w:rFonts w:ascii="Times New Roman" w:hAnsi="Times New Roman" w:cs="Times New Roman"/>
        </w:rPr>
        <w:t>s</w:t>
      </w:r>
      <w:r w:rsidR="004C689B">
        <w:rPr>
          <w:rFonts w:ascii="Times New Roman" w:hAnsi="Times New Roman" w:cs="Times New Roman"/>
        </w:rPr>
        <w:t>. Instead, young infants’ looking patterns may arise from</w:t>
      </w:r>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r w:rsidR="009D3E05">
        <w:rPr>
          <w:rFonts w:ascii="Times New Roman" w:hAnsi="Times New Roman" w:cs="Times New Roman"/>
        </w:rPr>
        <w:t>an action scene</w:t>
      </w:r>
      <w:r w:rsidR="009D3E05" w:rsidRPr="009E7771">
        <w:rPr>
          <w:rFonts w:ascii="Times New Roman" w:hAnsi="Times New Roman" w:cs="Times New Roman"/>
        </w:rPr>
        <w:t xml:space="preserve">, incidental encoding of </w:t>
      </w:r>
      <w:r w:rsidR="00521D26">
        <w:rPr>
          <w:rFonts w:ascii="Times New Roman" w:hAnsi="Times New Roman" w:cs="Times New Roman"/>
        </w:rPr>
        <w:t xml:space="preserve">their </w:t>
      </w:r>
      <w:r w:rsidR="009D3E05" w:rsidRPr="009E7771">
        <w:rPr>
          <w:rFonts w:ascii="Times New Roman" w:hAnsi="Times New Roman" w:cs="Times New Roman"/>
        </w:rPr>
        <w:t>own reaching trajectories, and</w:t>
      </w:r>
      <w:r w:rsidR="004C689B">
        <w:rPr>
          <w:rFonts w:ascii="Times New Roman" w:hAnsi="Times New Roman" w:cs="Times New Roman"/>
        </w:rPr>
        <w:t xml:space="preserve"> the same perceptually grounded associative processes </w:t>
      </w:r>
      <w:r w:rsidR="00D61EC3">
        <w:rPr>
          <w:rFonts w:ascii="Times New Roman" w:hAnsi="Times New Roman" w:cs="Times New Roman"/>
        </w:rPr>
        <w:t>that I argue</w:t>
      </w:r>
      <w:r w:rsidR="004C689B">
        <w:rPr>
          <w:rFonts w:ascii="Times New Roman" w:hAnsi="Times New Roman" w:cs="Times New Roman"/>
        </w:rPr>
        <w:t xml:space="preserve"> </w:t>
      </w:r>
      <w:r w:rsidR="00532E61">
        <w:rPr>
          <w:rFonts w:ascii="Times New Roman" w:hAnsi="Times New Roman" w:cs="Times New Roman"/>
        </w:rPr>
        <w:t>subserve</w:t>
      </w:r>
      <w:r w:rsidR="004C689B">
        <w:rPr>
          <w:rFonts w:ascii="Times New Roman" w:hAnsi="Times New Roman" w:cs="Times New Roman"/>
        </w:rPr>
        <w:t xml:space="preserve"> older infants’ performance. </w:t>
      </w:r>
    </w:p>
    <w:p w14:paraId="59A5325D" w14:textId="4D743217" w:rsidR="00524642" w:rsidRDefault="00635C87" w:rsidP="0096761D">
      <w:pPr>
        <w:spacing w:line="480" w:lineRule="auto"/>
        <w:ind w:firstLine="720"/>
        <w:contextualSpacing/>
        <w:rPr>
          <w:rFonts w:ascii="Times New Roman" w:hAnsi="Times New Roman" w:cs="Times New Roman"/>
        </w:rPr>
      </w:pPr>
      <w:r>
        <w:rPr>
          <w:rFonts w:ascii="Times New Roman" w:hAnsi="Times New Roman" w:cs="Times New Roman"/>
        </w:rPr>
        <w:t>T</w:t>
      </w:r>
      <w:r w:rsidR="00837A23">
        <w:rPr>
          <w:rFonts w:ascii="Times New Roman" w:hAnsi="Times New Roman" w:cs="Times New Roman"/>
        </w:rPr>
        <w:t>wo</w:t>
      </w:r>
      <w:r>
        <w:rPr>
          <w:rFonts w:ascii="Times New Roman" w:hAnsi="Times New Roman" w:cs="Times New Roman"/>
        </w:rPr>
        <w:t xml:space="preserve"> points are worth clarifying before </w:t>
      </w:r>
      <w:r w:rsidR="0096761D">
        <w:rPr>
          <w:rFonts w:ascii="Times New Roman" w:hAnsi="Times New Roman" w:cs="Times New Roman"/>
        </w:rPr>
        <w:t>proceeding</w:t>
      </w:r>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r w:rsidR="0096761D">
        <w:rPr>
          <w:rFonts w:ascii="Times New Roman" w:hAnsi="Times New Roman" w:cs="Times New Roman"/>
        </w:rPr>
        <w:t xml:space="preserve">is it </w:t>
      </w:r>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more</w:t>
      </w:r>
      <w:r w:rsidRPr="000B0B74">
        <w:rPr>
          <w:rFonts w:ascii="Times New Roman" w:hAnsi="Times New Roman" w:cs="Times New Roman"/>
        </w:rPr>
        <w:t xml:space="preserve"> general</w:t>
      </w:r>
      <w:r w:rsidR="009F7A89">
        <w:rPr>
          <w:rFonts w:ascii="Times New Roman" w:hAnsi="Times New Roman" w:cs="Times New Roman"/>
        </w:rPr>
        <w:t>, experience-based, associative</w:t>
      </w:r>
      <w:r w:rsidRPr="000B0B74">
        <w:rPr>
          <w:rFonts w:ascii="Times New Roman" w:hAnsi="Times New Roman" w:cs="Times New Roman"/>
        </w:rPr>
        <w:t xml:space="preserve"> processes</w:t>
      </w:r>
      <w:r w:rsidR="009F7A89">
        <w:rPr>
          <w:rFonts w:ascii="Times New Roman" w:hAnsi="Times New Roman" w:cs="Times New Roman"/>
        </w:rPr>
        <w:t xml:space="preserve">—processes </w:t>
      </w:r>
      <w:r w:rsidRPr="000B0B74">
        <w:rPr>
          <w:rFonts w:ascii="Times New Roman" w:hAnsi="Times New Roman" w:cs="Times New Roman"/>
        </w:rPr>
        <w:t>that operate over</w:t>
      </w:r>
      <w:r>
        <w:rPr>
          <w:rFonts w:ascii="Times New Roman" w:hAnsi="Times New Roman" w:cs="Times New Roman"/>
        </w:rPr>
        <w:t xml:space="preserve"> the</w:t>
      </w:r>
      <w:r w:rsidR="0096761D">
        <w:rPr>
          <w:rFonts w:ascii="Times New Roman" w:hAnsi="Times New Roman" w:cs="Times New Roman"/>
        </w:rPr>
        <w:t xml:space="preserve"> visible, low-level, and conceptually neutral</w:t>
      </w:r>
      <w:r>
        <w:rPr>
          <w:rFonts w:ascii="Times New Roman" w:hAnsi="Times New Roman" w:cs="Times New Roman"/>
        </w:rPr>
        <w:t xml:space="preserve"> </w:t>
      </w:r>
      <w:r w:rsidR="0096761D">
        <w:rPr>
          <w:rFonts w:ascii="Times New Roman" w:hAnsi="Times New Roman" w:cs="Times New Roman"/>
        </w:rPr>
        <w:t>features</w:t>
      </w:r>
      <w:r>
        <w:rPr>
          <w:rFonts w:ascii="Times New Roman" w:hAnsi="Times New Roman" w:cs="Times New Roman"/>
        </w:rPr>
        <w:t xml:space="preserve"> </w:t>
      </w:r>
      <w:r w:rsidR="00013134">
        <w:rPr>
          <w:rFonts w:ascii="Times New Roman" w:hAnsi="Times New Roman" w:cs="Times New Roman"/>
        </w:rPr>
        <w:t>of</w:t>
      </w:r>
      <w:r>
        <w:rPr>
          <w:rFonts w:ascii="Times New Roman" w:hAnsi="Times New Roman" w:cs="Times New Roman"/>
        </w:rPr>
        <w:t xml:space="preserve"> visual scenes</w:t>
      </w:r>
      <w:r w:rsidR="00013134">
        <w:rPr>
          <w:rFonts w:ascii="Times New Roman" w:hAnsi="Times New Roman" w:cs="Times New Roman"/>
        </w:rPr>
        <w:t xml:space="preserve"> and kinematics of different actions</w:t>
      </w:r>
      <w:r w:rsidR="0096761D">
        <w:rPr>
          <w:rFonts w:ascii="Times New Roman" w:hAnsi="Times New Roman" w:cs="Times New Roman"/>
        </w:rPr>
        <w:t>.</w:t>
      </w:r>
      <w:r>
        <w:rPr>
          <w:rFonts w:ascii="Times New Roman" w:hAnsi="Times New Roman" w:cs="Times New Roman"/>
        </w:rPr>
        <w:t xml:space="preserve"> </w:t>
      </w:r>
      <w:r w:rsidRPr="009A322E">
        <w:rPr>
          <w:rFonts w:ascii="Times New Roman" w:hAnsi="Times New Roman" w:cs="Times New Roman"/>
        </w:rPr>
        <w:t xml:space="preserve">Second, although </w:t>
      </w:r>
      <w:r w:rsidR="00105BB1">
        <w:rPr>
          <w:rFonts w:ascii="Times New Roman" w:hAnsi="Times New Roman" w:cs="Times New Roman"/>
        </w:rPr>
        <w:t>the overarching goal of the current paper is</w:t>
      </w:r>
      <w:r w:rsidRPr="009A322E">
        <w:rPr>
          <w:rFonts w:ascii="Times New Roman" w:hAnsi="Times New Roman" w:cs="Times New Roman"/>
        </w:rPr>
        <w:t xml:space="preserve"> to </w:t>
      </w:r>
      <w:r w:rsidR="00013134">
        <w:rPr>
          <w:rFonts w:ascii="Times New Roman" w:hAnsi="Times New Roman" w:cs="Times New Roman"/>
        </w:rPr>
        <w:t>test—through computer simulations—the sufficiency of the present account in capturing</w:t>
      </w:r>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r w:rsidR="00F77113">
        <w:rPr>
          <w:rFonts w:ascii="Times New Roman" w:hAnsi="Times New Roman" w:cs="Times New Roman"/>
        </w:rPr>
        <w:t>a much broader contention:</w:t>
      </w:r>
      <w:r w:rsidRPr="009A322E">
        <w:rPr>
          <w:rFonts w:ascii="Times New Roman" w:hAnsi="Times New Roman" w:cs="Times New Roman"/>
        </w:rPr>
        <w:t xml:space="preserve"> </w:t>
      </w:r>
      <w:r w:rsidR="00F77113">
        <w:rPr>
          <w:rFonts w:ascii="Times New Roman" w:hAnsi="Times New Roman" w:cs="Times New Roman"/>
        </w:rPr>
        <w:t>Infants’ looking</w:t>
      </w:r>
      <w:r w:rsidRPr="009A322E">
        <w:rPr>
          <w:rFonts w:ascii="Times New Roman" w:hAnsi="Times New Roman" w:cs="Times New Roman"/>
        </w:rPr>
        <w:t xml:space="preserve"> behavior in </w:t>
      </w:r>
      <w:r w:rsidR="00105BB1">
        <w:rPr>
          <w:rFonts w:ascii="Times New Roman" w:hAnsi="Times New Roman" w:cs="Times New Roman"/>
        </w:rPr>
        <w:t xml:space="preserve">studies on </w:t>
      </w:r>
      <w:r w:rsidR="00732101">
        <w:rPr>
          <w:rFonts w:ascii="Times New Roman" w:hAnsi="Times New Roman" w:cs="Times New Roman"/>
        </w:rPr>
        <w:t>action understanding</w:t>
      </w:r>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w:t>
      </w:r>
      <w:r>
        <w:rPr>
          <w:rFonts w:ascii="Times New Roman" w:hAnsi="Times New Roman" w:cs="Times New Roman"/>
        </w:rPr>
        <w:lastRenderedPageBreak/>
        <w:t>proponents of lean accounts</w:t>
      </w:r>
      <w:r w:rsidRPr="009A322E">
        <w:rPr>
          <w:rFonts w:ascii="Times New Roman" w:hAnsi="Times New Roman" w:cs="Times New Roman"/>
        </w:rPr>
        <w:t xml:space="preserve"> have argued account for infants’ behavior in VoE studies more broadly</w:t>
      </w:r>
      <w:r w:rsidR="00105BB1">
        <w:rPr>
          <w:rFonts w:ascii="Times New Roman" w:hAnsi="Times New Roman" w:cs="Times New Roman"/>
        </w:rPr>
        <w:t xml:space="preserve"> (e.g., </w:t>
      </w:r>
      <w:r w:rsidR="00F67E24">
        <w:rPr>
          <w:rFonts w:ascii="Times New Roman" w:hAnsi="Times New Roman" w:cs="Times New Roman"/>
        </w:rPr>
        <w:t xml:space="preserve">Altmann &amp; Dienes, 1999; </w:t>
      </w:r>
      <w:r w:rsidR="000E3F68">
        <w:rPr>
          <w:rFonts w:ascii="Times New Roman" w:hAnsi="Times New Roman" w:cs="Times New Roman"/>
        </w:rPr>
        <w:t>Benton, 2024;</w:t>
      </w:r>
      <w:r w:rsidR="00FC5CD7">
        <w:rPr>
          <w:rFonts w:ascii="Times New Roman" w:hAnsi="Times New Roman" w:cs="Times New Roman"/>
        </w:rPr>
        <w:t xml:space="preserve"> 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Orhan &amp; Lake, 2024; Overwalle, 2010</w:t>
      </w:r>
      <w:r w:rsidR="00797E75">
        <w:rPr>
          <w:rFonts w:ascii="Times New Roman" w:hAnsi="Times New Roman" w:cs="Times New Roman"/>
        </w:rPr>
        <w:t>;</w:t>
      </w:r>
      <w:r w:rsidR="000E3F68">
        <w:rPr>
          <w:rFonts w:ascii="Times New Roman" w:hAnsi="Times New Roman" w:cs="Times New Roman"/>
        </w:rPr>
        <w:t xml:space="preserve"> Rakison &amp; Lupyan, 2008; Rumelhart &amp; McClelland, 1985; Vong et al., 2004</w:t>
      </w:r>
      <w:r w:rsidR="009130D6">
        <w:rPr>
          <w:rFonts w:ascii="Times New Roman" w:hAnsi="Times New Roman" w:cs="Times New Roman"/>
        </w:rPr>
        <w:t xml:space="preserve">; for excellent reviews see </w:t>
      </w:r>
      <w:r w:rsidR="00D93369">
        <w:rPr>
          <w:rFonts w:ascii="Times New Roman" w:hAnsi="Times New Roman" w:cs="Times New Roman"/>
        </w:rPr>
        <w:t xml:space="preserve">Elman et al., 1996 and </w:t>
      </w:r>
      <w:r w:rsidR="009130D6">
        <w:rPr>
          <w:rFonts w:ascii="Times New Roman" w:hAnsi="Times New Roman" w:cs="Times New Roman"/>
        </w:rPr>
        <w:t>Yermolayeva &amp; Rakison, 201</w:t>
      </w:r>
      <w:r w:rsidR="00D93369">
        <w:rPr>
          <w:rFonts w:ascii="Times New Roman" w:hAnsi="Times New Roman" w:cs="Times New Roman"/>
        </w:rPr>
        <w:t>4</w:t>
      </w:r>
      <w:r w:rsidR="000E3F68">
        <w:rPr>
          <w:rFonts w:ascii="Times New Roman" w:hAnsi="Times New Roman" w:cs="Times New Roman"/>
        </w:rPr>
        <w:t>)</w:t>
      </w:r>
      <w:r w:rsidRPr="009A322E">
        <w:rPr>
          <w:rFonts w:ascii="Times New Roman" w:hAnsi="Times New Roman" w:cs="Times New Roman"/>
        </w:rPr>
        <w:t>.</w:t>
      </w:r>
      <w:r>
        <w:rPr>
          <w:rFonts w:ascii="Times New Roman" w:hAnsi="Times New Roman" w:cs="Times New Roman"/>
        </w:rPr>
        <w:t xml:space="preserve">  </w:t>
      </w:r>
      <w:r w:rsidR="00105BB1">
        <w:rPr>
          <w:rFonts w:ascii="Times New Roman" w:hAnsi="Times New Roman" w:cs="Times New Roman"/>
        </w:rPr>
        <w:t>In this way, the current theory—and the model that implements it—builds on rather than departs from this extensive literature</w:t>
      </w:r>
      <w:r w:rsidR="00CD66A2">
        <w:rPr>
          <w:rFonts w:ascii="Times New Roman" w:hAnsi="Times New Roman" w:cs="Times New Roman"/>
        </w:rPr>
        <w:t xml:space="preserve"> and should be viewed as such</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4E3DAF5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The goals of the present simulations were twofold. The first goal was to</w:t>
      </w:r>
      <w:r w:rsidR="00F83FBE" w:rsidRPr="00F83FBE">
        <w:rPr>
          <w:rFonts w:ascii="Times New Roman" w:hAnsi="Times New Roman" w:cs="Times New Roman"/>
        </w:rPr>
        <w:t xml:space="preserve"> assess the viability and sufficiency of the current account</w:t>
      </w:r>
      <w:r>
        <w:rPr>
          <w:rFonts w:ascii="Times New Roman" w:hAnsi="Times New Roman" w:cs="Times New Roman"/>
        </w:rPr>
        <w:t>. To do this,</w:t>
      </w:r>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 xml:space="preserve">connectionist model called ALIAS </w:t>
      </w:r>
      <w:r w:rsidR="00F83FBE" w:rsidRPr="00F83FBE">
        <w:rPr>
          <w:rFonts w:ascii="Times New Roman" w:hAnsi="Times New Roman" w:cs="Times New Roman"/>
        </w:rPr>
        <w:t xml:space="preserve">to determine whether </w:t>
      </w:r>
      <w:r w:rsidR="00197111">
        <w:rPr>
          <w:rFonts w:ascii="Times New Roman" w:hAnsi="Times New Roman" w:cs="Times New Roman"/>
        </w:rPr>
        <w:t>the model</w:t>
      </w:r>
      <w:r w:rsidR="00F83FBE" w:rsidRPr="00F83FBE">
        <w:rPr>
          <w:rFonts w:ascii="Times New Roman" w:hAnsi="Times New Roman" w:cs="Times New Roman"/>
        </w:rPr>
        <w:t xml:space="preserve"> can qualitatively explain infants’ looking responses across a range of </w:t>
      </w:r>
      <w:r w:rsidR="00F83FBE">
        <w:rPr>
          <w:rFonts w:ascii="Times New Roman" w:hAnsi="Times New Roman" w:cs="Times New Roman"/>
        </w:rPr>
        <w:t>VoE</w:t>
      </w:r>
      <w:r w:rsidR="00F83FBE" w:rsidRPr="00F83FBE">
        <w:rPr>
          <w:rFonts w:ascii="Times New Roman" w:hAnsi="Times New Roman" w:cs="Times New Roman"/>
        </w:rPr>
        <w:t xml:space="preserve"> studies </w:t>
      </w:r>
      <w:r w:rsidR="00F83FBE">
        <w:rPr>
          <w:rFonts w:ascii="Times New Roman" w:hAnsi="Times New Roman" w:cs="Times New Roman"/>
        </w:rPr>
        <w:t xml:space="preserve">assessing infant </w:t>
      </w:r>
      <w:r w:rsidR="00F83FBE" w:rsidRPr="00F83FBE">
        <w:rPr>
          <w:rFonts w:ascii="Times New Roman" w:hAnsi="Times New Roman" w:cs="Times New Roman"/>
        </w:rPr>
        <w:t>action understanding</w:t>
      </w:r>
      <w:r w:rsidR="00F83FBE">
        <w:rPr>
          <w:rFonts w:ascii="Times New Roman" w:hAnsi="Times New Roman" w:cs="Times New Roman"/>
        </w:rPr>
        <w:t>.</w:t>
      </w:r>
      <w:r w:rsidR="00FC2F2A">
        <w:rPr>
          <w:rFonts w:ascii="Times New Roman" w:hAnsi="Times New Roman" w:cs="Times New Roman"/>
        </w:rPr>
        <w:t xml:space="preserve"> </w:t>
      </w:r>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r w:rsidR="00FC2F2A">
        <w:rPr>
          <w:rFonts w:ascii="Times New Roman" w:eastAsia="Times New Roman" w:hAnsi="Times New Roman" w:cs="Times New Roman"/>
        </w:rPr>
        <w:t>because ALIAS was developed to capture</w:t>
      </w:r>
      <w:r w:rsidR="00E35E64">
        <w:rPr>
          <w:rFonts w:ascii="Times New Roman" w:eastAsia="Times New Roman" w:hAnsi="Times New Roman" w:cs="Times New Roman"/>
        </w:rPr>
        <w:t xml:space="preserve"> a broad set of</w:t>
      </w:r>
      <w:r w:rsidR="00FC2F2A">
        <w:rPr>
          <w:rFonts w:ascii="Times New Roman" w:eastAsia="Times New Roman" w:hAnsi="Times New Roman" w:cs="Times New Roman"/>
        </w:rPr>
        <w:t xml:space="preserve"> key findings in this literature</w:t>
      </w:r>
      <w:r>
        <w:rPr>
          <w:rFonts w:ascii="Times New Roman" w:eastAsia="Times New Roman" w:hAnsi="Times New Roman" w:cs="Times New Roman"/>
        </w:rPr>
        <w:t xml:space="preserve"> rather than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reproduce the full details of any one study or every experiment within it.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r w:rsidR="00D213F8">
        <w:rPr>
          <w:rFonts w:ascii="Times New Roman" w:eastAsia="Times New Roman" w:hAnsi="Times New Roman" w:cs="Times New Roman"/>
        </w:rPr>
        <w:t>targeted here</w:t>
      </w:r>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r w:rsidR="007B777A">
        <w:rPr>
          <w:rFonts w:ascii="Times New Roman" w:eastAsia="Times New Roman" w:hAnsi="Times New Roman" w:cs="Times New Roman"/>
        </w:rPr>
        <w:t>thought</w:t>
      </w:r>
      <w:r w:rsidR="00F90C60" w:rsidRPr="00F90C60">
        <w:rPr>
          <w:rFonts w:ascii="Times New Roman" w:eastAsia="Times New Roman" w:hAnsi="Times New Roman" w:cs="Times New Roman"/>
        </w:rPr>
        <w:t xml:space="preserve"> to drive infants’ behavior</w:t>
      </w:r>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r w:rsidR="00A318A3">
        <w:rPr>
          <w:rFonts w:ascii="Times New Roman" w:eastAsia="Times New Roman" w:hAnsi="Times New Roman" w:cs="Times New Roman"/>
        </w:rPr>
        <w:t>Additionally, by</w:t>
      </w:r>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r w:rsidR="007B777A">
        <w:rPr>
          <w:rFonts w:ascii="Times New Roman" w:eastAsia="Times New Roman" w:hAnsi="Times New Roman" w:cs="Times New Roman"/>
        </w:rPr>
        <w:t>The five findings that were the targets of the present series of simulations were</w:t>
      </w:r>
      <w:r w:rsidR="00155706">
        <w:rPr>
          <w:rFonts w:ascii="Times New Roman" w:eastAsia="Times New Roman" w:hAnsi="Times New Roman" w:cs="Times New Roman"/>
        </w:rPr>
        <w:t xml:space="preserve">: </w:t>
      </w:r>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w:t>
      </w:r>
      <w:r w:rsidR="007B777A">
        <w:rPr>
          <w:rFonts w:ascii="Times New Roman" w:hAnsi="Times New Roman" w:cs="Times New Roman"/>
        </w:rPr>
        <w:lastRenderedPageBreak/>
        <w:t xml:space="preserve">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infants look equally long at both actions when the action and barrier are spatially separated</w:t>
      </w:r>
      <w:r w:rsidR="00524642">
        <w:rPr>
          <w:rFonts w:ascii="Times New Roman" w:hAnsi="Times New Roman" w:cs="Times New Roman"/>
        </w:rPr>
        <w:t xml:space="preserve"> (e.g., Gergely et al., 1995</w:t>
      </w:r>
      <w:r w:rsidR="00E03DD5">
        <w:rPr>
          <w:rFonts w:ascii="Times New Roman" w:hAnsi="Times New Roman" w:cs="Times New Roman"/>
        </w:rPr>
        <w:t>; Csibra et al., 1999</w:t>
      </w:r>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Csibra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7ECD6DF5"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D90B52">
        <w:rPr>
          <w:rFonts w:ascii="Times New Roman" w:hAnsi="Times New Roman" w:cs="Times New Roman"/>
        </w:rPr>
        <w:t xml:space="preserve">; </w:t>
      </w:r>
      <w:r w:rsidR="006B114B">
        <w:rPr>
          <w:rFonts w:ascii="Times New Roman" w:hAnsi="Times New Roman" w:cs="Times New Roman"/>
        </w:rPr>
        <w:t>Liu et al, 2017</w:t>
      </w:r>
      <w:r w:rsidR="00524642">
        <w:rPr>
          <w:rFonts w:ascii="Times New Roman" w:hAnsi="Times New Roman" w:cs="Times New Roman"/>
        </w:rPr>
        <w:t>)</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understanding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B1DE0">
        <w:rPr>
          <w:rFonts w:ascii="Times New Roman" w:hAnsi="Times New Roman" w:cs="Times New Roman"/>
        </w:rPr>
        <w:t xml:space="preserve"> or an action event is given a causal interpretation (e.g., Liu et al., 2019)</w:t>
      </w:r>
      <w:r w:rsidR="00DA6161">
        <w:rPr>
          <w:rFonts w:ascii="Times New Roman" w:hAnsi="Times New Roman" w:cs="Times New Roman"/>
        </w:rPr>
        <w:t>.</w:t>
      </w:r>
    </w:p>
    <w:p w14:paraId="3611B7CC" w14:textId="5D40C106"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all the findings derive from studies that used some version of the Gergely et al.</w:t>
      </w:r>
      <w:r w:rsidR="00FE4932">
        <w:rPr>
          <w:rFonts w:ascii="Times New Roman" w:hAnsi="Times New Roman" w:cs="Times New Roman"/>
        </w:rPr>
        <w:t>’s</w:t>
      </w:r>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w:t>
      </w:r>
      <w:r w:rsidR="00F33569">
        <w:rPr>
          <w:rFonts w:ascii="Times New Roman" w:hAnsi="Times New Roman" w:cs="Times New Roman"/>
        </w:rPr>
        <w:t xml:space="preserve"> (hereafter the Gergely paradigm)</w:t>
      </w:r>
      <w:r w:rsidR="00524642">
        <w:rPr>
          <w:rFonts w:ascii="Times New Roman" w:hAnsi="Times New Roman" w:cs="Times New Roman"/>
        </w:rPr>
        <w:t xml:space="preserve">.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r w:rsidR="006F4E6E" w:rsidRPr="006F4E6E">
        <w:rPr>
          <w:rFonts w:ascii="Times New Roman" w:hAnsi="Times New Roman" w:cs="Times New Roman"/>
        </w:rPr>
        <w:t xml:space="preserve">Although the current model could in principle be extended to simulate infants’ </w:t>
      </w:r>
      <w:r w:rsidR="006F4E6E" w:rsidRPr="006F4E6E">
        <w:rPr>
          <w:rFonts w:ascii="Times New Roman" w:hAnsi="Times New Roman" w:cs="Times New Roman"/>
        </w:rPr>
        <w:lastRenderedPageBreak/>
        <w:t xml:space="preserve">performance in action-understanding studies that use different methods, doing so would make it difficult to determine whether any success reflects the explanatory power of the </w:t>
      </w:r>
      <w:r w:rsidR="006F4E6E">
        <w:rPr>
          <w:rFonts w:ascii="Times New Roman" w:hAnsi="Times New Roman" w:cs="Times New Roman"/>
        </w:rPr>
        <w:t xml:space="preserve">present </w:t>
      </w:r>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p>
    <w:p w14:paraId="6403B81C" w14:textId="469C0438"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Pr>
          <w:rFonts w:ascii="Times New Roman" w:hAnsi="Times New Roman" w:cs="Times New Roman"/>
        </w:rPr>
        <w:t xml:space="preserve">provides a better account of </w:t>
      </w:r>
      <w:r w:rsidR="0089435D">
        <w:rPr>
          <w:rFonts w:ascii="Times New Roman" w:hAnsi="Times New Roman" w:cs="Times New Roman"/>
        </w:rPr>
        <w:t>the five target findings</w:t>
      </w:r>
      <w:r>
        <w:rPr>
          <w:rFonts w:ascii="Times New Roman" w:hAnsi="Times New Roman" w:cs="Times New Roman"/>
        </w:rPr>
        <w:t xml:space="preserve"> than</w:t>
      </w:r>
      <w:r w:rsidR="00366CD3">
        <w:rPr>
          <w:rFonts w:ascii="Times New Roman" w:hAnsi="Times New Roman" w:cs="Times New Roman"/>
        </w:rPr>
        <w:t xml:space="preserve"> Overwalle’s (2010)</w:t>
      </w:r>
      <w:r w:rsidR="00F33569">
        <w:rPr>
          <w:rFonts w:ascii="Times New Roman" w:hAnsi="Times New Roman" w:cs="Times New Roman"/>
        </w:rPr>
        <w:t>, hereafter OM10,</w:t>
      </w:r>
      <w:r w:rsidR="00366CD3">
        <w:rPr>
          <w:rFonts w:ascii="Times New Roman" w:hAnsi="Times New Roman" w:cs="Times New Roman"/>
        </w:rPr>
        <w:t xml:space="preserve"> model.</w:t>
      </w:r>
      <w:r w:rsidR="0089435D">
        <w:rPr>
          <w:rFonts w:ascii="Times New Roman" w:hAnsi="Times New Roman" w:cs="Times New Roman"/>
        </w:rPr>
        <w:t xml:space="preserve"> </w:t>
      </w:r>
      <w:r w:rsidR="000D6324">
        <w:rPr>
          <w:rFonts w:ascii="Times New Roman" w:hAnsi="Times New Roman" w:cs="Times New Roman"/>
        </w:rPr>
        <w:t xml:space="preserve">Specifically, the goal of the current simulations was to show that </w:t>
      </w:r>
      <w:r w:rsidR="008E78C5">
        <w:rPr>
          <w:rFonts w:ascii="Times New Roman" w:hAnsi="Times New Roman" w:cs="Times New Roman"/>
        </w:rPr>
        <w:t>ALIAS—which</w:t>
      </w:r>
      <w:r w:rsidR="000D6324">
        <w:rPr>
          <w:rFonts w:ascii="Times New Roman" w:hAnsi="Times New Roman" w:cs="Times New Roman"/>
        </w:rPr>
        <w:t xml:space="preserve"> incorporates prior experience, richer internal structure, and a more faithful representation of key task features in action-understanding studies</w:t>
      </w:r>
      <w:r w:rsidR="008E78C5">
        <w:rPr>
          <w:rFonts w:ascii="Times New Roman" w:hAnsi="Times New Roman" w:cs="Times New Roman"/>
        </w:rPr>
        <w:t>—</w:t>
      </w:r>
      <w:r w:rsidR="000D6324">
        <w:rPr>
          <w:rFonts w:ascii="Times New Roman" w:hAnsi="Times New Roman" w:cs="Times New Roman"/>
        </w:rPr>
        <w:t>does a better job at</w:t>
      </w:r>
      <w:r w:rsidR="00183560">
        <w:rPr>
          <w:rFonts w:ascii="Times New Roman" w:hAnsi="Times New Roman" w:cs="Times New Roman"/>
        </w:rPr>
        <w:t xml:space="preserve"> capturing</w:t>
      </w:r>
      <w:r w:rsidR="000D6324">
        <w:rPr>
          <w:rFonts w:ascii="Times New Roman" w:hAnsi="Times New Roman" w:cs="Times New Roman"/>
        </w:rPr>
        <w:t xml:space="preserve"> infants’ looking </w:t>
      </w:r>
      <w:r w:rsidR="00183560">
        <w:rPr>
          <w:rFonts w:ascii="Times New Roman" w:hAnsi="Times New Roman" w:cs="Times New Roman"/>
        </w:rPr>
        <w:t>data</w:t>
      </w:r>
      <w:r w:rsidR="000D6324">
        <w:rPr>
          <w:rFonts w:ascii="Times New Roman" w:hAnsi="Times New Roman" w:cs="Times New Roman"/>
        </w:rPr>
        <w:t xml:space="preserve"> across a broader range of studies than </w:t>
      </w:r>
      <w:r w:rsidR="008E78C5">
        <w:rPr>
          <w:rFonts w:ascii="Times New Roman" w:hAnsi="Times New Roman" w:cs="Times New Roman"/>
        </w:rPr>
        <w:t>OM10, a model that lacks these features</w:t>
      </w:r>
      <w:r w:rsidR="000D6324">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accounts for less of the data than </w:t>
      </w:r>
      <w:r w:rsidR="009C431B">
        <w:rPr>
          <w:rFonts w:ascii="Times New Roman" w:hAnsi="Times New Roman" w:cs="Times New Roman"/>
        </w:rPr>
        <w:t>ALIAS</w:t>
      </w:r>
      <w:r w:rsidR="00183560" w:rsidRPr="00183560">
        <w:rPr>
          <w:rFonts w:ascii="Times New Roman" w:hAnsi="Times New Roman" w:cs="Times New Roman"/>
        </w:rPr>
        <w:t xml:space="preserve">, the present simulations not only show that the limitations identified in </w:t>
      </w:r>
      <w:r w:rsidR="009C431B">
        <w:rPr>
          <w:rFonts w:ascii="Times New Roman" w:hAnsi="Times New Roman" w:cs="Times New Roman"/>
        </w:rPr>
        <w:t>OM10</w:t>
      </w:r>
      <w:r w:rsidR="00183560" w:rsidRPr="00183560">
        <w:rPr>
          <w:rFonts w:ascii="Times New Roman" w:hAnsi="Times New Roman" w:cs="Times New Roman"/>
        </w:rPr>
        <w:t xml:space="preserve"> are genuine but also demonstrate that removing them increases</w:t>
      </w:r>
      <w:r w:rsidR="009C431B">
        <w:rPr>
          <w:rFonts w:ascii="Times New Roman" w:hAnsi="Times New Roman" w:cs="Times New Roman"/>
        </w:rPr>
        <w:t xml:space="preserve"> explains the enhanced explanatory scope of ALIAS.</w:t>
      </w:r>
      <w:r w:rsidR="00183560" w:rsidRPr="00183560">
        <w:rPr>
          <w:rFonts w:ascii="Times New Roman" w:hAnsi="Times New Roman" w:cs="Times New Roman"/>
        </w:rPr>
        <w:t xml:space="preserve"> </w:t>
      </w:r>
    </w:p>
    <w:p w14:paraId="3003D899" w14:textId="0F642ED6"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describe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r w:rsidR="009870E3">
        <w:rPr>
          <w:rFonts w:ascii="Times New Roman" w:hAnsi="Times New Roman" w:cs="Times New Roman"/>
        </w:rPr>
        <w:t>—this experience was</w:t>
      </w:r>
      <w:r w:rsidR="00EF2209">
        <w:rPr>
          <w:rFonts w:ascii="Times New Roman" w:hAnsi="Times New Roman" w:cs="Times New Roman"/>
        </w:rPr>
        <w:t xml:space="preserve"> crucially</w:t>
      </w:r>
      <w:r w:rsidR="001645F2">
        <w:rPr>
          <w:rFonts w:ascii="Times New Roman" w:hAnsi="Times New Roman" w:cs="Times New Roman"/>
        </w:rPr>
        <w:t xml:space="preserve"> identical across all reported </w:t>
      </w:r>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Overwalle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One is OM10. Another is an extension of OM10, OM10-2, that more faithfully represents the task structure of the studies from which the present target behaviors were derived. A final model is an extension of ALIAS-2.T</w:t>
      </w:r>
      <w:r w:rsidR="00650B4D">
        <w:rPr>
          <w:rFonts w:ascii="Times New Roman" w:hAnsi="Times New Roman" w:cs="Times New Roman"/>
        </w:rPr>
        <w:t xml:space="preserve">he sole difference between this model and ALIAS is that salience information is removed from it. By removing such information, it is possible to evaluate the </w:t>
      </w:r>
      <w:r w:rsidR="00650B4D">
        <w:rPr>
          <w:rFonts w:ascii="Times New Roman" w:hAnsi="Times New Roman" w:cs="Times New Roman"/>
        </w:rPr>
        <w:lastRenderedPageBreak/>
        <w:t xml:space="preserve">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In cases where the original reports did not 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studies that evaluate action understanding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7C1E0FE0" w14:textId="48D5917F" w:rsidR="00B6529F" w:rsidRDefault="00B6529F" w:rsidP="000B75DA">
      <w:pPr>
        <w:spacing w:line="480" w:lineRule="auto"/>
        <w:ind w:firstLine="720"/>
        <w:contextualSpacing/>
        <w:rPr>
          <w:rFonts w:ascii="Times New Roman" w:hAnsi="Times New Roman" w:cs="Times New Roman"/>
        </w:rPr>
      </w:pPr>
      <w:r>
        <w:rPr>
          <w:rFonts w:ascii="Times New Roman" w:hAnsi="Times New Roman" w:cs="Times New Roman"/>
        </w:rPr>
        <w:t>To foreshadow the results of the simulation, and in particular of the model comparisons, ALIAS was the only model to capture successfully all five target findings. This model also generated several predictions that can, and should, be tested in future behavioral experiments. The remaining models varied in the number of target findings for which they were able to account. For example</w:t>
      </w:r>
      <w:r w:rsidR="00C0332B">
        <w:rPr>
          <w:rFonts w:ascii="Times New Roman" w:hAnsi="Times New Roman" w:cs="Times New Roman"/>
        </w:rPr>
        <w:t>, OM10 fully captured the first two findings</w:t>
      </w:r>
      <w:r w:rsidR="002D468C">
        <w:rPr>
          <w:rFonts w:ascii="Times New Roman" w:hAnsi="Times New Roman" w:cs="Times New Roman"/>
        </w:rPr>
        <w:t xml:space="preserve"> but</w:t>
      </w:r>
      <w:r w:rsidR="00C0332B">
        <w:rPr>
          <w:rFonts w:ascii="Times New Roman" w:hAnsi="Times New Roman" w:cs="Times New Roman"/>
        </w:rPr>
        <w:t xml:space="preserve"> failed to capture the remaining two findings. Similarly, …. . In contrast, …. </w:t>
      </w:r>
      <w:r w:rsidR="009F2395">
        <w:rPr>
          <w:rFonts w:ascii="Times New Roman" w:hAnsi="Times New Roman" w:cs="Times New Roman"/>
        </w:rPr>
        <w:t xml:space="preserve">The performance of each model is shown in Table 1. </w:t>
      </w:r>
      <w:r w:rsidR="00C0332B">
        <w:rPr>
          <w:rFonts w:ascii="Times New Roman" w:hAnsi="Times New Roman" w:cs="Times New Roman"/>
        </w:rPr>
        <w:t xml:space="preserve">ALIAS’ss uccess in accounting for all five fidnings suggests that theoretical proposal that it implements is sufficient to explain infants’ looking behaviors in action undersatdning studies. Specifically, the success of this model suggests that associative learning, combined with </w:t>
      </w:r>
      <w:r w:rsidR="00C0332B">
        <w:rPr>
          <w:rFonts w:ascii="Times New Roman" w:hAnsi="Times New Roman" w:cs="Times New Roman"/>
        </w:rPr>
        <w:lastRenderedPageBreak/>
        <w:t xml:space="preserve">is sufficient to explain </w:t>
      </w:r>
      <w:r w:rsidR="004910E6">
        <w:rPr>
          <w:rFonts w:ascii="Times New Roman" w:hAnsi="Times New Roman" w:cs="Times New Roman"/>
        </w:rPr>
        <w:t>a range of key findings that, before now, have been interpreted to mean that infants ….</w:t>
      </w:r>
    </w:p>
    <w:tbl>
      <w:tblPr>
        <w:tblStyle w:val="TableGrid"/>
        <w:tblW w:w="0" w:type="auto"/>
        <w:tblLook w:val="04A0" w:firstRow="1" w:lastRow="0" w:firstColumn="1" w:lastColumn="0" w:noHBand="0" w:noVBand="1"/>
      </w:tblPr>
      <w:tblGrid>
        <w:gridCol w:w="1870"/>
        <w:gridCol w:w="1870"/>
        <w:gridCol w:w="1870"/>
        <w:gridCol w:w="1870"/>
        <w:gridCol w:w="1870"/>
      </w:tblGrid>
      <w:tr w:rsidR="009F2395" w14:paraId="087BD45B" w14:textId="77777777" w:rsidTr="009F2395">
        <w:tc>
          <w:tcPr>
            <w:tcW w:w="1870" w:type="dxa"/>
          </w:tcPr>
          <w:p w14:paraId="1E309930" w14:textId="77777777" w:rsidR="009F2395" w:rsidRDefault="009F2395" w:rsidP="009F2395">
            <w:pPr>
              <w:spacing w:line="480" w:lineRule="auto"/>
              <w:contextualSpacing/>
              <w:rPr>
                <w:rFonts w:ascii="Times New Roman" w:hAnsi="Times New Roman" w:cs="Times New Roman"/>
              </w:rPr>
            </w:pPr>
          </w:p>
        </w:tc>
        <w:tc>
          <w:tcPr>
            <w:tcW w:w="1870" w:type="dxa"/>
          </w:tcPr>
          <w:p w14:paraId="49717EB5" w14:textId="77777777" w:rsidR="009F2395" w:rsidRDefault="009F2395" w:rsidP="009F2395">
            <w:pPr>
              <w:spacing w:line="480" w:lineRule="auto"/>
              <w:contextualSpacing/>
              <w:rPr>
                <w:rFonts w:ascii="Times New Roman" w:hAnsi="Times New Roman" w:cs="Times New Roman"/>
              </w:rPr>
            </w:pPr>
          </w:p>
        </w:tc>
        <w:tc>
          <w:tcPr>
            <w:tcW w:w="1870" w:type="dxa"/>
          </w:tcPr>
          <w:p w14:paraId="2216CF68" w14:textId="77777777" w:rsidR="009F2395" w:rsidRDefault="009F2395" w:rsidP="009F2395">
            <w:pPr>
              <w:spacing w:line="480" w:lineRule="auto"/>
              <w:contextualSpacing/>
              <w:rPr>
                <w:rFonts w:ascii="Times New Roman" w:hAnsi="Times New Roman" w:cs="Times New Roman"/>
              </w:rPr>
            </w:pPr>
          </w:p>
        </w:tc>
        <w:tc>
          <w:tcPr>
            <w:tcW w:w="1870" w:type="dxa"/>
          </w:tcPr>
          <w:p w14:paraId="601F809A" w14:textId="77777777" w:rsidR="009F2395" w:rsidRDefault="009F2395" w:rsidP="009F2395">
            <w:pPr>
              <w:spacing w:line="480" w:lineRule="auto"/>
              <w:contextualSpacing/>
              <w:rPr>
                <w:rFonts w:ascii="Times New Roman" w:hAnsi="Times New Roman" w:cs="Times New Roman"/>
              </w:rPr>
            </w:pPr>
          </w:p>
        </w:tc>
        <w:tc>
          <w:tcPr>
            <w:tcW w:w="1870" w:type="dxa"/>
          </w:tcPr>
          <w:p w14:paraId="33957A26" w14:textId="77777777" w:rsidR="009F2395" w:rsidRDefault="009F2395" w:rsidP="009F2395">
            <w:pPr>
              <w:spacing w:line="480" w:lineRule="auto"/>
              <w:contextualSpacing/>
              <w:rPr>
                <w:rFonts w:ascii="Times New Roman" w:hAnsi="Times New Roman" w:cs="Times New Roman"/>
              </w:rPr>
            </w:pPr>
          </w:p>
        </w:tc>
      </w:tr>
      <w:tr w:rsidR="009F2395" w14:paraId="28ADAA35" w14:textId="77777777" w:rsidTr="009F2395">
        <w:tc>
          <w:tcPr>
            <w:tcW w:w="1870" w:type="dxa"/>
          </w:tcPr>
          <w:p w14:paraId="118E64A7" w14:textId="77777777" w:rsidR="009F2395" w:rsidRDefault="009F2395" w:rsidP="009F2395">
            <w:pPr>
              <w:spacing w:line="480" w:lineRule="auto"/>
              <w:contextualSpacing/>
              <w:rPr>
                <w:rFonts w:ascii="Times New Roman" w:hAnsi="Times New Roman" w:cs="Times New Roman"/>
              </w:rPr>
            </w:pPr>
          </w:p>
        </w:tc>
        <w:tc>
          <w:tcPr>
            <w:tcW w:w="1870" w:type="dxa"/>
          </w:tcPr>
          <w:p w14:paraId="1EB819FC" w14:textId="77777777" w:rsidR="009F2395" w:rsidRDefault="009F2395" w:rsidP="009F2395">
            <w:pPr>
              <w:spacing w:line="480" w:lineRule="auto"/>
              <w:contextualSpacing/>
              <w:rPr>
                <w:rFonts w:ascii="Times New Roman" w:hAnsi="Times New Roman" w:cs="Times New Roman"/>
              </w:rPr>
            </w:pPr>
          </w:p>
        </w:tc>
        <w:tc>
          <w:tcPr>
            <w:tcW w:w="1870" w:type="dxa"/>
          </w:tcPr>
          <w:p w14:paraId="17C99EAF" w14:textId="77777777" w:rsidR="009F2395" w:rsidRDefault="009F2395" w:rsidP="009F2395">
            <w:pPr>
              <w:spacing w:line="480" w:lineRule="auto"/>
              <w:contextualSpacing/>
              <w:rPr>
                <w:rFonts w:ascii="Times New Roman" w:hAnsi="Times New Roman" w:cs="Times New Roman"/>
              </w:rPr>
            </w:pPr>
          </w:p>
        </w:tc>
        <w:tc>
          <w:tcPr>
            <w:tcW w:w="1870" w:type="dxa"/>
          </w:tcPr>
          <w:p w14:paraId="2CD953A7" w14:textId="77777777" w:rsidR="009F2395" w:rsidRDefault="009F2395" w:rsidP="009F2395">
            <w:pPr>
              <w:spacing w:line="480" w:lineRule="auto"/>
              <w:contextualSpacing/>
              <w:rPr>
                <w:rFonts w:ascii="Times New Roman" w:hAnsi="Times New Roman" w:cs="Times New Roman"/>
              </w:rPr>
            </w:pPr>
          </w:p>
        </w:tc>
        <w:tc>
          <w:tcPr>
            <w:tcW w:w="1870" w:type="dxa"/>
          </w:tcPr>
          <w:p w14:paraId="286AEA5D" w14:textId="77777777" w:rsidR="009F2395" w:rsidRDefault="009F2395" w:rsidP="009F2395">
            <w:pPr>
              <w:spacing w:line="480" w:lineRule="auto"/>
              <w:contextualSpacing/>
              <w:rPr>
                <w:rFonts w:ascii="Times New Roman" w:hAnsi="Times New Roman" w:cs="Times New Roman"/>
              </w:rPr>
            </w:pPr>
          </w:p>
        </w:tc>
      </w:tr>
      <w:tr w:rsidR="009F2395" w14:paraId="39A99E5B" w14:textId="77777777" w:rsidTr="009F2395">
        <w:tc>
          <w:tcPr>
            <w:tcW w:w="1870" w:type="dxa"/>
          </w:tcPr>
          <w:p w14:paraId="2967847A" w14:textId="77777777" w:rsidR="009F2395" w:rsidRDefault="009F2395" w:rsidP="009F2395">
            <w:pPr>
              <w:spacing w:line="480" w:lineRule="auto"/>
              <w:contextualSpacing/>
              <w:rPr>
                <w:rFonts w:ascii="Times New Roman" w:hAnsi="Times New Roman" w:cs="Times New Roman"/>
              </w:rPr>
            </w:pPr>
          </w:p>
        </w:tc>
        <w:tc>
          <w:tcPr>
            <w:tcW w:w="1870" w:type="dxa"/>
          </w:tcPr>
          <w:p w14:paraId="03521244" w14:textId="77777777" w:rsidR="009F2395" w:rsidRDefault="009F2395" w:rsidP="009F2395">
            <w:pPr>
              <w:spacing w:line="480" w:lineRule="auto"/>
              <w:contextualSpacing/>
              <w:rPr>
                <w:rFonts w:ascii="Times New Roman" w:hAnsi="Times New Roman" w:cs="Times New Roman"/>
              </w:rPr>
            </w:pPr>
          </w:p>
        </w:tc>
        <w:tc>
          <w:tcPr>
            <w:tcW w:w="1870" w:type="dxa"/>
          </w:tcPr>
          <w:p w14:paraId="7E937B4A" w14:textId="77777777" w:rsidR="009F2395" w:rsidRDefault="009F2395" w:rsidP="009F2395">
            <w:pPr>
              <w:spacing w:line="480" w:lineRule="auto"/>
              <w:contextualSpacing/>
              <w:rPr>
                <w:rFonts w:ascii="Times New Roman" w:hAnsi="Times New Roman" w:cs="Times New Roman"/>
              </w:rPr>
            </w:pPr>
          </w:p>
        </w:tc>
        <w:tc>
          <w:tcPr>
            <w:tcW w:w="1870" w:type="dxa"/>
          </w:tcPr>
          <w:p w14:paraId="7AEDB5C0" w14:textId="77777777" w:rsidR="009F2395" w:rsidRDefault="009F2395" w:rsidP="009F2395">
            <w:pPr>
              <w:spacing w:line="480" w:lineRule="auto"/>
              <w:contextualSpacing/>
              <w:rPr>
                <w:rFonts w:ascii="Times New Roman" w:hAnsi="Times New Roman" w:cs="Times New Roman"/>
              </w:rPr>
            </w:pPr>
          </w:p>
        </w:tc>
        <w:tc>
          <w:tcPr>
            <w:tcW w:w="1870" w:type="dxa"/>
          </w:tcPr>
          <w:p w14:paraId="0C627EDD" w14:textId="77777777" w:rsidR="009F2395" w:rsidRDefault="009F2395" w:rsidP="009F2395">
            <w:pPr>
              <w:spacing w:line="480" w:lineRule="auto"/>
              <w:contextualSpacing/>
              <w:rPr>
                <w:rFonts w:ascii="Times New Roman" w:hAnsi="Times New Roman" w:cs="Times New Roman"/>
              </w:rPr>
            </w:pPr>
          </w:p>
        </w:tc>
      </w:tr>
      <w:tr w:rsidR="009F2395" w14:paraId="242257E2" w14:textId="77777777" w:rsidTr="009F2395">
        <w:tc>
          <w:tcPr>
            <w:tcW w:w="1870" w:type="dxa"/>
          </w:tcPr>
          <w:p w14:paraId="3B2CDA22" w14:textId="77777777" w:rsidR="009F2395" w:rsidRDefault="009F2395" w:rsidP="009F2395">
            <w:pPr>
              <w:spacing w:line="480" w:lineRule="auto"/>
              <w:contextualSpacing/>
              <w:rPr>
                <w:rFonts w:ascii="Times New Roman" w:hAnsi="Times New Roman" w:cs="Times New Roman"/>
              </w:rPr>
            </w:pPr>
          </w:p>
        </w:tc>
        <w:tc>
          <w:tcPr>
            <w:tcW w:w="1870" w:type="dxa"/>
          </w:tcPr>
          <w:p w14:paraId="42B9125C" w14:textId="77777777" w:rsidR="009F2395" w:rsidRDefault="009F2395" w:rsidP="009F2395">
            <w:pPr>
              <w:spacing w:line="480" w:lineRule="auto"/>
              <w:contextualSpacing/>
              <w:rPr>
                <w:rFonts w:ascii="Times New Roman" w:hAnsi="Times New Roman" w:cs="Times New Roman"/>
              </w:rPr>
            </w:pPr>
          </w:p>
        </w:tc>
        <w:tc>
          <w:tcPr>
            <w:tcW w:w="1870" w:type="dxa"/>
          </w:tcPr>
          <w:p w14:paraId="51021C40" w14:textId="77777777" w:rsidR="009F2395" w:rsidRDefault="009F2395" w:rsidP="009F2395">
            <w:pPr>
              <w:spacing w:line="480" w:lineRule="auto"/>
              <w:contextualSpacing/>
              <w:rPr>
                <w:rFonts w:ascii="Times New Roman" w:hAnsi="Times New Roman" w:cs="Times New Roman"/>
              </w:rPr>
            </w:pPr>
          </w:p>
        </w:tc>
        <w:tc>
          <w:tcPr>
            <w:tcW w:w="1870" w:type="dxa"/>
          </w:tcPr>
          <w:p w14:paraId="5902B25E" w14:textId="77777777" w:rsidR="009F2395" w:rsidRDefault="009F2395" w:rsidP="009F2395">
            <w:pPr>
              <w:spacing w:line="480" w:lineRule="auto"/>
              <w:contextualSpacing/>
              <w:rPr>
                <w:rFonts w:ascii="Times New Roman" w:hAnsi="Times New Roman" w:cs="Times New Roman"/>
              </w:rPr>
            </w:pPr>
          </w:p>
        </w:tc>
        <w:tc>
          <w:tcPr>
            <w:tcW w:w="1870" w:type="dxa"/>
          </w:tcPr>
          <w:p w14:paraId="5781A84C" w14:textId="77777777" w:rsidR="009F2395" w:rsidRDefault="009F2395" w:rsidP="009F2395">
            <w:pPr>
              <w:spacing w:line="480" w:lineRule="auto"/>
              <w:contextualSpacing/>
              <w:rPr>
                <w:rFonts w:ascii="Times New Roman" w:hAnsi="Times New Roman" w:cs="Times New Roman"/>
              </w:rPr>
            </w:pPr>
          </w:p>
        </w:tc>
      </w:tr>
    </w:tbl>
    <w:p w14:paraId="48BD51A4" w14:textId="77777777" w:rsidR="009F2395" w:rsidRDefault="009F2395" w:rsidP="009F2395">
      <w:pPr>
        <w:spacing w:line="480" w:lineRule="auto"/>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Overwalle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w:t>
      </w:r>
      <w:r w:rsidR="00640CAC">
        <w:rPr>
          <w:rFonts w:ascii="Times New Roman" w:hAnsi="Times New Roman" w:cs="Times New Roman"/>
        </w:rPr>
        <w:lastRenderedPageBreak/>
        <w:t xml:space="preserve">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Once the network was provided with information that captured the visible state of the world at a particular time step, activation was allowed to propagate through the network over four internal activation cycles (see Overwalle,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98D1BA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(i.e., to its left or right;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p>
    <w:p w14:paraId="4396A4D5" w14:textId="77777777" w:rsidR="00A86784" w:rsidRDefault="00A86784" w:rsidP="00640CAC">
      <w:pPr>
        <w:spacing w:line="480" w:lineRule="auto"/>
        <w:contextualSpacing/>
        <w:rPr>
          <w:rFonts w:ascii="Times New Roman" w:hAnsi="Times New Roman" w:cs="Times New Roman"/>
        </w:rPr>
      </w:pPr>
    </w:p>
    <w:p w14:paraId="47D2D161" w14:textId="71433049"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lastRenderedPageBreak/>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barrier and </w:t>
      </w:r>
      <w:r w:rsidRPr="00710203">
        <w:rPr>
          <w:rFonts w:ascii="Times New Roman" w:hAnsi="Times New Roman" w:cs="Times New Roman"/>
        </w:rPr>
        <w:lastRenderedPageBreak/>
        <w:t xml:space="preserve">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Widrow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r w:rsidR="00D13D5A">
        <w:rPr>
          <w:rFonts w:ascii="Times New Roman" w:hAnsi="Times New Roman" w:cs="Times New Roman"/>
        </w:rPr>
        <w:t xml:space="preserve">Overwalle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Rumelhart &amp; McCllelland, 1986).</w:t>
      </w:r>
      <w:r w:rsidR="006F5DD4">
        <w:rPr>
          <w:rFonts w:ascii="Times New Roman" w:hAnsi="Times New Roman" w:cs="Times New Roman"/>
        </w:rPr>
        <w:t xml:space="preserve"> As was the case in Overwalle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17647624"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entered into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action understanding. As such, the network was shown barrierless straight and arced motion events</w:t>
      </w:r>
      <w:r w:rsidR="00D2337C">
        <w:rPr>
          <w:rFonts w:ascii="Times New Roman" w:hAnsi="Times New Roman" w:cs="Times New Roman"/>
        </w:rPr>
        <w:t>; as was the case in Overwalle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the 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Overwalle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 xml:space="preserve">the combined activation </w:t>
      </w:r>
      <w:r w:rsidR="00AB7607">
        <w:rPr>
          <w:rFonts w:ascii="Times New Roman" w:hAnsi="Times New Roman" w:cs="Times New Roman"/>
        </w:rPr>
        <w:lastRenderedPageBreak/>
        <w:t>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action understanding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Overwalle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(Overwalle,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in Overwalle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w:t>
      </w:r>
      <w:r w:rsidR="006B0C8E">
        <w:rPr>
          <w:rFonts w:ascii="Times New Roman" w:hAnsi="Times New Roman" w:cs="Times New Roman"/>
        </w:rPr>
        <w:lastRenderedPageBreak/>
        <w:t>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0471E1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0471E1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the </w:t>
      </w:r>
      <w:r w:rsidR="009B0551">
        <w:rPr>
          <w:rFonts w:ascii="Times New Roman" w:hAnsi="Times New Roman" w:cs="Times New Roman"/>
        </w:rPr>
        <w:t xml:space="preserve">all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2B53E36C"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studies assessing their putative action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elongated appendage-</w:t>
      </w:r>
      <w:r w:rsidR="00BA0306">
        <w:rPr>
          <w:rFonts w:ascii="Times New Roman" w:hAnsi="Times New Roman" w:cs="Times New Roman"/>
        </w:rPr>
        <w:lastRenderedPageBreak/>
        <w:t>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action understanding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6962F1D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action understanding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with them into action understanding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Obstacle Height input </w:t>
      </w:r>
      <w:r w:rsidR="002A2896">
        <w:rPr>
          <w:rFonts w:ascii="Times New Roman" w:hAnsi="Times New Roman" w:cs="Times New Roman"/>
        </w:rPr>
        <w:lastRenderedPageBreak/>
        <w:t>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one set of surface 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r w:rsidR="00A971DD" w:rsidRPr="00CE5A7B">
        <w:rPr>
          <w:rFonts w:ascii="Times New Roman" w:hAnsi="Times New Roman" w:cs="Times New Roman"/>
        </w:rPr>
        <w:t>w</w:t>
      </w:r>
      <w:r w:rsidR="00A971DD">
        <w:rPr>
          <w:rFonts w:ascii="Times New Roman" w:hAnsi="Times New Roman" w:cs="Times New Roman"/>
        </w:rPr>
        <w:t xml:space="preserve">as </w:t>
      </w:r>
      <w:r w:rsidR="00524642" w:rsidRPr="00CE5A7B">
        <w:rPr>
          <w:rFonts w:ascii="Times New Roman" w:hAnsi="Times New Roman" w:cs="Times New Roman"/>
        </w:rPr>
        <w:t xml:space="preserve">implemented by </w:t>
      </w:r>
      <w:r w:rsidR="00A4433E">
        <w:rPr>
          <w:rFonts w:ascii="Times New Roman" w:hAnsi="Times New Roman" w:cs="Times New Roman"/>
        </w:rPr>
        <w:t xml:space="preserve">lower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target findings 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Csibra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Csibra et al., 1999), to </w:t>
      </w:r>
      <w:r w:rsidR="00A24C05">
        <w:rPr>
          <w:rFonts w:ascii="Times New Roman" w:hAnsi="Times New Roman" w:cs="Times New Roman"/>
        </w:rPr>
        <w:lastRenderedPageBreak/>
        <w:t>450</w:t>
      </w:r>
      <w:r w:rsidR="00EE2BEA">
        <w:rPr>
          <w:rFonts w:ascii="Times New Roman" w:hAnsi="Times New Roman" w:cs="Times New Roman"/>
        </w:rPr>
        <w:t xml:space="preserve"> for simulations of studies that tested 6-month-olds (e.g., Liu &amp; Spelke,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particular values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Rakison, 2019; Mareschal et al., 2000; Quinn &amp; Johnson, 2000; Rakison &amp; Lupyan,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action understanding.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5A49B8F8"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Early studies on infant action understanding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action understanding,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 xml:space="preserve">in the main model was assessed at each of five </w:t>
      </w:r>
      <w:r w:rsidR="006C7DCD">
        <w:rPr>
          <w:rFonts w:ascii="Times New Roman" w:hAnsi="Times New Roman" w:cs="Times New Roman"/>
        </w:rPr>
        <w:lastRenderedPageBreak/>
        <w:t>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for different amounts of 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30EC1AF4"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40CFFFA3"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looking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independently shown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action understanding </w:t>
      </w:r>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6C0B71F1"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3D3EFBD2"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ALIAS-2. </w:t>
      </w:r>
      <w:r w:rsidR="006278D9">
        <w:rPr>
          <w:rFonts w:ascii="Times New Roman" w:hAnsi="Times New Roman" w:cs="Times New Roman"/>
        </w:rPr>
        <w:t>Recall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66FFD090"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 xml:space="preserve">information </w:t>
      </w:r>
      <w:r w:rsidR="004054B0">
        <w:rPr>
          <w:rFonts w:ascii="Times New Roman" w:hAnsi="Times New Roman" w:cs="Times New Roman"/>
        </w:rPr>
        <w:lastRenderedPageBreak/>
        <w:t>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to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18470054"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action understanding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assessed </w:t>
      </w:r>
      <w:r w:rsidR="00E93CDA">
        <w:rPr>
          <w:rFonts w:ascii="Times New Roman" w:eastAsia="Times New Roman" w:hAnsi="Times New Roman" w:cs="Times New Roman"/>
        </w:rPr>
        <w:t>a</w:t>
      </w:r>
      <w:r w:rsidR="00CF0FB0">
        <w:rPr>
          <w:rFonts w:ascii="Times New Roman" w:eastAsia="Times New Roman" w:hAnsi="Times New Roman" w:cs="Times New Roman"/>
        </w:rPr>
        <w:t xml:space="preserve"> key </w:t>
      </w:r>
      <w:r w:rsidR="00CF0FB0">
        <w:rPr>
          <w:rFonts w:ascii="Times New Roman" w:eastAsia="Times New Roman" w:hAnsi="Times New Roman" w:cs="Times New Roman"/>
        </w:rPr>
        <w:lastRenderedPageBreak/>
        <w:t>assumption of the present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in the </w:t>
      </w:r>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rFonts w:ascii="Times New Roman" w:hAnsi="Times New Roman" w:cs="Times New Roman"/>
        </w:rPr>
      </w:pPr>
      <w:r>
        <w:rPr>
          <w:rFonts w:ascii="Times New Roman" w:eastAsia="Times New Roman" w:hAnsi="Times New Roman" w:cs="Times New Roman"/>
        </w:rPr>
        <w:t>In terms of the first aim, the results revealed that</w:t>
      </w:r>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r w:rsidR="002052C3">
        <w:rPr>
          <w:rFonts w:ascii="Times New Roman" w:eastAsia="Times New Roman" w:hAnsi="Times New Roman" w:cs="Times New Roman"/>
        </w:rPr>
        <w:t>actions that putatively vary in their efficiency</w:t>
      </w:r>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r w:rsidR="0086354B">
        <w:rPr>
          <w:rFonts w:ascii="Times New Roman" w:eastAsia="Times New Roman" w:hAnsi="Times New Roman" w:cs="Times New Roman"/>
        </w:rPr>
        <w:t xml:space="preserve">The fact that two separate connectionist models (i.e., ALIAS and OM10) have now been shown successfully to reproduce infants’ looking behaviors </w:t>
      </w:r>
      <w:r w:rsidR="00BD3C6F">
        <w:rPr>
          <w:rFonts w:ascii="Times New Roman" w:hAnsi="Times New Roman" w:cs="Times New Roman"/>
        </w:rPr>
        <w:t xml:space="preserve">indicates that connectionist models are well-suited to simulate infant action understanding studies. </w:t>
      </w:r>
      <w:r w:rsidR="00773E77">
        <w:rPr>
          <w:rFonts w:ascii="Times New Roman" w:hAnsi="Times New Roman" w:cs="Times New Roman"/>
        </w:rPr>
        <w:t>ALIAS success also suggests that the mechanistic proposal that it implements may be</w:t>
      </w:r>
      <w:r w:rsidR="00BD3C6F">
        <w:rPr>
          <w:rFonts w:ascii="Times New Roman" w:hAnsi="Times New Roman" w:cs="Times New Roman"/>
        </w:rPr>
        <w:t xml:space="preserve"> sufficient to explain why </w:t>
      </w:r>
      <w:r w:rsidR="006E1736">
        <w:rPr>
          <w:rFonts w:ascii="Times New Roman" w:hAnsi="Times New Roman" w:cs="Times New Roman"/>
        </w:rPr>
        <w:t>and how</w:t>
      </w:r>
      <w:r w:rsidR="00BD3C6F">
        <w:rPr>
          <w:rFonts w:ascii="Times New Roman" w:hAnsi="Times New Roman" w:cs="Times New Roman"/>
        </w:rPr>
        <w:t xml:space="preserve"> infants come to look longer at some events than others</w:t>
      </w:r>
      <w:r w:rsidR="00773E77">
        <w:rPr>
          <w:rFonts w:ascii="Times New Roman" w:hAnsi="Times New Roman" w:cs="Times New Roman"/>
        </w:rPr>
        <w:t xml:space="preserve"> in studies that assess </w:t>
      </w:r>
      <w:r w:rsidR="00EC59B4">
        <w:rPr>
          <w:rFonts w:ascii="Times New Roman" w:hAnsi="Times New Roman" w:cs="Times New Roman"/>
        </w:rPr>
        <w:t xml:space="preserve">their </w:t>
      </w:r>
      <w:r w:rsidR="00773E77">
        <w:rPr>
          <w:rFonts w:ascii="Times New Roman" w:hAnsi="Times New Roman" w:cs="Times New Roman"/>
        </w:rPr>
        <w:t>putative action understanding</w:t>
      </w:r>
      <w:r w:rsidR="00BD3C6F">
        <w:rPr>
          <w:rFonts w:ascii="Times New Roman" w:hAnsi="Times New Roman" w:cs="Times New Roman"/>
        </w:rPr>
        <w:t xml:space="preserve">. </w:t>
      </w:r>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important because it </w:t>
      </w:r>
      <w:r w:rsidR="00C14D65">
        <w:rPr>
          <w:rFonts w:ascii="Times New Roman" w:eastAsia="Times New Roman" w:hAnsi="Times New Roman" w:cs="Times New Roman"/>
        </w:rPr>
        <w:t>c</w:t>
      </w:r>
      <w:r w:rsidR="00642345">
        <w:rPr>
          <w:rFonts w:ascii="Times New Roman" w:eastAsia="Times New Roman" w:hAnsi="Times New Roman" w:cs="Times New Roman"/>
        </w:rPr>
        <w:t xml:space="preserve">alls into </w:t>
      </w:r>
      <w:r w:rsidR="00642345">
        <w:rPr>
          <w:rFonts w:ascii="Times New Roman" w:eastAsia="Times New Roman" w:hAnsi="Times New Roman" w:cs="Times New Roman"/>
        </w:rPr>
        <w:lastRenderedPageBreak/>
        <w:t>question</w:t>
      </w:r>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 by conceptually rich notions of action and efficiency.</w:t>
      </w:r>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In terms of the second aim, </w:t>
      </w:r>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r w:rsidR="00BD3C6F">
        <w:rPr>
          <w:rFonts w:ascii="Times New Roman" w:eastAsia="Times New Roman" w:hAnsi="Times New Roman" w:cs="Times New Roman"/>
        </w:rPr>
        <w:t xml:space="preserve"> </w:t>
      </w:r>
      <w:r w:rsidR="00B42423">
        <w:rPr>
          <w:rFonts w:ascii="Times New Roman" w:hAnsi="Times New Roman" w:cs="Times New Roman"/>
        </w:rPr>
        <w:t>As was mentioned above, the fact that this model could also explain infants’</w:t>
      </w:r>
      <w:r w:rsidR="002200F1">
        <w:rPr>
          <w:rFonts w:ascii="Times New Roman" w:hAnsi="Times New Roman" w:cs="Times New Roman"/>
        </w:rPr>
        <w:t xml:space="preserve"> responses in early action understanding studies is </w:t>
      </w:r>
      <w:r w:rsidR="00B42423">
        <w:rPr>
          <w:rFonts w:ascii="Times New Roman" w:hAnsi="Times New Roman" w:cs="Times New Roman"/>
        </w:rPr>
        <w:t xml:space="preserve">less surprising given that </w:t>
      </w:r>
      <w:r w:rsidR="002200F1">
        <w:rPr>
          <w:rFonts w:ascii="Times New Roman" w:hAnsi="Times New Roman" w:cs="Times New Roman"/>
        </w:rPr>
        <w:t xml:space="preserve">the same finding was demonstrated in Overwalle (2010). However, the fact that </w:t>
      </w:r>
      <w:r w:rsidR="001366F3">
        <w:rPr>
          <w:rFonts w:ascii="Times New Roman" w:hAnsi="Times New Roman" w:cs="Times New Roman"/>
        </w:rPr>
        <w:t>an extended version of OM10—which, in its design, is more closely aligned with the task structure of typical action understanding studies than the original Overwalle (2010) model—could not capture infants’ looking responses in these studies suggests that OM10’s success may have less to do with its ability to simulate the processes underlying action understanding and more to do with</w:t>
      </w:r>
      <w:r w:rsidR="00931151">
        <w:rPr>
          <w:rFonts w:ascii="Times New Roman" w:hAnsi="Times New Roman" w:cs="Times New Roman"/>
        </w:rPr>
        <w:t xml:space="preserve"> consequential</w:t>
      </w:r>
      <w:r w:rsidR="001366F3">
        <w:rPr>
          <w:rFonts w:ascii="Times New Roman" w:hAnsi="Times New Roman" w:cs="Times New Roman"/>
        </w:rPr>
        <w:t xml:space="preserve"> model-design choices.</w:t>
      </w:r>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r>
        <w:rPr>
          <w:rFonts w:ascii="Times New Roman" w:hAnsi="Times New Roman" w:cs="Times New Roman"/>
        </w:rPr>
        <w:t>In terms of the final aim, ALIAS-2</w:t>
      </w:r>
      <w:r w:rsidR="009C5538">
        <w:rPr>
          <w:rFonts w:ascii="Times New Roman" w:hAnsi="Times New Roman" w:cs="Times New Roman"/>
        </w:rPr>
        <w:t>’s failure</w:t>
      </w:r>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r w:rsidR="002536DD">
        <w:rPr>
          <w:rFonts w:ascii="Times New Roman" w:hAnsi="Times New Roman" w:cs="Times New Roman"/>
        </w:rPr>
        <w:t>This model’s failure can also be</w:t>
      </w:r>
      <w:r w:rsidR="00AF3A63">
        <w:rPr>
          <w:rFonts w:ascii="Times New Roman" w:hAnsi="Times New Roman" w:cs="Times New Roman"/>
        </w:rPr>
        <w:t xml:space="preserve"> interpreted to mean that </w:t>
      </w:r>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r w:rsidR="00AF3A63">
        <w:rPr>
          <w:rFonts w:ascii="Times New Roman" w:hAnsi="Times New Roman" w:cs="Times New Roman"/>
        </w:rPr>
        <w:t>differential barrier salience</w:t>
      </w:r>
      <w:r w:rsidR="002536DD">
        <w:rPr>
          <w:rFonts w:ascii="Times New Roman" w:hAnsi="Times New Roman" w:cs="Times New Roman"/>
        </w:rPr>
        <w:t xml:space="preserve"> is needed</w:t>
      </w:r>
      <w:r>
        <w:rPr>
          <w:rFonts w:ascii="Times New Roman" w:hAnsi="Times New Roman" w:cs="Times New Roman"/>
        </w:rPr>
        <w:t xml:space="preserve">. </w:t>
      </w:r>
    </w:p>
    <w:p w14:paraId="6E5CB6A2" w14:textId="58BAE0E5"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r w:rsidR="002B0BEB">
        <w:rPr>
          <w:rFonts w:ascii="Times New Roman" w:hAnsi="Times New Roman" w:cs="Times New Roman"/>
        </w:rPr>
        <w:tab/>
        <w:t xml:space="preserve">Despite </w:t>
      </w:r>
      <w:r w:rsidR="007F7612">
        <w:rPr>
          <w:rFonts w:ascii="Times New Roman" w:hAnsi="Times New Roman" w:cs="Times New Roman"/>
        </w:rPr>
        <w:t>ALIAS’s success</w:t>
      </w:r>
      <w:r w:rsidR="002B0BEB">
        <w:rPr>
          <w:rFonts w:ascii="Times New Roman" w:hAnsi="Times New Roman" w:cs="Times New Roman"/>
        </w:rPr>
        <w:t xml:space="preserve"> i</w:t>
      </w:r>
      <w:r w:rsidR="004C38F1">
        <w:rPr>
          <w:rFonts w:ascii="Times New Roman" w:hAnsi="Times New Roman" w:cs="Times New Roman"/>
        </w:rPr>
        <w:t>n</w:t>
      </w:r>
      <w:r w:rsidR="002B0BEB">
        <w:rPr>
          <w:rFonts w:ascii="Times New Roman" w:hAnsi="Times New Roman" w:cs="Times New Roman"/>
        </w:rPr>
        <w:t xml:space="preserve"> capturing infants’ looking patterns in </w:t>
      </w:r>
      <w:r w:rsidR="002B0BEB">
        <w:rPr>
          <w:rFonts w:ascii="Times New Roman" w:eastAsia="Times New Roman" w:hAnsi="Times New Roman" w:cs="Times New Roman"/>
        </w:rPr>
        <w:t xml:space="preserve">action-understanding studies that use animate-like entities, </w:t>
      </w:r>
      <w:r w:rsidR="007F7612">
        <w:rPr>
          <w:rFonts w:ascii="Times New Roman" w:eastAsia="Times New Roman" w:hAnsi="Times New Roman" w:cs="Times New Roman"/>
        </w:rPr>
        <w:t xml:space="preserve">a number of issues remain. One </w:t>
      </w:r>
      <w:r w:rsidR="00BF6767">
        <w:rPr>
          <w:rFonts w:ascii="Times New Roman" w:eastAsia="Times New Roman" w:hAnsi="Times New Roman" w:cs="Times New Roman"/>
        </w:rPr>
        <w:t>relates to the</w:t>
      </w:r>
      <w:r w:rsidR="0086194C">
        <w:rPr>
          <w:rFonts w:ascii="Times New Roman" w:eastAsia="Times New Roman" w:hAnsi="Times New Roman" w:cs="Times New Roman"/>
        </w:rPr>
        <w:t xml:space="preserve"> fact that</w:t>
      </w:r>
      <w:r w:rsidR="006E2470">
        <w:rPr>
          <w:rFonts w:ascii="Times New Roman" w:eastAsia="Times New Roman" w:hAnsi="Times New Roman" w:cs="Times New Roman"/>
        </w:rPr>
        <w:t>, compared to infants’ real-world action-processing experience,</w:t>
      </w:r>
      <w:r w:rsidR="00CC3593">
        <w:rPr>
          <w:rFonts w:ascii="Times New Roman" w:eastAsia="Times New Roman" w:hAnsi="Times New Roman" w:cs="Times New Roman"/>
        </w:rPr>
        <w:t xml:space="preserve"> the network’s “real-world” experience was </w:t>
      </w:r>
      <w:r w:rsidR="00D93905">
        <w:rPr>
          <w:rFonts w:ascii="Times New Roman" w:eastAsia="Times New Roman" w:hAnsi="Times New Roman" w:cs="Times New Roman"/>
        </w:rPr>
        <w:t>notably</w:t>
      </w:r>
      <w:r w:rsidR="00CC3593">
        <w:rPr>
          <w:rFonts w:ascii="Times New Roman" w:eastAsia="Times New Roman" w:hAnsi="Times New Roman" w:cs="Times New Roman"/>
        </w:rPr>
        <w:t xml:space="preserve"> </w:t>
      </w:r>
      <w:r w:rsidR="006E2470">
        <w:rPr>
          <w:rFonts w:ascii="Times New Roman" w:eastAsia="Times New Roman" w:hAnsi="Times New Roman" w:cs="Times New Roman"/>
        </w:rPr>
        <w:t>“</w:t>
      </w:r>
      <w:r w:rsidR="00CC3593">
        <w:rPr>
          <w:rFonts w:ascii="Times New Roman" w:eastAsia="Times New Roman" w:hAnsi="Times New Roman" w:cs="Times New Roman"/>
        </w:rPr>
        <w:t>purer</w:t>
      </w:r>
      <w:r w:rsidR="00D93905">
        <w:rPr>
          <w:rFonts w:ascii="Times New Roman" w:eastAsia="Times New Roman" w:hAnsi="Times New Roman" w:cs="Times New Roman"/>
        </w:rPr>
        <w:t>”</w:t>
      </w:r>
      <w:r w:rsidR="00BF6767">
        <w:rPr>
          <w:rFonts w:ascii="Times New Roman" w:eastAsia="Times New Roman" w:hAnsi="Times New Roman" w:cs="Times New Roman"/>
        </w:rPr>
        <w:t>; that is,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The trouble here is that </w:t>
      </w:r>
      <w:r w:rsidR="001C40F2">
        <w:rPr>
          <w:rFonts w:ascii="Times New Roman" w:eastAsia="Times New Roman" w:hAnsi="Times New Roman" w:cs="Times New Roman"/>
        </w:rPr>
        <w:t xml:space="preserve">although arced motion in the </w:t>
      </w:r>
      <w:r w:rsidR="001C40F2">
        <w:rPr>
          <w:rFonts w:ascii="Times New Roman" w:eastAsia="Times New Roman" w:hAnsi="Times New Roman" w:cs="Times New Roman"/>
        </w:rPr>
        <w:lastRenderedPageBreak/>
        <w:t xml:space="preserve">presence of obstacles </w:t>
      </w:r>
      <w:r w:rsidR="00B36840">
        <w:rPr>
          <w:rFonts w:ascii="Times New Roman" w:eastAsia="Times New Roman" w:hAnsi="Times New Roman" w:cs="Times New Roman"/>
        </w:rPr>
        <w:t xml:space="preserve">may </w:t>
      </w:r>
      <w:r w:rsidR="00660DD3">
        <w:rPr>
          <w:rFonts w:ascii="Times New Roman" w:eastAsia="Times New Roman" w:hAnsi="Times New Roman" w:cs="Times New Roman"/>
        </w:rPr>
        <w:t xml:space="preserve">well </w:t>
      </w:r>
      <w:r w:rsidR="00B36840">
        <w:rPr>
          <w:rFonts w:ascii="Times New Roman" w:eastAsia="Times New Roman" w:hAnsi="Times New Roman" w:cs="Times New Roman"/>
        </w:rPr>
        <w:t>be the rule in infants’ everyday experience</w:t>
      </w:r>
      <w:r w:rsidR="001C40F2">
        <w:rPr>
          <w:rFonts w:ascii="Times New Roman" w:eastAsia="Times New Roman" w:hAnsi="Times New Roman" w:cs="Times New Roman"/>
        </w:rPr>
        <w:t xml:space="preserve">, </w:t>
      </w:r>
      <w:r w:rsidR="002A122C">
        <w:rPr>
          <w:rFonts w:ascii="Times New Roman" w:eastAsia="Times New Roman" w:hAnsi="Times New Roman" w:cs="Times New Roman"/>
        </w:rPr>
        <w:t>i</w:t>
      </w:r>
      <w:r w:rsidR="00660DD3">
        <w:rPr>
          <w:rFonts w:ascii="Times New Roman" w:eastAsia="Times New Roman" w:hAnsi="Times New Roman" w:cs="Times New Roman"/>
        </w:rPr>
        <w:t xml:space="preserve">nfants certainly encounter exceptions; that is, 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performance in action understanding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occurred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w:t>
      </w:r>
      <w:r w:rsidR="008764BA">
        <w:rPr>
          <w:rFonts w:ascii="Times New Roman" w:eastAsia="Times New Roman" w:hAnsi="Times New Roman" w:cs="Times New Roman"/>
        </w:rPr>
        <w:lastRenderedPageBreak/>
        <w:t xml:space="preserve">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0B5BB25A"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served as a direct replication of 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does not model infants’ real-world action-processing experience—this is a model of a typical action understanding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despite </w:t>
      </w:r>
      <w:r w:rsidR="0083543A">
        <w:rPr>
          <w:rFonts w:ascii="Times New Roman" w:eastAsia="Times New Roman" w:hAnsi="Times New Roman" w:cs="Times New Roman"/>
        </w:rPr>
        <w:t>the fact that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46DB36F"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9438D0">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77777777"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lastRenderedPageBreak/>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a veridical account of infants’ looking-time behavior in action understanding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w:t>
      </w:r>
      <w:r w:rsidR="001C642A">
        <w:rPr>
          <w:rFonts w:ascii="Times New Roman" w:hAnsi="Times New Roman" w:cs="Times New Roman"/>
        </w:rPr>
        <w:lastRenderedPageBreak/>
        <w:t xml:space="preserve">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759819D3"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r w:rsidR="00815A00">
        <w:rPr>
          <w:rFonts w:ascii="Times New Roman" w:hAnsi="Times New Roman" w:cs="Times New Roman"/>
        </w:rPr>
        <w:t xml:space="preserve"> a second issue that Simulation 1a raised concerned</w:t>
      </w:r>
      <w:r w:rsidR="009B2C55">
        <w:rPr>
          <w:rFonts w:ascii="Times New Roman" w:hAnsi="Times New Roman" w:cs="Times New Roman"/>
        </w:rPr>
        <w:t xml:space="preserve"> </w:t>
      </w:r>
      <w:r w:rsidR="002E509E">
        <w:rPr>
          <w:rFonts w:ascii="Times New Roman" w:hAnsi="Times New Roman" w:cs="Times New Roman"/>
        </w:rPr>
        <w:t xml:space="preserve">the explanatory breadth of </w:t>
      </w:r>
      <w:r w:rsidR="00815A00">
        <w:rPr>
          <w:rFonts w:ascii="Times New Roman" w:hAnsi="Times New Roman" w:cs="Times New Roman"/>
        </w:rPr>
        <w:t>this model</w:t>
      </w:r>
      <w:r w:rsidR="002E509E">
        <w:rPr>
          <w:rFonts w:ascii="Times New Roman" w:hAnsi="Times New Roman" w:cs="Times New Roman"/>
        </w:rPr>
        <w:t xml:space="preserve">. Specifically, it remains to be seen whether ALIAS </w:t>
      </w:r>
      <w:r w:rsidR="009B2C55">
        <w:rPr>
          <w:rFonts w:ascii="Times New Roman" w:hAnsi="Times New Roman" w:cs="Times New Roman"/>
        </w:rPr>
        <w:t>can account for the remaining target findings</w:t>
      </w:r>
      <w:r w:rsidR="002E509E">
        <w:rPr>
          <w:rFonts w:ascii="Times New Roman" w:hAnsi="Times New Roman" w:cs="Times New Roman"/>
        </w:rPr>
        <w:t xml:space="preserve">. </w:t>
      </w:r>
      <w:r w:rsidR="00157D08">
        <w:rPr>
          <w:rFonts w:ascii="Times New Roman" w:hAnsi="Times New Roman" w:cs="Times New Roman"/>
        </w:rPr>
        <w:t>This is one of several issues that need to be resolved</w:t>
      </w:r>
      <w:r w:rsidR="002E509E">
        <w:rPr>
          <w:rFonts w:ascii="Times New Roman" w:hAnsi="Times New Roman" w:cs="Times New Roman"/>
        </w:rPr>
        <w:t xml:space="preserve"> before it</w:t>
      </w:r>
      <w:r>
        <w:rPr>
          <w:rFonts w:ascii="Times New Roman" w:hAnsi="Times New Roman" w:cs="Times New Roman"/>
        </w:rPr>
        <w:t xml:space="preserve"> can</w:t>
      </w:r>
      <w:r w:rsidR="00666874">
        <w:rPr>
          <w:rFonts w:ascii="Times New Roman" w:hAnsi="Times New Roman" w:cs="Times New Roman"/>
        </w:rPr>
        <w:t xml:space="preserve"> be</w:t>
      </w:r>
      <w:r>
        <w:rPr>
          <w:rFonts w:ascii="Times New Roman" w:hAnsi="Times New Roman" w:cs="Times New Roman"/>
        </w:rPr>
        <w:t xml:space="preserve"> concluded that ALIAS </w:t>
      </w:r>
      <w:r w:rsidR="00666874">
        <w:rPr>
          <w:rFonts w:ascii="Times New Roman" w:hAnsi="Times New Roman" w:cs="Times New Roman"/>
        </w:rPr>
        <w:t>provides a</w:t>
      </w:r>
      <w:r>
        <w:rPr>
          <w:rFonts w:ascii="Times New Roman" w:hAnsi="Times New Roman" w:cs="Times New Roman"/>
        </w:rPr>
        <w:t xml:space="preserve"> veridical account of infants’ looking</w:t>
      </w:r>
      <w:r w:rsidR="00EF41A5">
        <w:rPr>
          <w:rFonts w:ascii="Times New Roman" w:hAnsi="Times New Roman" w:cs="Times New Roman"/>
        </w:rPr>
        <w:t xml:space="preserve"> patterns in</w:t>
      </w:r>
      <w:r w:rsidR="00666874">
        <w:rPr>
          <w:rFonts w:ascii="Times New Roman" w:hAnsi="Times New Roman" w:cs="Times New Roman"/>
        </w:rPr>
        <w:t xml:space="preserve"> action understanding</w:t>
      </w:r>
      <w:r w:rsidR="00EF41A5">
        <w:rPr>
          <w:rFonts w:ascii="Times New Roman" w:hAnsi="Times New Roman" w:cs="Times New Roman"/>
        </w:rPr>
        <w:t xml:space="preserve"> studies.</w:t>
      </w:r>
      <w:r>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action understanding studies do not depend on whether the entities involved are animate.</w:t>
      </w:r>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w:t>
      </w:r>
      <w:r w:rsidR="00E2240B">
        <w:rPr>
          <w:rFonts w:ascii="Times New Roman" w:eastAsia="Times New Roman" w:hAnsi="Times New Roman" w:cs="Times New Roman"/>
        </w:rPr>
        <w:lastRenderedPageBreak/>
        <w:t>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Csibra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62696EA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ECEC646"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lastRenderedPageBreak/>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Csibra et al., 2003; Wagner &amp; Carey, 2005). </w:t>
      </w:r>
      <w:r w:rsidR="00657BCF">
        <w:rPr>
          <w:rFonts w:ascii="Times New Roman" w:hAnsi="Times New Roman" w:cs="Times New Roman"/>
        </w:rPr>
        <w:t xml:space="preserve">Consider the study by Csibra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this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w:t>
      </w:r>
      <w:r w:rsidR="008F3FD0">
        <w:rPr>
          <w:rFonts w:ascii="Times New Roman" w:hAnsi="Times New Roman" w:cs="Times New Roman"/>
        </w:rPr>
        <w:lastRenderedPageBreak/>
        <w:t>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Csibra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15BB1FC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to 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5286"/>
            </w:tblGrid>
            <w:tr w:rsidR="008F2A19" w14:paraId="6576761D" w14:textId="77777777" w:rsidTr="00255559">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55559">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670D0960" w:rsidR="000E7BCF" w:rsidRPr="00F20CB1" w:rsidRDefault="000E7BCF" w:rsidP="000E7BCF">
            <w:pPr>
              <w:pStyle w:val="Caption"/>
              <w:rPr>
                <w:rFonts w:ascii="Times New Roman" w:hAnsi="Times New Roman" w:cs="Times New Roman"/>
                <w:i w:val="0"/>
                <w:iCs w:val="0"/>
                <w:sz w:val="24"/>
                <w:szCs w:val="24"/>
              </w:rPr>
            </w:pPr>
            <w:r w:rsidRPr="00513734">
              <w:rPr>
                <w:rFonts w:ascii="Times New Roman" w:hAnsi="Times New Roman" w:cs="Times New Roman"/>
                <w:b/>
                <w:bCs/>
                <w:i w:val="0"/>
                <w:iCs w:val="0"/>
                <w:color w:val="000000" w:themeColor="text1"/>
                <w:sz w:val="24"/>
                <w:szCs w:val="24"/>
              </w:rPr>
              <w:t xml:space="preserve">Figure </w:t>
            </w:r>
            <w:r w:rsidRPr="00513734">
              <w:rPr>
                <w:rFonts w:ascii="Times New Roman" w:hAnsi="Times New Roman" w:cs="Times New Roman"/>
                <w:b/>
                <w:bCs/>
                <w:i w:val="0"/>
                <w:iCs w:val="0"/>
                <w:color w:val="000000" w:themeColor="text1"/>
                <w:sz w:val="24"/>
                <w:szCs w:val="24"/>
              </w:rPr>
              <w:fldChar w:fldCharType="begin"/>
            </w:r>
            <w:r w:rsidRPr="00513734">
              <w:rPr>
                <w:rFonts w:ascii="Times New Roman" w:hAnsi="Times New Roman" w:cs="Times New Roman"/>
                <w:b/>
                <w:bCs/>
                <w:i w:val="0"/>
                <w:iCs w:val="0"/>
                <w:color w:val="000000" w:themeColor="text1"/>
                <w:sz w:val="24"/>
                <w:szCs w:val="24"/>
              </w:rPr>
              <w:instrText xml:space="preserve"> SEQ Figure \* ARABIC </w:instrText>
            </w:r>
            <w:r w:rsidRPr="0051373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10</w:t>
            </w:r>
            <w:r w:rsidRPr="00513734">
              <w:rPr>
                <w:rFonts w:ascii="Times New Roman" w:hAnsi="Times New Roman" w:cs="Times New Roman"/>
                <w:b/>
                <w:bCs/>
                <w:i w:val="0"/>
                <w:iCs w:val="0"/>
                <w:color w:val="000000" w:themeColor="text1"/>
                <w:sz w:val="24"/>
                <w:szCs w:val="24"/>
              </w:rPr>
              <w:fldChar w:fldCharType="end"/>
            </w:r>
            <w:r w:rsidRPr="00513734">
              <w:rPr>
                <w:rFonts w:ascii="Times New Roman" w:hAnsi="Times New Roman" w:cs="Times New Roman"/>
                <w:b/>
                <w:bCs/>
                <w:i w:val="0"/>
                <w:iCs w:val="0"/>
                <w:color w:val="000000" w:themeColor="text1"/>
                <w:sz w:val="24"/>
                <w:szCs w:val="24"/>
              </w:rPr>
              <w:t>.</w:t>
            </w:r>
            <w:r w:rsidR="000A317D">
              <w:rPr>
                <w:rFonts w:ascii="Times New Roman" w:hAnsi="Times New Roman" w:cs="Times New Roman"/>
                <w:i w:val="0"/>
                <w:iCs w:val="0"/>
                <w:color w:val="000000" w:themeColor="text1"/>
                <w:sz w:val="24"/>
                <w:szCs w:val="24"/>
              </w:rPr>
              <w:t xml:space="preserve"> Performance of ALIAS.</w:t>
            </w:r>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0959E889" w:rsidR="005735F8" w:rsidRDefault="00524642" w:rsidP="00255559">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Incongruent test event—in which the first object failed to stop next to the first one—than to the </w:t>
      </w:r>
      <w:r w:rsidR="00EC3B66">
        <w:rPr>
          <w:rFonts w:ascii="Times New Roman" w:hAnsi="Times New Roman" w:cs="Times New Roman"/>
        </w:rPr>
        <w:lastRenderedPageBreak/>
        <w:t xml:space="preserve">Congruent test event—in which the first object came to rest next to the first one. </w:t>
      </w:r>
      <w:r w:rsidR="001324BD">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test events with which they were presented. </w:t>
      </w:r>
      <w:r w:rsidR="001324BD">
        <w:rPr>
          <w:rFonts w:ascii="Times New Roman" w:hAnsi="Times New Roman" w:cs="Times New Roman"/>
        </w:rPr>
        <w:t>Specifically, these networks produced greater error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sidR="001324BD">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relevant to networks’ treatment of the test events—that is, information about obstacles and goals—were absent during habituation.</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r w:rsidR="001C35AE">
        <w:rPr>
          <w:rFonts w:ascii="Times New Roman" w:hAnsi="Times New Roman" w:cs="Times New Roman"/>
        </w:rPr>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sidR="001C35AE">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sidR="001C35AE">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76302E3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A3623B">
        <w:rPr>
          <w:rFonts w:ascii="Times New Roman" w:hAnsi="Times New Roman" w:cs="Times New Roman"/>
          <w:i w:val="0"/>
          <w:iCs w:val="0"/>
          <w:color w:val="000000" w:themeColor="text1"/>
          <w:sz w:val="24"/>
          <w:szCs w:val="24"/>
        </w:rPr>
        <w:t>Performance of OM10.</w:t>
      </w:r>
      <w:r w:rsidR="00A3623B" w:rsidRPr="00F20CB1">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4B75BF0D"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(Left) Mean activation of the critical units produced to the Congruent and Incongruent test events for networks assigned to the Inferring Goals condition and (Right) that produced to the Obstacle and No-Obstacle test events across epochs for networks assigned to the Inferring Constraints condition.</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w:t>
      </w:r>
      <w:r w:rsidR="00773551">
        <w:rPr>
          <w:rFonts w:ascii="Times New Roman" w:hAnsi="Times New Roman" w:cs="Times New Roman"/>
        </w:rPr>
        <w:lastRenderedPageBreak/>
        <w:t xml:space="preserve">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6"/>
        <w:gridCol w:w="5706"/>
      </w:tblGrid>
      <w:tr w:rsidR="00513734" w14:paraId="38DA9DF3" w14:textId="77777777" w:rsidTr="007701A3">
        <w:trPr>
          <w:trHeight w:val="4560"/>
        </w:trPr>
        <w:tc>
          <w:tcPr>
            <w:tcW w:w="5698" w:type="dxa"/>
          </w:tcPr>
          <w:p w14:paraId="42895F3C" w14:textId="02F38E73" w:rsidR="000D05F9" w:rsidRDefault="00513734"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AC8327" wp14:editId="4A7A916F">
                  <wp:extent cx="3476625" cy="2781300"/>
                  <wp:effectExtent l="0" t="0" r="9525" b="0"/>
                  <wp:docPr id="721609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09781" name="Picture 72160978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81167" cy="2784934"/>
                          </a:xfrm>
                          <a:prstGeom prst="rect">
                            <a:avLst/>
                          </a:prstGeom>
                        </pic:spPr>
                      </pic:pic>
                    </a:graphicData>
                  </a:graphic>
                </wp:inline>
              </w:drawing>
            </w:r>
          </w:p>
        </w:tc>
        <w:tc>
          <w:tcPr>
            <w:tcW w:w="5698" w:type="dxa"/>
          </w:tcPr>
          <w:p w14:paraId="2B175312" w14:textId="73C99128" w:rsidR="000D05F9" w:rsidRDefault="00513734"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6D2AC90" wp14:editId="5AC1738B">
                  <wp:extent cx="3486150" cy="2788920"/>
                  <wp:effectExtent l="0" t="0" r="0" b="0"/>
                  <wp:docPr id="1197062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62482" name="Picture 119706248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86161" cy="2788929"/>
                          </a:xfrm>
                          <a:prstGeom prst="rect">
                            <a:avLst/>
                          </a:prstGeom>
                        </pic:spPr>
                      </pic:pic>
                    </a:graphicData>
                  </a:graphic>
                </wp:inline>
              </w:drawing>
            </w:r>
          </w:p>
        </w:tc>
      </w:tr>
    </w:tbl>
    <w:p w14:paraId="5898A2FF" w14:textId="0545B776"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(Left) </w:t>
      </w:r>
      <w:r w:rsidRPr="00F20CB1">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Pr>
          <w:rFonts w:ascii="Times New Roman" w:hAnsi="Times New Roman" w:cs="Times New Roman"/>
          <w:i w:val="0"/>
          <w:iCs w:val="0"/>
          <w:color w:val="000000" w:themeColor="text1"/>
          <w:sz w:val="24"/>
          <w:szCs w:val="24"/>
        </w:rPr>
        <w:t xml:space="preserve"> and (Right) that produced to the Obstacle and No-Obstacle test events across habituation epochs (Bottom)</w:t>
      </w:r>
      <w:r w:rsidRPr="00F20CB1">
        <w:rPr>
          <w:rFonts w:ascii="Times New Roman" w:hAnsi="Times New Roman" w:cs="Times New Roman"/>
          <w:i w:val="0"/>
          <w:iCs w:val="0"/>
          <w:color w:val="000000" w:themeColor="text1"/>
          <w:sz w:val="24"/>
          <w:szCs w:val="24"/>
        </w:rPr>
        <w: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A4F8D9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that condition’s inconsistent test event than to the consistent one. Thus, networks </w:t>
      </w:r>
      <w:r w:rsidR="009316B0">
        <w:rPr>
          <w:rFonts w:ascii="Times New Roman" w:hAnsi="Times New Roman" w:cs="Times New Roman"/>
        </w:rPr>
        <w:t xml:space="preserve">in the Inferring Goals condition looked longer at </w:t>
      </w:r>
      <w:r w:rsidR="00EC79AC">
        <w:rPr>
          <w:rFonts w:ascii="Times New Roman" w:hAnsi="Times New Roman" w:cs="Times New Roman"/>
        </w:rPr>
        <w:t>the Incongruent test event than at the Congruent one. Similarly,</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w:t>
      </w:r>
      <w:r w:rsidR="00AC0BCA">
        <w:rPr>
          <w:rFonts w:ascii="Times New Roman" w:hAnsi="Times New Roman" w:cs="Times New Roman"/>
        </w:rPr>
        <w:lastRenderedPageBreak/>
        <w:t>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behaviors in action understanding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action understanding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Constraints </w:t>
      </w:r>
      <w:r w:rsidR="00D419A7">
        <w:rPr>
          <w:rFonts w:ascii="Times New Roman" w:hAnsi="Times New Roman" w:cs="Times New Roman"/>
        </w:rPr>
        <w:t xml:space="preserve">conditions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a domain-general associative 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230254CE" w:rsidR="00227F52" w:rsidRDefault="00847F52" w:rsidP="005D2110">
      <w:pPr>
        <w:spacing w:line="480" w:lineRule="auto"/>
        <w:ind w:firstLine="720"/>
        <w:contextualSpacing/>
        <w:rPr>
          <w:ins w:id="1"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xml:space="preserve">, in addition to representing the efficiency of an </w:t>
      </w:r>
      <w:r w:rsidR="00A231E7">
        <w:rPr>
          <w:rFonts w:ascii="Times New Roman" w:hAnsi="Times New Roman" w:cs="Times New Roman"/>
        </w:rPr>
        <w:lastRenderedPageBreak/>
        <w:t>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Spelke, 2017).</w:t>
      </w:r>
      <w:r w:rsidR="00922807">
        <w:rPr>
          <w:rFonts w:ascii="Times New Roman" w:hAnsi="Times New Roman" w:cs="Times New Roman"/>
        </w:rPr>
        <w:t xml:space="preserve"> </w:t>
      </w:r>
      <w:ins w:id="2"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3" w:author="Benton, Deon" w:date="2026-04-28T15:48:00Z" w16du:dateUtc="2026-04-28T20:48:00Z">
        <w:r w:rsidR="00747CCB">
          <w:rPr>
            <w:rFonts w:ascii="Times New Roman" w:hAnsi="Times New Roman" w:cs="Times New Roman"/>
          </w:rPr>
          <w:t xml:space="preserve"> These infants were then tested on two events</w:t>
        </w:r>
      </w:ins>
      <w:ins w:id="4"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low, efficient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high,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5"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6"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7" w:author="Benton, Deon" w:date="2026-04-28T15:49:00Z" w16du:dateUtc="2026-04-28T20:49:00Z">
        <w:r w:rsidR="00227F52">
          <w:rPr>
            <w:rFonts w:ascii="Times New Roman" w:hAnsi="Times New Roman" w:cs="Times New Roman"/>
          </w:rPr>
          <w:t xml:space="preserve"> and tested on the same </w:t>
        </w:r>
      </w:ins>
      <w:ins w:id="8" w:author="Benton, Deon" w:date="2026-04-28T15:50:00Z" w16du:dateUtc="2026-04-28T20:50:00Z">
        <w:r w:rsidR="00227F52">
          <w:rPr>
            <w:rFonts w:ascii="Times New Roman" w:hAnsi="Times New Roman" w:cs="Times New Roman"/>
          </w:rPr>
          <w:t xml:space="preserve">events except that the barrier was located peripherally. </w:t>
        </w:r>
      </w:ins>
      <w:ins w:id="9" w:author="Benton, Deon" w:date="2026-04-28T15:52:00Z" w16du:dateUtc="2026-04-28T20:52:00Z">
        <w:r w:rsidR="008050B6">
          <w:rPr>
            <w:rFonts w:ascii="Times New Roman" w:hAnsi="Times New Roman" w:cs="Times New Roman"/>
          </w:rPr>
          <w:t>Liu and Spelke (2017) found that only when the barrier was located beneath the curved motion did infants look longer at the high, inefficient test event than at the low, inefficient one; infants in Experiment 2 looked</w:t>
        </w:r>
      </w:ins>
      <w:ins w:id="10" w:author="Benton, Deon" w:date="2026-04-28T15:53:00Z" w16du:dateUtc="2026-04-28T20:53:00Z">
        <w:r w:rsidR="008050B6">
          <w:rPr>
            <w:rFonts w:ascii="Times New Roman" w:hAnsi="Times New Roman" w:cs="Times New Roman"/>
          </w:rPr>
          <w:t xml:space="preserve"> </w:t>
        </w:r>
      </w:ins>
      <w:ins w:id="11" w:author="Benton, Deon" w:date="2026-04-28T15:54:00Z" w16du:dateUtc="2026-04-28T20:54:00Z">
        <w:r w:rsidR="008050B6">
          <w:rPr>
            <w:rFonts w:ascii="Times New Roman" w:hAnsi="Times New Roman" w:cs="Times New Roman"/>
          </w:rPr>
          <w:t xml:space="preserve">about equally long at both test events. If anything, </w:t>
        </w:r>
      </w:ins>
      <w:ins w:id="12" w:author="Benton, Deon" w:date="2026-04-28T15:53:00Z" w16du:dateUtc="2026-04-28T20:53:00Z">
        <w:r w:rsidR="008050B6">
          <w:rPr>
            <w:rFonts w:ascii="Times New Roman" w:hAnsi="Times New Roman" w:cs="Times New Roman"/>
          </w:rPr>
          <w:t>there was a</w:t>
        </w:r>
      </w:ins>
      <w:ins w:id="13" w:author="Benton, Deon" w:date="2026-04-28T15:54:00Z" w16du:dateUtc="2026-04-28T20:54:00Z">
        <w:r w:rsidR="008050B6">
          <w:rPr>
            <w:rFonts w:ascii="Times New Roman" w:hAnsi="Times New Roman" w:cs="Times New Roman"/>
          </w:rPr>
          <w:t xml:space="preserve"> numerical, but still</w:t>
        </w:r>
      </w:ins>
      <w:ins w:id="14" w:author="Benton, Deon" w:date="2026-04-28T15:53:00Z" w16du:dateUtc="2026-04-28T20:53:00Z">
        <w:r w:rsidR="008050B6">
          <w:rPr>
            <w:rFonts w:ascii="Times New Roman" w:hAnsi="Times New Roman" w:cs="Times New Roman"/>
          </w:rPr>
          <w:t xml:space="preserve"> non</w:t>
        </w:r>
      </w:ins>
      <w:ins w:id="15" w:author="Benton, Deon" w:date="2026-04-28T15:55:00Z" w16du:dateUtc="2026-04-28T20:55:00Z">
        <w:r w:rsidR="008050B6">
          <w:rPr>
            <w:rFonts w:ascii="Times New Roman" w:hAnsi="Times New Roman" w:cs="Times New Roman"/>
          </w:rPr>
          <w:t>-significant,</w:t>
        </w:r>
      </w:ins>
      <w:ins w:id="16" w:author="Benton, Deon" w:date="2026-04-28T15:53:00Z" w16du:dateUtc="2026-04-28T20:53:00Z">
        <w:r w:rsidR="008050B6">
          <w:rPr>
            <w:rFonts w:ascii="Times New Roman" w:hAnsi="Times New Roman" w:cs="Times New Roman"/>
          </w:rPr>
          <w:t xml:space="preserve"> tendency for</w:t>
        </w:r>
      </w:ins>
      <w:ins w:id="17" w:author="Benton, Deon" w:date="2026-04-28T15:54:00Z" w16du:dateUtc="2026-04-28T20:54:00Z">
        <w:r w:rsidR="008050B6">
          <w:rPr>
            <w:rFonts w:ascii="Times New Roman" w:hAnsi="Times New Roman" w:cs="Times New Roman"/>
          </w:rPr>
          <w:t xml:space="preserve"> </w:t>
        </w:r>
      </w:ins>
      <w:ins w:id="18" w:author="Benton, Deon" w:date="2026-04-28T16:00:00Z" w16du:dateUtc="2026-04-28T21:00:00Z">
        <w:r w:rsidR="003C325C">
          <w:rPr>
            <w:rFonts w:ascii="Times New Roman" w:hAnsi="Times New Roman" w:cs="Times New Roman"/>
          </w:rPr>
          <w:t>infants in Experiment 2</w:t>
        </w:r>
      </w:ins>
      <w:ins w:id="19" w:author="Benton, Deon" w:date="2026-04-28T15:54:00Z" w16du:dateUtc="2026-04-28T20:54:00Z">
        <w:r w:rsidR="008050B6">
          <w:rPr>
            <w:rFonts w:ascii="Times New Roman" w:hAnsi="Times New Roman" w:cs="Times New Roman"/>
          </w:rPr>
          <w:t xml:space="preserve"> to look longer at the low, efficient event than at the high on</w:t>
        </w:r>
      </w:ins>
      <w:ins w:id="20" w:author="Benton, Deon" w:date="2026-04-28T15:55:00Z" w16du:dateUtc="2026-04-28T20:55:00Z">
        <w:r w:rsidR="008050B6">
          <w:rPr>
            <w:rFonts w:ascii="Times New Roman" w:hAnsi="Times New Roman" w:cs="Times New Roman"/>
          </w:rPr>
          <w:t>e</w:t>
        </w:r>
      </w:ins>
      <w:ins w:id="21" w:author="Benton, Deon" w:date="2026-04-28T15:54:00Z" w16du:dateUtc="2026-04-28T20:54:00Z">
        <w:r w:rsidR="008050B6">
          <w:rPr>
            <w:rFonts w:ascii="Times New Roman" w:hAnsi="Times New Roman" w:cs="Times New Roman"/>
          </w:rPr>
          <w:t>.</w:t>
        </w:r>
      </w:ins>
    </w:p>
    <w:p w14:paraId="199A3619" w14:textId="3A0E84F3" w:rsidR="00847F52" w:rsidRDefault="00227F52" w:rsidP="005D2110">
      <w:pPr>
        <w:spacing w:line="480" w:lineRule="auto"/>
        <w:ind w:firstLine="720"/>
        <w:contextualSpacing/>
        <w:rPr>
          <w:rFonts w:ascii="Times New Roman" w:hAnsi="Times New Roman" w:cs="Times New Roman"/>
        </w:rPr>
      </w:pPr>
      <w:ins w:id="22" w:author="Benton, Deon" w:date="2026-04-28T15:50:00Z" w16du:dateUtc="2026-04-28T20:50:00Z">
        <w:r>
          <w:rPr>
            <w:rFonts w:ascii="Times New Roman" w:hAnsi="Times New Roman" w:cs="Times New Roman"/>
          </w:rPr>
          <w:t>One question that these studies raised was whether</w:t>
        </w:r>
      </w:ins>
      <w:ins w:id="23" w:author="Benton, Deon" w:date="2026-04-28T15:55:00Z" w16du:dateUtc="2026-04-28T20:55:00Z">
        <w:r w:rsidR="00801EFC">
          <w:rPr>
            <w:rFonts w:ascii="Times New Roman" w:hAnsi="Times New Roman" w:cs="Times New Roman"/>
          </w:rPr>
          <w:t xml:space="preserve"> infants expect agents that </w:t>
        </w:r>
      </w:ins>
      <w:ins w:id="24" w:author="Benton, Deon" w:date="2026-04-28T15:56:00Z" w16du:dateUtc="2026-04-28T20:56:00Z">
        <w:r w:rsidR="00801EFC">
          <w:rPr>
            <w:rFonts w:ascii="Times New Roman" w:hAnsi="Times New Roman" w:cs="Times New Roman"/>
          </w:rPr>
          <w:t>engage</w:t>
        </w:r>
      </w:ins>
      <w:ins w:id="25" w:author="Benton, Deon" w:date="2026-04-28T16:00:00Z" w16du:dateUtc="2026-04-28T21:00:00Z">
        <w:r w:rsidR="001534A0">
          <w:rPr>
            <w:rFonts w:ascii="Times New Roman" w:hAnsi="Times New Roman" w:cs="Times New Roman"/>
          </w:rPr>
          <w:t>d</w:t>
        </w:r>
      </w:ins>
      <w:ins w:id="26" w:author="Benton, Deon" w:date="2026-04-28T15:56:00Z" w16du:dateUtc="2026-04-28T20:56:00Z">
        <w:r w:rsidR="00801EFC">
          <w:rPr>
            <w:rFonts w:ascii="Times New Roman" w:hAnsi="Times New Roman" w:cs="Times New Roman"/>
          </w:rPr>
          <w:t xml:space="preserve"> in </w:t>
        </w:r>
      </w:ins>
      <w:ins w:id="27" w:author="Benton, Deon" w:date="2026-04-28T16:00:00Z" w16du:dateUtc="2026-04-28T21:00:00Z">
        <w:r w:rsidR="001534A0">
          <w:rPr>
            <w:rFonts w:ascii="Times New Roman" w:hAnsi="Times New Roman" w:cs="Times New Roman"/>
          </w:rPr>
          <w:t>inefficient and costly</w:t>
        </w:r>
      </w:ins>
      <w:ins w:id="28" w:author="Benton, Deon" w:date="2026-04-28T15:56:00Z" w16du:dateUtc="2026-04-28T20:56:00Z">
        <w:r w:rsidR="00801EFC">
          <w:rPr>
            <w:rFonts w:ascii="Times New Roman" w:hAnsi="Times New Roman" w:cs="Times New Roman"/>
          </w:rPr>
          <w:t xml:space="preserve"> actions in the past to continue to do so in a new situation</w:t>
        </w:r>
      </w:ins>
      <w:ins w:id="29" w:author="Benton, Deon" w:date="2026-04-28T16:00:00Z" w16du:dateUtc="2026-04-28T21:00:00Z">
        <w:r w:rsidR="00E35595">
          <w:rPr>
            <w:rFonts w:ascii="Times New Roman" w:hAnsi="Times New Roman" w:cs="Times New Roman"/>
          </w:rPr>
          <w:t xml:space="preserve"> with a different set of constraints</w:t>
        </w:r>
      </w:ins>
      <w:ins w:id="30" w:author="Benton, Deon" w:date="2026-04-28T15:50:00Z" w16du:dateUtc="2026-04-28T20:50:00Z">
        <w:r>
          <w:rPr>
            <w:rFonts w:ascii="Times New Roman" w:hAnsi="Times New Roman" w:cs="Times New Roman"/>
          </w:rPr>
          <w:t xml:space="preserve">. To address this question, Liu and Spelke (2017) </w:t>
        </w:r>
      </w:ins>
      <w:ins w:id="31" w:author="Benton, Deon" w:date="2026-04-28T15:51:00Z" w16du:dateUtc="2026-04-28T20:51:00Z">
        <w:r>
          <w:rPr>
            <w:rFonts w:ascii="Times New Roman" w:hAnsi="Times New Roman" w:cs="Times New Roman"/>
          </w:rPr>
          <w:t xml:space="preserve">habituated </w:t>
        </w:r>
      </w:ins>
      <w:ins w:id="32" w:author="Benton, Deon" w:date="2026-04-28T15:57:00Z" w16du:dateUtc="2026-04-28T20:57:00Z">
        <w:r w:rsidR="00801EFC">
          <w:rPr>
            <w:rFonts w:ascii="Times New Roman" w:hAnsi="Times New Roman" w:cs="Times New Roman"/>
          </w:rPr>
          <w:t xml:space="preserve">a third set of infants to the </w:t>
        </w:r>
      </w:ins>
      <w:ins w:id="33" w:author="Benton, Deon" w:date="2026-04-28T16:01:00Z" w16du:dateUtc="2026-04-28T21:01:00Z">
        <w:r w:rsidR="007B5F29">
          <w:rPr>
            <w:rFonts w:ascii="Times New Roman" w:hAnsi="Times New Roman" w:cs="Times New Roman"/>
          </w:rPr>
          <w:t>habituation event used in Experiment 2</w:t>
        </w:r>
      </w:ins>
      <w:ins w:id="34" w:author="Benton, Deon" w:date="2026-04-28T15:57:00Z" w16du:dateUtc="2026-04-28T20:57:00Z">
        <w:r w:rsidR="00801EFC">
          <w:rPr>
            <w:rFonts w:ascii="Times New Roman" w:hAnsi="Times New Roman" w:cs="Times New Roman"/>
          </w:rPr>
          <w:t>.</w:t>
        </w:r>
      </w:ins>
      <w:ins w:id="35"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36" w:author="Benton, Deon" w:date="2026-04-28T16:02:00Z" w16du:dateUtc="2026-04-28T21:02:00Z">
        <w:r w:rsidR="007B5F29">
          <w:rPr>
            <w:rFonts w:ascii="Times New Roman" w:hAnsi="Times New Roman" w:cs="Times New Roman"/>
          </w:rPr>
          <w:t xml:space="preserve"> a barrier, however, these</w:t>
        </w:r>
      </w:ins>
      <w:ins w:id="37" w:author="Benton, Deon" w:date="2026-04-28T15:57:00Z" w16du:dateUtc="2026-04-28T20:57:00Z">
        <w:r w:rsidR="00801EFC">
          <w:rPr>
            <w:rFonts w:ascii="Times New Roman" w:hAnsi="Times New Roman" w:cs="Times New Roman"/>
          </w:rPr>
          <w:t xml:space="preserve"> </w:t>
        </w:r>
      </w:ins>
      <w:ins w:id="38" w:author="Benton, Deon" w:date="2026-04-28T16:02:00Z" w16du:dateUtc="2026-04-28T21:02:00Z">
        <w:r w:rsidR="007B5F29">
          <w:rPr>
            <w:rFonts w:ascii="Times New Roman" w:hAnsi="Times New Roman" w:cs="Times New Roman"/>
          </w:rPr>
          <w:t>infants</w:t>
        </w:r>
      </w:ins>
      <w:ins w:id="39" w:author="Benton, Deon" w:date="2026-04-28T15:57:00Z" w16du:dateUtc="2026-04-28T20:57:00Z">
        <w:r w:rsidR="00801EFC">
          <w:rPr>
            <w:rFonts w:ascii="Times New Roman" w:hAnsi="Times New Roman" w:cs="Times New Roman"/>
          </w:rPr>
          <w:t xml:space="preserve"> were </w:t>
        </w:r>
      </w:ins>
      <w:ins w:id="40" w:author="Benton, Deon" w:date="2026-04-28T16:02:00Z" w16du:dateUtc="2026-04-28T21:02:00Z">
        <w:r w:rsidR="007B5F29">
          <w:rPr>
            <w:rFonts w:ascii="Times New Roman" w:hAnsi="Times New Roman" w:cs="Times New Roman"/>
          </w:rPr>
          <w:t xml:space="preserve">tested on the test events used in Experiment 1, </w:t>
        </w:r>
      </w:ins>
      <w:ins w:id="41" w:author="Benton, Deon" w:date="2026-04-28T15:57:00Z" w16du:dateUtc="2026-04-28T20:57:00Z">
        <w:r w:rsidR="00801EFC">
          <w:rPr>
            <w:rFonts w:ascii="Times New Roman" w:hAnsi="Times New Roman" w:cs="Times New Roman"/>
          </w:rPr>
          <w:t>which the barrier was located beneath the arced motion.</w:t>
        </w:r>
      </w:ins>
      <w:ins w:id="42" w:author="Benton, Deon" w:date="2026-04-28T15:58:00Z" w16du:dateUtc="2026-04-28T20:58:00Z">
        <w:r w:rsidR="003C325C">
          <w:rPr>
            <w:rFonts w:ascii="Times New Roman" w:hAnsi="Times New Roman" w:cs="Times New Roman"/>
          </w:rPr>
          <w:t xml:space="preserve"> </w:t>
        </w:r>
      </w:ins>
      <w:ins w:id="43" w:author="Benton, Deon" w:date="2026-04-28T16:03:00Z" w16du:dateUtc="2026-04-28T21:03:00Z">
        <w:r w:rsidR="007B5F29">
          <w:rPr>
            <w:rFonts w:ascii="Times New Roman" w:hAnsi="Times New Roman" w:cs="Times New Roman"/>
          </w:rPr>
          <w:t>As was the case for infants in Experiment 1, infants looked longer at the high, inefficient test event than at the low, efficient one.</w:t>
        </w:r>
      </w:ins>
      <w:ins w:id="44" w:author="Benton, Deon" w:date="2026-04-28T16:02:00Z" w16du:dateUtc="2026-04-28T21:02:00Z">
        <w:r w:rsidR="007B5F29">
          <w:rPr>
            <w:rFonts w:ascii="Times New Roman" w:hAnsi="Times New Roman" w:cs="Times New Roman"/>
          </w:rPr>
          <w:t xml:space="preserve"> </w:t>
        </w:r>
      </w:ins>
      <w:ins w:id="45"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46"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47" w:author="Benton, Deon" w:date="2026-04-28T16:06:00Z" w16du:dateUtc="2026-04-28T21:06:00Z">
        <w:r w:rsidR="00D26DDC">
          <w:rPr>
            <w:rFonts w:ascii="Times New Roman" w:hAnsi="Times New Roman" w:cs="Times New Roman"/>
          </w:rPr>
          <w:t xml:space="preserve">Second, if the </w:t>
        </w:r>
      </w:ins>
      <w:ins w:id="48" w:author="Benton, Deon" w:date="2026-04-28T16:07:00Z" w16du:dateUtc="2026-04-28T21:07:00Z">
        <w:r w:rsidR="00D26DDC">
          <w:rPr>
            <w:rFonts w:ascii="Times New Roman" w:hAnsi="Times New Roman" w:cs="Times New Roman"/>
          </w:rPr>
          <w:t>environmental</w:t>
        </w:r>
      </w:ins>
      <w:ins w:id="49" w:author="Benton, Deon" w:date="2026-04-28T16:06:00Z" w16du:dateUtc="2026-04-28T21:06:00Z">
        <w:r w:rsidR="00D26DDC">
          <w:rPr>
            <w:rFonts w:ascii="Times New Roman" w:hAnsi="Times New Roman" w:cs="Times New Roman"/>
          </w:rPr>
          <w:t xml:space="preserve"> </w:t>
        </w:r>
        <w:r w:rsidR="00D26DDC">
          <w:rPr>
            <w:rFonts w:ascii="Times New Roman" w:hAnsi="Times New Roman" w:cs="Times New Roman"/>
          </w:rPr>
          <w:lastRenderedPageBreak/>
          <w:t xml:space="preserve">context does not change, infants no longer expect agents to behave </w:t>
        </w:r>
      </w:ins>
      <w:ins w:id="50"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51" w:author="Benton, Deon" w:date="2026-04-28T16:08:00Z" w16du:dateUtc="2026-04-28T21:08:00Z">
        <w:r w:rsidR="00C543EB">
          <w:rPr>
            <w:rFonts w:ascii="Times New Roman" w:hAnsi="Times New Roman" w:cs="Times New Roman"/>
          </w:rPr>
          <w:t xml:space="preserve"> a new situation that differs from the old one.</w:t>
        </w:r>
      </w:ins>
      <w:ins w:id="52" w:author="Benton, Deon" w:date="2026-04-28T16:06:00Z" w16du:dateUtc="2026-04-28T21:06:00Z">
        <w:r w:rsidR="00D26DDC">
          <w:rPr>
            <w:rFonts w:ascii="Times New Roman" w:hAnsi="Times New Roman" w:cs="Times New Roman"/>
          </w:rPr>
          <w:t xml:space="preserve"> </w:t>
        </w:r>
      </w:ins>
    </w:p>
    <w:p w14:paraId="62E4C8AD" w14:textId="2625D217" w:rsidR="00070634" w:rsidRDefault="00C543EB" w:rsidP="00853CF6">
      <w:pPr>
        <w:spacing w:line="480" w:lineRule="auto"/>
        <w:ind w:firstLine="720"/>
        <w:contextualSpacing/>
        <w:rPr>
          <w:rFonts w:ascii="Times New Roman" w:hAnsi="Times New Roman" w:cs="Times New Roman"/>
        </w:rPr>
      </w:pPr>
      <w:ins w:id="53" w:author="Benton, Deon" w:date="2026-04-28T16:09:00Z" w16du:dateUtc="2026-04-28T21:09:00Z">
        <w:r>
          <w:rPr>
            <w:rFonts w:ascii="Times New Roman" w:hAnsi="Times New Roman" w:cs="Times New Roman"/>
          </w:rPr>
          <w:t xml:space="preserve">On the basis of these findings, one might conclude that they </w:t>
        </w:r>
        <w:r w:rsidR="00B503E5">
          <w:rPr>
            <w:rFonts w:ascii="Times New Roman" w:hAnsi="Times New Roman" w:cs="Times New Roman"/>
          </w:rPr>
          <w:t>challenge a simple associative learn</w:t>
        </w:r>
      </w:ins>
      <w:ins w:id="54" w:author="Benton, Deon" w:date="2026-04-28T16:10:00Z" w16du:dateUtc="2026-04-28T21:10:00Z">
        <w:r w:rsidR="00B503E5">
          <w:rPr>
            <w:rFonts w:ascii="Times New Roman" w:hAnsi="Times New Roman" w:cs="Times New Roman"/>
          </w:rPr>
          <w:t xml:space="preserve">ing account of these data. This is because </w:t>
        </w:r>
      </w:ins>
      <w:ins w:id="55" w:author="Benton, Deon" w:date="2026-04-29T21:23:00Z" w16du:dateUtc="2026-04-30T02:23:00Z">
        <w:r w:rsidR="009351FD">
          <w:rPr>
            <w:rFonts w:ascii="Times New Roman" w:hAnsi="Times New Roman" w:cs="Times New Roman"/>
          </w:rPr>
          <w:t xml:space="preserve">it might be thought that </w:t>
        </w:r>
      </w:ins>
      <w:ins w:id="56"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57"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58" w:author="Benton, Deon" w:date="2026-04-29T21:23:00Z" w16du:dateUtc="2026-04-30T02:23:00Z">
        <w:r w:rsidR="009351FD">
          <w:rPr>
            <w:rFonts w:ascii="Times New Roman" w:hAnsi="Times New Roman" w:cs="Times New Roman"/>
          </w:rPr>
          <w:t>are</w:t>
        </w:r>
      </w:ins>
      <w:ins w:id="59" w:author="Benton, Deon" w:date="2026-04-28T16:10:00Z" w16du:dateUtc="2026-04-28T21:10:00Z">
        <w:r w:rsidR="00B503E5">
          <w:rPr>
            <w:rFonts w:ascii="Times New Roman" w:hAnsi="Times New Roman" w:cs="Times New Roman"/>
          </w:rPr>
          <w:t xml:space="preserve"> fundamentally at odds with how infants actually performed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60"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61" w:author="Benton, Deon" w:date="2026-04-28T16:11:00Z" w16du:dateUtc="2026-04-28T21:11:00Z">
        <w:r w:rsidR="00B503E5">
          <w:rPr>
            <w:rFonts w:ascii="Times New Roman" w:hAnsi="Times New Roman" w:cs="Times New Roman"/>
          </w:rPr>
          <w:t xml:space="preserve">infants should show an equivalent increase in looking </w:t>
        </w:r>
      </w:ins>
      <w:ins w:id="62" w:author="Benton, Deon" w:date="2026-04-28T16:12:00Z" w16du:dateUtc="2026-04-28T21:12:00Z">
        <w:r w:rsidR="00CE3B81">
          <w:rPr>
            <w:rFonts w:ascii="Times New Roman" w:hAnsi="Times New Roman" w:cs="Times New Roman"/>
          </w:rPr>
          <w:t>at</w:t>
        </w:r>
      </w:ins>
      <w:ins w:id="63"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64"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65" w:author="Benton, Deon" w:date="2026-04-28T16:13:00Z" w16du:dateUtc="2026-04-28T21:13:00Z">
        <w:r w:rsidR="00CE3B81">
          <w:rPr>
            <w:rFonts w:ascii="Times New Roman" w:hAnsi="Times New Roman" w:cs="Times New Roman"/>
          </w:rPr>
          <w:t xml:space="preserve">a barrier </w:t>
        </w:r>
      </w:ins>
      <w:ins w:id="66" w:author="Benton, Deon" w:date="2026-04-28T16:12:00Z" w16du:dateUtc="2026-04-28T21:12:00Z">
        <w:r w:rsidR="00CE3B81">
          <w:rPr>
            <w:rFonts w:ascii="Times New Roman" w:hAnsi="Times New Roman" w:cs="Times New Roman"/>
          </w:rPr>
          <w:t>and arced motio</w:t>
        </w:r>
      </w:ins>
      <w:ins w:id="67"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68"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69"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look longer at the low, efficient jump event than at the high, inefficient one</w:t>
      </w:r>
      <w:ins w:id="70" w:author="Benton, Deon" w:date="2026-04-28T16:15:00Z" w16du:dateUtc="2026-04-28T21:15:00Z">
        <w:r w:rsidR="009E16A8">
          <w:rPr>
            <w:rFonts w:ascii="Times New Roman" w:hAnsi="Times New Roman" w:cs="Times New Roman"/>
          </w:rPr>
          <w:t>; the low, efficient event involves two changes relative to that seen during habituation</w:t>
        </w:r>
      </w:ins>
      <w:ins w:id="71"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72" w:author="Benton, Deon" w:date="2026-04-28T16:15:00Z" w16du:dateUtc="2026-04-28T21:15:00Z">
        <w:r w:rsidR="009E16A8">
          <w:rPr>
            <w:rFonts w:ascii="Times New Roman" w:hAnsi="Times New Roman" w:cs="Times New Roman"/>
          </w:rPr>
          <w:t>, whereas the high, inefficient event involve</w:t>
        </w:r>
      </w:ins>
      <w:ins w:id="73" w:author="Benton, Deon" w:date="2026-04-28T16:16:00Z" w16du:dateUtc="2026-04-28T21:16:00Z">
        <w:r w:rsidR="009E16A8">
          <w:rPr>
            <w:rFonts w:ascii="Times New Roman" w:hAnsi="Times New Roman" w:cs="Times New Roman"/>
          </w:rPr>
          <w:t>s only a single change (i.e., a change to 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74"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75"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 xml:space="preserve">the vertical distance between the </w:t>
      </w:r>
      <w:r w:rsidR="00BC4D95">
        <w:rPr>
          <w:rFonts w:ascii="Times New Roman" w:hAnsi="Times New Roman" w:cs="Times New Roman"/>
        </w:rPr>
        <w:lastRenderedPageBreak/>
        <w:t>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high, inefficient test event in Liu and Spelke (2017) in which an agent follows an unnecessarily high,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high,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n Liu and Spelke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Spelke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6166DC99" w14:textId="0BF2C72A" w:rsidR="001B35E7" w:rsidRDefault="00524642" w:rsidP="00853CF6">
      <w:pPr>
        <w:spacing w:line="480" w:lineRule="auto"/>
        <w:ind w:firstLine="720"/>
        <w:contextualSpacing/>
        <w:rPr>
          <w:ins w:id="76" w:author="Benton, Deon" w:date="2026-04-27T16:16:00Z" w16du:dateUtc="2026-04-27T21:16: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77" w:author="Benton, Deon" w:date="2026-04-27T16:14:00Z" w16du:dateUtc="2026-04-27T21:14:00Z">
        <w:r w:rsidR="00184AC3">
          <w:rPr>
            <w:rFonts w:ascii="Times New Roman" w:eastAsia="Times New Roman" w:hAnsi="Times New Roman" w:cs="Times New Roman"/>
          </w:rPr>
          <w:t xml:space="preserve"> </w:t>
        </w:r>
      </w:ins>
      <w:ins w:id="78"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w:t>
      </w:r>
      <w:r>
        <w:rPr>
          <w:rFonts w:ascii="Times New Roman" w:hAnsi="Times New Roman" w:cs="Times New Roman"/>
        </w:rPr>
        <w:lastRenderedPageBreak/>
        <w:t xml:space="preserve">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79" w:author="Benton, Deon" w:date="2026-04-27T16:13:00Z" w16du:dateUtc="2026-04-27T21:13:00Z">
        <w:r w:rsidR="00184AC3">
          <w:rPr>
            <w:rFonts w:ascii="Times New Roman" w:hAnsi="Times New Roman" w:cs="Times New Roman"/>
          </w:rPr>
          <w:t xml:space="preserve"> </w:t>
        </w:r>
      </w:ins>
      <w:ins w:id="80" w:author="Benton, Deon" w:date="2026-04-27T16:16:00Z" w16du:dateUtc="2026-04-27T21:16:00Z">
        <w:r w:rsidR="001B35E7">
          <w:rPr>
            <w:rFonts w:ascii="Times New Roman" w:hAnsi="Times New Roman" w:cs="Times New Roman"/>
          </w:rPr>
          <w:t xml:space="preserve">These events were implemented in an identical manner </w:t>
        </w:r>
      </w:ins>
      <w:ins w:id="81"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p>
    <w:p w14:paraId="6308D11D" w14:textId="4C120060" w:rsidR="00524642" w:rsidRDefault="006D5542" w:rsidP="00853CF6">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w:t>
      </w:r>
      <w:r w:rsidR="00332BA6">
        <w:rPr>
          <w:rFonts w:ascii="Times New Roman" w:hAnsi="Times New Roman" w:cs="Times New Roman"/>
        </w:rPr>
        <w:t xml:space="preserve">study associated with the present target behavior tested </w:t>
      </w:r>
      <w:r>
        <w:rPr>
          <w:rFonts w:ascii="Times New Roman" w:hAnsi="Times New Roman" w:cs="Times New Roman"/>
        </w:rPr>
        <w:t>6-month-olds,</w:t>
      </w:r>
      <w:r w:rsidR="00332BA6">
        <w:rPr>
          <w:rFonts w:ascii="Times New Roman" w:hAnsi="Times New Roman" w:cs="Times New Roman"/>
        </w:rPr>
        <w:t xml:space="preserve"> for ALIAS and ALIAS-2</w:t>
      </w:r>
      <w:r>
        <w:rPr>
          <w:rFonts w:ascii="Times New Roman" w:hAnsi="Times New Roman" w:cs="Times New Roman"/>
        </w:rPr>
        <w:t xml:space="preserve"> the pretraining phase</w:t>
      </w:r>
      <w:r w:rsidR="00332BA6">
        <w:rPr>
          <w:rFonts w:ascii="Times New Roman" w:hAnsi="Times New Roman" w:cs="Times New Roman"/>
        </w:rPr>
        <w:t xml:space="preserve"> was</w:t>
      </w:r>
      <w:r w:rsidR="002C1F03">
        <w:rPr>
          <w:rFonts w:ascii="Times New Roman" w:hAnsi="Times New Roman" w:cs="Times New Roman"/>
        </w:rPr>
        <w:t xml:space="preserve"> 450 epochs</w:t>
      </w:r>
      <w:r w:rsidR="00332BA6">
        <w:rPr>
          <w:rFonts w:ascii="Times New Roman" w:hAnsi="Times New Roman" w:cs="Times New Roman"/>
        </w:rPr>
        <w:t xml:space="preserve"> long</w:t>
      </w:r>
      <w:r w:rsidR="002C1F03">
        <w:rPr>
          <w:rFonts w:ascii="Times New Roman" w:hAnsi="Times New Roman" w:cs="Times New Roman"/>
        </w:rPr>
        <w:t>. The learning rate and number of hidden units were also reduced—the learning rate was set to 0.0875</w:t>
      </w:r>
      <w:r w:rsidR="00332BA6">
        <w:rPr>
          <w:rFonts w:ascii="Times New Roman" w:hAnsi="Times New Roman" w:cs="Times New Roman"/>
        </w:rPr>
        <w:t>,</w:t>
      </w:r>
      <w:r w:rsidR="002C1F03">
        <w:rPr>
          <w:rFonts w:ascii="Times New Roman" w:hAnsi="Times New Roman" w:cs="Times New Roman"/>
        </w:rPr>
        <w:t xml:space="preserve"> and the number of hidden units that were used was 30.</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No such </w:t>
      </w:r>
      <w:ins w:id="82" w:author="Benton, Deon" w:date="2026-04-27T16:12:00Z" w16du:dateUtc="2026-04-27T21:12:00Z">
        <w:r w:rsidR="00A13863">
          <w:rPr>
            <w:rFonts w:ascii="Times New Roman" w:hAnsi="Times New Roman" w:cs="Times New Roman"/>
          </w:rPr>
          <w:t>modifications were made to</w:t>
        </w:r>
      </w:ins>
      <w:r w:rsidR="004C6C92">
        <w:rPr>
          <w:rFonts w:ascii="Times New Roman" w:hAnsi="Times New Roman" w:cs="Times New Roman"/>
        </w:rPr>
        <w:t xml:space="preserve"> OM10 (or </w:t>
      </w:r>
      <w:r w:rsidR="00B61531">
        <w:rPr>
          <w:rFonts w:ascii="Times New Roman" w:hAnsi="Times New Roman" w:cs="Times New Roman"/>
        </w:rPr>
        <w:t xml:space="preserve">its extension, </w:t>
      </w:r>
      <w:r w:rsidR="004C6C92">
        <w:rPr>
          <w:rFonts w:ascii="Times New Roman" w:hAnsi="Times New Roman" w:cs="Times New Roman"/>
        </w:rPr>
        <w:t>OM10-2). This is</w:t>
      </w:r>
      <w:ins w:id="83" w:author="Benton, Deon" w:date="2026-04-27T16:15:00Z" w16du:dateUtc="2026-04-27T21:15:00Z">
        <w:r w:rsidR="001B35E7">
          <w:rPr>
            <w:rFonts w:ascii="Times New Roman" w:hAnsi="Times New Roman" w:cs="Times New Roman"/>
          </w:rPr>
          <w:t xml:space="preserve"> because this model does not simulate </w:t>
        </w:r>
      </w:ins>
      <w:ins w:id="84" w:author="Benton, Deon" w:date="2026-04-27T16:16:00Z" w16du:dateUtc="2026-04-27T21:16:00Z">
        <w:r w:rsidR="001B35E7">
          <w:rPr>
            <w:rFonts w:ascii="Times New Roman" w:hAnsi="Times New Roman" w:cs="Times New Roman"/>
          </w:rPr>
          <w:t>age or real-world experience.</w:t>
        </w:r>
      </w:ins>
      <w:r w:rsidR="004C6C92">
        <w:rPr>
          <w:rFonts w:ascii="Times New Roman" w:hAnsi="Times New Roman" w:cs="Times New Roman"/>
        </w:rPr>
        <w:t xml:space="preserve"> </w:t>
      </w:r>
      <w:r w:rsidR="00B61531">
        <w:rPr>
          <w:rFonts w:ascii="Times New Roman" w:hAnsi="Times New Roman" w:cs="Times New Roman"/>
        </w:rPr>
        <w:t>By not manipulating this information in OM10, then, it was possible to</w:t>
      </w:r>
      <w:r w:rsidR="004C6C92">
        <w:rPr>
          <w:rFonts w:ascii="Times New Roman" w:hAnsi="Times New Roman" w:cs="Times New Roman"/>
        </w:rPr>
        <w:t xml:space="preserve"> </w:t>
      </w:r>
      <w:r w:rsidR="00B61531">
        <w:rPr>
          <w:rFonts w:ascii="Times New Roman" w:hAnsi="Times New Roman" w:cs="Times New Roman"/>
        </w:rPr>
        <w:t>evaluate the importance</w:t>
      </w:r>
      <w:r w:rsidR="000F7618">
        <w:rPr>
          <w:rFonts w:ascii="Times New Roman" w:hAnsi="Times New Roman" w:cs="Times New Roman"/>
        </w:rPr>
        <w:t xml:space="preserve"> of these factors by comparing the performance </w:t>
      </w:r>
      <w:r w:rsidR="00B61531">
        <w:rPr>
          <w:rFonts w:ascii="Times New Roman" w:hAnsi="Times New Roman" w:cs="Times New Roman"/>
        </w:rPr>
        <w:t>of OM10</w:t>
      </w:r>
      <w:r w:rsidR="000F7618" w:rsidRPr="007930E7">
        <w:rPr>
          <w:rFonts w:ascii="Times New Roman" w:hAnsi="Times New Roman" w:cs="Times New Roman"/>
        </w:rPr>
        <w:t xml:space="preserve"> as stipulated in Overwalle (2010)</w:t>
      </w:r>
      <w:r w:rsidR="000F7618">
        <w:rPr>
          <w:rFonts w:ascii="Times New Roman" w:hAnsi="Times New Roman" w:cs="Times New Roman"/>
        </w:rPr>
        <w:t xml:space="preserve"> to ALIAS.</w:t>
      </w:r>
      <w:ins w:id="85" w:author="Benton, Deon" w:date="2026-04-27T16:18:00Z" w16du:dateUtc="2026-04-27T21:18:00Z">
        <w:r w:rsidR="002A1166">
          <w:rPr>
            <w:rFonts w:ascii="Times New Roman" w:hAnsi="Times New Roman" w:cs="Times New Roman"/>
          </w:rPr>
          <w:t xml:space="preserve"> </w:t>
        </w:r>
      </w:ins>
    </w:p>
    <w:p w14:paraId="584C7EB1" w14:textId="1F9C28FE" w:rsidR="00CE60BA" w:rsidRDefault="002A1166" w:rsidP="00853CF6">
      <w:pPr>
        <w:spacing w:line="480" w:lineRule="auto"/>
        <w:ind w:firstLine="720"/>
        <w:contextualSpacing/>
        <w:rPr>
          <w:ins w:id="86" w:author="Benton, Deon" w:date="2026-04-24T22:25:00Z" w16du:dateUtc="2026-04-25T03:25:00Z"/>
          <w:rFonts w:ascii="Times New Roman" w:hAnsi="Times New Roman" w:cs="Times New Roman"/>
        </w:rPr>
      </w:pPr>
      <w:ins w:id="87" w:author="Benton, Deon" w:date="2026-04-27T16:18:00Z" w16du:dateUtc="2026-04-27T21:18:00Z">
        <w:r>
          <w:rPr>
            <w:rFonts w:ascii="Times New Roman" w:hAnsi="Times New Roman" w:cs="Times New Roman"/>
          </w:rPr>
          <w:t xml:space="preserve">One issue that immediately arises as it relates to OM10 concerns how to treat the configural relation between arced motion and </w:t>
        </w:r>
      </w:ins>
      <w:ins w:id="88" w:author="Benton, Deon" w:date="2026-04-27T16:19:00Z" w16du:dateUtc="2026-04-27T21:19:00Z">
        <w:r w:rsidR="00AB1C87">
          <w:rPr>
            <w:rFonts w:ascii="Times New Roman" w:hAnsi="Times New Roman" w:cs="Times New Roman"/>
          </w:rPr>
          <w:t xml:space="preserve">the obstacle. The specific issue here is that </w:t>
        </w:r>
      </w:ins>
      <w:r w:rsidR="00A37CC2">
        <w:rPr>
          <w:rFonts w:ascii="Times New Roman" w:hAnsi="Times New Roman" w:cs="Times New Roman"/>
        </w:rPr>
        <w:t xml:space="preserve">because the </w:t>
      </w:r>
      <w:r w:rsidR="00224528">
        <w:rPr>
          <w:rFonts w:ascii="Times New Roman" w:hAnsi="Times New Roman" w:cs="Times New Roman"/>
        </w:rPr>
        <w:t>agent oversho</w:t>
      </w:r>
      <w:r w:rsidR="00453C64">
        <w:rPr>
          <w:rFonts w:ascii="Times New Roman" w:hAnsi="Times New Roman" w:cs="Times New Roman"/>
        </w:rPr>
        <w:t>o</w:t>
      </w:r>
      <w:r w:rsidR="00224528">
        <w:rPr>
          <w:rFonts w:ascii="Times New Roman" w:hAnsi="Times New Roman" w:cs="Times New Roman"/>
        </w:rPr>
        <w:t>t</w:t>
      </w:r>
      <w:r w:rsidR="00453C64">
        <w:rPr>
          <w:rFonts w:ascii="Times New Roman" w:hAnsi="Times New Roman" w:cs="Times New Roman"/>
        </w:rPr>
        <w:t>s</w:t>
      </w:r>
      <w:r w:rsidR="00224528">
        <w:rPr>
          <w:rFonts w:ascii="Times New Roman" w:hAnsi="Times New Roman" w:cs="Times New Roman"/>
        </w:rPr>
        <w:t xml:space="preserve"> the barrier by</w:t>
      </w:r>
      <w:r w:rsidR="000C20B8">
        <w:rPr>
          <w:rFonts w:ascii="Times New Roman" w:hAnsi="Times New Roman" w:cs="Times New Roman"/>
        </w:rPr>
        <w:t xml:space="preserve"> two cells</w:t>
      </w:r>
      <w:r w:rsidR="00A37CC2">
        <w:rPr>
          <w:rFonts w:ascii="Times New Roman" w:hAnsi="Times New Roman" w:cs="Times New Roman"/>
        </w:rPr>
        <w:t xml:space="preserve"> during habituation in the original model,</w:t>
      </w:r>
      <w:r w:rsidR="00307604">
        <w:rPr>
          <w:rFonts w:ascii="Times New Roman" w:hAnsi="Times New Roman" w:cs="Times New Roman"/>
        </w:rPr>
        <w:t xml:space="preserve"> it was </w:t>
      </w:r>
      <w:ins w:id="89" w:author="Benton, Deon" w:date="2026-04-27T16:20:00Z" w16du:dateUtc="2026-04-27T21:20:00Z">
        <w:r w:rsidR="00AB1C87">
          <w:rPr>
            <w:rFonts w:ascii="Times New Roman" w:hAnsi="Times New Roman" w:cs="Times New Roman"/>
          </w:rPr>
          <w:t xml:space="preserve">neither clear </w:t>
        </w:r>
      </w:ins>
      <w:r w:rsidR="00307604">
        <w:rPr>
          <w:rFonts w:ascii="Times New Roman" w:hAnsi="Times New Roman" w:cs="Times New Roman"/>
        </w:rPr>
        <w:t xml:space="preserve">what constituted </w:t>
      </w:r>
      <w:r w:rsidR="00A37CC2">
        <w:rPr>
          <w:rFonts w:ascii="Times New Roman" w:hAnsi="Times New Roman" w:cs="Times New Roman"/>
        </w:rPr>
        <w:t xml:space="preserve">true </w:t>
      </w:r>
      <w:r w:rsidR="00307604">
        <w:rPr>
          <w:rFonts w:ascii="Times New Roman" w:hAnsi="Times New Roman" w:cs="Times New Roman"/>
        </w:rPr>
        <w:t>overshooting in this model</w:t>
      </w:r>
      <w:ins w:id="90" w:author="Benton, Deon" w:date="2026-04-27T16:21:00Z" w16du:dateUtc="2026-04-27T21:21:00Z">
        <w:r w:rsidR="00AB1C87">
          <w:rPr>
            <w:rFonts w:ascii="Times New Roman" w:hAnsi="Times New Roman" w:cs="Times New Roman"/>
          </w:rPr>
          <w:t xml:space="preserve"> nor was it obvious</w:t>
        </w:r>
      </w:ins>
      <w:r w:rsidR="00D03595">
        <w:rPr>
          <w:rFonts w:ascii="Times New Roman" w:hAnsi="Times New Roman" w:cs="Times New Roman"/>
        </w:rPr>
        <w:t xml:space="preserve"> how </w:t>
      </w:r>
      <w:r w:rsidR="000C20B8">
        <w:rPr>
          <w:rFonts w:ascii="Times New Roman" w:hAnsi="Times New Roman" w:cs="Times New Roman"/>
        </w:rPr>
        <w:t xml:space="preserve">to adapt this model to simulate the current target finding. </w:t>
      </w:r>
      <w:ins w:id="91" w:author="Benton, Deon" w:date="2026-04-27T16:21:00Z" w16du:dateUtc="2026-04-27T21:21:00Z">
        <w:r w:rsidR="000B332C">
          <w:rPr>
            <w:rFonts w:ascii="Times New Roman" w:hAnsi="Times New Roman" w:cs="Times New Roman"/>
          </w:rPr>
          <w:t xml:space="preserve">Although there are presumably many </w:t>
        </w:r>
      </w:ins>
      <w:ins w:id="92" w:author="Benton, Deon" w:date="2026-04-27T16:22:00Z" w16du:dateUtc="2026-04-27T21:22:00Z">
        <w:r w:rsidR="000B332C">
          <w:rPr>
            <w:rFonts w:ascii="Times New Roman" w:hAnsi="Times New Roman" w:cs="Times New Roman"/>
          </w:rPr>
          <w:t>solutions to this problem</w:t>
        </w:r>
      </w:ins>
      <w:ins w:id="93" w:author="Benton, Deon" w:date="2026-04-27T16:21:00Z" w16du:dateUtc="2026-04-27T21:21:00Z">
        <w:r w:rsidR="000B332C">
          <w:rPr>
            <w:rFonts w:ascii="Times New Roman" w:hAnsi="Times New Roman" w:cs="Times New Roman"/>
          </w:rPr>
          <w:t xml:space="preserve">, </w:t>
        </w:r>
      </w:ins>
      <w:ins w:id="94" w:author="Benton, Deon" w:date="2026-04-27T16:28:00Z" w16du:dateUtc="2026-04-27T21:28:00Z">
        <w:r w:rsidR="0001243D">
          <w:rPr>
            <w:rFonts w:ascii="Times New Roman" w:hAnsi="Times New Roman" w:cs="Times New Roman"/>
          </w:rPr>
          <w:t xml:space="preserve">at least for the present purposes, </w:t>
        </w:r>
      </w:ins>
      <w:ins w:id="95" w:author="Benton, Deon" w:date="2026-04-27T16:21:00Z" w16du:dateUtc="2026-04-27T21:21:00Z">
        <w:r w:rsidR="000B332C">
          <w:rPr>
            <w:rFonts w:ascii="Times New Roman" w:hAnsi="Times New Roman" w:cs="Times New Roman"/>
          </w:rPr>
          <w:t>the approach that was adopte</w:t>
        </w:r>
      </w:ins>
      <w:ins w:id="96" w:author="Benton, Deon" w:date="2026-04-27T16:22:00Z" w16du:dateUtc="2026-04-27T21:22:00Z">
        <w:r w:rsidR="000B332C">
          <w:rPr>
            <w:rFonts w:ascii="Times New Roman" w:hAnsi="Times New Roman" w:cs="Times New Roman"/>
          </w:rPr>
          <w:t xml:space="preserve">d here was </w:t>
        </w:r>
      </w:ins>
      <w:r w:rsidR="00411010">
        <w:rPr>
          <w:rFonts w:ascii="Times New Roman" w:hAnsi="Times New Roman" w:cs="Times New Roman"/>
        </w:rPr>
        <w:t xml:space="preserve">to operationalize non-overshooting as a two-cell </w:t>
      </w:r>
      <w:r w:rsidR="000601A2">
        <w:rPr>
          <w:rFonts w:ascii="Times New Roman" w:hAnsi="Times New Roman" w:cs="Times New Roman"/>
        </w:rPr>
        <w:t xml:space="preserve">vertical </w:t>
      </w:r>
      <w:r w:rsidR="00AB791A">
        <w:rPr>
          <w:rFonts w:ascii="Times New Roman" w:hAnsi="Times New Roman" w:cs="Times New Roman"/>
        </w:rPr>
        <w:t>height</w:t>
      </w:r>
      <w:r w:rsidR="000601A2">
        <w:rPr>
          <w:rFonts w:ascii="Times New Roman" w:hAnsi="Times New Roman" w:cs="Times New Roman"/>
        </w:rPr>
        <w:t xml:space="preserve"> difference </w:t>
      </w:r>
      <w:r w:rsidR="00411010">
        <w:rPr>
          <w:rFonts w:ascii="Times New Roman" w:hAnsi="Times New Roman" w:cs="Times New Roman"/>
        </w:rPr>
        <w:t>between the top of an obstacle and the apex of an arced motion.</w:t>
      </w:r>
      <w:ins w:id="97" w:author="Benton, Deon" w:date="2026-04-27T16:27:00Z" w16du:dateUtc="2026-04-27T21:27:00Z">
        <w:r w:rsidR="005F03E5">
          <w:rPr>
            <w:rFonts w:ascii="Times New Roman" w:hAnsi="Times New Roman" w:cs="Times New Roman"/>
          </w:rPr>
          <w:t xml:space="preserve"> </w:t>
        </w:r>
      </w:ins>
      <w:del w:id="98" w:author="Benton, Deon" w:date="2026-04-27T16:28:00Z" w16du:dateUtc="2026-04-27T21:28:00Z">
        <w:r w:rsidR="00D03595" w:rsidDel="0001243D">
          <w:rPr>
            <w:rFonts w:ascii="Times New Roman" w:hAnsi="Times New Roman" w:cs="Times New Roman"/>
          </w:rPr>
          <w:delText xml:space="preserve"> </w:delText>
        </w:r>
      </w:del>
      <w:r w:rsidR="00D03595">
        <w:rPr>
          <w:rFonts w:ascii="Times New Roman" w:hAnsi="Times New Roman" w:cs="Times New Roman"/>
        </w:rPr>
        <w:t>Overshooting is thus any vertical distance that is greater than two cells.</w:t>
      </w:r>
      <w:r w:rsidR="00411010">
        <w:rPr>
          <w:rFonts w:ascii="Times New Roman" w:hAnsi="Times New Roman" w:cs="Times New Roman"/>
        </w:rPr>
        <w:t xml:space="preserve"> This was the approach taken here. </w:t>
      </w:r>
      <w:r w:rsidR="0064471B">
        <w:rPr>
          <w:rFonts w:ascii="Times New Roman" w:hAnsi="Times New Roman" w:cs="Times New Roman"/>
        </w:rPr>
        <w:t xml:space="preserve">An alternative strategy </w:t>
      </w:r>
      <w:r w:rsidR="000601A2">
        <w:rPr>
          <w:rFonts w:ascii="Times New Roman" w:hAnsi="Times New Roman" w:cs="Times New Roman"/>
        </w:rPr>
        <w:t xml:space="preserve">that could have—but ultimately was not—taken here </w:t>
      </w:r>
      <w:r w:rsidR="0064471B">
        <w:rPr>
          <w:rFonts w:ascii="Times New Roman" w:hAnsi="Times New Roman" w:cs="Times New Roman"/>
        </w:rPr>
        <w:t xml:space="preserve">would be </w:t>
      </w:r>
      <w:r w:rsidR="000601A2">
        <w:rPr>
          <w:rFonts w:ascii="Times New Roman" w:hAnsi="Times New Roman" w:cs="Times New Roman"/>
        </w:rPr>
        <w:t xml:space="preserve">to decrease the vertical distance between the </w:t>
      </w:r>
      <w:r w:rsidR="000601A2">
        <w:rPr>
          <w:rFonts w:ascii="Times New Roman" w:hAnsi="Times New Roman" w:cs="Times New Roman"/>
        </w:rPr>
        <w:lastRenderedPageBreak/>
        <w:t>arced motion and obstacle</w:t>
      </w:r>
      <w:r w:rsidR="0064471B">
        <w:rPr>
          <w:rFonts w:ascii="Times New Roman" w:hAnsi="Times New Roman" w:cs="Times New Roman"/>
        </w:rPr>
        <w:t>.</w:t>
      </w:r>
      <w:r w:rsidR="00467319">
        <w:rPr>
          <w:rFonts w:ascii="Times New Roman" w:hAnsi="Times New Roman" w:cs="Times New Roman"/>
        </w:rPr>
        <w:t xml:space="preserve"> The problem here is that</w:t>
      </w:r>
      <w:r w:rsidR="0064471B">
        <w:rPr>
          <w:rFonts w:ascii="Times New Roman" w:hAnsi="Times New Roman" w:cs="Times New Roman"/>
        </w:rPr>
        <w:t xml:space="preserve"> OM10-2</w:t>
      </w:r>
      <w:ins w:id="99" w:author="Benton, Deon" w:date="2026-04-24T22:16:00Z" w16du:dateUtc="2026-04-25T03:16:00Z">
        <w:r w:rsidR="00F7410B">
          <w:rPr>
            <w:rFonts w:ascii="Times New Roman" w:hAnsi="Times New Roman" w:cs="Times New Roman"/>
          </w:rPr>
          <w:t>, by design,</w:t>
        </w:r>
      </w:ins>
      <w:r w:rsidR="00467319">
        <w:rPr>
          <w:rFonts w:ascii="Times New Roman" w:hAnsi="Times New Roman" w:cs="Times New Roman"/>
        </w:rPr>
        <w:t xml:space="preserve"> more faithfully </w:t>
      </w:r>
      <w:ins w:id="100" w:author="Benton, Deon" w:date="2026-04-24T22:17:00Z" w16du:dateUtc="2026-04-25T03:17:00Z">
        <w:r w:rsidR="00F92C03">
          <w:rPr>
            <w:rFonts w:ascii="Times New Roman" w:hAnsi="Times New Roman" w:cs="Times New Roman"/>
          </w:rPr>
          <w:t xml:space="preserve">implements </w:t>
        </w:r>
      </w:ins>
      <w:r w:rsidR="00467319">
        <w:rPr>
          <w:rFonts w:ascii="Times New Roman" w:hAnsi="Times New Roman" w:cs="Times New Roman"/>
        </w:rPr>
        <w:t>the experimental context of action-understanding studies by removing any overshooting</w:t>
      </w:r>
      <w:r w:rsidR="00E040F9">
        <w:rPr>
          <w:rFonts w:ascii="Times New Roman" w:hAnsi="Times New Roman" w:cs="Times New Roman"/>
        </w:rPr>
        <w:t>. This means that</w:t>
      </w:r>
      <w:r w:rsidR="0064471B">
        <w:rPr>
          <w:rFonts w:ascii="Times New Roman" w:hAnsi="Times New Roman" w:cs="Times New Roman"/>
        </w:rPr>
        <w:t xml:space="preserve"> </w:t>
      </w:r>
      <w:r w:rsidR="00467319">
        <w:rPr>
          <w:rFonts w:ascii="Times New Roman" w:hAnsi="Times New Roman" w:cs="Times New Roman"/>
        </w:rPr>
        <w:t xml:space="preserve">reducing the </w:t>
      </w:r>
      <w:r w:rsidR="00E040F9">
        <w:rPr>
          <w:rFonts w:ascii="Times New Roman" w:hAnsi="Times New Roman" w:cs="Times New Roman"/>
        </w:rPr>
        <w:t xml:space="preserve">vertical </w:t>
      </w:r>
      <w:r w:rsidR="00467319">
        <w:rPr>
          <w:rFonts w:ascii="Times New Roman" w:hAnsi="Times New Roman" w:cs="Times New Roman"/>
        </w:rPr>
        <w:t>distance between the arced motion and obstacle in</w:t>
      </w:r>
      <w:r w:rsidR="0064471B">
        <w:rPr>
          <w:rFonts w:ascii="Times New Roman" w:hAnsi="Times New Roman" w:cs="Times New Roman"/>
        </w:rPr>
        <w:t xml:space="preserve"> OM10 would </w:t>
      </w:r>
      <w:r w:rsidR="004E661A">
        <w:rPr>
          <w:rFonts w:ascii="Times New Roman" w:hAnsi="Times New Roman" w:cs="Times New Roman"/>
        </w:rPr>
        <w:t xml:space="preserve">render OM10-2 redundant and remove one of the major limitations of the model. </w:t>
      </w:r>
      <w:r w:rsidR="006D18D4">
        <w:rPr>
          <w:rFonts w:ascii="Times New Roman" w:hAnsi="Times New Roman" w:cs="Times New Roman"/>
        </w:rPr>
        <w:t>By</w:t>
      </w:r>
      <w:r w:rsidR="004E661A">
        <w:rPr>
          <w:rFonts w:ascii="Times New Roman" w:hAnsi="Times New Roman" w:cs="Times New Roman"/>
        </w:rPr>
        <w:t xml:space="preserve"> instead</w:t>
      </w:r>
      <w:r w:rsidR="006D18D4">
        <w:rPr>
          <w:rFonts w:ascii="Times New Roman" w:hAnsi="Times New Roman" w:cs="Times New Roman"/>
        </w:rPr>
        <w:t xml:space="preserve"> defining non-overshooting </w:t>
      </w:r>
      <w:r w:rsidR="005E43E6">
        <w:rPr>
          <w:rFonts w:ascii="Times New Roman" w:hAnsi="Times New Roman" w:cs="Times New Roman"/>
        </w:rPr>
        <w:t>as a two-cell</w:t>
      </w:r>
      <w:r w:rsidR="007D37CB">
        <w:rPr>
          <w:rFonts w:ascii="Times New Roman" w:hAnsi="Times New Roman" w:cs="Times New Roman"/>
        </w:rPr>
        <w:t xml:space="preserve"> vertical</w:t>
      </w:r>
      <w:r w:rsidR="005E43E6">
        <w:rPr>
          <w:rFonts w:ascii="Times New Roman" w:hAnsi="Times New Roman" w:cs="Times New Roman"/>
        </w:rPr>
        <w:t xml:space="preserve"> height difference</w:t>
      </w:r>
      <w:r w:rsidR="006D18D4">
        <w:rPr>
          <w:rFonts w:ascii="Times New Roman" w:hAnsi="Times New Roman" w:cs="Times New Roman"/>
        </w:rPr>
        <w:t>,</w:t>
      </w:r>
      <w:r w:rsidR="005E43E6">
        <w:rPr>
          <w:rFonts w:ascii="Times New Roman" w:hAnsi="Times New Roman" w:cs="Times New Roman"/>
        </w:rPr>
        <w:t xml:space="preserve"> the </w:t>
      </w:r>
      <w:r w:rsidR="002126F7">
        <w:rPr>
          <w:rFonts w:ascii="Times New Roman" w:hAnsi="Times New Roman" w:cs="Times New Roman"/>
        </w:rPr>
        <w:t>configural relation</w:t>
      </w:r>
      <w:r w:rsidR="004E661A">
        <w:rPr>
          <w:rFonts w:ascii="Times New Roman" w:hAnsi="Times New Roman" w:cs="Times New Roman"/>
        </w:rPr>
        <w:t xml:space="preserve"> between the arced trajectory and obstacle in the original model is preserved.</w:t>
      </w:r>
    </w:p>
    <w:p w14:paraId="5C3E17E3" w14:textId="0ECFB732" w:rsidR="00307604" w:rsidRDefault="004E661A" w:rsidP="00853CF6">
      <w:pPr>
        <w:spacing w:line="480" w:lineRule="auto"/>
        <w:ind w:firstLine="720"/>
        <w:contextualSpacing/>
        <w:rPr>
          <w:ins w:id="101" w:author="Benton, Deon" w:date="2026-04-28T14:03:00Z" w16du:dateUtc="2026-04-28T19:03:00Z"/>
          <w:rFonts w:ascii="Times New Roman" w:hAnsi="Times New Roman" w:cs="Times New Roman"/>
        </w:rPr>
      </w:pPr>
      <w:del w:id="102" w:author="Benton, Deon" w:date="2026-04-24T22:25:00Z" w16du:dateUtc="2026-04-25T03:25:00Z">
        <w:r w:rsidDel="00CE60BA">
          <w:rPr>
            <w:rFonts w:ascii="Times New Roman" w:hAnsi="Times New Roman" w:cs="Times New Roman"/>
          </w:rPr>
          <w:delText xml:space="preserve"> </w:delText>
        </w:r>
      </w:del>
      <w:ins w:id="103" w:author="Benton, Deon" w:date="2026-04-24T22:19:00Z" w16du:dateUtc="2026-04-25T03:19:00Z">
        <w:r w:rsidR="009E02A6">
          <w:rPr>
            <w:rFonts w:ascii="Times New Roman" w:hAnsi="Times New Roman" w:cs="Times New Roman"/>
          </w:rPr>
          <w:t>As with ALIAS (and its extension</w:t>
        </w:r>
      </w:ins>
      <w:ins w:id="104" w:author="Benton, Deon" w:date="2026-04-24T22:23:00Z" w16du:dateUtc="2026-04-25T03:23:00Z">
        <w:r w:rsidR="00CE60BA">
          <w:rPr>
            <w:rFonts w:ascii="Times New Roman" w:hAnsi="Times New Roman" w:cs="Times New Roman"/>
          </w:rPr>
          <w:t>, ALIAS-2</w:t>
        </w:r>
      </w:ins>
      <w:ins w:id="105" w:author="Benton, Deon" w:date="2026-04-24T22:19:00Z" w16du:dateUtc="2026-04-25T03:19:00Z">
        <w:r w:rsidR="009E02A6">
          <w:rPr>
            <w:rFonts w:ascii="Times New Roman" w:hAnsi="Times New Roman" w:cs="Times New Roman"/>
          </w:rPr>
          <w:t xml:space="preserve">), </w:t>
        </w:r>
      </w:ins>
      <w:ins w:id="106" w:author="Benton, Deon" w:date="2026-04-27T15:58:00Z" w16du:dateUtc="2026-04-27T20:58:00Z">
        <w:r w:rsidR="003F1E43">
          <w:rPr>
            <w:rFonts w:ascii="Times New Roman" w:hAnsi="Times New Roman" w:cs="Times New Roman"/>
          </w:rPr>
          <w:t xml:space="preserve">OM10 and OM10-2 </w:t>
        </w:r>
      </w:ins>
      <w:ins w:id="107" w:author="Benton, Deon" w:date="2026-04-24T22:25:00Z" w16du:dateUtc="2026-04-25T03:25:00Z">
        <w:r w:rsidR="00CE60BA">
          <w:rPr>
            <w:rFonts w:ascii="Times New Roman" w:hAnsi="Times New Roman" w:cs="Times New Roman"/>
          </w:rPr>
          <w:t>networks were either assigned to the Experimental condition or to the Control condition.</w:t>
        </w:r>
      </w:ins>
      <w:ins w:id="108" w:author="Benton, Deon" w:date="2026-04-24T22:26:00Z" w16du:dateUtc="2026-04-25T03:26:00Z">
        <w:r w:rsidR="00CE60BA">
          <w:rPr>
            <w:rFonts w:ascii="Times New Roman" w:hAnsi="Times New Roman" w:cs="Times New Roman"/>
          </w:rPr>
          <w:t xml:space="preserve"> A </w:t>
        </w:r>
      </w:ins>
      <w:ins w:id="109" w:author="Benton, Deon" w:date="2026-04-24T23:06:00Z" w16du:dateUtc="2026-04-25T04:06:00Z">
        <w:r w:rsidR="00857E59">
          <w:rPr>
            <w:rFonts w:ascii="Times New Roman" w:hAnsi="Times New Roman" w:cs="Times New Roman"/>
          </w:rPr>
          <w:t>three</w:t>
        </w:r>
      </w:ins>
      <w:ins w:id="110" w:author="Benton, Deon" w:date="2026-04-24T22:26:00Z" w16du:dateUtc="2026-04-25T03:26:00Z">
        <w:r w:rsidR="00CE60BA">
          <w:rPr>
            <w:rFonts w:ascii="Times New Roman" w:hAnsi="Times New Roman" w:cs="Times New Roman"/>
          </w:rPr>
          <w:t xml:space="preserve">-cell high </w:t>
        </w:r>
      </w:ins>
      <w:ins w:id="111" w:author="Benton, Deon" w:date="2026-04-27T15:59:00Z" w16du:dateUtc="2026-04-27T20:59:00Z">
        <w:r w:rsidR="003F1E43">
          <w:rPr>
            <w:rFonts w:ascii="Times New Roman" w:hAnsi="Times New Roman" w:cs="Times New Roman"/>
          </w:rPr>
          <w:t>obstacle</w:t>
        </w:r>
      </w:ins>
      <w:ins w:id="112" w:author="Benton, Deon" w:date="2026-04-24T22:26:00Z" w16du:dateUtc="2026-04-25T03:26:00Z">
        <w:r w:rsidR="00CE60BA">
          <w:rPr>
            <w:rFonts w:ascii="Times New Roman" w:hAnsi="Times New Roman" w:cs="Times New Roman"/>
          </w:rPr>
          <w:t xml:space="preserve"> was </w:t>
        </w:r>
      </w:ins>
      <w:ins w:id="113" w:author="Benton, Deon" w:date="2026-04-24T22:27:00Z" w16du:dateUtc="2026-04-25T03:27:00Z">
        <w:r w:rsidR="00CE60BA">
          <w:rPr>
            <w:rFonts w:ascii="Times New Roman" w:hAnsi="Times New Roman" w:cs="Times New Roman"/>
          </w:rPr>
          <w:t>shown</w:t>
        </w:r>
      </w:ins>
      <w:ins w:id="114" w:author="Benton, Deon" w:date="2026-04-24T22:26:00Z" w16du:dateUtc="2026-04-25T03:26:00Z">
        <w:r w:rsidR="00CE60BA">
          <w:rPr>
            <w:rFonts w:ascii="Times New Roman" w:hAnsi="Times New Roman" w:cs="Times New Roman"/>
          </w:rPr>
          <w:t xml:space="preserve"> during the habituation phase for</w:t>
        </w:r>
      </w:ins>
      <w:ins w:id="115" w:author="Benton, Deon" w:date="2026-04-27T15:58:00Z" w16du:dateUtc="2026-04-27T20:58:00Z">
        <w:r w:rsidR="003F1E43">
          <w:rPr>
            <w:rFonts w:ascii="Times New Roman" w:hAnsi="Times New Roman" w:cs="Times New Roman"/>
          </w:rPr>
          <w:t xml:space="preserve"> OM10 and OM10-2</w:t>
        </w:r>
      </w:ins>
      <w:ins w:id="116" w:author="Benton, Deon" w:date="2026-04-24T22:26:00Z" w16du:dateUtc="2026-04-25T03:26:00Z">
        <w:r w:rsidR="00CE60BA">
          <w:rPr>
            <w:rFonts w:ascii="Times New Roman" w:hAnsi="Times New Roman" w:cs="Times New Roman"/>
          </w:rPr>
          <w:t xml:space="preserve"> networks in the Experimental condition. </w:t>
        </w:r>
      </w:ins>
      <w:ins w:id="117" w:author="Benton, Deon" w:date="2026-04-27T15:59:00Z" w16du:dateUtc="2026-04-27T20:59:00Z">
        <w:r w:rsidR="003F1E43">
          <w:rPr>
            <w:rFonts w:ascii="Times New Roman" w:hAnsi="Times New Roman" w:cs="Times New Roman"/>
          </w:rPr>
          <w:t>This barrier remained fully visible throughout the duration of the habituation event for OM10-2 networks</w:t>
        </w:r>
      </w:ins>
      <w:ins w:id="118" w:author="Benton, Deon" w:date="2026-04-27T16:00:00Z" w16du:dateUtc="2026-04-27T21:00:00Z">
        <w:r w:rsidR="00EB54EB">
          <w:rPr>
            <w:rFonts w:ascii="Times New Roman" w:hAnsi="Times New Roman" w:cs="Times New Roman"/>
          </w:rPr>
          <w:t>. For OM10 networks, in contrast, the obstacle was only visible when the agent was adjacent to it</w:t>
        </w:r>
      </w:ins>
      <w:ins w:id="119" w:author="Benton, Deon" w:date="2026-04-27T16:24:00Z" w16du:dateUtc="2026-04-27T21:24:00Z">
        <w:r w:rsidR="00F161EC">
          <w:rPr>
            <w:rFonts w:ascii="Times New Roman" w:hAnsi="Times New Roman" w:cs="Times New Roman"/>
          </w:rPr>
          <w:t xml:space="preserve">. Recall that </w:t>
        </w:r>
      </w:ins>
      <w:ins w:id="120" w:author="Benton, Deon" w:date="2026-04-27T16:23:00Z" w16du:dateUtc="2026-04-27T21:23:00Z">
        <w:r w:rsidR="00F161EC">
          <w:rPr>
            <w:rFonts w:ascii="Times New Roman" w:hAnsi="Times New Roman" w:cs="Times New Roman"/>
          </w:rPr>
          <w:t>t</w:t>
        </w:r>
      </w:ins>
      <w:ins w:id="121" w:author="Benton, Deon" w:date="2026-04-27T16:24:00Z" w16du:dateUtc="2026-04-27T21:24:00Z">
        <w:r w:rsidR="00F161EC">
          <w:rPr>
            <w:rFonts w:ascii="Times New Roman" w:hAnsi="Times New Roman" w:cs="Times New Roman"/>
          </w:rPr>
          <w:t>his was the approach taken in the first three simulations as well as in Overwalle (2010)</w:t>
        </w:r>
      </w:ins>
      <w:ins w:id="122" w:author="Benton, Deon" w:date="2026-04-27T16:00:00Z" w16du:dateUtc="2026-04-27T21:00:00Z">
        <w:r w:rsidR="00EB54EB">
          <w:rPr>
            <w:rFonts w:ascii="Times New Roman" w:hAnsi="Times New Roman" w:cs="Times New Roman"/>
          </w:rPr>
          <w:t xml:space="preserve">. </w:t>
        </w:r>
      </w:ins>
      <w:ins w:id="123" w:author="Benton, Deon" w:date="2026-04-27T16:01:00Z" w16du:dateUtc="2026-04-27T21:01:00Z">
        <w:r w:rsidR="00EB54EB">
          <w:rPr>
            <w:rFonts w:ascii="Times New Roman" w:hAnsi="Times New Roman" w:cs="Times New Roman"/>
          </w:rPr>
          <w:t xml:space="preserve">No such barrier existed during habituation for OM10 networks assigned to the Control condition; </w:t>
        </w:r>
      </w:ins>
      <w:ins w:id="124" w:author="Benton, Deon" w:date="2026-04-27T16:06:00Z" w16du:dateUtc="2026-04-27T21:06:00Z">
        <w:r w:rsidR="006B3E38">
          <w:rPr>
            <w:rFonts w:ascii="Times New Roman" w:hAnsi="Times New Roman" w:cs="Times New Roman"/>
          </w:rPr>
          <w:t xml:space="preserve">a peripherally located barrier—that remained fully visibly throughout the habituation phase—was shown to OM10-2 networks assigned to the Control condition. </w:t>
        </w:r>
      </w:ins>
      <w:ins w:id="125" w:author="Benton, Deon" w:date="2026-04-27T16:07:00Z" w16du:dateUtc="2026-04-27T21:07:00Z">
        <w:r w:rsidR="006B3E38">
          <w:rPr>
            <w:rFonts w:ascii="Times New Roman" w:hAnsi="Times New Roman" w:cs="Times New Roman"/>
          </w:rPr>
          <w:t xml:space="preserve">In terms of the arced motion that occurred either over or besides the obstacle, </w:t>
        </w:r>
      </w:ins>
      <w:ins w:id="126" w:author="Benton, Deon" w:date="2026-04-27T16:06:00Z" w16du:dateUtc="2026-04-27T21:06:00Z">
        <w:r w:rsidR="006B3E38">
          <w:rPr>
            <w:rFonts w:ascii="Times New Roman" w:hAnsi="Times New Roman" w:cs="Times New Roman"/>
          </w:rPr>
          <w:t>t</w:t>
        </w:r>
      </w:ins>
      <w:ins w:id="127" w:author="Benton, Deon" w:date="2026-04-24T22:28:00Z" w16du:dateUtc="2026-04-25T03:28:00Z">
        <w:r w:rsidR="00CE60BA">
          <w:rPr>
            <w:rFonts w:ascii="Times New Roman" w:hAnsi="Times New Roman" w:cs="Times New Roman"/>
          </w:rPr>
          <w:t>he apex of th</w:t>
        </w:r>
      </w:ins>
      <w:ins w:id="128" w:author="Benton, Deon" w:date="2026-04-27T16:08:00Z" w16du:dateUtc="2026-04-27T21:08:00Z">
        <w:r w:rsidR="0087493B">
          <w:rPr>
            <w:rFonts w:ascii="Times New Roman" w:hAnsi="Times New Roman" w:cs="Times New Roman"/>
          </w:rPr>
          <w:t xml:space="preserve">is motion </w:t>
        </w:r>
      </w:ins>
      <w:ins w:id="129" w:author="Benton, Deon" w:date="2026-04-24T22:28:00Z" w16du:dateUtc="2026-04-25T03:28:00Z">
        <w:r w:rsidR="00CE60BA">
          <w:rPr>
            <w:rFonts w:ascii="Times New Roman" w:hAnsi="Times New Roman" w:cs="Times New Roman"/>
          </w:rPr>
          <w:t xml:space="preserve">was </w:t>
        </w:r>
      </w:ins>
      <w:ins w:id="130" w:author="Benton, Deon" w:date="2026-04-24T23:12:00Z" w16du:dateUtc="2026-04-25T04:12:00Z">
        <w:r w:rsidR="00857E59">
          <w:rPr>
            <w:rFonts w:ascii="Times New Roman" w:hAnsi="Times New Roman" w:cs="Times New Roman"/>
          </w:rPr>
          <w:t>five</w:t>
        </w:r>
      </w:ins>
      <w:ins w:id="131" w:author="Benton, Deon" w:date="2026-04-24T22:28:00Z" w16du:dateUtc="2026-04-25T03:28:00Z">
        <w:r w:rsidR="00CE60BA">
          <w:rPr>
            <w:rFonts w:ascii="Times New Roman" w:hAnsi="Times New Roman" w:cs="Times New Roman"/>
          </w:rPr>
          <w:t xml:space="preserve"> cells high for </w:t>
        </w:r>
      </w:ins>
      <w:ins w:id="132" w:author="Benton, Deon" w:date="2026-04-24T22:29:00Z" w16du:dateUtc="2026-04-25T03:29:00Z">
        <w:r w:rsidR="00CE60BA">
          <w:rPr>
            <w:rFonts w:ascii="Times New Roman" w:hAnsi="Times New Roman" w:cs="Times New Roman"/>
          </w:rPr>
          <w:t xml:space="preserve">OM10 networks and </w:t>
        </w:r>
      </w:ins>
      <w:ins w:id="133" w:author="Benton, Deon" w:date="2026-04-27T16:08:00Z" w16du:dateUtc="2026-04-27T21:08:00Z">
        <w:r w:rsidR="0087493B">
          <w:rPr>
            <w:rFonts w:ascii="Times New Roman" w:hAnsi="Times New Roman" w:cs="Times New Roman"/>
          </w:rPr>
          <w:t>four</w:t>
        </w:r>
      </w:ins>
      <w:ins w:id="134" w:author="Benton, Deon" w:date="2026-04-24T22:29:00Z" w16du:dateUtc="2026-04-25T03:29:00Z">
        <w:r w:rsidR="00CE60BA">
          <w:rPr>
            <w:rFonts w:ascii="Times New Roman" w:hAnsi="Times New Roman" w:cs="Times New Roman"/>
          </w:rPr>
          <w:t xml:space="preserve"> cells high for OM10-2 networks.</w:t>
        </w:r>
      </w:ins>
      <w:ins w:id="135" w:author="Benton, Deon" w:date="2026-04-27T16:08:00Z" w16du:dateUtc="2026-04-27T21:08:00Z">
        <w:r w:rsidR="0087493B">
          <w:rPr>
            <w:rFonts w:ascii="Times New Roman" w:hAnsi="Times New Roman" w:cs="Times New Roman"/>
          </w:rPr>
          <w:t xml:space="preserve"> The zenith</w:t>
        </w:r>
      </w:ins>
      <w:ins w:id="136" w:author="Benton, Deon" w:date="2026-04-27T16:09:00Z" w16du:dateUtc="2026-04-27T21:09:00Z">
        <w:r w:rsidR="0087493B">
          <w:rPr>
            <w:rFonts w:ascii="Times New Roman" w:hAnsi="Times New Roman" w:cs="Times New Roman"/>
          </w:rPr>
          <w:t xml:space="preserve"> of this trajectory</w:t>
        </w:r>
      </w:ins>
      <w:ins w:id="137" w:author="Benton, Deon" w:date="2026-04-27T16:08:00Z" w16du:dateUtc="2026-04-27T21:08:00Z">
        <w:r w:rsidR="0087493B">
          <w:rPr>
            <w:rFonts w:ascii="Times New Roman" w:hAnsi="Times New Roman" w:cs="Times New Roman"/>
          </w:rPr>
          <w:t xml:space="preserve"> was </w:t>
        </w:r>
      </w:ins>
      <w:ins w:id="138" w:author="Benton, Deon" w:date="2026-04-27T16:09:00Z" w16du:dateUtc="2026-04-27T21:09:00Z">
        <w:r w:rsidR="0087493B">
          <w:rPr>
            <w:rFonts w:ascii="Times New Roman" w:hAnsi="Times New Roman" w:cs="Times New Roman"/>
          </w:rPr>
          <w:t>lower for OM10-2 networks than for OM10 to ensure that the agent did not overshoot the three-cell high obstacle.</w:t>
        </w:r>
      </w:ins>
      <w:ins w:id="139" w:author="Benton, Deon" w:date="2026-04-24T23:10:00Z" w16du:dateUtc="2026-04-25T04:10:00Z">
        <w:r w:rsidR="00857E59">
          <w:rPr>
            <w:rFonts w:ascii="Times New Roman" w:hAnsi="Times New Roman" w:cs="Times New Roman"/>
          </w:rPr>
          <w:t xml:space="preserve"> </w:t>
        </w:r>
      </w:ins>
      <w:ins w:id="140" w:author="Benton, Deon" w:date="2026-04-24T22:25:00Z" w16du:dateUtc="2026-04-25T03:25:00Z">
        <w:r w:rsidR="00CE60BA">
          <w:rPr>
            <w:rFonts w:ascii="Times New Roman" w:hAnsi="Times New Roman" w:cs="Times New Roman"/>
          </w:rPr>
          <w:t xml:space="preserve"> </w:t>
        </w:r>
      </w:ins>
      <w:ins w:id="141" w:author="Benton, Deon" w:date="2026-04-24T23:08:00Z" w16du:dateUtc="2026-04-25T04:08:00Z">
        <w:r w:rsidR="00857E59">
          <w:rPr>
            <w:rFonts w:ascii="Times New Roman" w:hAnsi="Times New Roman" w:cs="Times New Roman"/>
          </w:rPr>
          <w:t>The</w:t>
        </w:r>
      </w:ins>
      <w:ins w:id="142" w:author="Benton, Deon" w:date="2026-04-24T23:12:00Z" w16du:dateUtc="2026-04-25T04:12:00Z">
        <w:r w:rsidR="00857E59">
          <w:rPr>
            <w:rFonts w:ascii="Times New Roman" w:hAnsi="Times New Roman" w:cs="Times New Roman"/>
          </w:rPr>
          <w:t xml:space="preserve"> barrier used in both test events was </w:t>
        </w:r>
      </w:ins>
      <w:ins w:id="143" w:author="Benton, Deon" w:date="2026-04-27T16:30:00Z" w16du:dateUtc="2026-04-27T21:30:00Z">
        <w:r w:rsidR="00C222B1">
          <w:rPr>
            <w:rFonts w:ascii="Times New Roman" w:hAnsi="Times New Roman" w:cs="Times New Roman"/>
          </w:rPr>
          <w:t>one</w:t>
        </w:r>
      </w:ins>
      <w:ins w:id="144" w:author="Benton, Deon" w:date="2026-04-24T23:12:00Z" w16du:dateUtc="2026-04-25T04:12:00Z">
        <w:r w:rsidR="00857E59">
          <w:rPr>
            <w:rFonts w:ascii="Times New Roman" w:hAnsi="Times New Roman" w:cs="Times New Roman"/>
          </w:rPr>
          <w:t xml:space="preserve"> cell high</w:t>
        </w:r>
      </w:ins>
      <w:ins w:id="145" w:author="Benton, Deon" w:date="2026-04-27T16:09:00Z" w16du:dateUtc="2026-04-27T21:09:00Z">
        <w:r w:rsidR="00C16B3E">
          <w:rPr>
            <w:rFonts w:ascii="Times New Roman" w:hAnsi="Times New Roman" w:cs="Times New Roman"/>
          </w:rPr>
          <w:t>; this was true irrespective of the condition to</w:t>
        </w:r>
      </w:ins>
      <w:ins w:id="146" w:author="Benton, Deon" w:date="2026-04-27T16:10:00Z" w16du:dateUtc="2026-04-27T21:10:00Z">
        <w:r w:rsidR="00C16B3E">
          <w:rPr>
            <w:rFonts w:ascii="Times New Roman" w:hAnsi="Times New Roman" w:cs="Times New Roman"/>
          </w:rPr>
          <w:t xml:space="preserve"> which networks were assigned</w:t>
        </w:r>
      </w:ins>
      <w:ins w:id="147" w:author="Benton, Deon" w:date="2026-04-24T23:12:00Z" w16du:dateUtc="2026-04-25T04:12:00Z">
        <w:r w:rsidR="00857E59">
          <w:rPr>
            <w:rFonts w:ascii="Times New Roman" w:hAnsi="Times New Roman" w:cs="Times New Roman"/>
          </w:rPr>
          <w:t xml:space="preserve">. </w:t>
        </w:r>
      </w:ins>
      <w:ins w:id="148" w:author="Benton, Deon" w:date="2026-04-24T23:13:00Z" w16du:dateUtc="2026-04-25T04:13:00Z">
        <w:r w:rsidR="00857E59">
          <w:rPr>
            <w:rFonts w:ascii="Times New Roman" w:hAnsi="Times New Roman" w:cs="Times New Roman"/>
          </w:rPr>
          <w:t xml:space="preserve">The apex of the arced motion in the high, inefficient test event was identical to that </w:t>
        </w:r>
      </w:ins>
      <w:ins w:id="149" w:author="Benton, Deon" w:date="2026-04-24T23:14:00Z" w16du:dateUtc="2026-04-25T04:14:00Z">
        <w:r w:rsidR="00857E59">
          <w:rPr>
            <w:rFonts w:ascii="Times New Roman" w:hAnsi="Times New Roman" w:cs="Times New Roman"/>
          </w:rPr>
          <w:t>during habituation.</w:t>
        </w:r>
      </w:ins>
      <w:ins w:id="150" w:author="Benton, Deon" w:date="2026-04-27T16:25:00Z" w16du:dateUtc="2026-04-27T21:25:00Z">
        <w:r w:rsidR="00E83B51">
          <w:rPr>
            <w:rFonts w:ascii="Times New Roman" w:hAnsi="Times New Roman" w:cs="Times New Roman"/>
          </w:rPr>
          <w:t xml:space="preserve"> This meant that the agent overshot the barrier by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2</w:t>
        </w:r>
      </w:ins>
      <w:ins w:id="151" w:author="Benton, Deon" w:date="2026-04-27T16:26:00Z" w16du:dateUtc="2026-04-27T21:26:00Z">
        <w:r w:rsidR="000851C0">
          <w:rPr>
            <w:rFonts w:ascii="Times New Roman" w:hAnsi="Times New Roman" w:cs="Times New Roman"/>
          </w:rPr>
          <w:t xml:space="preserve"> and by three cells for OM10. The results reported below remain unchanged if the </w:t>
        </w:r>
      </w:ins>
      <w:ins w:id="152" w:author="Benton, Deon" w:date="2026-04-27T16:30:00Z" w16du:dateUtc="2026-04-27T21:30:00Z">
        <w:r w:rsidR="006D46B2">
          <w:rPr>
            <w:rFonts w:ascii="Times New Roman" w:hAnsi="Times New Roman" w:cs="Times New Roman"/>
          </w:rPr>
          <w:t>extent</w:t>
        </w:r>
      </w:ins>
      <w:ins w:id="153" w:author="Benton, Deon" w:date="2026-04-27T16:32:00Z" w16du:dateUtc="2026-04-27T21:32:00Z">
        <w:r w:rsidR="00EE157C">
          <w:rPr>
            <w:rFonts w:ascii="Times New Roman" w:hAnsi="Times New Roman" w:cs="Times New Roman"/>
          </w:rPr>
          <w:t xml:space="preserve"> of</w:t>
        </w:r>
      </w:ins>
      <w:ins w:id="154" w:author="Benton, Deon" w:date="2026-04-27T16:26:00Z" w16du:dateUtc="2026-04-27T21:26:00Z">
        <w:r w:rsidR="000851C0">
          <w:rPr>
            <w:rFonts w:ascii="Times New Roman" w:hAnsi="Times New Roman" w:cs="Times New Roman"/>
          </w:rPr>
          <w:t xml:space="preserve"> overshooting is </w:t>
        </w:r>
      </w:ins>
      <w:ins w:id="155" w:author="Benton, Deon" w:date="2026-04-27T16:31:00Z" w16du:dateUtc="2026-04-27T21:31:00Z">
        <w:r w:rsidR="006D46B2">
          <w:rPr>
            <w:rFonts w:ascii="Times New Roman" w:hAnsi="Times New Roman" w:cs="Times New Roman"/>
          </w:rPr>
          <w:t>controlled</w:t>
        </w:r>
      </w:ins>
      <w:ins w:id="156" w:author="Benton, Deon" w:date="2026-04-27T16:26:00Z" w16du:dateUtc="2026-04-27T21:26:00Z">
        <w:r w:rsidR="000851C0">
          <w:rPr>
            <w:rFonts w:ascii="Times New Roman" w:hAnsi="Times New Roman" w:cs="Times New Roman"/>
          </w:rPr>
          <w:t>.</w:t>
        </w:r>
      </w:ins>
      <w:ins w:id="157" w:author="Benton, Deon" w:date="2026-04-24T23:14:00Z" w16du:dateUtc="2026-04-25T04:14:00Z">
        <w:r w:rsidR="00857E59">
          <w:rPr>
            <w:rFonts w:ascii="Times New Roman" w:hAnsi="Times New Roman" w:cs="Times New Roman"/>
          </w:rPr>
          <w:t xml:space="preserve"> </w:t>
        </w:r>
        <w:r w:rsidR="00857E59">
          <w:rPr>
            <w:rFonts w:ascii="Times New Roman" w:hAnsi="Times New Roman" w:cs="Times New Roman"/>
          </w:rPr>
          <w:lastRenderedPageBreak/>
          <w:t>In contrast, the apex of the arced motion</w:t>
        </w:r>
      </w:ins>
      <w:ins w:id="158" w:author="Benton, Deon" w:date="2026-04-24T23:19:00Z" w16du:dateUtc="2026-04-25T04:19:00Z">
        <w:r w:rsidR="001739DE">
          <w:rPr>
            <w:rFonts w:ascii="Times New Roman" w:hAnsi="Times New Roman" w:cs="Times New Roman"/>
          </w:rPr>
          <w:t xml:space="preserve"> in the low, efficient </w:t>
        </w:r>
      </w:ins>
      <w:ins w:id="159" w:author="Benton, Deon" w:date="2026-04-24T23:20:00Z" w16du:dateUtc="2026-04-25T04:20:00Z">
        <w:r w:rsidR="001739DE">
          <w:rPr>
            <w:rFonts w:ascii="Times New Roman" w:hAnsi="Times New Roman" w:cs="Times New Roman"/>
          </w:rPr>
          <w:t xml:space="preserve">event was </w:t>
        </w:r>
      </w:ins>
      <w:ins w:id="160" w:author="Benton, Deon" w:date="2026-04-27T16:11:00Z" w16du:dateUtc="2026-04-27T21:11:00Z">
        <w:r w:rsidR="00A13863">
          <w:rPr>
            <w:rFonts w:ascii="Times New Roman" w:hAnsi="Times New Roman" w:cs="Times New Roman"/>
          </w:rPr>
          <w:t>three</w:t>
        </w:r>
      </w:ins>
      <w:ins w:id="161" w:author="Benton, Deon" w:date="2026-04-24T23:20:00Z" w16du:dateUtc="2026-04-25T04:20:00Z">
        <w:r w:rsidR="001739DE">
          <w:rPr>
            <w:rFonts w:ascii="Times New Roman" w:hAnsi="Times New Roman" w:cs="Times New Roman"/>
          </w:rPr>
          <w:t xml:space="preserve"> cells high for OM10 networks and </w:t>
        </w:r>
      </w:ins>
      <w:ins w:id="162" w:author="Benton, Deon" w:date="2026-04-27T16:11:00Z" w16du:dateUtc="2026-04-27T21:11:00Z">
        <w:r w:rsidR="00A13863">
          <w:rPr>
            <w:rFonts w:ascii="Times New Roman" w:hAnsi="Times New Roman" w:cs="Times New Roman"/>
          </w:rPr>
          <w:t>two</w:t>
        </w:r>
      </w:ins>
      <w:ins w:id="163" w:author="Benton, Deon" w:date="2026-04-24T23:20:00Z" w16du:dateUtc="2026-04-25T04:20:00Z">
        <w:r w:rsidR="001739DE">
          <w:rPr>
            <w:rFonts w:ascii="Times New Roman" w:hAnsi="Times New Roman" w:cs="Times New Roman"/>
          </w:rPr>
          <w:t xml:space="preserve"> cells high for OM10-2 networks</w:t>
        </w:r>
      </w:ins>
      <w:ins w:id="164" w:author="Benton, Deon" w:date="2026-04-27T16:11:00Z" w16du:dateUtc="2026-04-27T21:11:00Z">
        <w:r w:rsidR="00A13863">
          <w:rPr>
            <w:rFonts w:ascii="Times New Roman" w:hAnsi="Times New Roman" w:cs="Times New Roman"/>
          </w:rPr>
          <w:t xml:space="preserve"> (to prevent overshooting)</w:t>
        </w:r>
      </w:ins>
      <w:ins w:id="165" w:author="Benton, Deon" w:date="2026-04-24T23:20:00Z" w16du:dateUtc="2026-04-25T04:20:00Z">
        <w:r w:rsidR="001739DE">
          <w:rPr>
            <w:rFonts w:ascii="Times New Roman" w:hAnsi="Times New Roman" w:cs="Times New Roman"/>
          </w:rPr>
          <w:t xml:space="preserve">. </w:t>
        </w:r>
      </w:ins>
      <w:ins w:id="166" w:author="Benton, Deon" w:date="2026-04-24T23:08:00Z" w16du:dateUtc="2026-04-25T04:08:00Z">
        <w:r w:rsidR="00857E59">
          <w:rPr>
            <w:rFonts w:ascii="Times New Roman" w:hAnsi="Times New Roman" w:cs="Times New Roman"/>
          </w:rPr>
          <w:t xml:space="preserve"> </w:t>
        </w:r>
      </w:ins>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A1CBE74"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9438D0">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 networks. </w:t>
      </w:r>
      <w:r w:rsidRPr="00614A04">
        <w:rPr>
          <w:rFonts w:ascii="Times New Roman" w:hAnsi="Times New Roman" w:cs="Times New Roman"/>
          <w:i w:val="0"/>
          <w:iCs w:val="0"/>
          <w:color w:val="000000" w:themeColor="text1"/>
          <w:sz w:val="24"/>
          <w:szCs w:val="24"/>
        </w:rPr>
        <w:t xml:space="preserve">Networks’ mean </w:t>
      </w:r>
      <w:r w:rsidR="0019193F">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A5E16">
        <w:rPr>
          <w:rFonts w:ascii="Times New Roman" w:hAnsi="Times New Roman" w:cs="Times New Roman"/>
          <w:i w:val="0"/>
          <w:iCs w:val="0"/>
          <w:color w:val="000000" w:themeColor="text1"/>
          <w:sz w:val="24"/>
          <w:szCs w:val="24"/>
        </w:rPr>
        <w:t xml:space="preserve">High (i.e., high, inefficient) and Low (i.e., low, efficient) </w:t>
      </w:r>
      <w:r w:rsidRPr="00614A04">
        <w:rPr>
          <w:rFonts w:ascii="Times New Roman" w:hAnsi="Times New Roman" w:cs="Times New Roman"/>
          <w:i w:val="0"/>
          <w:iCs w:val="0"/>
          <w:color w:val="000000" w:themeColor="text1"/>
          <w:sz w:val="24"/>
          <w:szCs w:val="24"/>
        </w:rPr>
        <w:t xml:space="preserve">test events in Simulation </w:t>
      </w:r>
      <w:r w:rsidR="00DA5E16">
        <w:rPr>
          <w:rFonts w:ascii="Times New Roman" w:hAnsi="Times New Roman" w:cs="Times New Roman"/>
          <w:i w:val="0"/>
          <w:iCs w:val="0"/>
          <w:color w:val="000000" w:themeColor="text1"/>
          <w:sz w:val="24"/>
          <w:szCs w:val="24"/>
        </w:rPr>
        <w:t>4</w:t>
      </w:r>
      <w:r w:rsidR="00DC6318">
        <w:rPr>
          <w:rFonts w:ascii="Times New Roman" w:hAnsi="Times New Roman" w:cs="Times New Roman"/>
          <w:i w:val="0"/>
          <w:iCs w:val="0"/>
          <w:color w:val="000000" w:themeColor="text1"/>
          <w:sz w:val="24"/>
          <w:szCs w:val="24"/>
        </w:rPr>
        <w:t xml:space="preserve"> across experiments both</w:t>
      </w:r>
      <w:r w:rsidR="00FB65D8">
        <w:rPr>
          <w:rFonts w:ascii="Times New Roman" w:hAnsi="Times New Roman" w:cs="Times New Roman"/>
          <w:i w:val="0"/>
          <w:iCs w:val="0"/>
          <w:color w:val="000000" w:themeColor="text1"/>
          <w:sz w:val="24"/>
          <w:szCs w:val="24"/>
        </w:rPr>
        <w:t xml:space="preserve"> overall (left</w:t>
      </w:r>
      <w:r w:rsidR="00DC6318">
        <w:rPr>
          <w:rFonts w:ascii="Times New Roman" w:hAnsi="Times New Roman" w:cs="Times New Roman"/>
          <w:i w:val="0"/>
          <w:iCs w:val="0"/>
          <w:color w:val="000000" w:themeColor="text1"/>
          <w:sz w:val="24"/>
          <w:szCs w:val="24"/>
        </w:rPr>
        <w:t>) and across different habituation epochs (right).</w:t>
      </w:r>
      <w:r w:rsidR="00DA5E16">
        <w:rPr>
          <w:rFonts w:ascii="Times New Roman" w:hAnsi="Times New Roman" w:cs="Times New Roman"/>
          <w:i w:val="0"/>
          <w:iCs w:val="0"/>
          <w:color w:val="000000" w:themeColor="text1"/>
          <w:sz w:val="24"/>
          <w:szCs w:val="24"/>
        </w:rPr>
        <w:t xml:space="preserve"> These experiments correspond to those in Liu and Spelke (2017).</w:t>
      </w:r>
    </w:p>
    <w:p w14:paraId="19B1429A" w14:textId="77777777" w:rsidR="001540F3" w:rsidRDefault="001540F3" w:rsidP="00524642">
      <w:pPr>
        <w:spacing w:line="480" w:lineRule="auto"/>
        <w:contextualSpacing/>
        <w:rPr>
          <w:ins w:id="167" w:author="Benton, Deon" w:date="2026-04-28T16:18:00Z" w16du:dateUtc="2026-04-28T21:18:00Z"/>
          <w:rFonts w:ascii="Times New Roman" w:hAnsi="Times New Roman" w:cs="Times New Roman"/>
        </w:rPr>
      </w:pPr>
    </w:p>
    <w:p w14:paraId="512FBC5F" w14:textId="176EE26F" w:rsidR="009C5E1C" w:rsidRDefault="001540F3" w:rsidP="001540F3">
      <w:pPr>
        <w:spacing w:line="480" w:lineRule="auto"/>
        <w:ind w:firstLine="720"/>
        <w:contextualSpacing/>
        <w:rPr>
          <w:ins w:id="168" w:author="Benton, Deon" w:date="2026-04-28T16:29:00Z" w16du:dateUtc="2026-04-28T21:29:00Z"/>
          <w:rFonts w:ascii="Times New Roman" w:hAnsi="Times New Roman" w:cs="Times New Roman"/>
        </w:rPr>
      </w:pPr>
      <w:ins w:id="169"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70" w:author="Benton, Deon" w:date="2026-04-28T16:19:00Z" w16du:dateUtc="2026-04-28T21:19:00Z">
        <w:r w:rsidR="00156837">
          <w:rPr>
            <w:rFonts w:ascii="Times New Roman" w:hAnsi="Times New Roman" w:cs="Times New Roman"/>
          </w:rPr>
          <w:t>High (i.e., high, inefficient) test event than to the Low (i.e., low, efficient) test event in each of three experiments. These experiments correspond to t</w:t>
        </w:r>
      </w:ins>
      <w:ins w:id="171" w:author="Benton, Deon" w:date="2026-04-28T16:20:00Z" w16du:dateUtc="2026-04-28T21:20:00Z">
        <w:r w:rsidR="00156837">
          <w:rPr>
            <w:rFonts w:ascii="Times New Roman" w:hAnsi="Times New Roman" w:cs="Times New Roman"/>
          </w:rPr>
          <w:t xml:space="preserve">hose in Liu and Spelke (2017). As was true for </w:t>
        </w:r>
      </w:ins>
      <w:ins w:id="172" w:author="Benton, Deon" w:date="2026-04-28T16:22:00Z" w16du:dateUtc="2026-04-28T21:22:00Z">
        <w:r w:rsidR="00C25EF4">
          <w:rPr>
            <w:rFonts w:ascii="Times New Roman" w:hAnsi="Times New Roman" w:cs="Times New Roman"/>
          </w:rPr>
          <w:t>infants in Experiment</w:t>
        </w:r>
      </w:ins>
      <w:ins w:id="173" w:author="Benton, Deon" w:date="2026-04-28T16:24:00Z" w16du:dateUtc="2026-04-28T21:24:00Z">
        <w:r w:rsidR="004C293F">
          <w:rPr>
            <w:rFonts w:ascii="Times New Roman" w:hAnsi="Times New Roman" w:cs="Times New Roman"/>
          </w:rPr>
          <w:t>s</w:t>
        </w:r>
      </w:ins>
      <w:ins w:id="174" w:author="Benton, Deon" w:date="2026-04-28T16:22:00Z" w16du:dateUtc="2026-04-28T21:22:00Z">
        <w:r w:rsidR="00C25EF4">
          <w:rPr>
            <w:rFonts w:ascii="Times New Roman" w:hAnsi="Times New Roman" w:cs="Times New Roman"/>
          </w:rPr>
          <w:t xml:space="preserve"> 1</w:t>
        </w:r>
      </w:ins>
      <w:ins w:id="175" w:author="Benton, Deon" w:date="2026-04-28T16:24:00Z" w16du:dateUtc="2026-04-28T21:24:00Z">
        <w:r w:rsidR="004C293F">
          <w:rPr>
            <w:rFonts w:ascii="Times New Roman" w:hAnsi="Times New Roman" w:cs="Times New Roman"/>
          </w:rPr>
          <w:t xml:space="preserve"> and 3</w:t>
        </w:r>
      </w:ins>
      <w:ins w:id="176" w:author="Benton, Deon" w:date="2026-04-28T16:22:00Z" w16du:dateUtc="2026-04-28T21:22:00Z">
        <w:r w:rsidR="00C25EF4">
          <w:rPr>
            <w:rFonts w:ascii="Times New Roman" w:hAnsi="Times New Roman" w:cs="Times New Roman"/>
          </w:rPr>
          <w:t xml:space="preserve"> of</w:t>
        </w:r>
      </w:ins>
      <w:ins w:id="177" w:author="Benton, Deon" w:date="2026-04-28T16:20:00Z" w16du:dateUtc="2026-04-28T21:20:00Z">
        <w:r w:rsidR="00156837">
          <w:rPr>
            <w:rFonts w:ascii="Times New Roman" w:hAnsi="Times New Roman" w:cs="Times New Roman"/>
          </w:rPr>
          <w:t xml:space="preserve"> that study, networks in </w:t>
        </w:r>
      </w:ins>
      <w:ins w:id="178" w:author="Benton, Deon" w:date="2026-04-28T16:25:00Z" w16du:dateUtc="2026-04-28T21:25:00Z">
        <w:r w:rsidR="004C293F">
          <w:rPr>
            <w:rFonts w:ascii="Times New Roman" w:hAnsi="Times New Roman" w:cs="Times New Roman"/>
          </w:rPr>
          <w:t xml:space="preserve">the </w:t>
        </w:r>
      </w:ins>
      <w:ins w:id="179" w:author="Benton, Deon" w:date="2026-04-28T16:22:00Z" w16du:dateUtc="2026-04-28T21:22:00Z">
        <w:r w:rsidR="00C25EF4">
          <w:rPr>
            <w:rFonts w:ascii="Times New Roman" w:hAnsi="Times New Roman" w:cs="Times New Roman"/>
          </w:rPr>
          <w:t xml:space="preserve">simulation analogue of </w:t>
        </w:r>
      </w:ins>
      <w:ins w:id="180" w:author="Benton, Deon" w:date="2026-04-28T16:24:00Z" w16du:dateUtc="2026-04-28T21:24:00Z">
        <w:r w:rsidR="004C293F">
          <w:rPr>
            <w:rFonts w:ascii="Times New Roman" w:hAnsi="Times New Roman" w:cs="Times New Roman"/>
          </w:rPr>
          <w:t>these experiments</w:t>
        </w:r>
      </w:ins>
      <w:ins w:id="181" w:author="Benton, Deon" w:date="2026-04-28T16:20:00Z" w16du:dateUtc="2026-04-28T21:20:00Z">
        <w:r w:rsidR="00156837">
          <w:rPr>
            <w:rFonts w:ascii="Times New Roman" w:hAnsi="Times New Roman" w:cs="Times New Roman"/>
          </w:rPr>
          <w:t xml:space="preserve"> looked </w:t>
        </w:r>
      </w:ins>
      <w:ins w:id="182" w:author="Benton, Deon" w:date="2026-04-28T16:22:00Z" w16du:dateUtc="2026-04-28T21:22:00Z">
        <w:r w:rsidR="00C25EF4">
          <w:rPr>
            <w:rFonts w:ascii="Times New Roman" w:hAnsi="Times New Roman" w:cs="Times New Roman"/>
          </w:rPr>
          <w:t>longer at—</w:t>
        </w:r>
      </w:ins>
      <w:ins w:id="183" w:author="Benton, Deon" w:date="2026-04-28T16:20:00Z" w16du:dateUtc="2026-04-28T21:20:00Z">
        <w:r w:rsidR="00156837">
          <w:rPr>
            <w:rFonts w:ascii="Times New Roman" w:hAnsi="Times New Roman" w:cs="Times New Roman"/>
          </w:rPr>
          <w:t xml:space="preserve">that is, produced greater error to—the high, inefficient test event than to the low, efficient </w:t>
        </w:r>
      </w:ins>
      <w:ins w:id="184" w:author="Benton, Deon" w:date="2026-04-28T16:21:00Z" w16du:dateUtc="2026-04-28T21:21:00Z">
        <w:r w:rsidR="00156837">
          <w:rPr>
            <w:rFonts w:ascii="Times New Roman" w:hAnsi="Times New Roman" w:cs="Times New Roman"/>
          </w:rPr>
          <w:t>event</w:t>
        </w:r>
      </w:ins>
      <w:ins w:id="185"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86"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87" w:author="Benton, Deon" w:date="2026-04-28T16:22:00Z" w16du:dateUtc="2026-04-28T21:22:00Z">
        <w:r w:rsidR="00C25EF4">
          <w:rPr>
            <w:rFonts w:ascii="Times New Roman" w:hAnsi="Times New Roman" w:cs="Times New Roman"/>
          </w:rPr>
          <w:t xml:space="preserve"> In</w:t>
        </w:r>
      </w:ins>
      <w:ins w:id="188" w:author="Benton, Deon" w:date="2026-04-28T16:21:00Z" w16du:dateUtc="2026-04-28T21:21:00Z">
        <w:r w:rsidR="00C25EF4">
          <w:rPr>
            <w:rFonts w:ascii="Times New Roman" w:hAnsi="Times New Roman" w:cs="Times New Roman"/>
          </w:rPr>
          <w:t xml:space="preserve"> contrast, networks in Experiment 2</w:t>
        </w:r>
      </w:ins>
      <w:ins w:id="189" w:author="Benton, Deon" w:date="2026-04-28T16:22:00Z" w16du:dateUtc="2026-04-28T21:22:00Z">
        <w:r w:rsidR="00C25EF4">
          <w:rPr>
            <w:rFonts w:ascii="Times New Roman" w:hAnsi="Times New Roman" w:cs="Times New Roman"/>
          </w:rPr>
          <w:t>—like infants in</w:t>
        </w:r>
      </w:ins>
      <w:ins w:id="190" w:author="Benton, Deon" w:date="2026-04-28T16:23:00Z" w16du:dateUtc="2026-04-28T21:23:00Z">
        <w:r w:rsidR="00C25EF4">
          <w:rPr>
            <w:rFonts w:ascii="Times New Roman" w:hAnsi="Times New Roman" w:cs="Times New Roman"/>
          </w:rPr>
          <w:t xml:space="preserve"> the corresponding behavioral experiment—</w:t>
        </w:r>
      </w:ins>
      <w:ins w:id="191" w:author="Benton, Deon" w:date="2026-04-28T16:21:00Z" w16du:dateUtc="2026-04-28T21:21:00Z">
        <w:r w:rsidR="00C25EF4">
          <w:rPr>
            <w:rFonts w:ascii="Times New Roman" w:hAnsi="Times New Roman" w:cs="Times New Roman"/>
          </w:rPr>
          <w:lastRenderedPageBreak/>
          <w:t>looked about equally long at both test events</w:t>
        </w:r>
      </w:ins>
      <w:ins w:id="192" w:author="Benton, Deon" w:date="2026-04-28T16:23:00Z" w16du:dateUtc="2026-04-28T21:23:00Z">
        <w:r w:rsidR="004C293F">
          <w:rPr>
            <w:rFonts w:ascii="Times New Roman" w:hAnsi="Times New Roman" w:cs="Times New Roman"/>
          </w:rPr>
          <w:t xml:space="preserve">. </w:t>
        </w:r>
      </w:ins>
      <w:ins w:id="193" w:author="Benton, Deon" w:date="2026-04-28T16:26:00Z" w16du:dateUtc="2026-04-28T21:26:00Z">
        <w:r w:rsidR="004707E2">
          <w:rPr>
            <w:rFonts w:ascii="Times New Roman" w:hAnsi="Times New Roman" w:cs="Times New Roman"/>
          </w:rPr>
          <w:t>As</w:t>
        </w:r>
      </w:ins>
      <w:ins w:id="194" w:author="Benton, Deon" w:date="2026-04-28T16:23:00Z" w16du:dateUtc="2026-04-28T21:23:00Z">
        <w:r w:rsidR="004C293F">
          <w:rPr>
            <w:rFonts w:ascii="Times New Roman" w:hAnsi="Times New Roman" w:cs="Times New Roman"/>
          </w:rPr>
          <w:t xml:space="preserve"> was</w:t>
        </w:r>
      </w:ins>
      <w:ins w:id="195" w:author="Benton, Deon" w:date="2026-04-28T16:26:00Z" w16du:dateUtc="2026-04-28T21:26:00Z">
        <w:r w:rsidR="004707E2">
          <w:rPr>
            <w:rFonts w:ascii="Times New Roman" w:hAnsi="Times New Roman" w:cs="Times New Roman"/>
          </w:rPr>
          <w:t xml:space="preserve"> also</w:t>
        </w:r>
      </w:ins>
      <w:ins w:id="196" w:author="Benton, Deon" w:date="2026-04-28T16:23:00Z" w16du:dateUtc="2026-04-28T21:23:00Z">
        <w:r w:rsidR="004C293F">
          <w:rPr>
            <w:rFonts w:ascii="Times New Roman" w:hAnsi="Times New Roman" w:cs="Times New Roman"/>
          </w:rPr>
          <w:t xml:space="preserve"> true for infants</w:t>
        </w:r>
      </w:ins>
      <w:ins w:id="197" w:author="Benton, Deon" w:date="2026-04-28T16:26:00Z" w16du:dateUtc="2026-04-28T21:26:00Z">
        <w:r w:rsidR="004707E2">
          <w:rPr>
            <w:rFonts w:ascii="Times New Roman" w:hAnsi="Times New Roman" w:cs="Times New Roman"/>
          </w:rPr>
          <w:t xml:space="preserve"> in Experiment 3</w:t>
        </w:r>
      </w:ins>
      <w:ins w:id="198" w:author="Benton, Deon" w:date="2026-04-28T16:23:00Z" w16du:dateUtc="2026-04-28T21:23:00Z">
        <w:r w:rsidR="004C293F">
          <w:rPr>
            <w:rFonts w:ascii="Times New Roman" w:hAnsi="Times New Roman" w:cs="Times New Roman"/>
          </w:rPr>
          <w:t xml:space="preserve">, </w:t>
        </w:r>
      </w:ins>
      <w:ins w:id="199" w:author="Benton, Deon" w:date="2026-04-28T16:26:00Z" w16du:dateUtc="2026-04-28T21:26:00Z">
        <w:r w:rsidR="004707E2">
          <w:rPr>
            <w:rFonts w:ascii="Times New Roman" w:hAnsi="Times New Roman" w:cs="Times New Roman"/>
          </w:rPr>
          <w:t>networks in the simulation analogue of it showed a</w:t>
        </w:r>
      </w:ins>
      <w:ins w:id="200" w:author="Benton, Deon" w:date="2026-04-28T16:23:00Z" w16du:dateUtc="2026-04-28T21:23:00Z">
        <w:r w:rsidR="004C293F">
          <w:rPr>
            <w:rFonts w:ascii="Times New Roman" w:hAnsi="Times New Roman" w:cs="Times New Roman"/>
          </w:rPr>
          <w:t xml:space="preserve"> slight numerica</w:t>
        </w:r>
      </w:ins>
      <w:ins w:id="201" w:author="Benton, Deon" w:date="2026-04-28T16:24:00Z" w16du:dateUtc="2026-04-28T21:24:00Z">
        <w:r w:rsidR="004C293F">
          <w:rPr>
            <w:rFonts w:ascii="Times New Roman" w:hAnsi="Times New Roman" w:cs="Times New Roman"/>
          </w:rPr>
          <w:t>l</w:t>
        </w:r>
      </w:ins>
      <w:ins w:id="202" w:author="Benton, Deon" w:date="2026-04-28T16:23:00Z" w16du:dateUtc="2026-04-28T21:23:00Z">
        <w:r w:rsidR="004C293F">
          <w:rPr>
            <w:rFonts w:ascii="Times New Roman" w:hAnsi="Times New Roman" w:cs="Times New Roman"/>
          </w:rPr>
          <w:t xml:space="preserve"> tendency to look longer</w:t>
        </w:r>
      </w:ins>
      <w:ins w:id="203" w:author="Benton, Deon" w:date="2026-04-28T16:18:00Z" w16du:dateUtc="2026-04-28T21:18:00Z">
        <w:r>
          <w:rPr>
            <w:rFonts w:ascii="Times New Roman" w:hAnsi="Times New Roman" w:cs="Times New Roman"/>
          </w:rPr>
          <w:t xml:space="preserve"> </w:t>
        </w:r>
      </w:ins>
      <w:ins w:id="204" w:author="Benton, Deon" w:date="2026-04-28T16:24:00Z" w16du:dateUtc="2026-04-28T21:24:00Z">
        <w:r w:rsidR="004C293F">
          <w:rPr>
            <w:rFonts w:ascii="Times New Roman" w:hAnsi="Times New Roman" w:cs="Times New Roman"/>
          </w:rPr>
          <w:t xml:space="preserve">at the low, efficient test event than at the high, inefficient one. </w:t>
        </w:r>
      </w:ins>
      <w:ins w:id="205" w:author="Benton, Deon" w:date="2026-04-28T16:27:00Z" w16du:dateUtc="2026-04-28T21:27:00Z">
        <w:r w:rsidR="00676E55">
          <w:rPr>
            <w:rFonts w:ascii="Times New Roman" w:hAnsi="Times New Roman" w:cs="Times New Roman"/>
          </w:rPr>
          <w:t xml:space="preserve">The fact that a model </w:t>
        </w:r>
      </w:ins>
      <w:r w:rsidR="000E7BEC">
        <w:rPr>
          <w:rFonts w:ascii="Times New Roman" w:hAnsi="Times New Roman" w:cs="Times New Roman"/>
        </w:rPr>
        <w:t>lacking</w:t>
      </w:r>
      <w:r w:rsidR="00630B2A">
        <w:rPr>
          <w:rFonts w:ascii="Times New Roman" w:hAnsi="Times New Roman" w:cs="Times New Roman"/>
        </w:rPr>
        <w:t xml:space="preserve"> </w:t>
      </w:r>
      <w:r w:rsidR="00F55546">
        <w:rPr>
          <w:rFonts w:ascii="Times New Roman" w:hAnsi="Times New Roman" w:cs="Times New Roman"/>
        </w:rPr>
        <w:t>continuous</w:t>
      </w:r>
      <w:ins w:id="206" w:author="Benton, Deon" w:date="2026-04-28T16:27:00Z" w16du:dateUtc="2026-04-28T21:27:00Z">
        <w:r w:rsidR="00676E55">
          <w:rPr>
            <w:rFonts w:ascii="Times New Roman" w:hAnsi="Times New Roman" w:cs="Times New Roman"/>
          </w:rPr>
          <w:t xml:space="preserve"> notions of efficiency, cost, </w:t>
        </w:r>
      </w:ins>
      <w:r w:rsidR="00630B2A">
        <w:rPr>
          <w:rFonts w:ascii="Times New Roman" w:hAnsi="Times New Roman" w:cs="Times New Roman"/>
        </w:rPr>
        <w:t xml:space="preserve">or </w:t>
      </w:r>
      <w:ins w:id="207" w:author="Benton, Deon" w:date="2026-04-28T16:27:00Z" w16du:dateUtc="2026-04-28T21:27:00Z">
        <w:r w:rsidR="00676E55">
          <w:rPr>
            <w:rFonts w:ascii="Times New Roman" w:hAnsi="Times New Roman" w:cs="Times New Roman"/>
          </w:rPr>
          <w:t xml:space="preserve">utility can </w:t>
        </w:r>
      </w:ins>
      <w:ins w:id="208" w:author="Benton, Deon" w:date="2026-04-28T16:30:00Z" w16du:dateUtc="2026-04-28T21:30:00Z">
        <w:r w:rsidR="00A8046D">
          <w:rPr>
            <w:rFonts w:ascii="Times New Roman" w:hAnsi="Times New Roman" w:cs="Times New Roman"/>
          </w:rPr>
          <w:t xml:space="preserve">nonetheless </w:t>
        </w:r>
      </w:ins>
      <w:ins w:id="209" w:author="Benton, Deon" w:date="2026-04-28T16:27:00Z" w16du:dateUtc="2026-04-28T21:27:00Z">
        <w:r w:rsidR="00676E55">
          <w:rPr>
            <w:rFonts w:ascii="Times New Roman" w:hAnsi="Times New Roman" w:cs="Times New Roman"/>
          </w:rPr>
          <w:t>qualitatively reproduce infants’ looking behaviors</w:t>
        </w:r>
      </w:ins>
      <w:ins w:id="210" w:author="Benton, Deon" w:date="2026-04-28T16:28:00Z" w16du:dateUtc="2026-04-28T21:28:00Z">
        <w:r w:rsidR="009C5E1C">
          <w:rPr>
            <w:rFonts w:ascii="Times New Roman" w:hAnsi="Times New Roman" w:cs="Times New Roman"/>
          </w:rPr>
          <w:t xml:space="preserve"> lends additional support to the contention that these concepts are not necessary to explain</w:t>
        </w:r>
      </w:ins>
      <w:ins w:id="211" w:author="Benton, Deon" w:date="2026-04-28T16:30:00Z" w16du:dateUtc="2026-04-28T21:30:00Z">
        <w:r w:rsidR="00A8046D">
          <w:rPr>
            <w:rFonts w:ascii="Times New Roman" w:hAnsi="Times New Roman" w:cs="Times New Roman"/>
          </w:rPr>
          <w:t xml:space="preserve"> such patterns of looking; associative learning might be sufficient.</w:t>
        </w:r>
      </w:ins>
      <w:ins w:id="212" w:author="Benton, Deon" w:date="2026-04-28T16:28:00Z" w16du:dateUtc="2026-04-28T21:28:00Z">
        <w:r w:rsidR="009C5E1C">
          <w:rPr>
            <w:rFonts w:ascii="Times New Roman" w:hAnsi="Times New Roman" w:cs="Times New Roman"/>
          </w:rPr>
          <w:t xml:space="preserve"> </w:t>
        </w:r>
      </w:ins>
    </w:p>
    <w:p w14:paraId="1B185F1E" w14:textId="77777777" w:rsidR="009C5E1C" w:rsidRDefault="009C5E1C" w:rsidP="0042308C">
      <w:pPr>
        <w:spacing w:line="480" w:lineRule="auto"/>
        <w:contextualSpacing/>
        <w:rPr>
          <w:rFonts w:ascii="Times New Roman" w:hAnsi="Times New Roman" w:cs="Times New Roman"/>
        </w:rPr>
      </w:pPr>
    </w:p>
    <w:tbl>
      <w:tblPr>
        <w:tblStyle w:val="TableGrid"/>
        <w:tblW w:w="7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0"/>
      </w:tblGrid>
      <w:tr w:rsidR="00134062" w14:paraId="018139DC" w14:textId="77777777" w:rsidTr="00D65DC2">
        <w:trPr>
          <w:trHeight w:val="5347"/>
        </w:trPr>
        <w:tc>
          <w:tcPr>
            <w:tcW w:w="7760" w:type="dxa"/>
          </w:tcPr>
          <w:p w14:paraId="5538DCF3" w14:textId="0AB6AEF7" w:rsidR="00134062" w:rsidRDefault="009438D0" w:rsidP="009438D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D630316" wp14:editId="40A654FE">
                  <wp:extent cx="4143375" cy="3314700"/>
                  <wp:effectExtent l="0" t="0" r="9525" b="0"/>
                  <wp:docPr id="11961118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11837" name="Picture 11961118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44909" cy="3315927"/>
                          </a:xfrm>
                          <a:prstGeom prst="rect">
                            <a:avLst/>
                          </a:prstGeom>
                        </pic:spPr>
                      </pic:pic>
                    </a:graphicData>
                  </a:graphic>
                </wp:inline>
              </w:drawing>
            </w:r>
          </w:p>
        </w:tc>
      </w:tr>
    </w:tbl>
    <w:p w14:paraId="7AC25963" w14:textId="18777A32" w:rsidR="0042308C" w:rsidRDefault="009438D0" w:rsidP="009438D0">
      <w:pPr>
        <w:pStyle w:val="Caption"/>
        <w:rPr>
          <w:rFonts w:ascii="Times New Roman" w:hAnsi="Times New Roman" w:cs="Times New Roman"/>
        </w:rPr>
      </w:pPr>
      <w:r w:rsidRPr="009438D0">
        <w:rPr>
          <w:rFonts w:ascii="Times New Roman" w:hAnsi="Times New Roman" w:cs="Times New Roman"/>
          <w:b/>
          <w:bCs/>
          <w:i w:val="0"/>
          <w:iCs w:val="0"/>
          <w:color w:val="000000" w:themeColor="text1"/>
          <w:sz w:val="24"/>
          <w:szCs w:val="24"/>
        </w:rPr>
        <w:t xml:space="preserve">Figure </w:t>
      </w:r>
      <w:r w:rsidRPr="009438D0">
        <w:rPr>
          <w:rFonts w:ascii="Times New Roman" w:hAnsi="Times New Roman" w:cs="Times New Roman"/>
          <w:b/>
          <w:bCs/>
          <w:i w:val="0"/>
          <w:iCs w:val="0"/>
          <w:color w:val="000000" w:themeColor="text1"/>
          <w:sz w:val="24"/>
          <w:szCs w:val="24"/>
        </w:rPr>
        <w:fldChar w:fldCharType="begin"/>
      </w:r>
      <w:r w:rsidRPr="009438D0">
        <w:rPr>
          <w:rFonts w:ascii="Times New Roman" w:hAnsi="Times New Roman" w:cs="Times New Roman"/>
          <w:b/>
          <w:bCs/>
          <w:i w:val="0"/>
          <w:iCs w:val="0"/>
          <w:color w:val="000000" w:themeColor="text1"/>
          <w:sz w:val="24"/>
          <w:szCs w:val="24"/>
        </w:rPr>
        <w:instrText xml:space="preserve"> SEQ Figure \* ARABIC </w:instrText>
      </w:r>
      <w:r w:rsidRPr="009438D0">
        <w:rPr>
          <w:rFonts w:ascii="Times New Roman" w:hAnsi="Times New Roman" w:cs="Times New Roman"/>
          <w:b/>
          <w:bCs/>
          <w:i w:val="0"/>
          <w:iCs w:val="0"/>
          <w:color w:val="000000" w:themeColor="text1"/>
          <w:sz w:val="24"/>
          <w:szCs w:val="24"/>
        </w:rPr>
        <w:fldChar w:fldCharType="separate"/>
      </w:r>
      <w:r w:rsidRPr="009438D0">
        <w:rPr>
          <w:rFonts w:ascii="Times New Roman" w:hAnsi="Times New Roman" w:cs="Times New Roman"/>
          <w:b/>
          <w:bCs/>
          <w:i w:val="0"/>
          <w:iCs w:val="0"/>
          <w:noProof/>
          <w:color w:val="000000" w:themeColor="text1"/>
          <w:sz w:val="24"/>
          <w:szCs w:val="24"/>
        </w:rPr>
        <w:t>15</w:t>
      </w:r>
      <w:r w:rsidRPr="009438D0">
        <w:rPr>
          <w:rFonts w:ascii="Times New Roman" w:hAnsi="Times New Roman" w:cs="Times New Roman"/>
          <w:b/>
          <w:bCs/>
          <w:i w:val="0"/>
          <w:iCs w:val="0"/>
          <w:color w:val="000000" w:themeColor="text1"/>
          <w:sz w:val="24"/>
          <w:szCs w:val="24"/>
        </w:rPr>
        <w:fldChar w:fldCharType="end"/>
      </w:r>
      <w:r w:rsidRPr="009438D0">
        <w:rPr>
          <w:rFonts w:ascii="Times New Roman" w:hAnsi="Times New Roman" w:cs="Times New Roman"/>
          <w:b/>
          <w:bCs/>
          <w:i w:val="0"/>
          <w:iCs w:val="0"/>
          <w:color w:val="000000" w:themeColor="text1"/>
          <w:sz w:val="24"/>
          <w:szCs w:val="24"/>
        </w:rPr>
        <w:t>.</w:t>
      </w:r>
      <w:r w:rsidRPr="009438D0">
        <w:rPr>
          <w:color w:val="000000" w:themeColor="text1"/>
        </w:rPr>
        <w:t xml:space="preserve"> </w:t>
      </w:r>
      <w:r>
        <w:rPr>
          <w:rFonts w:ascii="Times New Roman" w:hAnsi="Times New Roman" w:cs="Times New Roman"/>
          <w:i w:val="0"/>
          <w:iCs w:val="0"/>
          <w:color w:val="000000" w:themeColor="text1"/>
          <w:sz w:val="24"/>
          <w:szCs w:val="24"/>
        </w:rPr>
        <w:t>Performance of OM10.</w:t>
      </w:r>
      <w:r w:rsidRPr="00F20CB1">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sidR="00AE6CAE">
        <w:rPr>
          <w:rFonts w:ascii="Times New Roman" w:hAnsi="Times New Roman" w:cs="Times New Roman"/>
          <w:i w:val="0"/>
          <w:iCs w:val="0"/>
          <w:color w:val="000000" w:themeColor="text1"/>
          <w:sz w:val="24"/>
          <w:szCs w:val="24"/>
        </w:rPr>
        <w:t>High (i.e., high, inefficient) and Low (i.e., low, efficient)</w:t>
      </w:r>
      <w:r w:rsidRPr="00F20CB1">
        <w:rPr>
          <w:rFonts w:ascii="Times New Roman" w:hAnsi="Times New Roman" w:cs="Times New Roman"/>
          <w:i w:val="0"/>
          <w:iCs w:val="0"/>
          <w:color w:val="000000" w:themeColor="text1"/>
          <w:sz w:val="24"/>
          <w:szCs w:val="24"/>
        </w:rPr>
        <w:t xml:space="preserve"> test events for networks </w:t>
      </w:r>
      <w:r w:rsidR="00AE6CAE">
        <w:rPr>
          <w:rFonts w:ascii="Times New Roman" w:hAnsi="Times New Roman" w:cs="Times New Roman"/>
          <w:i w:val="0"/>
          <w:iCs w:val="0"/>
          <w:color w:val="000000" w:themeColor="text1"/>
          <w:sz w:val="24"/>
          <w:szCs w:val="24"/>
        </w:rPr>
        <w:t>in Experiment 1 and those in Experiments 2 and 3. These experiments correspond to those in Liu and Spelke (2017).</w:t>
      </w:r>
    </w:p>
    <w:p w14:paraId="0EA0D3BC" w14:textId="77777777" w:rsidR="000027B6" w:rsidRPr="000027B6" w:rsidRDefault="000027B6" w:rsidP="000027B6">
      <w:pPr>
        <w:rPr>
          <w:ins w:id="213" w:author="Benton, Deon" w:date="2026-04-28T16:29:00Z" w16du:dateUtc="2026-04-28T21:29:00Z"/>
        </w:rPr>
      </w:pPr>
    </w:p>
    <w:p w14:paraId="7E2C574B" w14:textId="7BA6A46C" w:rsidR="00524642" w:rsidRDefault="00A8046D" w:rsidP="00EF724B">
      <w:pPr>
        <w:spacing w:line="480" w:lineRule="auto"/>
        <w:ind w:firstLine="720"/>
        <w:contextualSpacing/>
        <w:rPr>
          <w:ins w:id="214" w:author="Benton, Deon" w:date="2026-04-28T16:18:00Z" w16du:dateUtc="2026-04-28T21:18:00Z"/>
          <w:rFonts w:ascii="Times New Roman" w:hAnsi="Times New Roman" w:cs="Times New Roman"/>
        </w:rPr>
      </w:pPr>
      <w:ins w:id="215" w:author="Benton, Deon" w:date="2026-04-28T16:31:00Z" w16du:dateUtc="2026-04-28T21:31:00Z">
        <w:r>
          <w:rPr>
            <w:rFonts w:ascii="Times New Roman" w:hAnsi="Times New Roman" w:cs="Times New Roman"/>
          </w:rPr>
          <w:t xml:space="preserve">As with the previous simulations, a different pattern of performance </w:t>
        </w:r>
      </w:ins>
      <w:ins w:id="216" w:author="Benton, Deon" w:date="2026-04-28T16:32:00Z" w16du:dateUtc="2026-04-28T21:32:00Z">
        <w:r w:rsidR="00D30BC2">
          <w:rPr>
            <w:rFonts w:ascii="Times New Roman" w:hAnsi="Times New Roman" w:cs="Times New Roman"/>
          </w:rPr>
          <w:t>emerged for OM10.</w:t>
        </w:r>
        <w:r w:rsidR="00EE2928">
          <w:rPr>
            <w:rFonts w:ascii="Times New Roman" w:hAnsi="Times New Roman" w:cs="Times New Roman"/>
          </w:rPr>
          <w:t xml:space="preserve"> </w:t>
        </w:r>
      </w:ins>
      <w:ins w:id="217" w:author="Benton, Deon" w:date="2026-04-29T10:38:00Z" w16du:dateUtc="2026-04-29T15:38:00Z">
        <w:r w:rsidR="005839CC">
          <w:rPr>
            <w:rFonts w:ascii="Times New Roman" w:hAnsi="Times New Roman" w:cs="Times New Roman"/>
          </w:rPr>
          <w:t xml:space="preserve">This pattern is shown in Figure 15. </w:t>
        </w:r>
      </w:ins>
      <w:ins w:id="218" w:author="Benton, Deon" w:date="2026-04-29T10:43:00Z" w16du:dateUtc="2026-04-29T15:43:00Z">
        <w:r w:rsidR="000E0FAD">
          <w:rPr>
            <w:rFonts w:ascii="Times New Roman" w:hAnsi="Times New Roman" w:cs="Times New Roman"/>
          </w:rPr>
          <w:t>The figure shows that for networks in Experiment 1,</w:t>
        </w:r>
      </w:ins>
      <w:ins w:id="219" w:author="Benton, Deon" w:date="2026-04-29T10:37:00Z" w16du:dateUtc="2026-04-29T15:37:00Z">
        <w:r w:rsidR="005839CC">
          <w:rPr>
            <w:rFonts w:ascii="Times New Roman" w:hAnsi="Times New Roman" w:cs="Times New Roman"/>
          </w:rPr>
          <w:t xml:space="preserve"> </w:t>
        </w:r>
      </w:ins>
      <w:ins w:id="220" w:author="Benton, Deon" w:date="2026-04-29T10:39:00Z" w16du:dateUtc="2026-04-29T15:39:00Z">
        <w:r w:rsidR="005839CC">
          <w:rPr>
            <w:rFonts w:ascii="Times New Roman" w:hAnsi="Times New Roman" w:cs="Times New Roman"/>
          </w:rPr>
          <w:t>the critical units were activated to a greater extent during the Low test event than during the High one.</w:t>
        </w:r>
        <w:r w:rsidR="004F77B5">
          <w:rPr>
            <w:rFonts w:ascii="Times New Roman" w:hAnsi="Times New Roman" w:cs="Times New Roman"/>
          </w:rPr>
          <w:t xml:space="preserve"> </w:t>
        </w:r>
      </w:ins>
      <w:ins w:id="221" w:author="Benton, Deon" w:date="2026-04-29T10:46:00Z" w16du:dateUtc="2026-04-29T15:46:00Z">
        <w:r w:rsidR="00CA285F">
          <w:rPr>
            <w:rFonts w:ascii="Times New Roman" w:hAnsi="Times New Roman" w:cs="Times New Roman"/>
          </w:rPr>
          <w:t>In contrast,</w:t>
        </w:r>
      </w:ins>
      <w:ins w:id="222" w:author="Benton, Deon" w:date="2026-04-29T10:44:00Z" w16du:dateUtc="2026-04-29T15:44:00Z">
        <w:r w:rsidR="00CA285F">
          <w:rPr>
            <w:rFonts w:ascii="Times New Roman" w:hAnsi="Times New Roman" w:cs="Times New Roman"/>
          </w:rPr>
          <w:t xml:space="preserve"> these units wre activated to the same degree during both test events</w:t>
        </w:r>
      </w:ins>
      <w:ins w:id="223" w:author="Benton, Deon" w:date="2026-04-29T10:46:00Z" w16du:dateUtc="2026-04-29T15:46:00Z">
        <w:r w:rsidR="00CA285F">
          <w:rPr>
            <w:rFonts w:ascii="Times New Roman" w:hAnsi="Times New Roman" w:cs="Times New Roman"/>
          </w:rPr>
          <w:t xml:space="preserve"> for networks </w:t>
        </w:r>
        <w:r w:rsidR="00CA285F">
          <w:rPr>
            <w:rFonts w:ascii="Times New Roman" w:hAnsi="Times New Roman" w:cs="Times New Roman"/>
          </w:rPr>
          <w:lastRenderedPageBreak/>
          <w:t>in Experiments 2 and 3</w:t>
        </w:r>
      </w:ins>
      <w:ins w:id="224" w:author="Benton, Deon" w:date="2026-04-29T10:44:00Z" w16du:dateUtc="2026-04-29T15:44:00Z">
        <w:r w:rsidR="00CA285F">
          <w:rPr>
            <w:rFonts w:ascii="Times New Roman" w:hAnsi="Times New Roman" w:cs="Times New Roman"/>
          </w:rPr>
          <w:t xml:space="preserve">. </w:t>
        </w:r>
      </w:ins>
      <w:ins w:id="225" w:author="Benton, Deon" w:date="2026-04-29T10:50:00Z" w16du:dateUtc="2026-04-29T15:50:00Z">
        <w:r w:rsidR="003C5985">
          <w:rPr>
            <w:rFonts w:ascii="Times New Roman" w:hAnsi="Times New Roman" w:cs="Times New Roman"/>
          </w:rPr>
          <w:t xml:space="preserve">Note that </w:t>
        </w:r>
      </w:ins>
      <w:r w:rsidR="00E2070D" w:rsidRPr="00E2070D">
        <w:rPr>
          <w:rFonts w:ascii="Times New Roman" w:hAnsi="Times New Roman" w:cs="Times New Roman"/>
        </w:rPr>
        <w:t xml:space="preserve">OM10’s performance was not </w:t>
      </w:r>
      <w:ins w:id="226" w:author="Benton, Deon" w:date="2026-04-29T11:02:00Z" w16du:dateUtc="2026-04-29T16:02:00Z">
        <w:r w:rsidR="000E2038">
          <w:rPr>
            <w:rFonts w:ascii="Times New Roman" w:hAnsi="Times New Roman" w:cs="Times New Roman"/>
          </w:rPr>
          <w:t xml:space="preserve">plotted </w:t>
        </w:r>
      </w:ins>
      <w:r w:rsidR="00E2070D" w:rsidRPr="00E2070D">
        <w:rPr>
          <w:rFonts w:ascii="Times New Roman" w:hAnsi="Times New Roman" w:cs="Times New Roman"/>
        </w:rPr>
        <w:t>separately for Experiments 1 and 2</w:t>
      </w:r>
      <w:ins w:id="227" w:author="Benton, Deon" w:date="2026-04-29T10:57:00Z" w16du:dateUtc="2026-04-29T15:57:00Z">
        <w:r w:rsidR="001001BD">
          <w:rPr>
            <w:rFonts w:ascii="Times New Roman" w:hAnsi="Times New Roman" w:cs="Times New Roman"/>
          </w:rPr>
          <w:t xml:space="preserve"> because simulati</w:t>
        </w:r>
      </w:ins>
      <w:ins w:id="228" w:author="Benton, Deon" w:date="2026-04-29T11:02:00Z" w16du:dateUtc="2026-04-29T16:02:00Z">
        <w:r w:rsidR="0065326F">
          <w:rPr>
            <w:rFonts w:ascii="Times New Roman" w:hAnsi="Times New Roman" w:cs="Times New Roman"/>
          </w:rPr>
          <w:t>ng</w:t>
        </w:r>
      </w:ins>
      <w:ins w:id="229" w:author="Benton, Deon" w:date="2026-04-29T10:57:00Z" w16du:dateUtc="2026-04-29T15:57:00Z">
        <w:r w:rsidR="001001BD">
          <w:rPr>
            <w:rFonts w:ascii="Times New Roman" w:hAnsi="Times New Roman" w:cs="Times New Roman"/>
          </w:rPr>
          <w:t xml:space="preserve"> control conditions</w:t>
        </w:r>
      </w:ins>
      <w:ins w:id="230" w:author="Benton, Deon" w:date="2026-04-29T10:58:00Z" w16du:dateUtc="2026-04-29T15:58:00Z">
        <w:r w:rsidR="001001BD">
          <w:rPr>
            <w:rFonts w:ascii="Times New Roman" w:hAnsi="Times New Roman" w:cs="Times New Roman"/>
          </w:rPr>
          <w:t xml:space="preserve"> with this model</w:t>
        </w:r>
      </w:ins>
      <w:ins w:id="231" w:author="Benton, Deon" w:date="2026-04-29T10:57:00Z" w16du:dateUtc="2026-04-29T15:57:00Z">
        <w:r w:rsidR="001001BD">
          <w:rPr>
            <w:rFonts w:ascii="Times New Roman" w:hAnsi="Times New Roman" w:cs="Times New Roman"/>
          </w:rPr>
          <w:t xml:space="preserve">—which </w:t>
        </w:r>
      </w:ins>
      <w:ins w:id="232" w:author="Benton, Deon" w:date="2026-04-29T12:28:00Z" w16du:dateUtc="2026-04-29T17:28:00Z">
        <w:r w:rsidR="00E94431">
          <w:rPr>
            <w:rFonts w:ascii="Times New Roman" w:hAnsi="Times New Roman" w:cs="Times New Roman"/>
          </w:rPr>
          <w:t>the corresponding behavioral experiments</w:t>
        </w:r>
      </w:ins>
      <w:ins w:id="233" w:author="Benton, Deon" w:date="2026-04-29T12:29:00Z" w16du:dateUtc="2026-04-29T17:29:00Z">
        <w:r w:rsidR="00E94431">
          <w:rPr>
            <w:rFonts w:ascii="Times New Roman" w:hAnsi="Times New Roman" w:cs="Times New Roman"/>
          </w:rPr>
          <w:t xml:space="preserve"> served as i</w:t>
        </w:r>
      </w:ins>
      <w:ins w:id="234" w:author="Benton, Deon" w:date="2026-04-29T10:57:00Z" w16du:dateUtc="2026-04-29T15:57:00Z">
        <w:r w:rsidR="001001BD">
          <w:rPr>
            <w:rFonts w:ascii="Times New Roman" w:hAnsi="Times New Roman" w:cs="Times New Roman"/>
          </w:rPr>
          <w:t>n Liu and Spelke (201</w:t>
        </w:r>
      </w:ins>
      <w:ins w:id="235" w:author="Benton, Deon" w:date="2026-04-29T10:58:00Z" w16du:dateUtc="2026-04-29T15:58:00Z">
        <w:r w:rsidR="001001BD">
          <w:rPr>
            <w:rFonts w:ascii="Times New Roman" w:hAnsi="Times New Roman" w:cs="Times New Roman"/>
          </w:rPr>
          <w:t>7)—</w:t>
        </w:r>
        <w:r w:rsidR="00784567">
          <w:rPr>
            <w:rFonts w:ascii="Times New Roman" w:hAnsi="Times New Roman" w:cs="Times New Roman"/>
          </w:rPr>
          <w:t>entails removing obstacles</w:t>
        </w:r>
      </w:ins>
      <w:ins w:id="236" w:author="Benton, Deon" w:date="2026-04-29T10:50:00Z" w16du:dateUtc="2026-04-29T15:50:00Z">
        <w:r w:rsidR="003C5985">
          <w:rPr>
            <w:rFonts w:ascii="Times New Roman" w:hAnsi="Times New Roman" w:cs="Times New Roman"/>
          </w:rPr>
          <w:t>.</w:t>
        </w:r>
      </w:ins>
      <w:ins w:id="237" w:author="Benton, Deon" w:date="2026-04-29T10:59:00Z" w16du:dateUtc="2026-04-29T15:59:00Z">
        <w:r w:rsidR="00784567">
          <w:rPr>
            <w:rFonts w:ascii="Times New Roman" w:hAnsi="Times New Roman" w:cs="Times New Roman"/>
          </w:rPr>
          <w:t xml:space="preserve"> </w:t>
        </w:r>
      </w:ins>
      <w:ins w:id="238" w:author="Benton, Deon" w:date="2026-04-29T11:10:00Z" w16du:dateUtc="2026-04-29T16:10:00Z">
        <w:r w:rsidR="00B7179B">
          <w:rPr>
            <w:rFonts w:ascii="Times New Roman" w:hAnsi="Times New Roman" w:cs="Times New Roman"/>
          </w:rPr>
          <w:t xml:space="preserve">Including </w:t>
        </w:r>
      </w:ins>
      <w:ins w:id="239" w:author="Benton, Deon" w:date="2026-04-29T11:03:00Z" w16du:dateUtc="2026-04-29T16:03:00Z">
        <w:r w:rsidR="0065326F">
          <w:rPr>
            <w:rFonts w:ascii="Times New Roman" w:hAnsi="Times New Roman" w:cs="Times New Roman"/>
          </w:rPr>
          <w:t xml:space="preserve">obstacles in the simulation of Experiments 1 and 2 </w:t>
        </w:r>
      </w:ins>
      <w:ins w:id="240" w:author="Benton, Deon" w:date="2026-04-29T11:05:00Z" w16du:dateUtc="2026-04-29T16:05:00Z">
        <w:r w:rsidR="007909D0">
          <w:rPr>
            <w:rFonts w:ascii="Times New Roman" w:hAnsi="Times New Roman" w:cs="Times New Roman"/>
          </w:rPr>
          <w:t>would</w:t>
        </w:r>
      </w:ins>
      <w:ins w:id="241" w:author="Benton, Deon" w:date="2026-04-29T11:10:00Z" w16du:dateUtc="2026-04-29T16:10:00Z">
        <w:r w:rsidR="00B7179B">
          <w:rPr>
            <w:rFonts w:ascii="Times New Roman" w:hAnsi="Times New Roman" w:cs="Times New Roman"/>
          </w:rPr>
          <w:t xml:space="preserve"> thus</w:t>
        </w:r>
      </w:ins>
      <w:ins w:id="242" w:author="Benton, Deon" w:date="2026-04-29T11:00:00Z" w16du:dateUtc="2026-04-29T16:00:00Z">
        <w:r w:rsidR="00784567">
          <w:rPr>
            <w:rFonts w:ascii="Times New Roman" w:hAnsi="Times New Roman" w:cs="Times New Roman"/>
          </w:rPr>
          <w:t xml:space="preserve"> </w:t>
        </w:r>
      </w:ins>
      <w:ins w:id="243" w:author="Benton, Deon" w:date="2026-04-29T11:11:00Z" w16du:dateUtc="2026-04-29T16:11:00Z">
        <w:r w:rsidR="003836F7">
          <w:rPr>
            <w:rFonts w:ascii="Times New Roman" w:hAnsi="Times New Roman" w:cs="Times New Roman"/>
          </w:rPr>
          <w:t xml:space="preserve">constitute a </w:t>
        </w:r>
      </w:ins>
      <w:ins w:id="244" w:author="Benton, Deon" w:date="2026-04-29T11:18:00Z" w16du:dateUtc="2026-04-29T16:18:00Z">
        <w:r w:rsidR="00EF724B">
          <w:rPr>
            <w:rFonts w:ascii="Times New Roman" w:hAnsi="Times New Roman" w:cs="Times New Roman"/>
          </w:rPr>
          <w:t>significant</w:t>
        </w:r>
      </w:ins>
      <w:ins w:id="245" w:author="Benton, Deon" w:date="2026-04-29T11:11:00Z" w16du:dateUtc="2026-04-29T16:11:00Z">
        <w:r w:rsidR="003836F7">
          <w:rPr>
            <w:rFonts w:ascii="Times New Roman" w:hAnsi="Times New Roman" w:cs="Times New Roman"/>
          </w:rPr>
          <w:t xml:space="preserve"> departure from</w:t>
        </w:r>
      </w:ins>
      <w:ins w:id="246" w:author="Benton, Deon" w:date="2026-04-29T11:01:00Z" w16du:dateUtc="2026-04-29T16:01:00Z">
        <w:r w:rsidR="000E2038">
          <w:rPr>
            <w:rFonts w:ascii="Times New Roman" w:hAnsi="Times New Roman" w:cs="Times New Roman"/>
          </w:rPr>
          <w:t xml:space="preserve"> </w:t>
        </w:r>
      </w:ins>
      <w:ins w:id="247" w:author="Benton, Deon" w:date="2026-04-29T11:04:00Z" w16du:dateUtc="2026-04-29T16:04:00Z">
        <w:r w:rsidR="0065326F">
          <w:rPr>
            <w:rFonts w:ascii="Times New Roman" w:hAnsi="Times New Roman" w:cs="Times New Roman"/>
          </w:rPr>
          <w:t xml:space="preserve">how </w:t>
        </w:r>
      </w:ins>
      <w:ins w:id="248" w:author="Benton, Deon" w:date="2026-04-29T11:05:00Z" w16du:dateUtc="2026-04-29T16:05:00Z">
        <w:r w:rsidR="007909D0">
          <w:rPr>
            <w:rFonts w:ascii="Times New Roman" w:hAnsi="Times New Roman" w:cs="Times New Roman"/>
          </w:rPr>
          <w:t>Overwalle (2010) used this model to simulate the control condition in Gergely et al. (1995)</w:t>
        </w:r>
      </w:ins>
      <w:ins w:id="249" w:author="Benton, Deon" w:date="2026-04-29T11:14:00Z" w16du:dateUtc="2026-04-29T16:14:00Z">
        <w:r w:rsidR="005D6354">
          <w:rPr>
            <w:rFonts w:ascii="Times New Roman" w:hAnsi="Times New Roman" w:cs="Times New Roman"/>
          </w:rPr>
          <w:t xml:space="preserve"> and how these conditions were </w:t>
        </w:r>
      </w:ins>
      <w:ins w:id="250" w:author="Benton, Deon" w:date="2026-04-29T11:17:00Z" w16du:dateUtc="2026-04-29T16:17:00Z">
        <w:r w:rsidR="00525C2F">
          <w:rPr>
            <w:rFonts w:ascii="Times New Roman" w:hAnsi="Times New Roman" w:cs="Times New Roman"/>
          </w:rPr>
          <w:t>implemented in</w:t>
        </w:r>
      </w:ins>
      <w:ins w:id="251" w:author="Benton, Deon" w:date="2026-04-29T11:14:00Z" w16du:dateUtc="2026-04-29T16:14:00Z">
        <w:r w:rsidR="005D6354">
          <w:rPr>
            <w:rFonts w:ascii="Times New Roman" w:hAnsi="Times New Roman" w:cs="Times New Roman"/>
          </w:rPr>
          <w:t xml:space="preserve"> the previous simulations</w:t>
        </w:r>
      </w:ins>
      <w:ins w:id="252" w:author="Benton, Deon" w:date="2026-04-29T11:05:00Z" w16du:dateUtc="2026-04-29T16:05:00Z">
        <w:r w:rsidR="007909D0">
          <w:rPr>
            <w:rFonts w:ascii="Times New Roman" w:hAnsi="Times New Roman" w:cs="Times New Roman"/>
          </w:rPr>
          <w:t xml:space="preserve">. </w:t>
        </w:r>
      </w:ins>
      <w:ins w:id="253" w:author="Benton, Deon" w:date="2026-04-29T11:12:00Z" w16du:dateUtc="2026-04-29T16:12:00Z">
        <w:r w:rsidR="003836F7">
          <w:rPr>
            <w:rFonts w:ascii="Times New Roman" w:hAnsi="Times New Roman" w:cs="Times New Roman"/>
          </w:rPr>
          <w:t xml:space="preserve">In those simulations, </w:t>
        </w:r>
      </w:ins>
      <w:ins w:id="254" w:author="Benton, Deon" w:date="2026-04-29T11:14:00Z" w16du:dateUtc="2026-04-29T16:14:00Z">
        <w:r w:rsidR="005D6354">
          <w:rPr>
            <w:rFonts w:ascii="Times New Roman" w:hAnsi="Times New Roman" w:cs="Times New Roman"/>
          </w:rPr>
          <w:t>barrier</w:t>
        </w:r>
      </w:ins>
      <w:ins w:id="255" w:author="Benton, Deon" w:date="2026-04-29T11:15:00Z" w16du:dateUtc="2026-04-29T16:15:00Z">
        <w:r w:rsidR="005D6354">
          <w:rPr>
            <w:rFonts w:ascii="Times New Roman" w:hAnsi="Times New Roman" w:cs="Times New Roman"/>
          </w:rPr>
          <w:t xml:space="preserve">-less control conditions were </w:t>
        </w:r>
      </w:ins>
      <w:ins w:id="256" w:author="Benton, Deon" w:date="2026-04-29T11:08:00Z" w16du:dateUtc="2026-04-29T16:08:00Z">
        <w:r w:rsidR="00E21F53">
          <w:rPr>
            <w:rFonts w:ascii="Times New Roman" w:hAnsi="Times New Roman" w:cs="Times New Roman"/>
          </w:rPr>
          <w:t>treated</w:t>
        </w:r>
      </w:ins>
      <w:ins w:id="257" w:author="Benton, Deon" w:date="2026-04-29T11:07:00Z" w16du:dateUtc="2026-04-29T16:07:00Z">
        <w:r w:rsidR="00E21F53">
          <w:rPr>
            <w:rFonts w:ascii="Times New Roman" w:hAnsi="Times New Roman" w:cs="Times New Roman"/>
          </w:rPr>
          <w:t xml:space="preserve"> </w:t>
        </w:r>
      </w:ins>
      <w:r w:rsidR="000A5F46" w:rsidRPr="000A5F46">
        <w:rPr>
          <w:rFonts w:ascii="Times New Roman" w:hAnsi="Times New Roman" w:cs="Times New Roman"/>
        </w:rPr>
        <w:t>as a theoretical commitment</w:t>
      </w:r>
      <w:ins w:id="258" w:author="Benton, Deon" w:date="2026-04-29T11:15:00Z" w16du:dateUtc="2026-04-29T16:15:00Z">
        <w:r w:rsidR="00525C2F">
          <w:rPr>
            <w:rFonts w:ascii="Times New Roman" w:hAnsi="Times New Roman" w:cs="Times New Roman"/>
          </w:rPr>
          <w:t>—and limitation—</w:t>
        </w:r>
      </w:ins>
      <w:r w:rsidR="000A5F46" w:rsidRPr="000A5F46">
        <w:rPr>
          <w:rFonts w:ascii="Times New Roman" w:hAnsi="Times New Roman" w:cs="Times New Roman"/>
        </w:rPr>
        <w:t xml:space="preserve">about which task-relevant features </w:t>
      </w:r>
      <w:ins w:id="259" w:author="Benton, Deon" w:date="2026-04-29T11:08:00Z" w16du:dateUtc="2026-04-29T16:08:00Z">
        <w:r w:rsidR="00E21F53">
          <w:rPr>
            <w:rFonts w:ascii="Times New Roman" w:hAnsi="Times New Roman" w:cs="Times New Roman"/>
          </w:rPr>
          <w:t>are relevant when modeling these conditions</w:t>
        </w:r>
      </w:ins>
      <w:r w:rsidR="000A5F46" w:rsidRPr="000A5F46">
        <w:rPr>
          <w:rFonts w:ascii="Times New Roman" w:hAnsi="Times New Roman" w:cs="Times New Roman"/>
        </w:rPr>
        <w:t xml:space="preserve"> in action-understanding studies</w:t>
      </w:r>
      <w:ins w:id="260" w:author="Benton, Deon" w:date="2026-04-29T11:17:00Z" w16du:dateUtc="2026-04-29T16:17:00Z">
        <w:r w:rsidR="00525C2F">
          <w:rPr>
            <w:rFonts w:ascii="Times New Roman" w:hAnsi="Times New Roman" w:cs="Times New Roman"/>
          </w:rPr>
          <w:t>; relaxing this constraint here would effectivel</w:t>
        </w:r>
      </w:ins>
      <w:ins w:id="261" w:author="Benton, Deon" w:date="2026-04-29T11:18:00Z" w16du:dateUtc="2026-04-29T16:18:00Z">
        <w:r w:rsidR="00525C2F">
          <w:rPr>
            <w:rFonts w:ascii="Times New Roman" w:hAnsi="Times New Roman" w:cs="Times New Roman"/>
          </w:rPr>
          <w:t>y transform OM10 into a fundamentally different model</w:t>
        </w:r>
      </w:ins>
      <w:ins w:id="262" w:author="Benton, Deon" w:date="2026-04-29T10:45:00Z" w16du:dateUtc="2026-04-29T15:45:00Z">
        <w:r w:rsidR="00CA285F">
          <w:rPr>
            <w:rFonts w:ascii="Times New Roman" w:hAnsi="Times New Roman" w:cs="Times New Roman"/>
          </w:rPr>
          <w:t xml:space="preserve">. </w:t>
        </w:r>
      </w:ins>
    </w:p>
    <w:p w14:paraId="4F93FC9C" w14:textId="77777777" w:rsidR="001540F3" w:rsidRDefault="001540F3" w:rsidP="00524642">
      <w:pPr>
        <w:spacing w:line="480" w:lineRule="auto"/>
        <w:contextualSpacing/>
        <w:rPr>
          <w:ins w:id="263" w:author="Benton, Deon" w:date="2026-04-28T16:18:00Z" w16du:dateUtc="2026-04-28T21:18:00Z"/>
          <w:rFonts w:ascii="Times New Roman" w:hAnsi="Times New Roman" w:cs="Times New Roman"/>
        </w:rPr>
      </w:pPr>
    </w:p>
    <w:p w14:paraId="19D3874F" w14:textId="77777777" w:rsidR="001540F3" w:rsidRDefault="001540F3"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w:t>
      </w:r>
      <w:r w:rsidR="00B02D04">
        <w:rPr>
          <w:rFonts w:ascii="Times New Roman" w:hAnsi="Times New Roman" w:cs="Times New Roman"/>
        </w:rPr>
        <w:lastRenderedPageBreak/>
        <w:t xml:space="preserve">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w:t>
      </w:r>
      <w:r w:rsidR="00A168A9">
        <w:rPr>
          <w:rFonts w:ascii="Times New Roman" w:hAnsi="Times New Roman" w:cs="Times New Roman"/>
        </w:rPr>
        <w:lastRenderedPageBreak/>
        <w:t>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 xml:space="preserve">time, </w:t>
      </w:r>
      <w:r w:rsidR="00CF453E">
        <w:rPr>
          <w:rFonts w:ascii="Times New Roman" w:hAnsi="Times New Roman" w:cs="Times New Roman"/>
        </w:rPr>
        <w:lastRenderedPageBreak/>
        <w:t>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w:t>
      </w:r>
      <w:r w:rsidR="00CF4E22">
        <w:rPr>
          <w:rFonts w:ascii="Times New Roman" w:hAnsi="Times New Roman" w:cs="Times New Roman"/>
        </w:rPr>
        <w:lastRenderedPageBreak/>
        <w:t xml:space="preserve">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w:lastRenderedPageBreak/>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294062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4294062E"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w:t>
      </w:r>
      <w:r>
        <w:rPr>
          <w:rFonts w:ascii="Times New Roman" w:hAnsi="Times New Roman" w:cs="Times New Roman"/>
        </w:rPr>
        <w:lastRenderedPageBreak/>
        <w:t xml:space="preserve">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w:t>
      </w:r>
      <w:r w:rsidR="004F4FC0">
        <w:rPr>
          <w:rFonts w:ascii="Times New Roman" w:hAnsi="Times New Roman" w:cs="Times New Roman"/>
        </w:rPr>
        <w:lastRenderedPageBreak/>
        <w:t xml:space="preserve">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008CAE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008CAE2"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9438D0">
                        <w:rPr>
                          <w:rFonts w:ascii="Times New Roman" w:hAnsi="Times New Roman" w:cs="Times New Roman"/>
                          <w:i w:val="0"/>
                          <w:iCs w:val="0"/>
                          <w:noProof/>
                          <w:color w:val="000000" w:themeColor="text1"/>
                          <w:sz w:val="24"/>
                          <w:szCs w:val="24"/>
                        </w:rPr>
                        <w:t>17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during the Inconsistent test event, the network does not activate the Barrier Height 4 or Barrier Side output units in response to input from the Curved Motion, Jump Height 4, Contiguous, and </w:t>
      </w:r>
      <w:r w:rsidR="00136774" w:rsidRPr="00136774">
        <w:rPr>
          <w:rFonts w:ascii="Times New Roman" w:hAnsi="Times New Roman" w:cs="Times New Roman"/>
        </w:rPr>
        <w:lastRenderedPageBreak/>
        <w:t xml:space="preserve">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events. As a result, the network can adjust its weights sufficiently during the habituation phase to activate the Jump Height 4 output unit in response to any of the input features it was associated </w:t>
      </w:r>
      <w:r w:rsidRPr="00610A6A">
        <w:rPr>
          <w:rFonts w:ascii="Times New Roman" w:hAnsi="Times New Roman" w:cs="Times New Roman"/>
        </w:rPr>
        <w:lastRenderedPageBreak/>
        <w:t>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decision to increase the salience of these features 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w:t>
      </w:r>
      <w:r w:rsidR="002614CF">
        <w:rPr>
          <w:rFonts w:ascii="Times New Roman" w:hAnsi="Times New Roman" w:cs="Times New Roman"/>
        </w:rPr>
        <w:lastRenderedPageBreak/>
        <w:t>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t>reproduced</w:t>
      </w:r>
      <w:r w:rsidR="00BD2E2A">
        <w:rPr>
          <w:rFonts w:ascii="Times New Roman" w:eastAsia="Times New Roman" w:hAnsi="Times New Roman" w:cs="Times New Roman"/>
        </w:rPr>
        <w:t xml:space="preserve"> the finding that infants show this pattern irrespective of whether objects possess </w:t>
      </w:r>
      <w:r w:rsidR="00BD2E2A">
        <w:rPr>
          <w:rFonts w:ascii="Times New Roman" w:eastAsia="Times New Roman" w:hAnsi="Times New Roman" w:cs="Times New Roman"/>
        </w:rPr>
        <w:lastRenderedPageBreak/>
        <w:t xml:space="preserve">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w:t>
      </w:r>
      <w:r w:rsidR="00F21664" w:rsidRPr="00F21664">
        <w:rPr>
          <w:rFonts w:ascii="Times New Roman" w:eastAsia="Times New Roman" w:hAnsi="Times New Roman" w:cs="Times New Roman"/>
        </w:rPr>
        <w:lastRenderedPageBreak/>
        <w:t>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9"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42"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43"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45"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8"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51"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54"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56"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9"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61"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7"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9"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72"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73"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7"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82"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86"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8"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90"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92"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93"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8"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9"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00"/>
      <w:headerReference w:type="first" r:id="rId10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1C1E7" w14:textId="77777777" w:rsidR="000F7765" w:rsidRDefault="000F7765" w:rsidP="00391C7E">
      <w:pPr>
        <w:spacing w:after="0" w:line="240" w:lineRule="auto"/>
      </w:pPr>
      <w:r>
        <w:separator/>
      </w:r>
    </w:p>
  </w:endnote>
  <w:endnote w:type="continuationSeparator" w:id="0">
    <w:p w14:paraId="10FE49B8" w14:textId="77777777" w:rsidR="000F7765" w:rsidRDefault="000F7765"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14A02" w14:textId="77777777" w:rsidR="000F7765" w:rsidRDefault="000F7765" w:rsidP="00391C7E">
      <w:pPr>
        <w:spacing w:after="0" w:line="240" w:lineRule="auto"/>
      </w:pPr>
      <w:r>
        <w:separator/>
      </w:r>
    </w:p>
  </w:footnote>
  <w:footnote w:type="continuationSeparator" w:id="0">
    <w:p w14:paraId="7BAA10CC" w14:textId="77777777" w:rsidR="000F7765" w:rsidRDefault="000F7765"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36D"/>
    <w:rsid w:val="00004788"/>
    <w:rsid w:val="0000482E"/>
    <w:rsid w:val="0000495B"/>
    <w:rsid w:val="00004EE8"/>
    <w:rsid w:val="00005701"/>
    <w:rsid w:val="00005907"/>
    <w:rsid w:val="0000707B"/>
    <w:rsid w:val="00007559"/>
    <w:rsid w:val="000079D0"/>
    <w:rsid w:val="00007D2D"/>
    <w:rsid w:val="00007F8F"/>
    <w:rsid w:val="00010A55"/>
    <w:rsid w:val="00011353"/>
    <w:rsid w:val="0001141F"/>
    <w:rsid w:val="00011DAB"/>
    <w:rsid w:val="0001243D"/>
    <w:rsid w:val="0001298D"/>
    <w:rsid w:val="00012AA5"/>
    <w:rsid w:val="00012E70"/>
    <w:rsid w:val="00013134"/>
    <w:rsid w:val="0001385A"/>
    <w:rsid w:val="00014150"/>
    <w:rsid w:val="00014B0E"/>
    <w:rsid w:val="00015DDE"/>
    <w:rsid w:val="000163C0"/>
    <w:rsid w:val="00016768"/>
    <w:rsid w:val="00016D6C"/>
    <w:rsid w:val="00017757"/>
    <w:rsid w:val="00017D72"/>
    <w:rsid w:val="00017DBA"/>
    <w:rsid w:val="00020260"/>
    <w:rsid w:val="000206B5"/>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27DDD"/>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22F"/>
    <w:rsid w:val="000428C9"/>
    <w:rsid w:val="0004301F"/>
    <w:rsid w:val="00044011"/>
    <w:rsid w:val="0004411F"/>
    <w:rsid w:val="00044152"/>
    <w:rsid w:val="00044173"/>
    <w:rsid w:val="0004487E"/>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1A2"/>
    <w:rsid w:val="00060551"/>
    <w:rsid w:val="0006086D"/>
    <w:rsid w:val="00061107"/>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78D"/>
    <w:rsid w:val="000678F1"/>
    <w:rsid w:val="0007013C"/>
    <w:rsid w:val="000702EB"/>
    <w:rsid w:val="000705E6"/>
    <w:rsid w:val="00070634"/>
    <w:rsid w:val="00070F13"/>
    <w:rsid w:val="00070F6C"/>
    <w:rsid w:val="00071370"/>
    <w:rsid w:val="00071A55"/>
    <w:rsid w:val="00071F26"/>
    <w:rsid w:val="0007371A"/>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C8"/>
    <w:rsid w:val="00084962"/>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4B4D"/>
    <w:rsid w:val="00095066"/>
    <w:rsid w:val="00095B88"/>
    <w:rsid w:val="00095FBB"/>
    <w:rsid w:val="00095FF6"/>
    <w:rsid w:val="00096D37"/>
    <w:rsid w:val="00097097"/>
    <w:rsid w:val="0009709A"/>
    <w:rsid w:val="0009722A"/>
    <w:rsid w:val="00097C1B"/>
    <w:rsid w:val="000A0BB0"/>
    <w:rsid w:val="000A0BE5"/>
    <w:rsid w:val="000A0E69"/>
    <w:rsid w:val="000A1184"/>
    <w:rsid w:val="000A11D4"/>
    <w:rsid w:val="000A170D"/>
    <w:rsid w:val="000A1B95"/>
    <w:rsid w:val="000A276E"/>
    <w:rsid w:val="000A29F2"/>
    <w:rsid w:val="000A317D"/>
    <w:rsid w:val="000A346C"/>
    <w:rsid w:val="000A3648"/>
    <w:rsid w:val="000A37B5"/>
    <w:rsid w:val="000A3A74"/>
    <w:rsid w:val="000A4963"/>
    <w:rsid w:val="000A51FC"/>
    <w:rsid w:val="000A555F"/>
    <w:rsid w:val="000A58E8"/>
    <w:rsid w:val="000A599D"/>
    <w:rsid w:val="000A5F46"/>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32C"/>
    <w:rsid w:val="000B35C1"/>
    <w:rsid w:val="000B3C24"/>
    <w:rsid w:val="000B3D55"/>
    <w:rsid w:val="000B3F0A"/>
    <w:rsid w:val="000B4399"/>
    <w:rsid w:val="000B4DD6"/>
    <w:rsid w:val="000B4ECF"/>
    <w:rsid w:val="000B60E2"/>
    <w:rsid w:val="000B6458"/>
    <w:rsid w:val="000B67D6"/>
    <w:rsid w:val="000B7017"/>
    <w:rsid w:val="000B75DA"/>
    <w:rsid w:val="000B7DDA"/>
    <w:rsid w:val="000B7E28"/>
    <w:rsid w:val="000C0869"/>
    <w:rsid w:val="000C1789"/>
    <w:rsid w:val="000C18C9"/>
    <w:rsid w:val="000C20B8"/>
    <w:rsid w:val="000C307E"/>
    <w:rsid w:val="000C31FB"/>
    <w:rsid w:val="000C3BCB"/>
    <w:rsid w:val="000C5A1C"/>
    <w:rsid w:val="000C649B"/>
    <w:rsid w:val="000C66BC"/>
    <w:rsid w:val="000C6870"/>
    <w:rsid w:val="000C6B58"/>
    <w:rsid w:val="000D00F9"/>
    <w:rsid w:val="000D05F9"/>
    <w:rsid w:val="000D1213"/>
    <w:rsid w:val="000D148B"/>
    <w:rsid w:val="000D1EAC"/>
    <w:rsid w:val="000D22BE"/>
    <w:rsid w:val="000D323A"/>
    <w:rsid w:val="000D3AB6"/>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8BD"/>
    <w:rsid w:val="000E08AF"/>
    <w:rsid w:val="000E090D"/>
    <w:rsid w:val="000E0A20"/>
    <w:rsid w:val="000E0E36"/>
    <w:rsid w:val="000E0FAD"/>
    <w:rsid w:val="000E2038"/>
    <w:rsid w:val="000E2DC0"/>
    <w:rsid w:val="000E337A"/>
    <w:rsid w:val="000E3F68"/>
    <w:rsid w:val="000E4248"/>
    <w:rsid w:val="000E43E7"/>
    <w:rsid w:val="000E440C"/>
    <w:rsid w:val="000E4F2E"/>
    <w:rsid w:val="000E4FA5"/>
    <w:rsid w:val="000E6636"/>
    <w:rsid w:val="000E700A"/>
    <w:rsid w:val="000E7279"/>
    <w:rsid w:val="000E7561"/>
    <w:rsid w:val="000E775A"/>
    <w:rsid w:val="000E7BCF"/>
    <w:rsid w:val="000E7BEC"/>
    <w:rsid w:val="000E7F18"/>
    <w:rsid w:val="000F0989"/>
    <w:rsid w:val="000F0F58"/>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8EC"/>
    <w:rsid w:val="000F6EAD"/>
    <w:rsid w:val="000F726E"/>
    <w:rsid w:val="000F7511"/>
    <w:rsid w:val="000F7618"/>
    <w:rsid w:val="000F7626"/>
    <w:rsid w:val="000F7765"/>
    <w:rsid w:val="000F7CAC"/>
    <w:rsid w:val="001001BD"/>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142"/>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D2B"/>
    <w:rsid w:val="00134062"/>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1CC3"/>
    <w:rsid w:val="0015277B"/>
    <w:rsid w:val="00152D65"/>
    <w:rsid w:val="00152F19"/>
    <w:rsid w:val="001534A0"/>
    <w:rsid w:val="0015353E"/>
    <w:rsid w:val="00153600"/>
    <w:rsid w:val="0015363E"/>
    <w:rsid w:val="001537B7"/>
    <w:rsid w:val="00153BF3"/>
    <w:rsid w:val="001540F3"/>
    <w:rsid w:val="001547A5"/>
    <w:rsid w:val="0015486A"/>
    <w:rsid w:val="00155437"/>
    <w:rsid w:val="0015555E"/>
    <w:rsid w:val="00155706"/>
    <w:rsid w:val="001558F7"/>
    <w:rsid w:val="00155A19"/>
    <w:rsid w:val="00156205"/>
    <w:rsid w:val="001563E6"/>
    <w:rsid w:val="00156837"/>
    <w:rsid w:val="00156A94"/>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799"/>
    <w:rsid w:val="00163E2B"/>
    <w:rsid w:val="00164313"/>
    <w:rsid w:val="001645F2"/>
    <w:rsid w:val="0016470F"/>
    <w:rsid w:val="001647C9"/>
    <w:rsid w:val="00164941"/>
    <w:rsid w:val="00165398"/>
    <w:rsid w:val="00165454"/>
    <w:rsid w:val="001654E4"/>
    <w:rsid w:val="0016695E"/>
    <w:rsid w:val="00166A93"/>
    <w:rsid w:val="00166E78"/>
    <w:rsid w:val="001673BB"/>
    <w:rsid w:val="00167651"/>
    <w:rsid w:val="0016771A"/>
    <w:rsid w:val="0016781E"/>
    <w:rsid w:val="00167C72"/>
    <w:rsid w:val="0017005B"/>
    <w:rsid w:val="00170603"/>
    <w:rsid w:val="001716AD"/>
    <w:rsid w:val="001719A1"/>
    <w:rsid w:val="00172718"/>
    <w:rsid w:val="00172FAE"/>
    <w:rsid w:val="0017340E"/>
    <w:rsid w:val="00173688"/>
    <w:rsid w:val="001736EE"/>
    <w:rsid w:val="001739DE"/>
    <w:rsid w:val="00173D94"/>
    <w:rsid w:val="0017525B"/>
    <w:rsid w:val="001753BC"/>
    <w:rsid w:val="00175501"/>
    <w:rsid w:val="00175628"/>
    <w:rsid w:val="00175A63"/>
    <w:rsid w:val="0017668E"/>
    <w:rsid w:val="00176FA7"/>
    <w:rsid w:val="00177C21"/>
    <w:rsid w:val="001804B0"/>
    <w:rsid w:val="001807FC"/>
    <w:rsid w:val="00181380"/>
    <w:rsid w:val="00181458"/>
    <w:rsid w:val="00181761"/>
    <w:rsid w:val="0018182D"/>
    <w:rsid w:val="00181ADB"/>
    <w:rsid w:val="001823A3"/>
    <w:rsid w:val="00182A6D"/>
    <w:rsid w:val="00183524"/>
    <w:rsid w:val="00183560"/>
    <w:rsid w:val="00183E63"/>
    <w:rsid w:val="00183E98"/>
    <w:rsid w:val="00184AC3"/>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520"/>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D81"/>
    <w:rsid w:val="001B7D9D"/>
    <w:rsid w:val="001C01D1"/>
    <w:rsid w:val="001C0D7C"/>
    <w:rsid w:val="001C1F09"/>
    <w:rsid w:val="001C23ED"/>
    <w:rsid w:val="001C249A"/>
    <w:rsid w:val="001C27AA"/>
    <w:rsid w:val="001C32DA"/>
    <w:rsid w:val="001C35AE"/>
    <w:rsid w:val="001C3772"/>
    <w:rsid w:val="001C3859"/>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8A"/>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5E86"/>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6F7"/>
    <w:rsid w:val="0021280E"/>
    <w:rsid w:val="00212940"/>
    <w:rsid w:val="002136CF"/>
    <w:rsid w:val="00214332"/>
    <w:rsid w:val="00214AD6"/>
    <w:rsid w:val="00214FCB"/>
    <w:rsid w:val="00214FE8"/>
    <w:rsid w:val="002151DB"/>
    <w:rsid w:val="0021523A"/>
    <w:rsid w:val="00215900"/>
    <w:rsid w:val="00216020"/>
    <w:rsid w:val="00216CFD"/>
    <w:rsid w:val="0021738E"/>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528"/>
    <w:rsid w:val="002246F3"/>
    <w:rsid w:val="00225EAA"/>
    <w:rsid w:val="002265B0"/>
    <w:rsid w:val="00226665"/>
    <w:rsid w:val="002267AD"/>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B3"/>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B8C"/>
    <w:rsid w:val="00242C4E"/>
    <w:rsid w:val="0024322C"/>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D78"/>
    <w:rsid w:val="002500F0"/>
    <w:rsid w:val="002518A6"/>
    <w:rsid w:val="00251B62"/>
    <w:rsid w:val="00251BE8"/>
    <w:rsid w:val="00251F38"/>
    <w:rsid w:val="00252054"/>
    <w:rsid w:val="0025217C"/>
    <w:rsid w:val="002531AE"/>
    <w:rsid w:val="002536DD"/>
    <w:rsid w:val="00254EDB"/>
    <w:rsid w:val="00255261"/>
    <w:rsid w:val="00255559"/>
    <w:rsid w:val="0025617C"/>
    <w:rsid w:val="002575FD"/>
    <w:rsid w:val="0025765E"/>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569"/>
    <w:rsid w:val="0027661B"/>
    <w:rsid w:val="0028026B"/>
    <w:rsid w:val="00280367"/>
    <w:rsid w:val="002807A7"/>
    <w:rsid w:val="00281DD5"/>
    <w:rsid w:val="00282505"/>
    <w:rsid w:val="00282527"/>
    <w:rsid w:val="00282727"/>
    <w:rsid w:val="002827E0"/>
    <w:rsid w:val="00282C4E"/>
    <w:rsid w:val="00282D77"/>
    <w:rsid w:val="00285325"/>
    <w:rsid w:val="00285F58"/>
    <w:rsid w:val="002860AD"/>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9C6"/>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A31"/>
    <w:rsid w:val="002B3C35"/>
    <w:rsid w:val="002B3E4E"/>
    <w:rsid w:val="002B4582"/>
    <w:rsid w:val="002B47A7"/>
    <w:rsid w:val="002B4D83"/>
    <w:rsid w:val="002B52DA"/>
    <w:rsid w:val="002B5449"/>
    <w:rsid w:val="002B58E1"/>
    <w:rsid w:val="002B5D0B"/>
    <w:rsid w:val="002B6640"/>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1F03"/>
    <w:rsid w:val="002C2BDF"/>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A1B"/>
    <w:rsid w:val="002D3EB7"/>
    <w:rsid w:val="002D3F04"/>
    <w:rsid w:val="002D40D4"/>
    <w:rsid w:val="002D4413"/>
    <w:rsid w:val="002D468C"/>
    <w:rsid w:val="002D4786"/>
    <w:rsid w:val="002D5326"/>
    <w:rsid w:val="002D53A5"/>
    <w:rsid w:val="002D55C6"/>
    <w:rsid w:val="002D6288"/>
    <w:rsid w:val="002D6839"/>
    <w:rsid w:val="002D687C"/>
    <w:rsid w:val="002D745F"/>
    <w:rsid w:val="002D7684"/>
    <w:rsid w:val="002D7708"/>
    <w:rsid w:val="002E0363"/>
    <w:rsid w:val="002E0FE1"/>
    <w:rsid w:val="002E13C5"/>
    <w:rsid w:val="002E142A"/>
    <w:rsid w:val="002E183C"/>
    <w:rsid w:val="002E1B07"/>
    <w:rsid w:val="002E1B46"/>
    <w:rsid w:val="002E1DAB"/>
    <w:rsid w:val="002E23C4"/>
    <w:rsid w:val="002E2BA7"/>
    <w:rsid w:val="002E379E"/>
    <w:rsid w:val="002E3A21"/>
    <w:rsid w:val="002E3F09"/>
    <w:rsid w:val="002E478B"/>
    <w:rsid w:val="002E509E"/>
    <w:rsid w:val="002E6504"/>
    <w:rsid w:val="002E6730"/>
    <w:rsid w:val="002E6DC4"/>
    <w:rsid w:val="002E75D6"/>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716"/>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604"/>
    <w:rsid w:val="00307939"/>
    <w:rsid w:val="00307A1C"/>
    <w:rsid w:val="00307F45"/>
    <w:rsid w:val="0031008B"/>
    <w:rsid w:val="00310140"/>
    <w:rsid w:val="003102E1"/>
    <w:rsid w:val="00310B37"/>
    <w:rsid w:val="00311162"/>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564"/>
    <w:rsid w:val="0034287D"/>
    <w:rsid w:val="00342B65"/>
    <w:rsid w:val="00342C1C"/>
    <w:rsid w:val="00342F82"/>
    <w:rsid w:val="0034456C"/>
    <w:rsid w:val="00344626"/>
    <w:rsid w:val="0034465C"/>
    <w:rsid w:val="0034473E"/>
    <w:rsid w:val="00344886"/>
    <w:rsid w:val="00345274"/>
    <w:rsid w:val="003455EB"/>
    <w:rsid w:val="0034590D"/>
    <w:rsid w:val="00345A2E"/>
    <w:rsid w:val="00345D18"/>
    <w:rsid w:val="00345E3E"/>
    <w:rsid w:val="00346A02"/>
    <w:rsid w:val="00346B8D"/>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2BC6"/>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A62"/>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1F01"/>
    <w:rsid w:val="003E2B47"/>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FD0"/>
    <w:rsid w:val="003F3318"/>
    <w:rsid w:val="003F4043"/>
    <w:rsid w:val="003F443C"/>
    <w:rsid w:val="003F4AAC"/>
    <w:rsid w:val="003F4BFA"/>
    <w:rsid w:val="003F56CC"/>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594"/>
    <w:rsid w:val="0040779B"/>
    <w:rsid w:val="00410053"/>
    <w:rsid w:val="00410230"/>
    <w:rsid w:val="004107DA"/>
    <w:rsid w:val="00410F4D"/>
    <w:rsid w:val="00411010"/>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2D3"/>
    <w:rsid w:val="0041758A"/>
    <w:rsid w:val="00417B76"/>
    <w:rsid w:val="004201EB"/>
    <w:rsid w:val="00420AB2"/>
    <w:rsid w:val="00420E5D"/>
    <w:rsid w:val="0042242E"/>
    <w:rsid w:val="004227CF"/>
    <w:rsid w:val="004229A7"/>
    <w:rsid w:val="00422A3C"/>
    <w:rsid w:val="0042308C"/>
    <w:rsid w:val="004230CA"/>
    <w:rsid w:val="004230F5"/>
    <w:rsid w:val="00423577"/>
    <w:rsid w:val="004235AE"/>
    <w:rsid w:val="004235B8"/>
    <w:rsid w:val="00423BAA"/>
    <w:rsid w:val="004248E9"/>
    <w:rsid w:val="00424FED"/>
    <w:rsid w:val="00425A80"/>
    <w:rsid w:val="00425AC5"/>
    <w:rsid w:val="00426521"/>
    <w:rsid w:val="0042659C"/>
    <w:rsid w:val="00426CE7"/>
    <w:rsid w:val="004270B1"/>
    <w:rsid w:val="004271E8"/>
    <w:rsid w:val="00427608"/>
    <w:rsid w:val="004277B0"/>
    <w:rsid w:val="00427ADE"/>
    <w:rsid w:val="00427E98"/>
    <w:rsid w:val="00430623"/>
    <w:rsid w:val="00430703"/>
    <w:rsid w:val="00431948"/>
    <w:rsid w:val="004319CE"/>
    <w:rsid w:val="00431A61"/>
    <w:rsid w:val="00432298"/>
    <w:rsid w:val="004323AB"/>
    <w:rsid w:val="00432733"/>
    <w:rsid w:val="00432BEB"/>
    <w:rsid w:val="00432D34"/>
    <w:rsid w:val="00433EEF"/>
    <w:rsid w:val="00433FAF"/>
    <w:rsid w:val="004347A6"/>
    <w:rsid w:val="00434A02"/>
    <w:rsid w:val="0043548D"/>
    <w:rsid w:val="00435AFB"/>
    <w:rsid w:val="00435E2A"/>
    <w:rsid w:val="004369C7"/>
    <w:rsid w:val="004373BA"/>
    <w:rsid w:val="004376DC"/>
    <w:rsid w:val="004378E5"/>
    <w:rsid w:val="00437BF2"/>
    <w:rsid w:val="00437E08"/>
    <w:rsid w:val="0044000D"/>
    <w:rsid w:val="0044005B"/>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41D"/>
    <w:rsid w:val="004507C2"/>
    <w:rsid w:val="00450CC0"/>
    <w:rsid w:val="00451AFF"/>
    <w:rsid w:val="00451C83"/>
    <w:rsid w:val="00452025"/>
    <w:rsid w:val="0045203F"/>
    <w:rsid w:val="00452801"/>
    <w:rsid w:val="00452848"/>
    <w:rsid w:val="00452B7E"/>
    <w:rsid w:val="004537FC"/>
    <w:rsid w:val="00453C64"/>
    <w:rsid w:val="00454112"/>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319"/>
    <w:rsid w:val="00467912"/>
    <w:rsid w:val="00467B27"/>
    <w:rsid w:val="00470240"/>
    <w:rsid w:val="0047043E"/>
    <w:rsid w:val="00470612"/>
    <w:rsid w:val="004707E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4A3"/>
    <w:rsid w:val="0048659B"/>
    <w:rsid w:val="00486861"/>
    <w:rsid w:val="00486EC4"/>
    <w:rsid w:val="0048749D"/>
    <w:rsid w:val="00487841"/>
    <w:rsid w:val="004878F3"/>
    <w:rsid w:val="00490314"/>
    <w:rsid w:val="004903C3"/>
    <w:rsid w:val="004906F2"/>
    <w:rsid w:val="0049073F"/>
    <w:rsid w:val="004910CA"/>
    <w:rsid w:val="004910E6"/>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EE4"/>
    <w:rsid w:val="004C5031"/>
    <w:rsid w:val="004C5597"/>
    <w:rsid w:val="004C5792"/>
    <w:rsid w:val="004C5CBD"/>
    <w:rsid w:val="004C6440"/>
    <w:rsid w:val="004C689B"/>
    <w:rsid w:val="004C6B43"/>
    <w:rsid w:val="004C6C92"/>
    <w:rsid w:val="004C7140"/>
    <w:rsid w:val="004C795D"/>
    <w:rsid w:val="004C7C59"/>
    <w:rsid w:val="004C7F46"/>
    <w:rsid w:val="004D009C"/>
    <w:rsid w:val="004D0C42"/>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0C5"/>
    <w:rsid w:val="004E5234"/>
    <w:rsid w:val="004E5383"/>
    <w:rsid w:val="004E5457"/>
    <w:rsid w:val="004E5558"/>
    <w:rsid w:val="004E5A80"/>
    <w:rsid w:val="004E5DB2"/>
    <w:rsid w:val="004E60B7"/>
    <w:rsid w:val="004E661A"/>
    <w:rsid w:val="004E6BFF"/>
    <w:rsid w:val="004E6DB2"/>
    <w:rsid w:val="004E785B"/>
    <w:rsid w:val="004F014B"/>
    <w:rsid w:val="004F044E"/>
    <w:rsid w:val="004F15D3"/>
    <w:rsid w:val="004F2B4A"/>
    <w:rsid w:val="004F3228"/>
    <w:rsid w:val="004F32E8"/>
    <w:rsid w:val="004F4FC0"/>
    <w:rsid w:val="004F5A03"/>
    <w:rsid w:val="004F629A"/>
    <w:rsid w:val="004F6391"/>
    <w:rsid w:val="004F6440"/>
    <w:rsid w:val="004F6BF0"/>
    <w:rsid w:val="004F77B5"/>
    <w:rsid w:val="004F7ADE"/>
    <w:rsid w:val="00500409"/>
    <w:rsid w:val="00501680"/>
    <w:rsid w:val="00501DEA"/>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641"/>
    <w:rsid w:val="0051293E"/>
    <w:rsid w:val="00512C62"/>
    <w:rsid w:val="00512CFD"/>
    <w:rsid w:val="00513734"/>
    <w:rsid w:val="00513BD3"/>
    <w:rsid w:val="00513C0A"/>
    <w:rsid w:val="00513C73"/>
    <w:rsid w:val="00514921"/>
    <w:rsid w:val="00514A46"/>
    <w:rsid w:val="00514CDE"/>
    <w:rsid w:val="005158B9"/>
    <w:rsid w:val="00516AC4"/>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5C2F"/>
    <w:rsid w:val="005272E0"/>
    <w:rsid w:val="0052771D"/>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25C"/>
    <w:rsid w:val="00545875"/>
    <w:rsid w:val="00545E1D"/>
    <w:rsid w:val="0054686B"/>
    <w:rsid w:val="00546966"/>
    <w:rsid w:val="00546C3B"/>
    <w:rsid w:val="00547101"/>
    <w:rsid w:val="0054716B"/>
    <w:rsid w:val="00547B25"/>
    <w:rsid w:val="00547B6D"/>
    <w:rsid w:val="0055007A"/>
    <w:rsid w:val="005509E0"/>
    <w:rsid w:val="00550F57"/>
    <w:rsid w:val="005510C2"/>
    <w:rsid w:val="00551B6D"/>
    <w:rsid w:val="00552237"/>
    <w:rsid w:val="00552D36"/>
    <w:rsid w:val="00553AD7"/>
    <w:rsid w:val="005540D0"/>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1F79"/>
    <w:rsid w:val="00562ACD"/>
    <w:rsid w:val="00562E90"/>
    <w:rsid w:val="00562F6A"/>
    <w:rsid w:val="0056303B"/>
    <w:rsid w:val="00563A21"/>
    <w:rsid w:val="00563C1A"/>
    <w:rsid w:val="00564104"/>
    <w:rsid w:val="0056425E"/>
    <w:rsid w:val="0056464D"/>
    <w:rsid w:val="00564DC2"/>
    <w:rsid w:val="00564DEC"/>
    <w:rsid w:val="0056544E"/>
    <w:rsid w:val="00565F54"/>
    <w:rsid w:val="005660C0"/>
    <w:rsid w:val="0056623D"/>
    <w:rsid w:val="00566307"/>
    <w:rsid w:val="00566653"/>
    <w:rsid w:val="00566B69"/>
    <w:rsid w:val="00566EE9"/>
    <w:rsid w:val="00566F5A"/>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4CDA"/>
    <w:rsid w:val="00575813"/>
    <w:rsid w:val="00575943"/>
    <w:rsid w:val="00575EF0"/>
    <w:rsid w:val="00576594"/>
    <w:rsid w:val="00576E17"/>
    <w:rsid w:val="00577459"/>
    <w:rsid w:val="00577556"/>
    <w:rsid w:val="00580981"/>
    <w:rsid w:val="00580C32"/>
    <w:rsid w:val="00580F17"/>
    <w:rsid w:val="00582C9C"/>
    <w:rsid w:val="0058342C"/>
    <w:rsid w:val="005839CC"/>
    <w:rsid w:val="00583CB6"/>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4C6A"/>
    <w:rsid w:val="005A660C"/>
    <w:rsid w:val="005A6D57"/>
    <w:rsid w:val="005A703B"/>
    <w:rsid w:val="005A72CB"/>
    <w:rsid w:val="005A7473"/>
    <w:rsid w:val="005A7984"/>
    <w:rsid w:val="005A7C4E"/>
    <w:rsid w:val="005A7F7F"/>
    <w:rsid w:val="005B26B8"/>
    <w:rsid w:val="005B2900"/>
    <w:rsid w:val="005B2DE0"/>
    <w:rsid w:val="005B3ABC"/>
    <w:rsid w:val="005B40D5"/>
    <w:rsid w:val="005B4DA8"/>
    <w:rsid w:val="005B4EEF"/>
    <w:rsid w:val="005B4FE9"/>
    <w:rsid w:val="005B571A"/>
    <w:rsid w:val="005B614B"/>
    <w:rsid w:val="005B624E"/>
    <w:rsid w:val="005B66DB"/>
    <w:rsid w:val="005B670E"/>
    <w:rsid w:val="005B6758"/>
    <w:rsid w:val="005B79AB"/>
    <w:rsid w:val="005C0644"/>
    <w:rsid w:val="005C0C57"/>
    <w:rsid w:val="005C12FA"/>
    <w:rsid w:val="005C1411"/>
    <w:rsid w:val="005C14CF"/>
    <w:rsid w:val="005C1ABE"/>
    <w:rsid w:val="005C1DE1"/>
    <w:rsid w:val="005C21A3"/>
    <w:rsid w:val="005C3341"/>
    <w:rsid w:val="005C4922"/>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354"/>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3ED4"/>
    <w:rsid w:val="005E429C"/>
    <w:rsid w:val="005E43E6"/>
    <w:rsid w:val="005E4A7C"/>
    <w:rsid w:val="005E4F02"/>
    <w:rsid w:val="005E59C7"/>
    <w:rsid w:val="005E6ED1"/>
    <w:rsid w:val="005E73B5"/>
    <w:rsid w:val="005E73C1"/>
    <w:rsid w:val="005F03E5"/>
    <w:rsid w:val="005F04C2"/>
    <w:rsid w:val="005F1961"/>
    <w:rsid w:val="005F1C3C"/>
    <w:rsid w:val="005F223F"/>
    <w:rsid w:val="005F2703"/>
    <w:rsid w:val="005F2777"/>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087"/>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AD4"/>
    <w:rsid w:val="00652E3F"/>
    <w:rsid w:val="00652EF0"/>
    <w:rsid w:val="0065326F"/>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6F43"/>
    <w:rsid w:val="006571BC"/>
    <w:rsid w:val="006578DB"/>
    <w:rsid w:val="00657BCF"/>
    <w:rsid w:val="00657E09"/>
    <w:rsid w:val="00660231"/>
    <w:rsid w:val="00660433"/>
    <w:rsid w:val="00660DD3"/>
    <w:rsid w:val="00661234"/>
    <w:rsid w:val="00661DFC"/>
    <w:rsid w:val="0066206F"/>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3FC8"/>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8D1"/>
    <w:rsid w:val="006A1D61"/>
    <w:rsid w:val="006A1D8C"/>
    <w:rsid w:val="006A2238"/>
    <w:rsid w:val="006A2F94"/>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14B"/>
    <w:rsid w:val="006B18F7"/>
    <w:rsid w:val="006B225F"/>
    <w:rsid w:val="006B2AE1"/>
    <w:rsid w:val="006B2F6E"/>
    <w:rsid w:val="006B3776"/>
    <w:rsid w:val="006B3E38"/>
    <w:rsid w:val="006B4F0B"/>
    <w:rsid w:val="006B5231"/>
    <w:rsid w:val="006B5248"/>
    <w:rsid w:val="006B5510"/>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6E3E"/>
    <w:rsid w:val="006C7667"/>
    <w:rsid w:val="006C7DCD"/>
    <w:rsid w:val="006D000D"/>
    <w:rsid w:val="006D007E"/>
    <w:rsid w:val="006D0E50"/>
    <w:rsid w:val="006D17D2"/>
    <w:rsid w:val="006D18D4"/>
    <w:rsid w:val="006D29B4"/>
    <w:rsid w:val="006D2AED"/>
    <w:rsid w:val="006D339D"/>
    <w:rsid w:val="006D356F"/>
    <w:rsid w:val="006D3768"/>
    <w:rsid w:val="006D46B2"/>
    <w:rsid w:val="006D4AF4"/>
    <w:rsid w:val="006D4C64"/>
    <w:rsid w:val="006D50F8"/>
    <w:rsid w:val="006D51A8"/>
    <w:rsid w:val="006D54BC"/>
    <w:rsid w:val="006D5542"/>
    <w:rsid w:val="006D5A6E"/>
    <w:rsid w:val="006D6448"/>
    <w:rsid w:val="006D7406"/>
    <w:rsid w:val="006D7DD0"/>
    <w:rsid w:val="006E0465"/>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E0"/>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5DDD"/>
    <w:rsid w:val="00716327"/>
    <w:rsid w:val="0071635A"/>
    <w:rsid w:val="007166EB"/>
    <w:rsid w:val="00716B1F"/>
    <w:rsid w:val="00716C50"/>
    <w:rsid w:val="00717CF4"/>
    <w:rsid w:val="007205A0"/>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CCB"/>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652A"/>
    <w:rsid w:val="0076716D"/>
    <w:rsid w:val="00767BD5"/>
    <w:rsid w:val="00767C35"/>
    <w:rsid w:val="007701A3"/>
    <w:rsid w:val="007702D7"/>
    <w:rsid w:val="00770678"/>
    <w:rsid w:val="00770984"/>
    <w:rsid w:val="00770DE0"/>
    <w:rsid w:val="0077113B"/>
    <w:rsid w:val="007712E0"/>
    <w:rsid w:val="0077169C"/>
    <w:rsid w:val="007718CB"/>
    <w:rsid w:val="00771E48"/>
    <w:rsid w:val="0077236B"/>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35"/>
    <w:rsid w:val="0078079B"/>
    <w:rsid w:val="00780892"/>
    <w:rsid w:val="00780B0E"/>
    <w:rsid w:val="00780B62"/>
    <w:rsid w:val="007811D2"/>
    <w:rsid w:val="00781413"/>
    <w:rsid w:val="00781EF5"/>
    <w:rsid w:val="00783F1E"/>
    <w:rsid w:val="00784196"/>
    <w:rsid w:val="0078424D"/>
    <w:rsid w:val="00784567"/>
    <w:rsid w:val="007847D6"/>
    <w:rsid w:val="00784BEC"/>
    <w:rsid w:val="00784ED7"/>
    <w:rsid w:val="0078570D"/>
    <w:rsid w:val="00785E5D"/>
    <w:rsid w:val="00785EE2"/>
    <w:rsid w:val="007909D0"/>
    <w:rsid w:val="00790E1C"/>
    <w:rsid w:val="007916EF"/>
    <w:rsid w:val="00791C06"/>
    <w:rsid w:val="00791DBB"/>
    <w:rsid w:val="007930E7"/>
    <w:rsid w:val="0079351C"/>
    <w:rsid w:val="00793864"/>
    <w:rsid w:val="00793930"/>
    <w:rsid w:val="00793BEE"/>
    <w:rsid w:val="00793E6A"/>
    <w:rsid w:val="00793FC0"/>
    <w:rsid w:val="00793FEB"/>
    <w:rsid w:val="00794632"/>
    <w:rsid w:val="0079501A"/>
    <w:rsid w:val="00795359"/>
    <w:rsid w:val="00795BA1"/>
    <w:rsid w:val="00796A92"/>
    <w:rsid w:val="007978A2"/>
    <w:rsid w:val="00797B56"/>
    <w:rsid w:val="00797E75"/>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572"/>
    <w:rsid w:val="007B18A4"/>
    <w:rsid w:val="007B2167"/>
    <w:rsid w:val="007B256C"/>
    <w:rsid w:val="007B3347"/>
    <w:rsid w:val="007B43AC"/>
    <w:rsid w:val="007B44B6"/>
    <w:rsid w:val="007B4BB9"/>
    <w:rsid w:val="007B5240"/>
    <w:rsid w:val="007B5F29"/>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6F73"/>
    <w:rsid w:val="007C71AF"/>
    <w:rsid w:val="007C7310"/>
    <w:rsid w:val="007C744E"/>
    <w:rsid w:val="007C7EAC"/>
    <w:rsid w:val="007D03E5"/>
    <w:rsid w:val="007D0542"/>
    <w:rsid w:val="007D1241"/>
    <w:rsid w:val="007D16EA"/>
    <w:rsid w:val="007D1E9D"/>
    <w:rsid w:val="007D285B"/>
    <w:rsid w:val="007D3709"/>
    <w:rsid w:val="007D37C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06F"/>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17E"/>
    <w:rsid w:val="007F66CE"/>
    <w:rsid w:val="007F6D04"/>
    <w:rsid w:val="007F7477"/>
    <w:rsid w:val="007F7612"/>
    <w:rsid w:val="007F7CDF"/>
    <w:rsid w:val="007F7EE0"/>
    <w:rsid w:val="0080004F"/>
    <w:rsid w:val="0080058A"/>
    <w:rsid w:val="00800993"/>
    <w:rsid w:val="00800ABE"/>
    <w:rsid w:val="00801363"/>
    <w:rsid w:val="00801E2F"/>
    <w:rsid w:val="00801EFC"/>
    <w:rsid w:val="008021BD"/>
    <w:rsid w:val="00803276"/>
    <w:rsid w:val="00803555"/>
    <w:rsid w:val="00803AC9"/>
    <w:rsid w:val="008045EF"/>
    <w:rsid w:val="00804C29"/>
    <w:rsid w:val="008050B6"/>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E39"/>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0F99"/>
    <w:rsid w:val="008211D3"/>
    <w:rsid w:val="008212A4"/>
    <w:rsid w:val="00821320"/>
    <w:rsid w:val="00821757"/>
    <w:rsid w:val="008223E1"/>
    <w:rsid w:val="008227CF"/>
    <w:rsid w:val="00823362"/>
    <w:rsid w:val="008233F0"/>
    <w:rsid w:val="00824236"/>
    <w:rsid w:val="00824650"/>
    <w:rsid w:val="00824A70"/>
    <w:rsid w:val="0082609A"/>
    <w:rsid w:val="00826106"/>
    <w:rsid w:val="0082670C"/>
    <w:rsid w:val="00826D1B"/>
    <w:rsid w:val="00827993"/>
    <w:rsid w:val="0083058F"/>
    <w:rsid w:val="008308C9"/>
    <w:rsid w:val="008317A2"/>
    <w:rsid w:val="00831E0C"/>
    <w:rsid w:val="008324D1"/>
    <w:rsid w:val="008327D6"/>
    <w:rsid w:val="00832ECA"/>
    <w:rsid w:val="00832F06"/>
    <w:rsid w:val="008331D8"/>
    <w:rsid w:val="00833705"/>
    <w:rsid w:val="0083379E"/>
    <w:rsid w:val="00833D38"/>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E02"/>
    <w:rsid w:val="00846F99"/>
    <w:rsid w:val="008471E0"/>
    <w:rsid w:val="008472E4"/>
    <w:rsid w:val="00847C7B"/>
    <w:rsid w:val="00847F52"/>
    <w:rsid w:val="0085025A"/>
    <w:rsid w:val="008505CC"/>
    <w:rsid w:val="008512A3"/>
    <w:rsid w:val="00851B40"/>
    <w:rsid w:val="00851BB4"/>
    <w:rsid w:val="00851D10"/>
    <w:rsid w:val="008523EA"/>
    <w:rsid w:val="008525EB"/>
    <w:rsid w:val="008529C3"/>
    <w:rsid w:val="00852A56"/>
    <w:rsid w:val="00853343"/>
    <w:rsid w:val="0085367D"/>
    <w:rsid w:val="00853CF6"/>
    <w:rsid w:val="00854B95"/>
    <w:rsid w:val="00854D8D"/>
    <w:rsid w:val="008557E5"/>
    <w:rsid w:val="00855D4E"/>
    <w:rsid w:val="00856DF2"/>
    <w:rsid w:val="00856EC5"/>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015"/>
    <w:rsid w:val="00872238"/>
    <w:rsid w:val="00872693"/>
    <w:rsid w:val="0087325A"/>
    <w:rsid w:val="0087493B"/>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52C"/>
    <w:rsid w:val="008958E9"/>
    <w:rsid w:val="00896326"/>
    <w:rsid w:val="00896D74"/>
    <w:rsid w:val="00896FCF"/>
    <w:rsid w:val="008979EA"/>
    <w:rsid w:val="008A014D"/>
    <w:rsid w:val="008A0F0D"/>
    <w:rsid w:val="008A0F87"/>
    <w:rsid w:val="008A1C8D"/>
    <w:rsid w:val="008A1EC2"/>
    <w:rsid w:val="008A22C6"/>
    <w:rsid w:val="008A2609"/>
    <w:rsid w:val="008A27B0"/>
    <w:rsid w:val="008A28D4"/>
    <w:rsid w:val="008A2FA2"/>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A1D"/>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847"/>
    <w:rsid w:val="008C5D38"/>
    <w:rsid w:val="008C5DB0"/>
    <w:rsid w:val="008C67D6"/>
    <w:rsid w:val="008C6C4F"/>
    <w:rsid w:val="008C75A3"/>
    <w:rsid w:val="008C7D82"/>
    <w:rsid w:val="008D008B"/>
    <w:rsid w:val="008D0170"/>
    <w:rsid w:val="008D01DF"/>
    <w:rsid w:val="008D040E"/>
    <w:rsid w:val="008D0B80"/>
    <w:rsid w:val="008D14E2"/>
    <w:rsid w:val="008D17DA"/>
    <w:rsid w:val="008D19B2"/>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1B0"/>
    <w:rsid w:val="008E6334"/>
    <w:rsid w:val="008E6FE0"/>
    <w:rsid w:val="008E70B3"/>
    <w:rsid w:val="008E75C1"/>
    <w:rsid w:val="008E7614"/>
    <w:rsid w:val="008E78C5"/>
    <w:rsid w:val="008F011B"/>
    <w:rsid w:val="008F038F"/>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D4F"/>
    <w:rsid w:val="00907DE9"/>
    <w:rsid w:val="00907FC4"/>
    <w:rsid w:val="009100A7"/>
    <w:rsid w:val="009102AD"/>
    <w:rsid w:val="00910803"/>
    <w:rsid w:val="0091174F"/>
    <w:rsid w:val="0091196C"/>
    <w:rsid w:val="009125B3"/>
    <w:rsid w:val="009127FD"/>
    <w:rsid w:val="009130D6"/>
    <w:rsid w:val="00913512"/>
    <w:rsid w:val="009135CF"/>
    <w:rsid w:val="009135E1"/>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2807"/>
    <w:rsid w:val="00922D45"/>
    <w:rsid w:val="0092396B"/>
    <w:rsid w:val="009242D3"/>
    <w:rsid w:val="009248A1"/>
    <w:rsid w:val="00924A39"/>
    <w:rsid w:val="00925285"/>
    <w:rsid w:val="00926560"/>
    <w:rsid w:val="0092661E"/>
    <w:rsid w:val="00926A43"/>
    <w:rsid w:val="00926B08"/>
    <w:rsid w:val="00926D5F"/>
    <w:rsid w:val="00927EE5"/>
    <w:rsid w:val="009309A1"/>
    <w:rsid w:val="00930D6E"/>
    <w:rsid w:val="0093112D"/>
    <w:rsid w:val="00931151"/>
    <w:rsid w:val="009313B8"/>
    <w:rsid w:val="00931489"/>
    <w:rsid w:val="009316B0"/>
    <w:rsid w:val="00931876"/>
    <w:rsid w:val="00931D53"/>
    <w:rsid w:val="00932620"/>
    <w:rsid w:val="00932664"/>
    <w:rsid w:val="009338D6"/>
    <w:rsid w:val="00934A10"/>
    <w:rsid w:val="009351F3"/>
    <w:rsid w:val="009351FD"/>
    <w:rsid w:val="009352CD"/>
    <w:rsid w:val="0093541E"/>
    <w:rsid w:val="00935537"/>
    <w:rsid w:val="009355E0"/>
    <w:rsid w:val="00935891"/>
    <w:rsid w:val="009359CC"/>
    <w:rsid w:val="00935B01"/>
    <w:rsid w:val="00935D3A"/>
    <w:rsid w:val="00935DE9"/>
    <w:rsid w:val="009360BC"/>
    <w:rsid w:val="00936A30"/>
    <w:rsid w:val="00936B29"/>
    <w:rsid w:val="009372D8"/>
    <w:rsid w:val="00937374"/>
    <w:rsid w:val="0093767D"/>
    <w:rsid w:val="00937BD1"/>
    <w:rsid w:val="00937D47"/>
    <w:rsid w:val="00937E80"/>
    <w:rsid w:val="00940028"/>
    <w:rsid w:val="00940055"/>
    <w:rsid w:val="009406C0"/>
    <w:rsid w:val="00940F31"/>
    <w:rsid w:val="00940FBC"/>
    <w:rsid w:val="0094163A"/>
    <w:rsid w:val="0094211D"/>
    <w:rsid w:val="00942861"/>
    <w:rsid w:val="00942CF0"/>
    <w:rsid w:val="00943249"/>
    <w:rsid w:val="009438D0"/>
    <w:rsid w:val="00943E74"/>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4B2"/>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483"/>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BA3"/>
    <w:rsid w:val="00972D7B"/>
    <w:rsid w:val="00973154"/>
    <w:rsid w:val="00973274"/>
    <w:rsid w:val="00974615"/>
    <w:rsid w:val="0097588A"/>
    <w:rsid w:val="00975F5D"/>
    <w:rsid w:val="009761A8"/>
    <w:rsid w:val="00976811"/>
    <w:rsid w:val="00976AEB"/>
    <w:rsid w:val="00976E80"/>
    <w:rsid w:val="00977120"/>
    <w:rsid w:val="00977197"/>
    <w:rsid w:val="00977D06"/>
    <w:rsid w:val="00977EAF"/>
    <w:rsid w:val="00977EC4"/>
    <w:rsid w:val="00982472"/>
    <w:rsid w:val="00982B50"/>
    <w:rsid w:val="00983580"/>
    <w:rsid w:val="00983A23"/>
    <w:rsid w:val="00983F96"/>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8E5"/>
    <w:rsid w:val="009B49B7"/>
    <w:rsid w:val="009B505A"/>
    <w:rsid w:val="009B50DC"/>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6884"/>
    <w:rsid w:val="009D70F9"/>
    <w:rsid w:val="009D7639"/>
    <w:rsid w:val="009D7E96"/>
    <w:rsid w:val="009E02A6"/>
    <w:rsid w:val="009E099A"/>
    <w:rsid w:val="009E09CA"/>
    <w:rsid w:val="009E0AE8"/>
    <w:rsid w:val="009E0D45"/>
    <w:rsid w:val="009E16A8"/>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395"/>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104"/>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AC9"/>
    <w:rsid w:val="00A07C5F"/>
    <w:rsid w:val="00A07E4E"/>
    <w:rsid w:val="00A07FB7"/>
    <w:rsid w:val="00A10820"/>
    <w:rsid w:val="00A108E3"/>
    <w:rsid w:val="00A1134F"/>
    <w:rsid w:val="00A113DB"/>
    <w:rsid w:val="00A119B5"/>
    <w:rsid w:val="00A11D7E"/>
    <w:rsid w:val="00A13194"/>
    <w:rsid w:val="00A131A1"/>
    <w:rsid w:val="00A131E8"/>
    <w:rsid w:val="00A13863"/>
    <w:rsid w:val="00A13E84"/>
    <w:rsid w:val="00A145E9"/>
    <w:rsid w:val="00A145F9"/>
    <w:rsid w:val="00A154A1"/>
    <w:rsid w:val="00A15CEA"/>
    <w:rsid w:val="00A168A9"/>
    <w:rsid w:val="00A178AE"/>
    <w:rsid w:val="00A20504"/>
    <w:rsid w:val="00A20AA8"/>
    <w:rsid w:val="00A20DC8"/>
    <w:rsid w:val="00A22499"/>
    <w:rsid w:val="00A22998"/>
    <w:rsid w:val="00A231E7"/>
    <w:rsid w:val="00A2336B"/>
    <w:rsid w:val="00A23A9C"/>
    <w:rsid w:val="00A23D9B"/>
    <w:rsid w:val="00A23E8A"/>
    <w:rsid w:val="00A244C1"/>
    <w:rsid w:val="00A24716"/>
    <w:rsid w:val="00A24724"/>
    <w:rsid w:val="00A24C05"/>
    <w:rsid w:val="00A251F2"/>
    <w:rsid w:val="00A25948"/>
    <w:rsid w:val="00A26747"/>
    <w:rsid w:val="00A271FD"/>
    <w:rsid w:val="00A273F5"/>
    <w:rsid w:val="00A2767C"/>
    <w:rsid w:val="00A27B5E"/>
    <w:rsid w:val="00A27D94"/>
    <w:rsid w:val="00A300DC"/>
    <w:rsid w:val="00A30563"/>
    <w:rsid w:val="00A30FB2"/>
    <w:rsid w:val="00A31190"/>
    <w:rsid w:val="00A318A3"/>
    <w:rsid w:val="00A31C2C"/>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69B"/>
    <w:rsid w:val="00A420B2"/>
    <w:rsid w:val="00A426A5"/>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3F8"/>
    <w:rsid w:val="00A529D2"/>
    <w:rsid w:val="00A53913"/>
    <w:rsid w:val="00A53C70"/>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344A"/>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391"/>
    <w:rsid w:val="00AA239A"/>
    <w:rsid w:val="00AA2479"/>
    <w:rsid w:val="00AA4760"/>
    <w:rsid w:val="00AA4767"/>
    <w:rsid w:val="00AA4801"/>
    <w:rsid w:val="00AA4A19"/>
    <w:rsid w:val="00AA4E3E"/>
    <w:rsid w:val="00AA5009"/>
    <w:rsid w:val="00AA6282"/>
    <w:rsid w:val="00AA7078"/>
    <w:rsid w:val="00AA7184"/>
    <w:rsid w:val="00AB00F5"/>
    <w:rsid w:val="00AB0386"/>
    <w:rsid w:val="00AB0709"/>
    <w:rsid w:val="00AB0818"/>
    <w:rsid w:val="00AB0E9B"/>
    <w:rsid w:val="00AB1C87"/>
    <w:rsid w:val="00AB2187"/>
    <w:rsid w:val="00AB2AC1"/>
    <w:rsid w:val="00AB3878"/>
    <w:rsid w:val="00AB3BD9"/>
    <w:rsid w:val="00AB3FE4"/>
    <w:rsid w:val="00AB4808"/>
    <w:rsid w:val="00AB528D"/>
    <w:rsid w:val="00AB5296"/>
    <w:rsid w:val="00AB63C6"/>
    <w:rsid w:val="00AB6869"/>
    <w:rsid w:val="00AB7607"/>
    <w:rsid w:val="00AB78AE"/>
    <w:rsid w:val="00AB791A"/>
    <w:rsid w:val="00AC07BC"/>
    <w:rsid w:val="00AC07E5"/>
    <w:rsid w:val="00AC095B"/>
    <w:rsid w:val="00AC0A7F"/>
    <w:rsid w:val="00AC0BCA"/>
    <w:rsid w:val="00AC0C13"/>
    <w:rsid w:val="00AC1279"/>
    <w:rsid w:val="00AC14F2"/>
    <w:rsid w:val="00AC1613"/>
    <w:rsid w:val="00AC16B1"/>
    <w:rsid w:val="00AC20EE"/>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CAE"/>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451"/>
    <w:rsid w:val="00AF554A"/>
    <w:rsid w:val="00AF57C4"/>
    <w:rsid w:val="00AF6150"/>
    <w:rsid w:val="00AF6FD2"/>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0EB"/>
    <w:rsid w:val="00B07690"/>
    <w:rsid w:val="00B07A0C"/>
    <w:rsid w:val="00B105E4"/>
    <w:rsid w:val="00B10715"/>
    <w:rsid w:val="00B110C8"/>
    <w:rsid w:val="00B112D0"/>
    <w:rsid w:val="00B12272"/>
    <w:rsid w:val="00B12474"/>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374C"/>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0B8"/>
    <w:rsid w:val="00B42423"/>
    <w:rsid w:val="00B42B37"/>
    <w:rsid w:val="00B4339F"/>
    <w:rsid w:val="00B43BF1"/>
    <w:rsid w:val="00B46EF7"/>
    <w:rsid w:val="00B474F5"/>
    <w:rsid w:val="00B47965"/>
    <w:rsid w:val="00B503E5"/>
    <w:rsid w:val="00B506DB"/>
    <w:rsid w:val="00B50ED9"/>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CF"/>
    <w:rsid w:val="00B604E0"/>
    <w:rsid w:val="00B611BA"/>
    <w:rsid w:val="00B614B9"/>
    <w:rsid w:val="00B61531"/>
    <w:rsid w:val="00B61B53"/>
    <w:rsid w:val="00B627C2"/>
    <w:rsid w:val="00B6282E"/>
    <w:rsid w:val="00B62DA8"/>
    <w:rsid w:val="00B62F20"/>
    <w:rsid w:val="00B63A5C"/>
    <w:rsid w:val="00B64108"/>
    <w:rsid w:val="00B64262"/>
    <w:rsid w:val="00B6525C"/>
    <w:rsid w:val="00B6529F"/>
    <w:rsid w:val="00B6552F"/>
    <w:rsid w:val="00B659E3"/>
    <w:rsid w:val="00B659F1"/>
    <w:rsid w:val="00B66B6C"/>
    <w:rsid w:val="00B66DC6"/>
    <w:rsid w:val="00B66F2A"/>
    <w:rsid w:val="00B66F44"/>
    <w:rsid w:val="00B67082"/>
    <w:rsid w:val="00B67083"/>
    <w:rsid w:val="00B6743A"/>
    <w:rsid w:val="00B67580"/>
    <w:rsid w:val="00B6764A"/>
    <w:rsid w:val="00B7144B"/>
    <w:rsid w:val="00B716BE"/>
    <w:rsid w:val="00B7179B"/>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628"/>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02D"/>
    <w:rsid w:val="00B9424D"/>
    <w:rsid w:val="00B94A3A"/>
    <w:rsid w:val="00B94FBB"/>
    <w:rsid w:val="00B954B2"/>
    <w:rsid w:val="00B95538"/>
    <w:rsid w:val="00B95923"/>
    <w:rsid w:val="00B96261"/>
    <w:rsid w:val="00B964FC"/>
    <w:rsid w:val="00B9768C"/>
    <w:rsid w:val="00B976AB"/>
    <w:rsid w:val="00B97859"/>
    <w:rsid w:val="00BA006E"/>
    <w:rsid w:val="00BA00C2"/>
    <w:rsid w:val="00BA027D"/>
    <w:rsid w:val="00BA0306"/>
    <w:rsid w:val="00BA0E3A"/>
    <w:rsid w:val="00BA0E9D"/>
    <w:rsid w:val="00BA0F18"/>
    <w:rsid w:val="00BA1455"/>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9CE"/>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3402"/>
    <w:rsid w:val="00BC3C3D"/>
    <w:rsid w:val="00BC4572"/>
    <w:rsid w:val="00BC4BB8"/>
    <w:rsid w:val="00BC4D95"/>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2E9B"/>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E79F0"/>
    <w:rsid w:val="00BF0538"/>
    <w:rsid w:val="00BF09D2"/>
    <w:rsid w:val="00BF0B6A"/>
    <w:rsid w:val="00BF0B81"/>
    <w:rsid w:val="00BF0CC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B9B"/>
    <w:rsid w:val="00C13DD4"/>
    <w:rsid w:val="00C14D65"/>
    <w:rsid w:val="00C1546E"/>
    <w:rsid w:val="00C1548D"/>
    <w:rsid w:val="00C15A86"/>
    <w:rsid w:val="00C16B3E"/>
    <w:rsid w:val="00C1774E"/>
    <w:rsid w:val="00C200EC"/>
    <w:rsid w:val="00C20523"/>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51E"/>
    <w:rsid w:val="00C2566D"/>
    <w:rsid w:val="00C25EF4"/>
    <w:rsid w:val="00C264C0"/>
    <w:rsid w:val="00C26EA0"/>
    <w:rsid w:val="00C2785F"/>
    <w:rsid w:val="00C27F62"/>
    <w:rsid w:val="00C307E8"/>
    <w:rsid w:val="00C30B04"/>
    <w:rsid w:val="00C30D64"/>
    <w:rsid w:val="00C30EDE"/>
    <w:rsid w:val="00C31D52"/>
    <w:rsid w:val="00C31FD3"/>
    <w:rsid w:val="00C32CC5"/>
    <w:rsid w:val="00C32D6D"/>
    <w:rsid w:val="00C3314B"/>
    <w:rsid w:val="00C337E7"/>
    <w:rsid w:val="00C3386F"/>
    <w:rsid w:val="00C339B9"/>
    <w:rsid w:val="00C33B89"/>
    <w:rsid w:val="00C33C0A"/>
    <w:rsid w:val="00C33EA5"/>
    <w:rsid w:val="00C33F7B"/>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47E82"/>
    <w:rsid w:val="00C50184"/>
    <w:rsid w:val="00C502AB"/>
    <w:rsid w:val="00C50832"/>
    <w:rsid w:val="00C51255"/>
    <w:rsid w:val="00C518AD"/>
    <w:rsid w:val="00C51CAF"/>
    <w:rsid w:val="00C51F90"/>
    <w:rsid w:val="00C521F0"/>
    <w:rsid w:val="00C52DD9"/>
    <w:rsid w:val="00C530DC"/>
    <w:rsid w:val="00C5342D"/>
    <w:rsid w:val="00C5351D"/>
    <w:rsid w:val="00C5385B"/>
    <w:rsid w:val="00C543EB"/>
    <w:rsid w:val="00C5443B"/>
    <w:rsid w:val="00C545A0"/>
    <w:rsid w:val="00C5465D"/>
    <w:rsid w:val="00C546B9"/>
    <w:rsid w:val="00C54E36"/>
    <w:rsid w:val="00C54E7C"/>
    <w:rsid w:val="00C55E75"/>
    <w:rsid w:val="00C566C7"/>
    <w:rsid w:val="00C56B2F"/>
    <w:rsid w:val="00C56DCB"/>
    <w:rsid w:val="00C56F1B"/>
    <w:rsid w:val="00C56F38"/>
    <w:rsid w:val="00C570FC"/>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07C"/>
    <w:rsid w:val="00C75B7F"/>
    <w:rsid w:val="00C76199"/>
    <w:rsid w:val="00C772A6"/>
    <w:rsid w:val="00C7789A"/>
    <w:rsid w:val="00C77DB5"/>
    <w:rsid w:val="00C809C4"/>
    <w:rsid w:val="00C80AC6"/>
    <w:rsid w:val="00C81348"/>
    <w:rsid w:val="00C81587"/>
    <w:rsid w:val="00C81684"/>
    <w:rsid w:val="00C8172F"/>
    <w:rsid w:val="00C82716"/>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85F"/>
    <w:rsid w:val="00CA2FFA"/>
    <w:rsid w:val="00CA3F31"/>
    <w:rsid w:val="00CA43AF"/>
    <w:rsid w:val="00CA5297"/>
    <w:rsid w:val="00CA5B4A"/>
    <w:rsid w:val="00CA5BBF"/>
    <w:rsid w:val="00CA684E"/>
    <w:rsid w:val="00CA6A68"/>
    <w:rsid w:val="00CA711C"/>
    <w:rsid w:val="00CA737A"/>
    <w:rsid w:val="00CA7522"/>
    <w:rsid w:val="00CA7723"/>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45E"/>
    <w:rsid w:val="00CB7504"/>
    <w:rsid w:val="00CB7F61"/>
    <w:rsid w:val="00CC0006"/>
    <w:rsid w:val="00CC1146"/>
    <w:rsid w:val="00CC17E5"/>
    <w:rsid w:val="00CC1A56"/>
    <w:rsid w:val="00CC21A3"/>
    <w:rsid w:val="00CC231A"/>
    <w:rsid w:val="00CC2F41"/>
    <w:rsid w:val="00CC3420"/>
    <w:rsid w:val="00CC3593"/>
    <w:rsid w:val="00CC3F4F"/>
    <w:rsid w:val="00CC3F59"/>
    <w:rsid w:val="00CC51FA"/>
    <w:rsid w:val="00CC53AD"/>
    <w:rsid w:val="00CC57B8"/>
    <w:rsid w:val="00CC5E9D"/>
    <w:rsid w:val="00CC62A2"/>
    <w:rsid w:val="00CC665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5C5B"/>
    <w:rsid w:val="00CD66A2"/>
    <w:rsid w:val="00CD6FC4"/>
    <w:rsid w:val="00CD7918"/>
    <w:rsid w:val="00CD7BD3"/>
    <w:rsid w:val="00CE09FB"/>
    <w:rsid w:val="00CE14CD"/>
    <w:rsid w:val="00CE1571"/>
    <w:rsid w:val="00CE165F"/>
    <w:rsid w:val="00CE1FE3"/>
    <w:rsid w:val="00CE33E0"/>
    <w:rsid w:val="00CE3B81"/>
    <w:rsid w:val="00CE3D02"/>
    <w:rsid w:val="00CE47FC"/>
    <w:rsid w:val="00CE5085"/>
    <w:rsid w:val="00CE59AD"/>
    <w:rsid w:val="00CE5A7B"/>
    <w:rsid w:val="00CE5D3E"/>
    <w:rsid w:val="00CE5DD4"/>
    <w:rsid w:val="00CE60BA"/>
    <w:rsid w:val="00CE7486"/>
    <w:rsid w:val="00CE74CA"/>
    <w:rsid w:val="00CE74E8"/>
    <w:rsid w:val="00CE7773"/>
    <w:rsid w:val="00CE7981"/>
    <w:rsid w:val="00CE7E5C"/>
    <w:rsid w:val="00CF0533"/>
    <w:rsid w:val="00CF07AA"/>
    <w:rsid w:val="00CF07BC"/>
    <w:rsid w:val="00CF0FB0"/>
    <w:rsid w:val="00CF0FCD"/>
    <w:rsid w:val="00CF150C"/>
    <w:rsid w:val="00CF1586"/>
    <w:rsid w:val="00CF1DBF"/>
    <w:rsid w:val="00CF1F7C"/>
    <w:rsid w:val="00CF2128"/>
    <w:rsid w:val="00CF2AA6"/>
    <w:rsid w:val="00CF3B36"/>
    <w:rsid w:val="00CF3F59"/>
    <w:rsid w:val="00CF453E"/>
    <w:rsid w:val="00CF4781"/>
    <w:rsid w:val="00CF4E22"/>
    <w:rsid w:val="00CF4F01"/>
    <w:rsid w:val="00CF5340"/>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3595"/>
    <w:rsid w:val="00D0574D"/>
    <w:rsid w:val="00D0596C"/>
    <w:rsid w:val="00D05B9F"/>
    <w:rsid w:val="00D05D3F"/>
    <w:rsid w:val="00D05D7B"/>
    <w:rsid w:val="00D0709C"/>
    <w:rsid w:val="00D07834"/>
    <w:rsid w:val="00D108B4"/>
    <w:rsid w:val="00D10F0D"/>
    <w:rsid w:val="00D11646"/>
    <w:rsid w:val="00D11876"/>
    <w:rsid w:val="00D123BB"/>
    <w:rsid w:val="00D1264D"/>
    <w:rsid w:val="00D126E5"/>
    <w:rsid w:val="00D12D42"/>
    <w:rsid w:val="00D135D3"/>
    <w:rsid w:val="00D13D5A"/>
    <w:rsid w:val="00D1447B"/>
    <w:rsid w:val="00D1467C"/>
    <w:rsid w:val="00D14B96"/>
    <w:rsid w:val="00D15380"/>
    <w:rsid w:val="00D1592D"/>
    <w:rsid w:val="00D1615E"/>
    <w:rsid w:val="00D16229"/>
    <w:rsid w:val="00D1642B"/>
    <w:rsid w:val="00D168E6"/>
    <w:rsid w:val="00D16A84"/>
    <w:rsid w:val="00D16B47"/>
    <w:rsid w:val="00D16BF5"/>
    <w:rsid w:val="00D1738D"/>
    <w:rsid w:val="00D17834"/>
    <w:rsid w:val="00D17A95"/>
    <w:rsid w:val="00D17B7D"/>
    <w:rsid w:val="00D17F2C"/>
    <w:rsid w:val="00D204CB"/>
    <w:rsid w:val="00D205A4"/>
    <w:rsid w:val="00D20604"/>
    <w:rsid w:val="00D20AEB"/>
    <w:rsid w:val="00D213F8"/>
    <w:rsid w:val="00D21862"/>
    <w:rsid w:val="00D225EE"/>
    <w:rsid w:val="00D226EB"/>
    <w:rsid w:val="00D2337C"/>
    <w:rsid w:val="00D23766"/>
    <w:rsid w:val="00D23F8D"/>
    <w:rsid w:val="00D24830"/>
    <w:rsid w:val="00D24C6D"/>
    <w:rsid w:val="00D25482"/>
    <w:rsid w:val="00D25B4C"/>
    <w:rsid w:val="00D25C7E"/>
    <w:rsid w:val="00D25DBF"/>
    <w:rsid w:val="00D26206"/>
    <w:rsid w:val="00D26B7E"/>
    <w:rsid w:val="00D26DDC"/>
    <w:rsid w:val="00D26E56"/>
    <w:rsid w:val="00D271B7"/>
    <w:rsid w:val="00D27560"/>
    <w:rsid w:val="00D27BF8"/>
    <w:rsid w:val="00D306E8"/>
    <w:rsid w:val="00D30BC2"/>
    <w:rsid w:val="00D30D47"/>
    <w:rsid w:val="00D30F4B"/>
    <w:rsid w:val="00D315F6"/>
    <w:rsid w:val="00D31768"/>
    <w:rsid w:val="00D327B5"/>
    <w:rsid w:val="00D339D0"/>
    <w:rsid w:val="00D33CC8"/>
    <w:rsid w:val="00D34A44"/>
    <w:rsid w:val="00D35C7A"/>
    <w:rsid w:val="00D35C83"/>
    <w:rsid w:val="00D37BBE"/>
    <w:rsid w:val="00D37BE2"/>
    <w:rsid w:val="00D37E49"/>
    <w:rsid w:val="00D37FC8"/>
    <w:rsid w:val="00D401E8"/>
    <w:rsid w:val="00D4032F"/>
    <w:rsid w:val="00D4098D"/>
    <w:rsid w:val="00D409AB"/>
    <w:rsid w:val="00D4143A"/>
    <w:rsid w:val="00D4193A"/>
    <w:rsid w:val="00D419A7"/>
    <w:rsid w:val="00D41B3E"/>
    <w:rsid w:val="00D41EF2"/>
    <w:rsid w:val="00D42F21"/>
    <w:rsid w:val="00D441B3"/>
    <w:rsid w:val="00D447B4"/>
    <w:rsid w:val="00D45295"/>
    <w:rsid w:val="00D45C7C"/>
    <w:rsid w:val="00D45F4C"/>
    <w:rsid w:val="00D470F2"/>
    <w:rsid w:val="00D4764C"/>
    <w:rsid w:val="00D47D06"/>
    <w:rsid w:val="00D47E63"/>
    <w:rsid w:val="00D506E5"/>
    <w:rsid w:val="00D50803"/>
    <w:rsid w:val="00D51CDA"/>
    <w:rsid w:val="00D529F4"/>
    <w:rsid w:val="00D532E5"/>
    <w:rsid w:val="00D5365A"/>
    <w:rsid w:val="00D53934"/>
    <w:rsid w:val="00D539D9"/>
    <w:rsid w:val="00D541C6"/>
    <w:rsid w:val="00D5421A"/>
    <w:rsid w:val="00D55339"/>
    <w:rsid w:val="00D556B7"/>
    <w:rsid w:val="00D55FBF"/>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64FA"/>
    <w:rsid w:val="00D66C70"/>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217"/>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8C5"/>
    <w:rsid w:val="00D87A4B"/>
    <w:rsid w:val="00D87EE9"/>
    <w:rsid w:val="00D902A5"/>
    <w:rsid w:val="00D90A05"/>
    <w:rsid w:val="00D90B52"/>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268"/>
    <w:rsid w:val="00DA232F"/>
    <w:rsid w:val="00DA26A5"/>
    <w:rsid w:val="00DA286F"/>
    <w:rsid w:val="00DA3695"/>
    <w:rsid w:val="00DA4520"/>
    <w:rsid w:val="00DA47D1"/>
    <w:rsid w:val="00DA4EA7"/>
    <w:rsid w:val="00DA5522"/>
    <w:rsid w:val="00DA5568"/>
    <w:rsid w:val="00DA57F6"/>
    <w:rsid w:val="00DA5E16"/>
    <w:rsid w:val="00DA5E62"/>
    <w:rsid w:val="00DA5E88"/>
    <w:rsid w:val="00DA6161"/>
    <w:rsid w:val="00DA6CD0"/>
    <w:rsid w:val="00DA7257"/>
    <w:rsid w:val="00DA7336"/>
    <w:rsid w:val="00DA73F5"/>
    <w:rsid w:val="00DA7FA8"/>
    <w:rsid w:val="00DB020F"/>
    <w:rsid w:val="00DB0878"/>
    <w:rsid w:val="00DB0B34"/>
    <w:rsid w:val="00DB0CFE"/>
    <w:rsid w:val="00DB0E07"/>
    <w:rsid w:val="00DB0EB2"/>
    <w:rsid w:val="00DB1DE0"/>
    <w:rsid w:val="00DB1E68"/>
    <w:rsid w:val="00DB2407"/>
    <w:rsid w:val="00DB3408"/>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BD9"/>
    <w:rsid w:val="00DC3C33"/>
    <w:rsid w:val="00DC44EA"/>
    <w:rsid w:val="00DC5011"/>
    <w:rsid w:val="00DC50DC"/>
    <w:rsid w:val="00DC58E4"/>
    <w:rsid w:val="00DC5A18"/>
    <w:rsid w:val="00DC604A"/>
    <w:rsid w:val="00DC61F9"/>
    <w:rsid w:val="00DC6318"/>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D7C73"/>
    <w:rsid w:val="00DE04F1"/>
    <w:rsid w:val="00DE0CC6"/>
    <w:rsid w:val="00DE1779"/>
    <w:rsid w:val="00DE18F0"/>
    <w:rsid w:val="00DE1A35"/>
    <w:rsid w:val="00DE202A"/>
    <w:rsid w:val="00DE2096"/>
    <w:rsid w:val="00DE21B3"/>
    <w:rsid w:val="00DE2443"/>
    <w:rsid w:val="00DE24A3"/>
    <w:rsid w:val="00DE2FF0"/>
    <w:rsid w:val="00DE2FF5"/>
    <w:rsid w:val="00DE359F"/>
    <w:rsid w:val="00DE35F3"/>
    <w:rsid w:val="00DE38E7"/>
    <w:rsid w:val="00DE3EEF"/>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6A8"/>
    <w:rsid w:val="00DF3D6A"/>
    <w:rsid w:val="00DF3E23"/>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0F9"/>
    <w:rsid w:val="00E0430E"/>
    <w:rsid w:val="00E04DFE"/>
    <w:rsid w:val="00E06D25"/>
    <w:rsid w:val="00E073A5"/>
    <w:rsid w:val="00E073F9"/>
    <w:rsid w:val="00E078AC"/>
    <w:rsid w:val="00E10101"/>
    <w:rsid w:val="00E10136"/>
    <w:rsid w:val="00E1109A"/>
    <w:rsid w:val="00E11144"/>
    <w:rsid w:val="00E129B7"/>
    <w:rsid w:val="00E1396C"/>
    <w:rsid w:val="00E13DD2"/>
    <w:rsid w:val="00E1427C"/>
    <w:rsid w:val="00E148E1"/>
    <w:rsid w:val="00E14B3B"/>
    <w:rsid w:val="00E14D7A"/>
    <w:rsid w:val="00E14E86"/>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E5"/>
    <w:rsid w:val="00E21E77"/>
    <w:rsid w:val="00E21F53"/>
    <w:rsid w:val="00E21FFA"/>
    <w:rsid w:val="00E2240B"/>
    <w:rsid w:val="00E22C4C"/>
    <w:rsid w:val="00E22F89"/>
    <w:rsid w:val="00E23089"/>
    <w:rsid w:val="00E239DF"/>
    <w:rsid w:val="00E240D0"/>
    <w:rsid w:val="00E25014"/>
    <w:rsid w:val="00E26167"/>
    <w:rsid w:val="00E26300"/>
    <w:rsid w:val="00E26CCC"/>
    <w:rsid w:val="00E276BA"/>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595"/>
    <w:rsid w:val="00E35E64"/>
    <w:rsid w:val="00E36030"/>
    <w:rsid w:val="00E3656B"/>
    <w:rsid w:val="00E371DA"/>
    <w:rsid w:val="00E376E6"/>
    <w:rsid w:val="00E37790"/>
    <w:rsid w:val="00E37F87"/>
    <w:rsid w:val="00E40300"/>
    <w:rsid w:val="00E405E3"/>
    <w:rsid w:val="00E409AC"/>
    <w:rsid w:val="00E41327"/>
    <w:rsid w:val="00E41FF4"/>
    <w:rsid w:val="00E424AA"/>
    <w:rsid w:val="00E42CC8"/>
    <w:rsid w:val="00E43D65"/>
    <w:rsid w:val="00E43F96"/>
    <w:rsid w:val="00E4402B"/>
    <w:rsid w:val="00E4463E"/>
    <w:rsid w:val="00E44B06"/>
    <w:rsid w:val="00E44E85"/>
    <w:rsid w:val="00E45204"/>
    <w:rsid w:val="00E45C60"/>
    <w:rsid w:val="00E45DBA"/>
    <w:rsid w:val="00E45F83"/>
    <w:rsid w:val="00E467DF"/>
    <w:rsid w:val="00E46CD7"/>
    <w:rsid w:val="00E47072"/>
    <w:rsid w:val="00E47ED1"/>
    <w:rsid w:val="00E50066"/>
    <w:rsid w:val="00E50604"/>
    <w:rsid w:val="00E50B4C"/>
    <w:rsid w:val="00E51229"/>
    <w:rsid w:val="00E52A71"/>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B51"/>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431"/>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4E6A"/>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4EB"/>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59B4"/>
    <w:rsid w:val="00EC61AC"/>
    <w:rsid w:val="00EC6297"/>
    <w:rsid w:val="00EC6A4A"/>
    <w:rsid w:val="00EC6A71"/>
    <w:rsid w:val="00EC6AB6"/>
    <w:rsid w:val="00EC6B36"/>
    <w:rsid w:val="00EC6F53"/>
    <w:rsid w:val="00EC725F"/>
    <w:rsid w:val="00EC75F1"/>
    <w:rsid w:val="00EC7604"/>
    <w:rsid w:val="00EC79AC"/>
    <w:rsid w:val="00EC7BB8"/>
    <w:rsid w:val="00ED015A"/>
    <w:rsid w:val="00ED04C6"/>
    <w:rsid w:val="00ED0548"/>
    <w:rsid w:val="00ED183C"/>
    <w:rsid w:val="00ED1C88"/>
    <w:rsid w:val="00ED2432"/>
    <w:rsid w:val="00ED2947"/>
    <w:rsid w:val="00ED2E5A"/>
    <w:rsid w:val="00ED3290"/>
    <w:rsid w:val="00ED360E"/>
    <w:rsid w:val="00ED3E36"/>
    <w:rsid w:val="00ED4AB7"/>
    <w:rsid w:val="00ED5EFE"/>
    <w:rsid w:val="00ED6246"/>
    <w:rsid w:val="00ED65B9"/>
    <w:rsid w:val="00ED6C4D"/>
    <w:rsid w:val="00ED70CB"/>
    <w:rsid w:val="00ED78AD"/>
    <w:rsid w:val="00EE004C"/>
    <w:rsid w:val="00EE0F9F"/>
    <w:rsid w:val="00EE145C"/>
    <w:rsid w:val="00EE157C"/>
    <w:rsid w:val="00EE1B56"/>
    <w:rsid w:val="00EE2414"/>
    <w:rsid w:val="00EE2928"/>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57A"/>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AD6"/>
    <w:rsid w:val="00EF4B25"/>
    <w:rsid w:val="00EF4CD4"/>
    <w:rsid w:val="00EF5636"/>
    <w:rsid w:val="00EF571D"/>
    <w:rsid w:val="00EF6113"/>
    <w:rsid w:val="00EF6131"/>
    <w:rsid w:val="00EF65DE"/>
    <w:rsid w:val="00EF724B"/>
    <w:rsid w:val="00EF78CB"/>
    <w:rsid w:val="00F00019"/>
    <w:rsid w:val="00F0039B"/>
    <w:rsid w:val="00F00DBF"/>
    <w:rsid w:val="00F00F20"/>
    <w:rsid w:val="00F014E5"/>
    <w:rsid w:val="00F01DCF"/>
    <w:rsid w:val="00F020B6"/>
    <w:rsid w:val="00F02B1D"/>
    <w:rsid w:val="00F02B58"/>
    <w:rsid w:val="00F03116"/>
    <w:rsid w:val="00F03A2B"/>
    <w:rsid w:val="00F047E0"/>
    <w:rsid w:val="00F048AF"/>
    <w:rsid w:val="00F04FA5"/>
    <w:rsid w:val="00F05034"/>
    <w:rsid w:val="00F05981"/>
    <w:rsid w:val="00F05DE8"/>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849"/>
    <w:rsid w:val="00F15A81"/>
    <w:rsid w:val="00F15BC5"/>
    <w:rsid w:val="00F15BF6"/>
    <w:rsid w:val="00F161EC"/>
    <w:rsid w:val="00F1637A"/>
    <w:rsid w:val="00F17246"/>
    <w:rsid w:val="00F178F2"/>
    <w:rsid w:val="00F17913"/>
    <w:rsid w:val="00F2038F"/>
    <w:rsid w:val="00F204C6"/>
    <w:rsid w:val="00F20CB1"/>
    <w:rsid w:val="00F20DF3"/>
    <w:rsid w:val="00F21664"/>
    <w:rsid w:val="00F21E22"/>
    <w:rsid w:val="00F2233A"/>
    <w:rsid w:val="00F228E6"/>
    <w:rsid w:val="00F229BE"/>
    <w:rsid w:val="00F2356C"/>
    <w:rsid w:val="00F23EE3"/>
    <w:rsid w:val="00F2446B"/>
    <w:rsid w:val="00F246A7"/>
    <w:rsid w:val="00F25674"/>
    <w:rsid w:val="00F25B4E"/>
    <w:rsid w:val="00F25C80"/>
    <w:rsid w:val="00F25DC3"/>
    <w:rsid w:val="00F26115"/>
    <w:rsid w:val="00F268BB"/>
    <w:rsid w:val="00F26DCE"/>
    <w:rsid w:val="00F2763C"/>
    <w:rsid w:val="00F2764F"/>
    <w:rsid w:val="00F2783C"/>
    <w:rsid w:val="00F27A77"/>
    <w:rsid w:val="00F27C99"/>
    <w:rsid w:val="00F27E3C"/>
    <w:rsid w:val="00F303B9"/>
    <w:rsid w:val="00F30D3F"/>
    <w:rsid w:val="00F3141E"/>
    <w:rsid w:val="00F3194E"/>
    <w:rsid w:val="00F31A93"/>
    <w:rsid w:val="00F32D9F"/>
    <w:rsid w:val="00F33569"/>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241F"/>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47D68"/>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546"/>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20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F26"/>
    <w:rsid w:val="00F7410B"/>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C03"/>
    <w:rsid w:val="00F92D7F"/>
    <w:rsid w:val="00F936AC"/>
    <w:rsid w:val="00F93971"/>
    <w:rsid w:val="00F94C55"/>
    <w:rsid w:val="00F95D68"/>
    <w:rsid w:val="00F95E83"/>
    <w:rsid w:val="00F961C4"/>
    <w:rsid w:val="00F9799A"/>
    <w:rsid w:val="00F97C90"/>
    <w:rsid w:val="00F97CDD"/>
    <w:rsid w:val="00F97D08"/>
    <w:rsid w:val="00FA08CD"/>
    <w:rsid w:val="00FA0AFC"/>
    <w:rsid w:val="00FA0DA0"/>
    <w:rsid w:val="00FA15EE"/>
    <w:rsid w:val="00FA18D9"/>
    <w:rsid w:val="00FA1A74"/>
    <w:rsid w:val="00FA1E65"/>
    <w:rsid w:val="00FA25D6"/>
    <w:rsid w:val="00FA264D"/>
    <w:rsid w:val="00FA2A15"/>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B65D8"/>
    <w:rsid w:val="00FC031C"/>
    <w:rsid w:val="00FC192C"/>
    <w:rsid w:val="00FC1A1E"/>
    <w:rsid w:val="00FC1B2A"/>
    <w:rsid w:val="00FC1B56"/>
    <w:rsid w:val="00FC216C"/>
    <w:rsid w:val="00FC274F"/>
    <w:rsid w:val="00FC2F2A"/>
    <w:rsid w:val="00FC3B3E"/>
    <w:rsid w:val="00FC438F"/>
    <w:rsid w:val="00FC4725"/>
    <w:rsid w:val="00FC4ACD"/>
    <w:rsid w:val="00FC5BDD"/>
    <w:rsid w:val="00FC5CD7"/>
    <w:rsid w:val="00FC5D4F"/>
    <w:rsid w:val="00FC659B"/>
    <w:rsid w:val="00FC7624"/>
    <w:rsid w:val="00FC7A58"/>
    <w:rsid w:val="00FC7A59"/>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2CDB"/>
    <w:rsid w:val="00FE3282"/>
    <w:rsid w:val="00FE354E"/>
    <w:rsid w:val="00FE3987"/>
    <w:rsid w:val="00FE450C"/>
    <w:rsid w:val="00FE4588"/>
    <w:rsid w:val="00FE481E"/>
    <w:rsid w:val="00FE4932"/>
    <w:rsid w:val="00FE4DA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E79"/>
    <w:rsid w:val="00FF4FC8"/>
    <w:rsid w:val="00FF543A"/>
    <w:rsid w:val="00FF585D"/>
    <w:rsid w:val="00FF5F71"/>
    <w:rsid w:val="00FF6ED3"/>
    <w:rsid w:val="00FF6FD5"/>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037/xge0001656" TargetMode="External"/><Relationship Id="rId47" Type="http://schemas.openxmlformats.org/officeDocument/2006/relationships/hyperlink" Target="https://doi.org/10.1111/1467-7687.00220" TargetMode="External"/><Relationship Id="rId63" Type="http://schemas.openxmlformats.org/officeDocument/2006/relationships/hyperlink" Target="https://doi.org/10.1016/j.cogdev.2005.04.004" TargetMode="External"/><Relationship Id="rId68" Type="http://schemas.openxmlformats.org/officeDocument/2006/relationships/hyperlink" Target="https://doi.org/10.1016/j.cognition.2016.12.007" TargetMode="External"/><Relationship Id="rId84" Type="http://schemas.openxmlformats.org/officeDocument/2006/relationships/hyperlink" Target="https://doi.org/10.1371/journal.pone.0023223" TargetMode="External"/><Relationship Id="rId89" Type="http://schemas.openxmlformats.org/officeDocument/2006/relationships/hyperlink" Target="https://doi.org/10.1146/annurev.ph.25.030163.002553" TargetMode="Externa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image" Target="media/image23.png"/><Relationship Id="rId37" Type="http://schemas.openxmlformats.org/officeDocument/2006/relationships/image" Target="media/image260.png"/><Relationship Id="rId53" Type="http://schemas.openxmlformats.org/officeDocument/2006/relationships/hyperlink" Target="https://doi.org/10.1111/j.1467-7687.2011.01048.x" TargetMode="External"/><Relationship Id="rId58" Type="http://schemas.openxmlformats.org/officeDocument/2006/relationships/hyperlink" Target="https://doi.org/10.1016/j.cogdev.2010.09.001" TargetMode="External"/><Relationship Id="rId74" Type="http://schemas.openxmlformats.org/officeDocument/2006/relationships/hyperlink" Target="https://doi.org/10.1126/science.1107621" TargetMode="External"/><Relationship Id="rId79" Type="http://schemas.openxmlformats.org/officeDocument/2006/relationships/hyperlink" Target="http://www.jstor.org/stable/30162860"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psycnet.apa.org/doi/10.1037/0033-295X.99.4.605" TargetMode="External"/><Relationship Id="rId95" Type="http://schemas.openxmlformats.org/officeDocument/2006/relationships/hyperlink" Target="https://doi.org/10.1016/j.cognition.2017.06.029"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cogdev.2022.101164" TargetMode="External"/><Relationship Id="rId48" Type="http://schemas.openxmlformats.org/officeDocument/2006/relationships/hyperlink" Target="https://psycnet.apa.org/doi/10.1037/0033-295X.112.2.347" TargetMode="External"/><Relationship Id="rId64" Type="http://schemas.openxmlformats.org/officeDocument/2006/relationships/hyperlink" Target="https://doi.org/10.1016/0010-0285(83)90017-8" TargetMode="External"/><Relationship Id="rId69" Type="http://schemas.openxmlformats.org/officeDocument/2006/relationships/hyperlink" Target="https://doi.org/10.1037/0012-1649.36.5.635" TargetMode="External"/><Relationship Id="rId80" Type="http://schemas.openxmlformats.org/officeDocument/2006/relationships/hyperlink" Target="https://doi.org/10.1038/323533a0" TargetMode="External"/><Relationship Id="rId85" Type="http://schemas.openxmlformats.org/officeDocument/2006/relationships/hyperlink" Target="https://doi.org/10.1207/s15327078in1003_6"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1016/0010-0277(86)90052-1" TargetMode="External"/><Relationship Id="rId46" Type="http://schemas.openxmlformats.org/officeDocument/2006/relationships/hyperlink" Target="https://doi.org/10.1016/S0885-2014(02)00124-7" TargetMode="External"/><Relationship Id="rId59" Type="http://schemas.openxmlformats.org/officeDocument/2006/relationships/hyperlink" Target="https://doi.org/10.1038/nature06288" TargetMode="External"/><Relationship Id="rId67" Type="http://schemas.openxmlformats.org/officeDocument/2006/relationships/hyperlink" Target="https://doi.org/10.1111/desc.13581" TargetMode="External"/><Relationship Id="rId103" Type="http://schemas.microsoft.com/office/2011/relationships/people" Target="people.xml"/><Relationship Id="rId20" Type="http://schemas.openxmlformats.org/officeDocument/2006/relationships/image" Target="media/image11.png"/><Relationship Id="rId41" Type="http://schemas.openxmlformats.org/officeDocument/2006/relationships/hyperlink" Target="https://doi.org/10.1016/0010-0277(85)90008-3" TargetMode="External"/><Relationship Id="rId54" Type="http://schemas.openxmlformats.org/officeDocument/2006/relationships/hyperlink" Target="https://doi.org/10.1038/s41467-025-61517-3" TargetMode="External"/><Relationship Id="rId62" Type="http://schemas.openxmlformats.org/officeDocument/2006/relationships/hyperlink" Target="https://doi.org/10.1016/0885-2014(93)90008-S" TargetMode="External"/><Relationship Id="rId70" Type="http://schemas.openxmlformats.org/officeDocument/2006/relationships/hyperlink" Target="https://doi.org/10.1080/095400999116322" TargetMode="External"/><Relationship Id="rId75" Type="http://schemas.openxmlformats.org/officeDocument/2006/relationships/hyperlink" Target="https://doi.org/10.1126/science.1111656" TargetMode="External"/><Relationship Id="rId83" Type="http://schemas.openxmlformats.org/officeDocument/2006/relationships/hyperlink" Target="https://doi.org/10.1098/rsos.191795" TargetMode="External"/><Relationship Id="rId88" Type="http://schemas.openxmlformats.org/officeDocument/2006/relationships/hyperlink" Target="https://doi.org/10.1111/j.1551-6709.2010.01129.x" TargetMode="External"/><Relationship Id="rId91" Type="http://schemas.openxmlformats.org/officeDocument/2006/relationships/hyperlink" Target="https://doi.org/10.1002/icd.2359" TargetMode="External"/><Relationship Id="rId96" Type="http://schemas.openxmlformats.org/officeDocument/2006/relationships/hyperlink" Target="https://doi.org/10.1111/1467-9280.0021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hyperlink" Target="https://doi.org/10.1111/1467-7687.00039" TargetMode="External"/><Relationship Id="rId57" Type="http://schemas.openxmlformats.org/officeDocument/2006/relationships/hyperlink" Target="https://doi.org/10.1177/0963721412470687" TargetMode="External"/><Relationship Id="rId10" Type="http://schemas.openxmlformats.org/officeDocument/2006/relationships/image" Target="media/image20.jpg"/><Relationship Id="rId31" Type="http://schemas.openxmlformats.org/officeDocument/2006/relationships/image" Target="media/image22.png"/><Relationship Id="rId44" Type="http://schemas.openxmlformats.org/officeDocument/2006/relationships/hyperlink" Target="https://doi.org/10.1207/S15327078IN0104_3" TargetMode="External"/><Relationship Id="rId52" Type="http://schemas.openxmlformats.org/officeDocument/2006/relationships/hyperlink" Target="https://doi.org/10.1207/s15516709cog1401_5" TargetMode="External"/><Relationship Id="rId60" Type="http://schemas.openxmlformats.org/officeDocument/2006/relationships/hyperlink" Target="https://doi.org/10.1162/neco.1989.1.1.143" TargetMode="External"/><Relationship Id="rId65" Type="http://schemas.openxmlformats.org/officeDocument/2006/relationships/hyperlink" Target="https://doi.org/10.1016/S0010-0277(98)00036-5" TargetMode="External"/><Relationship Id="rId73" Type="http://schemas.openxmlformats.org/officeDocument/2006/relationships/hyperlink" Target="https://doi.org/10.1016/S0010-0277(96)00727-5" TargetMode="External"/><Relationship Id="rId78" Type="http://schemas.openxmlformats.org/officeDocument/2006/relationships/hyperlink" Target="https://doi.org/10.1037/1089-2680.1.3.271" TargetMode="External"/><Relationship Id="rId81" Type="http://schemas.openxmlformats.org/officeDocument/2006/relationships/hyperlink" Target="https://doi.org/10.1371/journal.pone.0042698" TargetMode="External"/><Relationship Id="rId86" Type="http://schemas.openxmlformats.org/officeDocument/2006/relationships/hyperlink" Target="https://doi.org/10.1521/soco.2025.43.3.152" TargetMode="External"/><Relationship Id="rId94" Type="http://schemas.openxmlformats.org/officeDocument/2006/relationships/hyperlink" Target="https://doi.org/10.1016/j.cogdev.2012.08.004" TargetMode="External"/><Relationship Id="rId99" Type="http://schemas.openxmlformats.org/officeDocument/2006/relationships/hyperlink" Target="https://psycnet.apa.org/doi/10.1037/a0032150" TargetMode="External"/><Relationship Id="rId10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psycnet.apa.org/doi/10.1037/0012-1649.23.5.655" TargetMode="External"/><Relationship Id="rId34" Type="http://schemas.openxmlformats.org/officeDocument/2006/relationships/image" Target="media/image25.png"/><Relationship Id="rId50" Type="http://schemas.openxmlformats.org/officeDocument/2006/relationships/hyperlink" Target="https://doi.org/10.1016/S0010-0277(99)00039-6" TargetMode="External"/><Relationship Id="rId55" Type="http://schemas.openxmlformats.org/officeDocument/2006/relationships/hyperlink" Target="https://doi.org/10.1016/S1364-6613(03)00128-1" TargetMode="External"/><Relationship Id="rId76" Type="http://schemas.openxmlformats.org/officeDocument/2006/relationships/hyperlink" Target="https://doi.org/10.1016/j.cognition.2004.11.005" TargetMode="External"/><Relationship Id="rId97" Type="http://schemas.openxmlformats.org/officeDocument/2006/relationships/hyperlink" Target="https://doi.org/10.1038/358749a0"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111/j.0956-7976.2004.00755.x" TargetMode="External"/><Relationship Id="rId92"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doi.org/10.1111/j.1467-8624.1991.tb01602.x" TargetMode="External"/><Relationship Id="rId45" Type="http://schemas.openxmlformats.org/officeDocument/2006/relationships/hyperlink" Target="https://psycnet.apa.org/doi/10.1016/S1364-6613(99)01356-X" TargetMode="External"/><Relationship Id="rId66" Type="http://schemas.openxmlformats.org/officeDocument/2006/relationships/hyperlink" Target="https://doi.org/10.1016/S0010-0277(87)80006-9" TargetMode="External"/><Relationship Id="rId87" Type="http://schemas.openxmlformats.org/officeDocument/2006/relationships/hyperlink" Target="https://doi.org/10.1016/S1364-6613(02)01926-5" TargetMode="External"/><Relationship Id="rId61" Type="http://schemas.openxmlformats.org/officeDocument/2006/relationships/hyperlink" Target="https://psycnet.apa.org/doi/10.1037/0012-1649.19.3.338" TargetMode="External"/><Relationship Id="rId82" Type="http://schemas.openxmlformats.org/officeDocument/2006/relationships/hyperlink" Target="https://doi.org/10.1080/09540090310001655093"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50.png"/><Relationship Id="rId56" Type="http://schemas.openxmlformats.org/officeDocument/2006/relationships/hyperlink" Target="https://doi.org/10.1016/0010-0277(95)00661-H" TargetMode="External"/><Relationship Id="rId77" Type="http://schemas.openxmlformats.org/officeDocument/2006/relationships/hyperlink" Target="https://doi.org/10.1016/j.cognition.2017.09.007" TargetMode="External"/><Relationship Id="rId100"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hyperlink" Target="https://doi.org/10.1207/s15516709cog2701_4" TargetMode="External"/><Relationship Id="rId72" Type="http://schemas.openxmlformats.org/officeDocument/2006/relationships/hyperlink" Target="https://doi.org/10.1016/j.cogpsych.2010.02.001" TargetMode="External"/><Relationship Id="rId93" Type="http://schemas.openxmlformats.org/officeDocument/2006/relationships/hyperlink" Target="https://doi.org/10.1016/j.neuroimage.2010.05.028" TargetMode="External"/><Relationship Id="rId98" Type="http://schemas.openxmlformats.org/officeDocument/2006/relationships/hyperlink" Target="https://doi.org/10.1111/1467-8721.ep10772615"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109</Pages>
  <Words>30126</Words>
  <Characters>171721</Characters>
  <Application>Microsoft Office Word</Application>
  <DocSecurity>0</DocSecurity>
  <Lines>1431</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cp:revision>
  <dcterms:created xsi:type="dcterms:W3CDTF">2026-04-30T15:16:00Z</dcterms:created>
  <dcterms:modified xsi:type="dcterms:W3CDTF">2026-04-30T15:16:00Z</dcterms:modified>
</cp:coreProperties>
</file>