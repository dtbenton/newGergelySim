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Baillargeon et al., 1985; Kellman &amp; Spelke,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r w:rsidR="00C2551E">
        <w:rPr>
          <w:rFonts w:ascii="Times New Roman" w:hAnsi="Times New Roman" w:cs="Times New Roman"/>
        </w:rPr>
        <w:lastRenderedPageBreak/>
        <w:t>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Liu et al. (2015) argue that infants</w:t>
      </w:r>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—the 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 xml:space="preserve">Yet, </w:t>
      </w:r>
      <w:r w:rsidR="00FB5018">
        <w:rPr>
          <w:rFonts w:ascii="Times New Roman" w:hAnsi="Times New Roman" w:cs="Times New Roman"/>
        </w:rPr>
        <w:lastRenderedPageBreak/>
        <w:t>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r w:rsidR="00CC1146">
        <w:rPr>
          <w:rFonts w:ascii="Times New Roman" w:hAnsi="Times New Roman" w:cs="Times New Roman"/>
        </w:rPr>
        <w:t>present from birth or shortly thereafter</w:t>
      </w:r>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studies that employ the VoE paradigm</w:t>
      </w:r>
    </w:p>
    <w:p w14:paraId="0CC7FD1B" w14:textId="24B9B060"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 xml:space="preserve">be </w:t>
      </w:r>
      <w:r w:rsidR="00647216">
        <w:rPr>
          <w:rFonts w:ascii="Times New Roman" w:hAnsi="Times New Roman" w:cs="Times New Roman"/>
        </w:rPr>
        <w:lastRenderedPageBreak/>
        <w:t>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the stage was then removed for several seconds, after which the actor returned and reached into </w:t>
      </w:r>
      <w:r w:rsidR="00EE5680">
        <w:rPr>
          <w:rFonts w:ascii="Times New Roman" w:hAnsi="Times New Roman" w:cs="Times New Roman"/>
        </w:rPr>
        <w:lastRenderedPageBreak/>
        <w:t>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w:t>
      </w:r>
      <w:r w:rsidR="000F1A90">
        <w:rPr>
          <w:rFonts w:ascii="Times New Roman" w:hAnsi="Times New Roman" w:cs="Times New Roman"/>
        </w:rPr>
        <w:lastRenderedPageBreak/>
        <w:t>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w:t>
      </w:r>
      <w:r w:rsidR="009B6780">
        <w:rPr>
          <w:rFonts w:ascii="Times New Roman" w:hAnsi="Times New Roman" w:cs="Times New Roman"/>
        </w:rPr>
        <w:lastRenderedPageBreak/>
        <w:t>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VoE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action understanding</w:t>
      </w:r>
      <w:r w:rsidR="00482F22">
        <w:rPr>
          <w:rFonts w:ascii="Times New Roman" w:hAnsi="Times New Roman" w:cs="Times New Roman"/>
        </w:rPr>
        <w:t>—that is, the ability to discriminate efficient and inefficient actions—</w:t>
      </w:r>
      <w:r>
        <w:rPr>
          <w:rFonts w:ascii="Times New Roman" w:hAnsi="Times New Roman" w:cs="Times New Roman"/>
        </w:rPr>
        <w:t xml:space="preserve">from the same perspective remain relatively </w:t>
      </w:r>
      <w:r>
        <w:rPr>
          <w:rFonts w:ascii="Times New Roman" w:hAnsi="Times New Roman" w:cs="Times New Roman"/>
        </w:rPr>
        <w:lastRenderedPageBreak/>
        <w:t>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r w:rsidR="00EC7604">
        <w:rPr>
          <w:rFonts w:ascii="Times New Roman" w:hAnsi="Times New Roman" w:cs="Times New Roman"/>
        </w:rPr>
        <w:t>Overwalle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r w:rsidR="0056623D">
        <w:rPr>
          <w:rFonts w:ascii="Times New Roman" w:hAnsi="Times New Roman" w:cs="Times New Roman"/>
        </w:rPr>
        <w:t>Overwalle’s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Overwalle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r w:rsidR="00CF1F7C">
        <w:rPr>
          <w:rFonts w:ascii="Times New Roman" w:hAnsi="Times New Roman" w:cs="Times New Roman"/>
        </w:rPr>
        <w:t xml:space="preserve">Overwalle’s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looking behaviors in Gergely et al. (2010). The model itself—which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xml:space="preserve">. This event was implemented by turning on the agent unit (i.e., setting </w:t>
      </w:r>
      <w:r w:rsidR="002630C8">
        <w:rPr>
          <w:rFonts w:ascii="Times New Roman" w:hAnsi="Times New Roman" w:cs="Times New Roman"/>
        </w:rPr>
        <w:lastRenderedPageBreak/>
        <w:t>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Overwalle’s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the Experimental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the Control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Overwalle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These results mirror infants’ looking performance in Gergely et al. (1995). The fact that the model’s performance mirrored infants’ suggests that Overwalle’s account is sufficient to explain how infants process efficient and inefficient actions</w:t>
      </w:r>
      <w:r w:rsidR="0017005B">
        <w:rPr>
          <w:rFonts w:ascii="Times New Roman" w:hAnsi="Times New Roman" w:cs="Times New Roman"/>
        </w:rPr>
        <w:t xml:space="preserve">. </w:t>
      </w:r>
    </w:p>
    <w:p w14:paraId="1C0B2AC2" w14:textId="2C5AF6A4"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r w:rsidR="005416F9">
        <w:rPr>
          <w:rFonts w:ascii="Times New Roman" w:hAnsi="Times New Roman" w:cs="Times New Roman"/>
        </w:rPr>
        <w:t>Overwalle’s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One reason is that Overwalle’s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the habituation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 xml:space="preserve">a </w:t>
      </w:r>
      <w:r w:rsidR="00DC44EA">
        <w:rPr>
          <w:rFonts w:ascii="Times New Roman" w:eastAsia="Times New Roman" w:hAnsi="Times New Roman" w:cs="Times New Roman"/>
        </w:rPr>
        <w:lastRenderedPageBreak/>
        <w:t>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Overwalle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Overwalle</w:t>
      </w:r>
      <w:r w:rsidR="004B1270">
        <w:rPr>
          <w:rFonts w:ascii="Times New Roman" w:eastAsia="Times New Roman" w:hAnsi="Times New Roman" w:cs="Times New Roman"/>
        </w:rPr>
        <w:t>’s</w:t>
      </w:r>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occluder as it moved to reach the second object. Infants were then shown two test events without the occluder.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r w:rsidR="00B00200">
        <w:rPr>
          <w:rFonts w:ascii="Times New Roman" w:hAnsi="Times New Roman" w:cs="Times New Roman"/>
        </w:rPr>
        <w:t>Csibra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Overwalle’s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 relates to the role that agents and goals play in Overwalle’s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Overwalle’s (2010) perspective 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Overwalle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w:t>
      </w:r>
      <w:r w:rsidR="00331E63">
        <w:rPr>
          <w:rFonts w:ascii="Times New Roman" w:eastAsia="Times New Roman" w:hAnsi="Times New Roman" w:cs="Times New Roman"/>
        </w:rPr>
        <w:lastRenderedPageBreak/>
        <w:t>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Overwalle’s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the Control conditions differed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r w:rsidR="00A43A0B">
        <w:rPr>
          <w:rFonts w:ascii="Times New Roman" w:eastAsia="Times New Roman" w:hAnsi="Times New Roman" w:cs="Times New Roman"/>
        </w:rPr>
        <w:t>Overwalle’s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Overwalle’s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This spatial arrangement 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Overwalle’s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 xml:space="preserve">Taken together, these four </w:t>
      </w:r>
      <w:r w:rsidRPr="0077319C">
        <w:rPr>
          <w:rFonts w:ascii="Times New Roman" w:eastAsia="Times New Roman" w:hAnsi="Times New Roman" w:cs="Times New Roman"/>
        </w:rPr>
        <w:lastRenderedPageBreak/>
        <w:t>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infants’ looking behavior than the model proposed by Overwalle (2010)</w:t>
      </w:r>
      <w:r w:rsidR="00037EA9">
        <w:rPr>
          <w:rFonts w:ascii="Times New Roman" w:hAnsi="Times New Roman" w:cs="Times New Roman"/>
        </w:rPr>
        <w:t xml:space="preserve"> but it avoids the limitations that characterize that earlier simulation. </w:t>
      </w:r>
    </w:p>
    <w:p w14:paraId="7853E329" w14:textId="385FDE62"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(VoE)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w:t>
      </w:r>
      <w:r w:rsidR="00B80B47">
        <w:rPr>
          <w:rFonts w:ascii="Times New Roman" w:hAnsi="Times New Roman" w:cs="Times New Roman"/>
        </w:rPr>
        <w:lastRenderedPageBreak/>
        <w:t>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w:t>
      </w:r>
      <w:r>
        <w:rPr>
          <w:rFonts w:ascii="Times New Roman" w:hAnsi="Times New Roman" w:cs="Times New Roman"/>
        </w:rPr>
        <w:lastRenderedPageBreak/>
        <w:t xml:space="preserve">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The 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 xml:space="preserve">the </w:t>
      </w:r>
      <w:r w:rsidR="00524642">
        <w:rPr>
          <w:rFonts w:ascii="Times New Roman" w:hAnsi="Times New Roman" w:cs="Times New Roman"/>
        </w:rPr>
        <w:lastRenderedPageBreak/>
        <w:t>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32180965"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These two factors—</w:t>
      </w:r>
      <w:r w:rsidR="00570519">
        <w:rPr>
          <w:rFonts w:ascii="Times New Roman" w:hAnsi="Times New Roman" w:cs="Times New Roman"/>
        </w:rPr>
        <w:t xml:space="preserve">that is,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experience</w:t>
      </w:r>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t>
      </w:r>
      <w:r w:rsidR="00063AA1">
        <w:rPr>
          <w:rFonts w:ascii="Times New Roman" w:hAnsi="Times New Roman" w:cs="Times New Roman"/>
        </w:rPr>
        <w:lastRenderedPageBreak/>
        <w:t>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3C13420F"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action understanding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Spelke,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lastRenderedPageBreak/>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both of these feats can be achieved by a relatively brief period of direct action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4E8577BA"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w:t>
      </w:r>
      <w:r w:rsidR="005A7984">
        <w:rPr>
          <w:rFonts w:ascii="Times New Roman" w:hAnsi="Times New Roman" w:cs="Times New Roman"/>
        </w:rPr>
        <w:lastRenderedPageBreak/>
        <w:t xml:space="preserve">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ins w:id="1" w:author="Benton, Deon" w:date="2026-05-01T10:10:00Z" w16du:dateUtc="2026-05-01T15:10:00Z">
        <w:r w:rsidR="000D26F7">
          <w:rPr>
            <w:rFonts w:ascii="Times New Roman" w:hAnsi="Times New Roman" w:cs="Times New Roman"/>
          </w:rPr>
          <w:t xml:space="preserve">Given these interpretational issues, </w:t>
        </w:r>
      </w:ins>
      <w:ins w:id="2" w:author="Benton, Deon" w:date="2026-05-01T10:13:00Z" w16du:dateUtc="2026-05-01T15:13:00Z">
        <w:r w:rsidR="00E72C2E">
          <w:rPr>
            <w:rFonts w:ascii="Times New Roman" w:hAnsi="Times New Roman" w:cs="Times New Roman"/>
          </w:rPr>
          <w:t xml:space="preserve">this study will not be discussed further. </w:t>
        </w:r>
      </w:ins>
      <w:ins w:id="3" w:author="Benton, Deon" w:date="2026-05-01T10:10:00Z" w16du:dateUtc="2026-05-01T15:10:00Z">
        <w:r w:rsidR="000D26F7">
          <w:rPr>
            <w:rFonts w:ascii="Times New Roman" w:hAnsi="Times New Roman" w:cs="Times New Roman"/>
          </w:rPr>
          <w:t>It shou</w:t>
        </w:r>
      </w:ins>
      <w:ins w:id="4" w:author="Benton, Deon" w:date="2026-05-01T10:11:00Z" w16du:dateUtc="2026-05-01T15:11:00Z">
        <w:r w:rsidR="000D26F7">
          <w:rPr>
            <w:rFonts w:ascii="Times New Roman" w:hAnsi="Times New Roman" w:cs="Times New Roman"/>
          </w:rPr>
          <w:t>ld be noted that although</w:t>
        </w:r>
      </w:ins>
      <w:r w:rsidR="00AC5804">
        <w:rPr>
          <w:rFonts w:ascii="Times New Roman" w:hAnsi="Times New Roman" w:cs="Times New Roman"/>
        </w:rPr>
        <w:t xml:space="preserve"> </w:t>
      </w:r>
      <w:r w:rsidR="002A6F3D">
        <w:rPr>
          <w:rFonts w:ascii="Times New Roman" w:hAnsi="Times New Roman" w:cs="Times New Roman"/>
        </w:rPr>
        <w:t>Skerry et al. (2013) also report</w:t>
      </w:r>
      <w:ins w:id="5" w:author="Benton, Deon" w:date="2026-05-01T10:04:00Z" w16du:dateUtc="2026-05-01T15:04:00Z">
        <w:r w:rsidR="00FF7138">
          <w:rPr>
            <w:rFonts w:ascii="Times New Roman" w:hAnsi="Times New Roman" w:cs="Times New Roman"/>
          </w:rPr>
          <w:t>ed</w:t>
        </w:r>
      </w:ins>
      <w:r w:rsidR="002A6F3D">
        <w:rPr>
          <w:rFonts w:ascii="Times New Roman" w:hAnsi="Times New Roman" w:cs="Times New Roman"/>
        </w:rPr>
        <w:t xml:space="preserve"> proportional </w:t>
      </w:r>
      <w:r w:rsidR="00AC5804">
        <w:rPr>
          <w:rFonts w:ascii="Times New Roman" w:hAnsi="Times New Roman" w:cs="Times New Roman"/>
        </w:rPr>
        <w:t>looking in their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 xml:space="preserve">that they </w:t>
      </w:r>
      <w:ins w:id="6" w:author="Benton, Deon" w:date="2026-05-01T10:05:00Z" w16du:dateUtc="2026-05-01T15:05:00Z">
        <w:r w:rsidR="00FF7138">
          <w:rPr>
            <w:rFonts w:ascii="Times New Roman" w:hAnsi="Times New Roman" w:cs="Times New Roman"/>
          </w:rPr>
          <w:t>aligned</w:t>
        </w:r>
      </w:ins>
      <w:r w:rsidR="00720784">
        <w:rPr>
          <w:rFonts w:ascii="Times New Roman" w:hAnsi="Times New Roman" w:cs="Times New Roman"/>
        </w:rPr>
        <w:t xml:space="preserve">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ins w:id="7" w:author="Benton, Deon" w:date="2026-05-01T10:13:00Z" w16du:dateUtc="2026-05-01T15:13:00Z">
        <w:r w:rsidR="00E72C2E">
          <w:rPr>
            <w:rFonts w:ascii="Times New Roman" w:hAnsi="Times New Roman" w:cs="Times New Roman"/>
          </w:rPr>
          <w:t>.</w:t>
        </w:r>
      </w:ins>
      <w:ins w:id="8" w:author="Benton, Deon" w:date="2026-05-01T10:06:00Z" w16du:dateUtc="2026-05-01T15:06:00Z">
        <w:r w:rsidR="00572139">
          <w:rPr>
            <w:rFonts w:ascii="Times New Roman" w:hAnsi="Times New Roman" w:cs="Times New Roman"/>
          </w:rPr>
          <w:t xml:space="preserve"> </w:t>
        </w:r>
      </w:ins>
    </w:p>
    <w:p w14:paraId="3FA53A5B" w14:textId="5C2B7B65" w:rsidR="00623ED3" w:rsidRDefault="00AA5095" w:rsidP="002921F8">
      <w:pPr>
        <w:spacing w:line="480" w:lineRule="auto"/>
        <w:ind w:firstLine="720"/>
        <w:contextualSpacing/>
        <w:rPr>
          <w:ins w:id="9" w:author="Benton, Deon" w:date="2026-05-01T10:34:00Z" w16du:dateUtc="2026-05-01T15:34:00Z"/>
          <w:rFonts w:ascii="Times New Roman" w:hAnsi="Times New Roman" w:cs="Times New Roman"/>
        </w:rPr>
      </w:pPr>
      <w:ins w:id="10" w:author="Benton, Deon" w:date="2026-05-01T10:01:00Z" w16du:dateUtc="2026-05-01T15:01:00Z">
        <w:r>
          <w:rPr>
            <w:rFonts w:ascii="Times New Roman" w:hAnsi="Times New Roman" w:cs="Times New Roman"/>
          </w:rPr>
          <w:t xml:space="preserve">The challenge that </w:t>
        </w:r>
      </w:ins>
      <w:ins w:id="11" w:author="Benton, Deon" w:date="2026-05-01T10:13:00Z" w16du:dateUtc="2026-05-01T15:13:00Z">
        <w:r w:rsidR="00E72C2E">
          <w:rPr>
            <w:rFonts w:ascii="Times New Roman" w:hAnsi="Times New Roman" w:cs="Times New Roman"/>
          </w:rPr>
          <w:t>the findings</w:t>
        </w:r>
      </w:ins>
      <w:ins w:id="12" w:author="Benton, Deon" w:date="2026-05-01T10:01:00Z" w16du:dateUtc="2026-05-01T15:01:00Z">
        <w:r>
          <w:rPr>
            <w:rFonts w:ascii="Times New Roman" w:hAnsi="Times New Roman" w:cs="Times New Roman"/>
          </w:rPr>
          <w:t xml:space="preserve"> by Skerry et al. (2013)</w:t>
        </w:r>
      </w:ins>
      <w:ins w:id="13" w:author="Benton, Deon" w:date="2026-05-01T10:14:00Z" w16du:dateUtc="2026-05-01T15:14:00Z">
        <w:r w:rsidR="00E72C2E">
          <w:rPr>
            <w:rFonts w:ascii="Times New Roman" w:hAnsi="Times New Roman" w:cs="Times New Roman"/>
          </w:rPr>
          <w:t xml:space="preserve"> </w:t>
        </w:r>
      </w:ins>
      <w:ins w:id="14" w:author="Benton, Deon" w:date="2026-05-01T10:01:00Z" w16du:dateUtc="2026-05-01T15:01:00Z">
        <w:r>
          <w:rPr>
            <w:rFonts w:ascii="Times New Roman" w:hAnsi="Times New Roman" w:cs="Times New Roman"/>
          </w:rPr>
          <w:t xml:space="preserve">raise is how to reconcile them with the present notion that infants’ looking behaviors in action understanding studies derive from third-person, real-world action experience. </w:t>
        </w:r>
      </w:ins>
      <w:ins w:id="15" w:author="Benton, Deon" w:date="2026-05-01T10:15:00Z" w16du:dateUtc="2026-05-01T15:15:00Z">
        <w:r w:rsidR="00C2053F">
          <w:rPr>
            <w:rFonts w:ascii="Times New Roman" w:hAnsi="Times New Roman" w:cs="Times New Roman"/>
          </w:rPr>
          <w:t>One way to</w:t>
        </w:r>
      </w:ins>
      <w:r w:rsidR="00CA1341">
        <w:rPr>
          <w:rFonts w:ascii="Times New Roman" w:hAnsi="Times New Roman" w:cs="Times New Roman"/>
        </w:rPr>
        <w:t xml:space="preserve">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ins w:id="16" w:author="Benton, Deon" w:date="2026-05-01T10:02:00Z" w16du:dateUtc="2026-05-01T15:02:00Z">
        <w:r>
          <w:rPr>
            <w:rFonts w:ascii="Times New Roman" w:hAnsi="Times New Roman" w:cs="Times New Roman"/>
          </w:rPr>
          <w:t xml:space="preserve"> </w:t>
        </w:r>
      </w:ins>
      <w:ins w:id="17" w:author="Benton, Deon" w:date="2026-05-01T10:18:00Z" w16du:dateUtc="2026-05-01T15:18:00Z">
        <w:r w:rsidR="0034312D" w:rsidRPr="00FD1459">
          <w:rPr>
            <w:rFonts w:ascii="Times New Roman" w:hAnsi="Times New Roman" w:cs="Times New Roman"/>
          </w:rPr>
          <w:t xml:space="preserve">The basic idea is that action experience that is effective—such as when a Velcro-covered ball adheres to Velcro-covered mittens—might temporarily heighten infants’ attention to, and encoding of, </w:t>
        </w:r>
      </w:ins>
      <w:r w:rsidR="00ED2E5A">
        <w:rPr>
          <w:rFonts w:ascii="Times New Roman" w:hAnsi="Times New Roman" w:cs="Times New Roman"/>
        </w:rPr>
        <w:t xml:space="preserve">key </w:t>
      </w:r>
      <w:ins w:id="18" w:author="Benton, Deon" w:date="2026-05-01T10:21:00Z" w16du:dateUtc="2026-05-01T15:21:00Z">
        <w:r w:rsidR="005B4D58">
          <w:rPr>
            <w:rFonts w:ascii="Times New Roman" w:hAnsi="Times New Roman" w:cs="Times New Roman"/>
          </w:rPr>
          <w:t>surface features of</w:t>
        </w:r>
      </w:ins>
      <w:r w:rsidR="00ED2E5A">
        <w:rPr>
          <w:rFonts w:ascii="Times New Roman" w:hAnsi="Times New Roman" w:cs="Times New Roman"/>
        </w:rPr>
        <w:t xml:space="preserve"> the task that bear directly on their subsequent looking behavior.</w:t>
      </w:r>
      <w:r w:rsidR="00E20DB4">
        <w:rPr>
          <w:rFonts w:ascii="Times New Roman" w:hAnsi="Times New Roman" w:cs="Times New Roman"/>
        </w:rPr>
        <w:t xml:space="preserve"> </w:t>
      </w:r>
      <w:ins w:id="19" w:author="Benton, Deon" w:date="2026-05-01T11:56:00Z" w16du:dateUtc="2026-05-01T16:56:00Z">
        <w:r w:rsidR="00FF369D" w:rsidRPr="00FF369D">
          <w:rPr>
            <w:rFonts w:ascii="Times New Roman" w:hAnsi="Times New Roman" w:cs="Times New Roman"/>
          </w:rPr>
          <w:t>This attentional boost may itself stem from a discrepancy between infants’ prior real-world action experience—</w:t>
        </w:r>
        <w:r w:rsidR="00FF369D">
          <w:rPr>
            <w:rFonts w:ascii="Times New Roman" w:hAnsi="Times New Roman" w:cs="Times New Roman"/>
          </w:rPr>
          <w:t>in which their</w:t>
        </w:r>
        <w:r w:rsidR="00FF369D" w:rsidRPr="00FF369D">
          <w:rPr>
            <w:rFonts w:ascii="Times New Roman" w:hAnsi="Times New Roman" w:cs="Times New Roman"/>
          </w:rPr>
          <w:t xml:space="preserve"> attempts to contact and retrieve objects </w:t>
        </w:r>
      </w:ins>
      <w:ins w:id="20" w:author="Benton, Deon" w:date="2026-05-01T11:57:00Z" w16du:dateUtc="2026-05-01T16:57:00Z">
        <w:r w:rsidR="00FF369D">
          <w:rPr>
            <w:rFonts w:ascii="Times New Roman" w:hAnsi="Times New Roman" w:cs="Times New Roman"/>
          </w:rPr>
          <w:t>have largely been</w:t>
        </w:r>
      </w:ins>
      <w:ins w:id="21" w:author="Benton, Deon" w:date="2026-05-01T11:56:00Z" w16du:dateUtc="2026-05-01T16:56:00Z">
        <w:r w:rsidR="00FF369D" w:rsidRPr="00FF369D">
          <w:rPr>
            <w:rFonts w:ascii="Times New Roman" w:hAnsi="Times New Roman" w:cs="Times New Roman"/>
          </w:rPr>
          <w:t xml:space="preserve"> unsuccessful—and the immediate success</w:t>
        </w:r>
      </w:ins>
      <w:ins w:id="22" w:author="Benton, Deon" w:date="2026-05-01T11:57:00Z" w16du:dateUtc="2026-05-01T16:57:00Z">
        <w:r w:rsidR="00E61CDE">
          <w:rPr>
            <w:rFonts w:ascii="Times New Roman" w:hAnsi="Times New Roman" w:cs="Times New Roman"/>
          </w:rPr>
          <w:t xml:space="preserve"> that infants experience when </w:t>
        </w:r>
      </w:ins>
      <w:ins w:id="23" w:author="Benton, Deon" w:date="2026-05-01T11:58:00Z" w16du:dateUtc="2026-05-01T16:58:00Z">
        <w:r w:rsidR="00E61CDE">
          <w:rPr>
            <w:rFonts w:ascii="Times New Roman" w:hAnsi="Times New Roman" w:cs="Times New Roman"/>
          </w:rPr>
          <w:t>infants attempt the very same actions during a</w:t>
        </w:r>
      </w:ins>
      <w:ins w:id="24" w:author="Benton, Deon" w:date="2026-05-01T11:56:00Z" w16du:dateUtc="2026-05-01T16:56:00Z">
        <w:r w:rsidR="00FF369D" w:rsidRPr="00FF369D">
          <w:rPr>
            <w:rFonts w:ascii="Times New Roman" w:hAnsi="Times New Roman" w:cs="Times New Roman"/>
          </w:rPr>
          <w:t xml:space="preserve"> sticky-mittens manipulation. </w:t>
        </w:r>
      </w:ins>
      <w:ins w:id="25" w:author="Benton, Deon" w:date="2026-05-01T11:58:00Z" w16du:dateUtc="2026-05-01T16:58:00Z">
        <w:r w:rsidR="00E61CDE">
          <w:rPr>
            <w:rFonts w:ascii="Times New Roman" w:hAnsi="Times New Roman" w:cs="Times New Roman"/>
          </w:rPr>
          <w:t>As it relates to Skerry et al. (2013),</w:t>
        </w:r>
      </w:ins>
      <w:ins w:id="26" w:author="Benton, Deon" w:date="2026-05-01T11:51:00Z" w16du:dateUtc="2026-05-01T16:51:00Z">
        <w:r w:rsidR="00435732">
          <w:rPr>
            <w:rFonts w:ascii="Times New Roman" w:hAnsi="Times New Roman" w:cs="Times New Roman"/>
          </w:rPr>
          <w:t xml:space="preserve"> i</w:t>
        </w:r>
      </w:ins>
      <w:ins w:id="27" w:author="Benton, Deon" w:date="2026-05-01T11:47:00Z" w16du:dateUtc="2026-05-01T16:47:00Z">
        <w:r w:rsidR="004A69E7">
          <w:rPr>
            <w:rFonts w:ascii="Times New Roman" w:hAnsi="Times New Roman" w:cs="Times New Roman"/>
          </w:rPr>
          <w:t>f</w:t>
        </w:r>
      </w:ins>
      <w:ins w:id="28" w:author="Benton, Deon" w:date="2026-05-01T11:50:00Z" w16du:dateUtc="2026-05-01T16:50:00Z">
        <w:r w:rsidR="004A69E7">
          <w:rPr>
            <w:rFonts w:ascii="Times New Roman" w:hAnsi="Times New Roman" w:cs="Times New Roman"/>
          </w:rPr>
          <w:t xml:space="preserve"> the 3-month-olds tested in </w:t>
        </w:r>
      </w:ins>
      <w:ins w:id="29" w:author="Benton, Deon" w:date="2026-05-01T11:58:00Z" w16du:dateUtc="2026-05-01T16:58:00Z">
        <w:r w:rsidR="00E61CDE">
          <w:rPr>
            <w:rFonts w:ascii="Times New Roman" w:hAnsi="Times New Roman" w:cs="Times New Roman"/>
          </w:rPr>
          <w:t>that study</w:t>
        </w:r>
      </w:ins>
      <w:ins w:id="30" w:author="Benton, Deon" w:date="2026-05-01T11:50:00Z" w16du:dateUtc="2026-05-01T16:50:00Z">
        <w:r w:rsidR="004A69E7">
          <w:rPr>
            <w:rFonts w:ascii="Times New Roman" w:hAnsi="Times New Roman" w:cs="Times New Roman"/>
          </w:rPr>
          <w:t xml:space="preserve"> learned that</w:t>
        </w:r>
      </w:ins>
      <w:ins w:id="31" w:author="Benton, Deon" w:date="2026-05-01T11:47:00Z" w16du:dateUtc="2026-05-01T16:47:00Z">
        <w:r w:rsidR="004A69E7">
          <w:rPr>
            <w:rFonts w:ascii="Times New Roman" w:hAnsi="Times New Roman" w:cs="Times New Roman"/>
          </w:rPr>
          <w:t xml:space="preserve"> </w:t>
        </w:r>
      </w:ins>
      <w:ins w:id="32" w:author="Benton, Deon" w:date="2026-05-01T11:50:00Z" w16du:dateUtc="2026-05-01T16:50:00Z">
        <w:r w:rsidR="004A69E7">
          <w:rPr>
            <w:rFonts w:ascii="Times New Roman" w:hAnsi="Times New Roman" w:cs="Times New Roman"/>
          </w:rPr>
          <w:t>the</w:t>
        </w:r>
        <w:r w:rsidR="00435732">
          <w:rPr>
            <w:rFonts w:ascii="Times New Roman" w:hAnsi="Times New Roman" w:cs="Times New Roman"/>
          </w:rPr>
          <w:t xml:space="preserve">ir attempts to contact and retrieve objects in the real world have </w:t>
        </w:r>
      </w:ins>
      <w:ins w:id="33" w:author="Benton, Deon" w:date="2026-05-01T11:59:00Z" w16du:dateUtc="2026-05-01T16:59:00Z">
        <w:r w:rsidR="00E61CDE">
          <w:rPr>
            <w:rFonts w:ascii="Times New Roman" w:hAnsi="Times New Roman" w:cs="Times New Roman"/>
          </w:rPr>
          <w:t>typically been ineffective</w:t>
        </w:r>
      </w:ins>
      <w:ins w:id="34" w:author="Benton, Deon" w:date="2026-05-01T11:48:00Z" w16du:dateUtc="2026-05-01T16:48:00Z">
        <w:r w:rsidR="004A69E7">
          <w:rPr>
            <w:rFonts w:ascii="Times New Roman" w:hAnsi="Times New Roman" w:cs="Times New Roman"/>
          </w:rPr>
          <w:t>,</w:t>
        </w:r>
      </w:ins>
      <w:ins w:id="35" w:author="Benton, Deon" w:date="2026-05-01T11:59:00Z" w16du:dateUtc="2026-05-01T16:59:00Z">
        <w:r w:rsidR="00E61CDE">
          <w:rPr>
            <w:rFonts w:ascii="Times New Roman" w:hAnsi="Times New Roman" w:cs="Times New Roman"/>
          </w:rPr>
          <w:t xml:space="preserve"> then</w:t>
        </w:r>
      </w:ins>
      <w:ins w:id="36" w:author="Benton, Deon" w:date="2026-05-01T11:48:00Z" w16du:dateUtc="2026-05-01T16:48:00Z">
        <w:r w:rsidR="004A69E7">
          <w:rPr>
            <w:rFonts w:ascii="Times New Roman" w:hAnsi="Times New Roman" w:cs="Times New Roman"/>
          </w:rPr>
          <w:t xml:space="preserve"> the unanticipated success of their reaches</w:t>
        </w:r>
      </w:ins>
      <w:ins w:id="37" w:author="Benton, Deon" w:date="2026-05-01T11:52:00Z" w16du:dateUtc="2026-05-01T16:52:00Z">
        <w:r w:rsidR="00435732">
          <w:rPr>
            <w:rFonts w:ascii="Times New Roman" w:hAnsi="Times New Roman" w:cs="Times New Roman"/>
          </w:rPr>
          <w:t>—as well as the contingent feedback that accompanies them—</w:t>
        </w:r>
      </w:ins>
      <w:ins w:id="38" w:author="Benton, Deon" w:date="2026-05-01T11:48:00Z" w16du:dateUtc="2026-05-01T16:48:00Z">
        <w:r w:rsidR="004A69E7">
          <w:rPr>
            <w:rFonts w:ascii="Times New Roman" w:hAnsi="Times New Roman" w:cs="Times New Roman"/>
          </w:rPr>
          <w:t>during a sticky-mittens experience may be inherently attention-grabbing</w:t>
        </w:r>
      </w:ins>
      <w:ins w:id="39" w:author="Benton, Deon" w:date="2026-05-01T12:26:00Z" w16du:dateUtc="2026-05-01T17:26:00Z">
        <w:r w:rsidR="009358CD">
          <w:rPr>
            <w:rFonts w:ascii="Times New Roman" w:hAnsi="Times New Roman" w:cs="Times New Roman"/>
          </w:rPr>
          <w:t xml:space="preserve"> and attention-heightening</w:t>
        </w:r>
      </w:ins>
      <w:ins w:id="40" w:author="Benton, Deon" w:date="2026-05-01T11:59:00Z" w16du:dateUtc="2026-05-01T16:59:00Z">
        <w:r w:rsidR="00CE106E">
          <w:rPr>
            <w:rFonts w:ascii="Times New Roman" w:hAnsi="Times New Roman" w:cs="Times New Roman"/>
          </w:rPr>
          <w:t xml:space="preserve">. </w:t>
        </w:r>
      </w:ins>
      <w:ins w:id="41" w:author="Benton, Deon" w:date="2026-05-01T11:35:00Z" w16du:dateUtc="2026-05-01T16:35:00Z">
        <w:r w:rsidR="00AF60B8">
          <w:rPr>
            <w:rFonts w:ascii="Times New Roman" w:hAnsi="Times New Roman" w:cs="Times New Roman"/>
          </w:rPr>
          <w:t>In terms of s</w:t>
        </w:r>
      </w:ins>
      <w:r w:rsidR="00510876">
        <w:rPr>
          <w:rFonts w:ascii="Times New Roman" w:hAnsi="Times New Roman" w:cs="Times New Roman"/>
        </w:rPr>
        <w:t xml:space="preserve">upport for </w:t>
      </w:r>
      <w:ins w:id="42" w:author="Benton, Deon" w:date="2026-05-01T10:22:00Z" w16du:dateUtc="2026-05-01T15:22:00Z">
        <w:r w:rsidR="005B4D58">
          <w:rPr>
            <w:rFonts w:ascii="Times New Roman" w:hAnsi="Times New Roman" w:cs="Times New Roman"/>
          </w:rPr>
          <w:t>the claim that</w:t>
        </w:r>
        <w:r w:rsidR="00C3263E">
          <w:rPr>
            <w:rFonts w:ascii="Times New Roman" w:hAnsi="Times New Roman" w:cs="Times New Roman"/>
          </w:rPr>
          <w:t xml:space="preserve"> </w:t>
        </w:r>
        <w:r w:rsidR="00C3263E">
          <w:rPr>
            <w:rFonts w:ascii="Times New Roman" w:hAnsi="Times New Roman" w:cs="Times New Roman"/>
          </w:rPr>
          <w:lastRenderedPageBreak/>
          <w:t>sticky-mittens experience may heighten infants</w:t>
        </w:r>
      </w:ins>
      <w:ins w:id="43" w:author="Benton, Deon" w:date="2026-05-01T10:26:00Z" w16du:dateUtc="2026-05-01T15:26:00Z">
        <w:r w:rsidR="009C3982">
          <w:rPr>
            <w:rFonts w:ascii="Times New Roman" w:hAnsi="Times New Roman" w:cs="Times New Roman"/>
          </w:rPr>
          <w:t>’</w:t>
        </w:r>
      </w:ins>
      <w:ins w:id="44" w:author="Benton, Deon" w:date="2026-05-01T10:22:00Z" w16du:dateUtc="2026-05-01T15:22:00Z">
        <w:r w:rsidR="00C3263E">
          <w:rPr>
            <w:rFonts w:ascii="Times New Roman" w:hAnsi="Times New Roman" w:cs="Times New Roman"/>
          </w:rPr>
          <w:t xml:space="preserve"> attention </w:t>
        </w:r>
      </w:ins>
      <w:ins w:id="45" w:author="Benton, Deon" w:date="2026-05-01T11:37:00Z" w16du:dateUtc="2026-05-01T16:37:00Z">
        <w:r w:rsidR="008B5039">
          <w:rPr>
            <w:rFonts w:ascii="Times New Roman" w:hAnsi="Times New Roman" w:cs="Times New Roman"/>
          </w:rPr>
          <w:t>to, encoding of, and learning about the</w:t>
        </w:r>
      </w:ins>
      <w:ins w:id="46" w:author="Benton, Deon" w:date="2026-05-01T10:23:00Z" w16du:dateUtc="2026-05-01T15:23:00Z">
        <w:r w:rsidR="00C3263E">
          <w:rPr>
            <w:rFonts w:ascii="Times New Roman" w:hAnsi="Times New Roman" w:cs="Times New Roman"/>
          </w:rPr>
          <w:t xml:space="preserve"> </w:t>
        </w:r>
      </w:ins>
      <w:ins w:id="47" w:author="Benton, Deon" w:date="2026-05-01T10:26:00Z" w16du:dateUtc="2026-05-01T15:26:00Z">
        <w:r w:rsidR="009C3982">
          <w:rPr>
            <w:rFonts w:ascii="Times New Roman" w:hAnsi="Times New Roman" w:cs="Times New Roman"/>
          </w:rPr>
          <w:t xml:space="preserve">surface </w:t>
        </w:r>
      </w:ins>
      <w:ins w:id="48" w:author="Benton, Deon" w:date="2026-05-01T10:23:00Z" w16du:dateUtc="2026-05-01T15:23:00Z">
        <w:r w:rsidR="00C3263E">
          <w:rPr>
            <w:rFonts w:ascii="Times New Roman" w:hAnsi="Times New Roman" w:cs="Times New Roman"/>
          </w:rPr>
          <w:t>features</w:t>
        </w:r>
      </w:ins>
      <w:ins w:id="49" w:author="Benton, Deon" w:date="2026-05-01T11:37:00Z" w16du:dateUtc="2026-05-01T16:37:00Z">
        <w:r w:rsidR="008B5039">
          <w:rPr>
            <w:rFonts w:ascii="Times New Roman" w:hAnsi="Times New Roman" w:cs="Times New Roman"/>
          </w:rPr>
          <w:t xml:space="preserve"> of a task</w:t>
        </w:r>
      </w:ins>
      <w:ins w:id="50" w:author="Benton, Deon" w:date="2026-05-01T11:35:00Z" w16du:dateUtc="2026-05-01T16:35:00Z">
        <w:r w:rsidR="00AF60B8">
          <w:rPr>
            <w:rFonts w:ascii="Times New Roman" w:hAnsi="Times New Roman" w:cs="Times New Roman"/>
          </w:rPr>
          <w:t xml:space="preserve">, Needham et al. </w:t>
        </w:r>
      </w:ins>
      <w:ins w:id="51" w:author="Benton, Deon" w:date="2026-05-01T11:36:00Z" w16du:dateUtc="2026-05-01T16:36:00Z">
        <w:r w:rsidR="00AF60B8">
          <w:rPr>
            <w:rFonts w:ascii="Times New Roman" w:hAnsi="Times New Roman" w:cs="Times New Roman"/>
          </w:rPr>
          <w:t xml:space="preserve">(2002) </w:t>
        </w:r>
      </w:ins>
      <w:del w:id="52" w:author="Benton, Deon" w:date="2026-05-01T10:23:00Z" w16du:dateUtc="2026-05-01T15:23:00Z">
        <w:r w:rsidR="00510876" w:rsidDel="00C3263E">
          <w:rPr>
            <w:rFonts w:ascii="Times New Roman" w:hAnsi="Times New Roman" w:cs="Times New Roman"/>
          </w:rPr>
          <w:delText xml:space="preserve"> </w:delText>
        </w:r>
      </w:del>
      <w:ins w:id="53" w:author="Benton, Deon" w:date="2026-05-01T10:27:00Z" w16du:dateUtc="2026-05-01T15:27:00Z">
        <w:r w:rsidR="00EC4C11">
          <w:rPr>
            <w:rFonts w:ascii="Times New Roman" w:hAnsi="Times New Roman" w:cs="Times New Roman"/>
          </w:rPr>
          <w:t xml:space="preserve">demonstrated that </w:t>
        </w:r>
      </w:ins>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w:t>
      </w:r>
      <w:ins w:id="54" w:author="Benton, Deon" w:date="2026-05-01T10:27:00Z" w16du:dateUtc="2026-05-01T15:27:00Z">
        <w:r w:rsidR="00EC4C11">
          <w:rPr>
            <w:rFonts w:ascii="Times New Roman" w:hAnsi="Times New Roman" w:cs="Times New Roman"/>
          </w:rPr>
          <w:t>, encoding of,</w:t>
        </w:r>
      </w:ins>
      <w:r w:rsidR="00510876" w:rsidRPr="009E7771">
        <w:rPr>
          <w:rFonts w:ascii="Times New Roman" w:hAnsi="Times New Roman" w:cs="Times New Roman"/>
        </w:rPr>
        <w:t xml:space="preserve"> and learning </w:t>
      </w:r>
      <w:ins w:id="55" w:author="Benton, Deon" w:date="2026-05-01T10:27:00Z" w16du:dateUtc="2026-05-01T15:27:00Z">
        <w:r w:rsidR="00EC4C11">
          <w:rPr>
            <w:rFonts w:ascii="Times New Roman" w:hAnsi="Times New Roman" w:cs="Times New Roman"/>
          </w:rPr>
          <w:t>a</w:t>
        </w:r>
      </w:ins>
      <w:ins w:id="56" w:author="Benton, Deon" w:date="2026-05-01T10:29:00Z" w16du:dateUtc="2026-05-01T15:29:00Z">
        <w:r w:rsidR="00EC4C11">
          <w:rPr>
            <w:rFonts w:ascii="Times New Roman" w:hAnsi="Times New Roman" w:cs="Times New Roman"/>
          </w:rPr>
          <w:t xml:space="preserve">bout </w:t>
        </w:r>
        <w:r w:rsidR="00966E53">
          <w:rPr>
            <w:rFonts w:ascii="Times New Roman" w:hAnsi="Times New Roman" w:cs="Times New Roman"/>
          </w:rPr>
          <w:t xml:space="preserve">an </w:t>
        </w:r>
      </w:ins>
      <w:ins w:id="57" w:author="Benton, Deon" w:date="2026-05-01T10:30:00Z" w16du:dateUtc="2026-05-01T15:30:00Z">
        <w:r w:rsidR="003852DA">
          <w:rPr>
            <w:rFonts w:ascii="Times New Roman" w:hAnsi="Times New Roman" w:cs="Times New Roman"/>
          </w:rPr>
          <w:t>object’s</w:t>
        </w:r>
      </w:ins>
      <w:ins w:id="58" w:author="Benton, Deon" w:date="2026-05-01T10:27:00Z" w16du:dateUtc="2026-05-01T15:27:00Z">
        <w:r w:rsidR="00EC4C11">
          <w:rPr>
            <w:rFonts w:ascii="Times New Roman" w:hAnsi="Times New Roman" w:cs="Times New Roman"/>
          </w:rPr>
          <w:t xml:space="preserve"> visible </w:t>
        </w:r>
      </w:ins>
      <w:ins w:id="59" w:author="Benton, Deon" w:date="2026-05-01T10:29:00Z" w16du:dateUtc="2026-05-01T15:29:00Z">
        <w:r w:rsidR="00EC4C11">
          <w:rPr>
            <w:rFonts w:ascii="Times New Roman" w:hAnsi="Times New Roman" w:cs="Times New Roman"/>
          </w:rPr>
          <w:t>features</w:t>
        </w:r>
      </w:ins>
      <w:ins w:id="60" w:author="Benton, Deon" w:date="2026-05-01T10:28:00Z" w16du:dateUtc="2026-05-01T15:28:00Z">
        <w:r w:rsidR="00EC4C11">
          <w:rPr>
            <w:rFonts w:ascii="Times New Roman" w:hAnsi="Times New Roman" w:cs="Times New Roman"/>
          </w:rPr>
          <w:t>. The contention that</w:t>
        </w:r>
      </w:ins>
      <w:ins w:id="61" w:author="Benton, Deon" w:date="2026-05-01T10:31:00Z" w16du:dateUtc="2026-05-01T15:31:00Z">
        <w:r w:rsidR="003852DA">
          <w:rPr>
            <w:rFonts w:ascii="Times New Roman" w:hAnsi="Times New Roman" w:cs="Times New Roman"/>
          </w:rPr>
          <w:t xml:space="preserve"> sticky-mittens experience induces a short-lived attentional</w:t>
        </w:r>
      </w:ins>
      <w:ins w:id="62" w:author="Benton, Deon" w:date="2026-05-01T10:32:00Z" w16du:dateUtc="2026-05-01T15:32:00Z">
        <w:r w:rsidR="00D24343">
          <w:rPr>
            <w:rFonts w:ascii="Times New Roman" w:hAnsi="Times New Roman" w:cs="Times New Roman"/>
          </w:rPr>
          <w:t xml:space="preserve"> boost</w:t>
        </w:r>
      </w:ins>
      <w:ins w:id="63" w:author="Benton, Deon" w:date="2026-05-01T10:28:00Z" w16du:dateUtc="2026-05-01T15:28:00Z">
        <w:r w:rsidR="00EC4C11">
          <w:rPr>
            <w:rFonts w:ascii="Times New Roman" w:hAnsi="Times New Roman" w:cs="Times New Roman"/>
          </w:rPr>
          <w:t xml:space="preserve"> also has empirical support. For example, </w:t>
        </w:r>
      </w:ins>
      <w:ins w:id="64" w:author="Benton, Deon" w:date="2026-05-01T10:31:00Z" w16du:dateUtc="2026-05-01T15:31:00Z">
        <w:r w:rsidR="003852DA">
          <w:rPr>
            <w:rFonts w:ascii="Times New Roman" w:hAnsi="Times New Roman" w:cs="Times New Roman"/>
          </w:rPr>
          <w:t>research</w:t>
        </w:r>
      </w:ins>
      <w:r w:rsidR="00E8248B">
        <w:rPr>
          <w:rFonts w:ascii="Times New Roman" w:hAnsi="Times New Roman" w:cs="Times New Roman"/>
        </w:rPr>
        <w:t xml:space="preserve"> by Sommerville et al. (2005) </w:t>
      </w:r>
      <w:ins w:id="65"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r w:rsidR="00EB2791">
        <w:rPr>
          <w:rFonts w:ascii="Times New Roman" w:hAnsi="Times New Roman" w:cs="Times New Roman"/>
        </w:rPr>
        <w:t xml:space="preserve"> infants in the sticky mittens condition looked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p>
    <w:p w14:paraId="6EABE911" w14:textId="3DAAD716" w:rsidR="00BA34AC" w:rsidRDefault="002E4060" w:rsidP="00BA34AC">
      <w:pPr>
        <w:spacing w:line="480" w:lineRule="auto"/>
        <w:ind w:firstLine="720"/>
        <w:contextualSpacing/>
        <w:rPr>
          <w:rFonts w:ascii="Times New Roman" w:hAnsi="Times New Roman" w:cs="Times New Roman"/>
        </w:rPr>
      </w:pPr>
      <w:ins w:id="66" w:author="Benton, Deon" w:date="2026-05-01T12:32:00Z" w16du:dateUtc="2026-05-01T17:32:00Z">
        <w:r>
          <w:rPr>
            <w:rFonts w:ascii="Times New Roman" w:hAnsi="Times New Roman" w:cs="Times New Roman"/>
          </w:rPr>
          <w:t xml:space="preserve">In addition to attending to the properties of the objects </w:t>
        </w:r>
      </w:ins>
      <w:ins w:id="67" w:author="Benton, Deon" w:date="2026-05-01T12:37:00Z" w16du:dateUtc="2026-05-01T17:37:00Z">
        <w:r w:rsidR="00BA34AC">
          <w:rPr>
            <w:rFonts w:ascii="Times New Roman" w:hAnsi="Times New Roman" w:cs="Times New Roman"/>
          </w:rPr>
          <w:t>during a sticky-mittens experience</w:t>
        </w:r>
      </w:ins>
      <w:ins w:id="68" w:author="Benton, Deon" w:date="2026-05-01T12:32:00Z" w16du:dateUtc="2026-05-01T17:32:00Z">
        <w:r>
          <w:rPr>
            <w:rFonts w:ascii="Times New Roman" w:hAnsi="Times New Roman" w:cs="Times New Roman"/>
          </w:rPr>
          <w:t xml:space="preserve">, </w:t>
        </w:r>
      </w:ins>
      <w:ins w:id="69" w:author="Benton, Deon" w:date="2026-05-01T12:37:00Z" w16du:dateUtc="2026-05-01T17:37:00Z">
        <w:r w:rsidR="00BA34AC">
          <w:rPr>
            <w:rFonts w:ascii="Times New Roman" w:hAnsi="Times New Roman" w:cs="Times New Roman"/>
          </w:rPr>
          <w:t xml:space="preserve">successful reaches may enable </w:t>
        </w:r>
      </w:ins>
      <w:ins w:id="70" w:author="Benton, Deon" w:date="2026-05-01T11:33:00Z" w16du:dateUtc="2026-05-01T16:33:00Z">
        <w:r w:rsidR="00492918">
          <w:rPr>
            <w:rFonts w:ascii="Times New Roman" w:hAnsi="Times New Roman" w:cs="Times New Roman"/>
          </w:rPr>
          <w:t xml:space="preserve">infants </w:t>
        </w:r>
      </w:ins>
      <w:ins w:id="71" w:author="Benton, Deon" w:date="2026-05-01T12:37:00Z" w16du:dateUtc="2026-05-01T17:37:00Z">
        <w:r w:rsidR="00BA34AC">
          <w:rPr>
            <w:rFonts w:ascii="Times New Roman" w:hAnsi="Times New Roman" w:cs="Times New Roman"/>
          </w:rPr>
          <w:t>incidentally to encode</w:t>
        </w:r>
      </w:ins>
      <w:ins w:id="72" w:author="Benton, Deon" w:date="2026-05-01T12:38:00Z" w16du:dateUtc="2026-05-01T17:38:00Z">
        <w:r w:rsidR="00BA34AC">
          <w:rPr>
            <w:rFonts w:ascii="Times New Roman" w:hAnsi="Times New Roman" w:cs="Times New Roman"/>
          </w:rPr>
          <w:t xml:space="preserve"> regularities in the those reaches. </w:t>
        </w:r>
      </w:ins>
      <w:r w:rsidR="00BA34AC" w:rsidRPr="00BE2E9B">
        <w:rPr>
          <w:rFonts w:ascii="Times New Roman" w:hAnsi="Times New Roman" w:cs="Times New Roman"/>
        </w:rPr>
        <w:t>A critical regularity</w:t>
      </w:r>
      <w:r w:rsidR="000B20EE">
        <w:rPr>
          <w:rFonts w:ascii="Times New Roman" w:hAnsi="Times New Roman" w:cs="Times New Roman"/>
        </w:rPr>
        <w:t xml:space="preserve"> </w:t>
      </w:r>
      <w:ins w:id="73" w:author="Benton, Deon" w:date="2026-05-01T12:38:00Z" w16du:dateUtc="2026-05-01T17:38:00Z">
        <w:r w:rsidR="00BA34AC">
          <w:rPr>
            <w:rFonts w:ascii="Times New Roman" w:hAnsi="Times New Roman" w:cs="Times New Roman"/>
          </w:rPr>
          <w:t>may</w:t>
        </w:r>
      </w:ins>
      <w:ins w:id="74" w:author="Benton, Deon" w:date="2026-05-01T12:39:00Z" w16du:dateUtc="2026-05-01T17:39:00Z">
        <w:r w:rsidR="000B20EE">
          <w:rPr>
            <w:rFonts w:ascii="Times New Roman" w:hAnsi="Times New Roman" w:cs="Times New Roman"/>
          </w:rPr>
          <w:t xml:space="preserve"> be the geometry (i.e.,</w:t>
        </w:r>
      </w:ins>
      <w:r w:rsidR="00BA34AC" w:rsidRPr="00BE2E9B">
        <w:rPr>
          <w:rFonts w:ascii="Times New Roman" w:hAnsi="Times New Roman" w:cs="Times New Roman"/>
        </w:rPr>
        <w:t xml:space="preserve"> configuration</w:t>
      </w:r>
      <w:ins w:id="75" w:author="Benton, Deon" w:date="2026-05-01T12:39:00Z" w16du:dateUtc="2026-05-01T17:39:00Z">
        <w:r w:rsidR="000B20EE">
          <w:rPr>
            <w:rFonts w:ascii="Times New Roman" w:hAnsi="Times New Roman" w:cs="Times New Roman"/>
          </w:rPr>
          <w:t xml:space="preserve">) </w:t>
        </w:r>
      </w:ins>
      <w:ins w:id="76" w:author="Benton, Deon" w:date="2026-05-01T13:00:00Z" w16du:dateUtc="2026-05-01T18:00:00Z">
        <w:r w:rsidR="00C92A5E">
          <w:rPr>
            <w:rFonts w:ascii="Times New Roman" w:hAnsi="Times New Roman" w:cs="Times New Roman"/>
          </w:rPr>
          <w:t xml:space="preserve">of their arms </w:t>
        </w:r>
      </w:ins>
      <w:ins w:id="77" w:author="Benton, Deon" w:date="2026-05-01T12:39:00Z" w16du:dateUtc="2026-05-01T17:39:00Z">
        <w:r w:rsidR="000B20EE">
          <w:rPr>
            <w:rFonts w:ascii="Times New Roman" w:hAnsi="Times New Roman" w:cs="Times New Roman"/>
          </w:rPr>
          <w:t>and trajectory</w:t>
        </w:r>
      </w:ins>
      <w:ins w:id="78" w:author="Benton, Deon" w:date="2026-05-01T12:59:00Z" w16du:dateUtc="2026-05-01T17:59:00Z">
        <w:r w:rsidR="00C92A5E">
          <w:rPr>
            <w:rFonts w:ascii="Times New Roman" w:hAnsi="Times New Roman" w:cs="Times New Roman"/>
          </w:rPr>
          <w:t xml:space="preserve"> (i.e., </w:t>
        </w:r>
      </w:ins>
      <w:ins w:id="79" w:author="Benton, Deon" w:date="2026-05-01T13:00:00Z" w16du:dateUtc="2026-05-01T18:00:00Z">
        <w:r w:rsidR="00C92A5E">
          <w:rPr>
            <w:rFonts w:ascii="Times New Roman" w:hAnsi="Times New Roman" w:cs="Times New Roman"/>
          </w:rPr>
          <w:t>the directness</w:t>
        </w:r>
      </w:ins>
      <w:ins w:id="80" w:author="Benton, Deon" w:date="2026-05-01T12:59:00Z" w16du:dateUtc="2026-05-01T17:59:00Z">
        <w:r w:rsidR="00C92A5E">
          <w:rPr>
            <w:rFonts w:ascii="Times New Roman" w:hAnsi="Times New Roman" w:cs="Times New Roman"/>
          </w:rPr>
          <w:t>)</w:t>
        </w:r>
      </w:ins>
      <w:ins w:id="81" w:author="Benton, Deon" w:date="2026-05-01T12:39:00Z" w16du:dateUtc="2026-05-01T17:39:00Z">
        <w:r w:rsidR="000B20EE">
          <w:rPr>
            <w:rFonts w:ascii="Times New Roman" w:hAnsi="Times New Roman" w:cs="Times New Roman"/>
          </w:rPr>
          <w:t xml:space="preserve"> </w:t>
        </w:r>
      </w:ins>
      <w:r w:rsidR="00BA34AC" w:rsidRPr="00BE2E9B">
        <w:rPr>
          <w:rFonts w:ascii="Times New Roman" w:hAnsi="Times New Roman" w:cs="Times New Roman"/>
        </w:rPr>
        <w:t xml:space="preserve">of their </w:t>
      </w:r>
      <w:ins w:id="82" w:author="Benton, Deon" w:date="2026-05-01T13:00:00Z" w16du:dateUtc="2026-05-01T18:00:00Z">
        <w:r w:rsidR="00C92A5E">
          <w:rPr>
            <w:rFonts w:ascii="Times New Roman" w:hAnsi="Times New Roman" w:cs="Times New Roman"/>
          </w:rPr>
          <w:t>reache</w:t>
        </w:r>
        <w:r w:rsidR="00C92A5E" w:rsidRPr="00BE2E9B">
          <w:rPr>
            <w:rFonts w:ascii="Times New Roman" w:hAnsi="Times New Roman" w:cs="Times New Roman"/>
          </w:rPr>
          <w:t xml:space="preserve">s </w:t>
        </w:r>
      </w:ins>
      <w:r w:rsidR="00BA34AC" w:rsidRPr="00BE2E9B">
        <w:rPr>
          <w:rFonts w:ascii="Times New Roman" w:hAnsi="Times New Roman" w:cs="Times New Roman"/>
        </w:rPr>
        <w:t xml:space="preserve">during </w:t>
      </w:r>
      <w:ins w:id="83" w:author="Benton, Deon" w:date="2026-05-01T12:39:00Z" w16du:dateUtc="2026-05-01T17:39:00Z">
        <w:r w:rsidR="000B20EE">
          <w:rPr>
            <w:rFonts w:ascii="Times New Roman" w:hAnsi="Times New Roman" w:cs="Times New Roman"/>
          </w:rPr>
          <w:t>these episodes</w:t>
        </w:r>
      </w:ins>
      <w:r w:rsidR="00BA34AC" w:rsidRPr="00BE2E9B">
        <w:rPr>
          <w:rFonts w:ascii="Times New Roman" w:hAnsi="Times New Roman" w:cs="Times New Roman"/>
        </w:rPr>
        <w:t xml:space="preserve">. </w:t>
      </w:r>
      <w:ins w:id="84" w:author="Benton, Deon" w:date="2026-05-01T12:45:00Z" w16du:dateUtc="2026-05-01T17:45:00Z">
        <w:r w:rsidR="002A5F73">
          <w:rPr>
            <w:rFonts w:ascii="Times New Roman" w:hAnsi="Times New Roman" w:cs="Times New Roman"/>
          </w:rPr>
          <w:t xml:space="preserve">Infants may </w:t>
        </w:r>
      </w:ins>
      <w:del w:id="85" w:author="Benton, Deon" w:date="2026-05-01T13:05:00Z" w16du:dateUtc="2026-05-01T18:05:00Z">
        <w:r w:rsidR="00BA34AC" w:rsidRPr="00BE2E9B" w:rsidDel="008A2E25">
          <w:rPr>
            <w:rFonts w:ascii="Times New Roman" w:hAnsi="Times New Roman" w:cs="Times New Roman"/>
          </w:rPr>
          <w:delText xml:space="preserve"> </w:delText>
        </w:r>
      </w:del>
      <w:ins w:id="86" w:author="Benton, Deon" w:date="2026-05-01T12:41:00Z" w16du:dateUtc="2026-05-01T17:41:00Z">
        <w:r w:rsidR="001664C2">
          <w:rPr>
            <w:rFonts w:ascii="Times New Roman" w:hAnsi="Times New Roman" w:cs="Times New Roman"/>
          </w:rPr>
          <w:t xml:space="preserve">notice that each time they </w:t>
        </w:r>
      </w:ins>
      <w:ins w:id="87" w:author="Benton, Deon" w:date="2026-05-01T12:42:00Z" w16du:dateUtc="2026-05-01T17:42:00Z">
        <w:r w:rsidR="001664C2">
          <w:rPr>
            <w:rFonts w:ascii="Times New Roman" w:hAnsi="Times New Roman" w:cs="Times New Roman"/>
          </w:rPr>
          <w:t>contact and attempt to retrieve an object, their arms are extended</w:t>
        </w:r>
      </w:ins>
      <w:ins w:id="88" w:author="Benton, Deon" w:date="2026-05-01T12:46:00Z" w16du:dateUtc="2026-05-01T17:46:00Z">
        <w:r w:rsidR="00C41ED8">
          <w:rPr>
            <w:rFonts w:ascii="Times New Roman" w:hAnsi="Times New Roman" w:cs="Times New Roman"/>
          </w:rPr>
          <w:t xml:space="preserve"> </w:t>
        </w:r>
      </w:ins>
      <w:ins w:id="89" w:author="Benton, Deon" w:date="2026-05-01T12:49:00Z" w16du:dateUtc="2026-05-01T17:49:00Z">
        <w:r w:rsidR="001B02CA">
          <w:rPr>
            <w:rFonts w:ascii="Times New Roman" w:hAnsi="Times New Roman" w:cs="Times New Roman"/>
          </w:rPr>
          <w:t>forward from the body</w:t>
        </w:r>
      </w:ins>
      <w:ins w:id="90" w:author="Benton, Deon" w:date="2026-05-01T12:50:00Z" w16du:dateUtc="2026-05-01T17:50:00Z">
        <w:r w:rsidR="008E07C3">
          <w:rPr>
            <w:rFonts w:ascii="Times New Roman" w:hAnsi="Times New Roman" w:cs="Times New Roman"/>
          </w:rPr>
          <w:t xml:space="preserve"> in a relatively straight configuration</w:t>
        </w:r>
      </w:ins>
      <w:ins w:id="91" w:author="Benton, Deon" w:date="2026-05-01T12:49:00Z" w16du:dateUtc="2026-05-01T17:49:00Z">
        <w:r w:rsidR="001B02CA">
          <w:rPr>
            <w:rFonts w:ascii="Times New Roman" w:hAnsi="Times New Roman" w:cs="Times New Roman"/>
          </w:rPr>
          <w:t xml:space="preserve"> and follow</w:t>
        </w:r>
      </w:ins>
      <w:ins w:id="92" w:author="Benton, Deon" w:date="2026-05-01T12:46:00Z" w16du:dateUtc="2026-05-01T17:46:00Z">
        <w:r w:rsidR="00C41ED8">
          <w:rPr>
            <w:rFonts w:ascii="Times New Roman" w:hAnsi="Times New Roman" w:cs="Times New Roman"/>
          </w:rPr>
          <w:t xml:space="preserve"> </w:t>
        </w:r>
      </w:ins>
      <w:ins w:id="93" w:author="Benton, Deon" w:date="2026-05-01T12:49:00Z" w16du:dateUtc="2026-05-01T17:49:00Z">
        <w:r w:rsidR="001B02CA">
          <w:rPr>
            <w:rFonts w:ascii="Times New Roman" w:hAnsi="Times New Roman" w:cs="Times New Roman"/>
          </w:rPr>
          <w:t xml:space="preserve">a </w:t>
        </w:r>
      </w:ins>
      <w:ins w:id="94" w:author="Benton, Deon" w:date="2026-05-01T12:50:00Z" w16du:dateUtc="2026-05-01T17:50:00Z">
        <w:r w:rsidR="008E07C3">
          <w:rPr>
            <w:rFonts w:ascii="Times New Roman" w:hAnsi="Times New Roman" w:cs="Times New Roman"/>
          </w:rPr>
          <w:t>mostly</w:t>
        </w:r>
        <w:r w:rsidR="008E07C3" w:rsidRPr="00BE2E9B">
          <w:rPr>
            <w:rFonts w:ascii="Times New Roman" w:hAnsi="Times New Roman" w:cs="Times New Roman"/>
          </w:rPr>
          <w:t xml:space="preserve"> </w:t>
        </w:r>
      </w:ins>
      <w:r w:rsidR="00BA34AC">
        <w:rPr>
          <w:rFonts w:ascii="Times New Roman" w:hAnsi="Times New Roman" w:cs="Times New Roman"/>
        </w:rPr>
        <w:t>direct</w:t>
      </w:r>
      <w:ins w:id="95" w:author="Benton, Deon" w:date="2026-05-01T12:49:00Z" w16du:dateUtc="2026-05-01T17:49:00Z">
        <w:r w:rsidR="001B02CA">
          <w:rPr>
            <w:rFonts w:ascii="Times New Roman" w:hAnsi="Times New Roman" w:cs="Times New Roman"/>
          </w:rPr>
          <w:t xml:space="preserve"> path</w:t>
        </w:r>
      </w:ins>
      <w:r w:rsidR="00BA34AC">
        <w:rPr>
          <w:rFonts w:ascii="Times New Roman" w:hAnsi="Times New Roman" w:cs="Times New Roman"/>
        </w:rPr>
        <w:t xml:space="preserve">. </w:t>
      </w:r>
      <w:ins w:id="96" w:author="Benton, Deon" w:date="2026-05-01T12:50:00Z" w16du:dateUtc="2026-05-01T17:50:00Z">
        <w:r w:rsidR="008E07C3">
          <w:rPr>
            <w:rFonts w:ascii="Times New Roman" w:hAnsi="Times New Roman" w:cs="Times New Roman"/>
          </w:rPr>
          <w:t>An illustr</w:t>
        </w:r>
      </w:ins>
      <w:ins w:id="97" w:author="Benton, Deon" w:date="2026-05-01T12:51:00Z" w16du:dateUtc="2026-05-01T17:51:00Z">
        <w:r w:rsidR="008E07C3">
          <w:rPr>
            <w:rFonts w:ascii="Times New Roman" w:hAnsi="Times New Roman" w:cs="Times New Roman"/>
          </w:rPr>
          <w:t xml:space="preserve">ative example of this </w:t>
        </w:r>
      </w:ins>
      <w:ins w:id="98" w:author="Benton, Deon" w:date="2026-05-01T12:53:00Z" w16du:dateUtc="2026-05-01T17:53:00Z">
        <w:r w:rsidR="00686D71">
          <w:rPr>
            <w:rFonts w:ascii="Times New Roman" w:hAnsi="Times New Roman" w:cs="Times New Roman"/>
          </w:rPr>
          <w:t>is</w:t>
        </w:r>
      </w:ins>
      <w:ins w:id="99" w:author="Benton, Deon" w:date="2026-05-01T12:51:00Z" w16du:dateUtc="2026-05-01T17:51:00Z">
        <w:r w:rsidR="008E07C3">
          <w:rPr>
            <w:rFonts w:ascii="Times New Roman" w:hAnsi="Times New Roman" w:cs="Times New Roman"/>
          </w:rPr>
          <w:t xml:space="preserve"> an </w:t>
        </w:r>
        <w:r w:rsidR="008E07C3" w:rsidRPr="00D47D06">
          <w:rPr>
            <w:rFonts w:ascii="Times New Roman" w:hAnsi="Times New Roman" w:cs="Times New Roman"/>
          </w:rPr>
          <w:t xml:space="preserve">infant excitedly slapping </w:t>
        </w:r>
      </w:ins>
      <w:ins w:id="100" w:author="Benton, Deon" w:date="2026-05-01T12:54:00Z" w16du:dateUtc="2026-05-01T17:54:00Z">
        <w:r w:rsidR="00686D71">
          <w:rPr>
            <w:rFonts w:ascii="Times New Roman" w:hAnsi="Times New Roman" w:cs="Times New Roman"/>
          </w:rPr>
          <w:t xml:space="preserve">a </w:t>
        </w:r>
      </w:ins>
      <w:ins w:id="101" w:author="Benton, Deon" w:date="2026-05-01T12:55:00Z" w16du:dateUtc="2026-05-01T17:55:00Z">
        <w:r w:rsidR="0039487E">
          <w:rPr>
            <w:rFonts w:ascii="Times New Roman" w:hAnsi="Times New Roman" w:cs="Times New Roman"/>
          </w:rPr>
          <w:t>highchair</w:t>
        </w:r>
      </w:ins>
      <w:ins w:id="102" w:author="Benton, Deon" w:date="2026-05-01T12:54:00Z" w16du:dateUtc="2026-05-01T17:54:00Z">
        <w:r w:rsidR="0039487E">
          <w:rPr>
            <w:rFonts w:ascii="Times New Roman" w:hAnsi="Times New Roman" w:cs="Times New Roman"/>
          </w:rPr>
          <w:t xml:space="preserve"> in anticipation of a snack</w:t>
        </w:r>
      </w:ins>
      <w:ins w:id="103" w:author="Benton, Deon" w:date="2026-05-01T13:06:00Z" w16du:dateUtc="2026-05-01T18:06:00Z">
        <w:r w:rsidR="008A2E25">
          <w:rPr>
            <w:rFonts w:ascii="Times New Roman" w:hAnsi="Times New Roman" w:cs="Times New Roman"/>
          </w:rPr>
          <w:t>. In such moments, the</w:t>
        </w:r>
      </w:ins>
      <w:ins w:id="104" w:author="Benton, Deon" w:date="2026-05-01T12:57:00Z" w16du:dateUtc="2026-05-01T17:57:00Z">
        <w:r w:rsidR="000A7280">
          <w:rPr>
            <w:rFonts w:ascii="Times New Roman" w:hAnsi="Times New Roman" w:cs="Times New Roman"/>
          </w:rPr>
          <w:t xml:space="preserve"> arms are relatively st</w:t>
        </w:r>
      </w:ins>
      <w:ins w:id="105" w:author="Benton, Deon" w:date="2026-05-01T12:58:00Z" w16du:dateUtc="2026-05-01T17:58:00Z">
        <w:r w:rsidR="000A7280">
          <w:rPr>
            <w:rFonts w:ascii="Times New Roman" w:hAnsi="Times New Roman" w:cs="Times New Roman"/>
          </w:rPr>
          <w:t>raight</w:t>
        </w:r>
      </w:ins>
      <w:ins w:id="106" w:author="Benton, Deon" w:date="2026-05-01T13:06:00Z" w16du:dateUtc="2026-05-01T18:06:00Z">
        <w:r w:rsidR="008A2E25">
          <w:rPr>
            <w:rFonts w:ascii="Times New Roman" w:hAnsi="Times New Roman" w:cs="Times New Roman"/>
          </w:rPr>
          <w:t xml:space="preserve">, </w:t>
        </w:r>
      </w:ins>
      <w:ins w:id="107" w:author="Benton, Deon" w:date="2026-05-01T13:07:00Z" w16du:dateUtc="2026-05-01T18:07:00Z">
        <w:r w:rsidR="00BC4D60">
          <w:rPr>
            <w:rFonts w:ascii="Times New Roman" w:hAnsi="Times New Roman" w:cs="Times New Roman"/>
          </w:rPr>
          <w:t>extend forward to form a near right angle with the torso</w:t>
        </w:r>
        <w:r w:rsidR="008A2E25">
          <w:rPr>
            <w:rFonts w:ascii="Times New Roman" w:hAnsi="Times New Roman" w:cs="Times New Roman"/>
          </w:rPr>
          <w:t>,</w:t>
        </w:r>
      </w:ins>
      <w:ins w:id="108" w:author="Benton, Deon" w:date="2026-05-01T12:58:00Z" w16du:dateUtc="2026-05-01T17:58:00Z">
        <w:r w:rsidR="000A7280">
          <w:rPr>
            <w:rFonts w:ascii="Times New Roman" w:hAnsi="Times New Roman" w:cs="Times New Roman"/>
          </w:rPr>
          <w:t xml:space="preserve"> and move in a rhythmic, up-and-down pattern along a largely linear path. </w:t>
        </w:r>
      </w:ins>
      <w:r w:rsidR="00BA34AC">
        <w:rPr>
          <w:rFonts w:ascii="Times New Roman" w:hAnsi="Times New Roman" w:cs="Times New Roman"/>
        </w:rPr>
        <w:t>Crucially, e</w:t>
      </w:r>
      <w:r w:rsidR="00BA34AC" w:rsidRPr="00D47D06">
        <w:rPr>
          <w:rFonts w:ascii="Times New Roman" w:hAnsi="Times New Roman" w:cs="Times New Roman"/>
        </w:rPr>
        <w:t xml:space="preserve">ven if </w:t>
      </w:r>
      <w:r w:rsidR="00BA34AC">
        <w:rPr>
          <w:rFonts w:ascii="Times New Roman" w:hAnsi="Times New Roman" w:cs="Times New Roman"/>
        </w:rPr>
        <w:t xml:space="preserve">the geometry of </w:t>
      </w:r>
      <w:ins w:id="109" w:author="Benton, Deon" w:date="2026-05-01T13:01:00Z" w16du:dateUtc="2026-05-01T18:01:00Z">
        <w:r w:rsidR="0081612A">
          <w:rPr>
            <w:rFonts w:ascii="Times New Roman" w:hAnsi="Times New Roman" w:cs="Times New Roman"/>
          </w:rPr>
          <w:t>the</w:t>
        </w:r>
      </w:ins>
      <w:r w:rsidR="00BA34AC">
        <w:rPr>
          <w:rFonts w:ascii="Times New Roman" w:hAnsi="Times New Roman" w:cs="Times New Roman"/>
        </w:rPr>
        <w:t xml:space="preserve"> </w:t>
      </w:r>
      <w:ins w:id="110" w:author="Benton, Deon" w:date="2026-05-01T12:58:00Z" w16du:dateUtc="2026-05-01T17:58:00Z">
        <w:r w:rsidR="000A7280">
          <w:rPr>
            <w:rFonts w:ascii="Times New Roman" w:hAnsi="Times New Roman" w:cs="Times New Roman"/>
          </w:rPr>
          <w:t>arms</w:t>
        </w:r>
        <w:r w:rsidR="00C92A5E">
          <w:rPr>
            <w:rFonts w:ascii="Times New Roman" w:hAnsi="Times New Roman" w:cs="Times New Roman"/>
          </w:rPr>
          <w:t xml:space="preserve"> </w:t>
        </w:r>
      </w:ins>
      <w:r w:rsidR="00BA34AC">
        <w:rPr>
          <w:rFonts w:ascii="Times New Roman" w:hAnsi="Times New Roman" w:cs="Times New Roman"/>
        </w:rPr>
        <w:t>do</w:t>
      </w:r>
      <w:ins w:id="111" w:author="Benton, Deon" w:date="2026-05-01T13:08:00Z" w16du:dateUtc="2026-05-01T18:08:00Z">
        <w:r w:rsidR="00361582">
          <w:rPr>
            <w:rFonts w:ascii="Times New Roman" w:hAnsi="Times New Roman" w:cs="Times New Roman"/>
          </w:rPr>
          <w:t>es</w:t>
        </w:r>
      </w:ins>
      <w:r w:rsidR="00BA34AC">
        <w:rPr>
          <w:rFonts w:ascii="Times New Roman" w:hAnsi="Times New Roman" w:cs="Times New Roman"/>
        </w:rPr>
        <w:t xml:space="preserve"> not perfectly reflect a 180-degree angle</w:t>
      </w:r>
      <w:ins w:id="112" w:author="Benton, Deon" w:date="2026-05-01T13:01:00Z" w16du:dateUtc="2026-05-01T18:01:00Z">
        <w:r w:rsidR="0081612A">
          <w:rPr>
            <w:rFonts w:ascii="Times New Roman" w:hAnsi="Times New Roman" w:cs="Times New Roman"/>
          </w:rPr>
          <w:t xml:space="preserve"> or the trajectory of </w:t>
        </w:r>
      </w:ins>
      <w:ins w:id="113" w:author="Benton, Deon" w:date="2026-05-01T13:08:00Z" w16du:dateUtc="2026-05-01T18:08:00Z">
        <w:r w:rsidR="00361582">
          <w:rPr>
            <w:rFonts w:ascii="Times New Roman" w:hAnsi="Times New Roman" w:cs="Times New Roman"/>
          </w:rPr>
          <w:t>a reach is not perfectly linear</w:t>
        </w:r>
      </w:ins>
      <w:ins w:id="114" w:author="Benton, Deon" w:date="2026-05-01T13:09:00Z" w16du:dateUtc="2026-05-01T18:09:00Z">
        <w:r w:rsidR="00361582">
          <w:rPr>
            <w:rFonts w:ascii="Times New Roman" w:hAnsi="Times New Roman" w:cs="Times New Roman"/>
          </w:rPr>
          <w:t>,</w:t>
        </w:r>
      </w:ins>
      <w:ins w:id="115" w:author="Benton, Deon" w:date="2026-05-01T13:02:00Z" w16du:dateUtc="2026-05-01T18:02:00Z">
        <w:r w:rsidR="0081612A">
          <w:rPr>
            <w:rFonts w:ascii="Times New Roman" w:hAnsi="Times New Roman" w:cs="Times New Roman"/>
          </w:rPr>
          <w:t xml:space="preserve"> </w:t>
        </w:r>
      </w:ins>
      <w:ins w:id="116" w:author="Benton, Deon" w:date="2026-05-01T13:09:00Z" w16du:dateUtc="2026-05-01T18:09:00Z">
        <w:r w:rsidR="00300630">
          <w:rPr>
            <w:rFonts w:ascii="Times New Roman" w:hAnsi="Times New Roman" w:cs="Times New Roman"/>
          </w:rPr>
          <w:t>these movements may nonetheless</w:t>
        </w:r>
      </w:ins>
      <w:r w:rsidR="00BA34AC" w:rsidRPr="00D47D06">
        <w:rPr>
          <w:rFonts w:ascii="Times New Roman" w:hAnsi="Times New Roman" w:cs="Times New Roman"/>
        </w:rPr>
        <w:t xml:space="preserve"> approximate </w:t>
      </w:r>
      <w:r w:rsidR="00BA34AC">
        <w:rPr>
          <w:rFonts w:ascii="Times New Roman" w:hAnsi="Times New Roman" w:cs="Times New Roman"/>
        </w:rPr>
        <w:t>(</w:t>
      </w:r>
      <w:r w:rsidR="00BA34AC" w:rsidRPr="00D47D06">
        <w:rPr>
          <w:rFonts w:ascii="Times New Roman" w:hAnsi="Times New Roman" w:cs="Times New Roman"/>
        </w:rPr>
        <w:t>and be perceived as</w:t>
      </w:r>
      <w:r w:rsidR="00BA34AC">
        <w:rPr>
          <w:rFonts w:ascii="Times New Roman" w:hAnsi="Times New Roman" w:cs="Times New Roman"/>
        </w:rPr>
        <w:t>)</w:t>
      </w:r>
      <w:r w:rsidR="00BA34AC" w:rsidRPr="00D47D06">
        <w:rPr>
          <w:rFonts w:ascii="Times New Roman" w:hAnsi="Times New Roman" w:cs="Times New Roman"/>
        </w:rPr>
        <w:t xml:space="preserve"> linear trajectories.</w:t>
      </w:r>
      <w:r w:rsidR="00BA34AC">
        <w:rPr>
          <w:rFonts w:ascii="Times New Roman" w:hAnsi="Times New Roman" w:cs="Times New Roman"/>
        </w:rPr>
        <w:t xml:space="preserve"> Coupled with the fact that it is unlikely that </w:t>
      </w:r>
      <w:r w:rsidR="00BA34AC" w:rsidRPr="00D47D06">
        <w:rPr>
          <w:rFonts w:ascii="Times New Roman" w:hAnsi="Times New Roman" w:cs="Times New Roman"/>
        </w:rPr>
        <w:t>infants</w:t>
      </w:r>
      <w:r w:rsidR="00BA34AC">
        <w:rPr>
          <w:rFonts w:ascii="Times New Roman" w:hAnsi="Times New Roman" w:cs="Times New Roman"/>
        </w:rPr>
        <w:t xml:space="preserve"> spontaneously produce arced reaches (as one might when reaching over obstacles), such </w:t>
      </w:r>
      <w:r w:rsidR="00BA34AC" w:rsidRPr="00D47D06">
        <w:rPr>
          <w:rFonts w:ascii="Times New Roman" w:hAnsi="Times New Roman" w:cs="Times New Roman"/>
        </w:rPr>
        <w:t xml:space="preserve">action experience may </w:t>
      </w:r>
      <w:r w:rsidR="00BA34AC">
        <w:rPr>
          <w:rFonts w:ascii="Times New Roman" w:hAnsi="Times New Roman" w:cs="Times New Roman"/>
        </w:rPr>
        <w:t xml:space="preserve">lead to more robust encoding of direct, nearly linear paths than of more circuitous, arced ones. </w:t>
      </w:r>
      <w:r w:rsidR="00BA34AC" w:rsidRPr="00842C58">
        <w:rPr>
          <w:rFonts w:ascii="Times New Roman" w:hAnsi="Times New Roman" w:cs="Times New Roman"/>
        </w:rPr>
        <w:t>A corollary of this is that, over repeated experience, such regularities could render straight (or nearly straight) paths more familiar than curved ones.</w:t>
      </w:r>
      <w:r w:rsidR="00BA34AC">
        <w:rPr>
          <w:rFonts w:ascii="Times New Roman" w:hAnsi="Times New Roman" w:cs="Times New Roman"/>
        </w:rPr>
        <w:t xml:space="preserve">  </w:t>
      </w:r>
    </w:p>
    <w:p w14:paraId="3F43DA49" w14:textId="76E61061" w:rsidR="00B3601A" w:rsidRDefault="003E1F01" w:rsidP="0096761D">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This </w:t>
      </w:r>
      <w:ins w:id="117" w:author="Benton, Deon" w:date="2026-05-01T13:10:00Z" w16du:dateUtc="2026-05-01T18:10:00Z">
        <w:r w:rsidR="00300630">
          <w:rPr>
            <w:rFonts w:ascii="Times New Roman" w:hAnsi="Times New Roman" w:cs="Times New Roman"/>
          </w:rPr>
          <w:t xml:space="preserve">view </w:t>
        </w:r>
      </w:ins>
      <w:r>
        <w:rPr>
          <w:rFonts w:ascii="Times New Roman" w:hAnsi="Times New Roman" w:cs="Times New Roman"/>
        </w:rPr>
        <w:t>has important implications for</w:t>
      </w:r>
      <w:r w:rsidR="00DC3BD9">
        <w:rPr>
          <w:rFonts w:ascii="Times New Roman" w:hAnsi="Times New Roman" w:cs="Times New Roman"/>
        </w:rPr>
        <w:t xml:space="preserve"> infants’ looking behaviors in studies like that by</w:t>
      </w:r>
      <w:r w:rsidR="006873F6">
        <w:rPr>
          <w:rFonts w:ascii="Times New Roman" w:hAnsi="Times New Roman" w:cs="Times New Roman"/>
        </w:rPr>
        <w:t xml:space="preserve"> Skerry et al. (2013)</w:t>
      </w:r>
      <w:r>
        <w:rPr>
          <w:rFonts w:ascii="Times New Roman" w:hAnsi="Times New Roman" w:cs="Times New Roman"/>
        </w:rPr>
        <w:t xml:space="preserve">. </w:t>
      </w:r>
      <w:ins w:id="118" w:author="Benton, Deon" w:date="2026-05-01T13:10:00Z" w16du:dateUtc="2026-05-01T18:10:00Z">
        <w:r w:rsidR="00300630">
          <w:rPr>
            <w:rFonts w:ascii="Times New Roman" w:hAnsi="Times New Roman" w:cs="Times New Roman"/>
          </w:rPr>
          <w:t>If</w:t>
        </w:r>
      </w:ins>
      <w:ins w:id="119" w:author="Benton, Deon" w:date="2026-05-01T13:11:00Z" w16du:dateUtc="2026-05-01T18:11:00Z">
        <w:r w:rsidR="000F1D20">
          <w:rPr>
            <w:rFonts w:ascii="Times New Roman" w:hAnsi="Times New Roman" w:cs="Times New Roman"/>
          </w:rPr>
          <w:t xml:space="preserve"> sticky-mittens experience cause</w:t>
        </w:r>
      </w:ins>
      <w:r w:rsidR="006873F6">
        <w:rPr>
          <w:rFonts w:ascii="Times New Roman" w:hAnsi="Times New Roman" w:cs="Times New Roman"/>
        </w:rPr>
        <w:t xml:space="preserve"> </w:t>
      </w:r>
      <w:r w:rsidR="004D271B">
        <w:rPr>
          <w:rFonts w:ascii="Times New Roman" w:hAnsi="Times New Roman" w:cs="Times New Roman"/>
        </w:rPr>
        <w:t>infants</w:t>
      </w:r>
      <w:r w:rsidR="00DC3BD9">
        <w:rPr>
          <w:rFonts w:ascii="Times New Roman" w:hAnsi="Times New Roman" w:cs="Times New Roman"/>
        </w:rPr>
        <w:t xml:space="preserve">—who </w:t>
      </w:r>
      <w:r>
        <w:rPr>
          <w:rFonts w:ascii="Times New Roman" w:hAnsi="Times New Roman" w:cs="Times New Roman"/>
        </w:rPr>
        <w:t>are known to</w:t>
      </w:r>
      <w:r w:rsidR="00DC3BD9">
        <w:rPr>
          <w:rFonts w:ascii="Times New Roman" w:hAnsi="Times New Roman" w:cs="Times New Roman"/>
        </w:rPr>
        <w:t xml:space="preserve"> look longer at novel than at familiar stimuli following habituation (e.g., </w:t>
      </w:r>
      <w:r>
        <w:rPr>
          <w:rFonts w:ascii="Times New Roman" w:hAnsi="Times New Roman" w:cs="Times New Roman"/>
        </w:rPr>
        <w:t xml:space="preserve">Cohen, 1973; </w:t>
      </w:r>
      <w:r w:rsidR="00DC3BD9">
        <w:rPr>
          <w:rFonts w:ascii="Times New Roman" w:hAnsi="Times New Roman" w:cs="Times New Roman"/>
        </w:rPr>
        <w:t>Sokolov, 1963)—</w:t>
      </w:r>
      <w:ins w:id="120" w:author="Benton, Deon" w:date="2026-05-01T13:11:00Z" w16du:dateUtc="2026-05-01T18:11:00Z">
        <w:r w:rsidR="00300630">
          <w:rPr>
            <w:rFonts w:ascii="Times New Roman" w:hAnsi="Times New Roman" w:cs="Times New Roman"/>
          </w:rPr>
          <w:t>to represent straight motions as more familiar than curved ones</w:t>
        </w:r>
        <w:r w:rsidR="000F1D20">
          <w:rPr>
            <w:rFonts w:ascii="Times New Roman" w:hAnsi="Times New Roman" w:cs="Times New Roman"/>
          </w:rPr>
          <w:t xml:space="preserve">, </w:t>
        </w:r>
      </w:ins>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r w:rsidR="00DC3BD9">
        <w:rPr>
          <w:rFonts w:ascii="Times New Roman" w:hAnsi="Times New Roman" w:cs="Times New Roman"/>
        </w:rPr>
        <w:t>novel</w:t>
      </w:r>
      <w:r w:rsidR="006B5510">
        <w:rPr>
          <w:rFonts w:ascii="Times New Roman" w:hAnsi="Times New Roman" w:cs="Times New Roman"/>
        </w:rPr>
        <w:t>,</w:t>
      </w:r>
      <w:r w:rsidR="004D271B">
        <w:rPr>
          <w:rFonts w:ascii="Times New Roman" w:hAnsi="Times New Roman" w:cs="Times New Roman"/>
        </w:rPr>
        <w:t xml:space="preserve"> inefficient test events</w:t>
      </w:r>
      <w:r w:rsidR="006B5510">
        <w:rPr>
          <w:rFonts w:ascii="Times New Roman" w:hAnsi="Times New Roman" w:cs="Times New Roman"/>
        </w:rPr>
        <w:t xml:space="preserve"> depicting arced motion</w:t>
      </w:r>
      <w:r w:rsidR="004D271B">
        <w:rPr>
          <w:rFonts w:ascii="Times New Roman" w:hAnsi="Times New Roman" w:cs="Times New Roman"/>
        </w:rPr>
        <w:t xml:space="preserve"> than </w:t>
      </w:r>
      <w:r w:rsidR="002C2BDF">
        <w:rPr>
          <w:rFonts w:ascii="Times New Roman" w:hAnsi="Times New Roman" w:cs="Times New Roman"/>
        </w:rPr>
        <w:t xml:space="preserve">at </w:t>
      </w:r>
      <w:r w:rsidR="00DC3BD9">
        <w:rPr>
          <w:rFonts w:ascii="Times New Roman" w:hAnsi="Times New Roman" w:cs="Times New Roman"/>
        </w:rPr>
        <w:t>familiar</w:t>
      </w:r>
      <w:r w:rsidR="00B17B18">
        <w:rPr>
          <w:rFonts w:ascii="Times New Roman" w:hAnsi="Times New Roman" w:cs="Times New Roman"/>
        </w:rPr>
        <w:t>,</w:t>
      </w:r>
      <w:r w:rsidR="004D271B">
        <w:rPr>
          <w:rFonts w:ascii="Times New Roman" w:hAnsi="Times New Roman" w:cs="Times New Roman"/>
        </w:rPr>
        <w:t xml:space="preserve"> efficient </w:t>
      </w:r>
      <w:ins w:id="121" w:author="Benton, Deon" w:date="2026-05-01T13:12:00Z" w16du:dateUtc="2026-05-01T18:12:00Z">
        <w:r w:rsidR="000F1D20">
          <w:rPr>
            <w:rFonts w:ascii="Times New Roman" w:hAnsi="Times New Roman" w:cs="Times New Roman"/>
          </w:rPr>
          <w:t xml:space="preserve">events </w:t>
        </w:r>
      </w:ins>
      <w:r w:rsidR="006B5510">
        <w:rPr>
          <w:rFonts w:ascii="Times New Roman" w:hAnsi="Times New Roman" w:cs="Times New Roman"/>
        </w:rPr>
        <w:t>depicting linear motion</w:t>
      </w:r>
      <w:r w:rsidR="004D271B">
        <w:rPr>
          <w:rFonts w:ascii="Times New Roman" w:hAnsi="Times New Roman" w:cs="Times New Roman"/>
        </w:rPr>
        <w:t>.</w:t>
      </w:r>
      <w:r w:rsidR="00EC2EE5">
        <w:rPr>
          <w:rFonts w:ascii="Times New Roman" w:hAnsi="Times New Roman" w:cs="Times New Roman"/>
        </w:rPr>
        <w:t xml:space="preserve"> </w:t>
      </w:r>
      <w:ins w:id="122" w:author="Benton, Deon" w:date="2026-05-01T13:12:00Z" w16du:dateUtc="2026-05-01T18:12:00Z">
        <w:r w:rsidR="000F1D20">
          <w:rPr>
            <w:rFonts w:ascii="Times New Roman" w:hAnsi="Times New Roman" w:cs="Times New Roman"/>
          </w:rPr>
          <w:t>Such a pattern</w:t>
        </w:r>
      </w:ins>
      <w:r w:rsidR="00DC3BD9">
        <w:rPr>
          <w:rFonts w:ascii="Times New Roman" w:hAnsi="Times New Roman" w:cs="Times New Roman"/>
        </w:rPr>
        <w:t xml:space="preserve"> of looking is that it</w:t>
      </w:r>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w:t>
      </w:r>
      <w:del w:id="123" w:author="Benton, Deon" w:date="2026-05-01T13:12:00Z" w16du:dateUtc="2026-05-01T18:12:00Z">
        <w:r w:rsidR="004645FE" w:rsidDel="000F1D20">
          <w:rPr>
            <w:rFonts w:ascii="Times New Roman" w:hAnsi="Times New Roman" w:cs="Times New Roman"/>
          </w:rPr>
          <w:delText xml:space="preserve">this </w:delText>
        </w:r>
      </w:del>
      <w:ins w:id="124" w:author="Benton, Deon" w:date="2026-05-01T13:12:00Z" w16du:dateUtc="2026-05-01T18:12:00Z">
        <w:r w:rsidR="000F1D20">
          <w:rPr>
            <w:rFonts w:ascii="Times New Roman" w:hAnsi="Times New Roman" w:cs="Times New Roman"/>
          </w:rPr>
          <w:t>Skerry et al. (2013)</w:t>
        </w:r>
      </w:ins>
      <w:r w:rsidR="004645FE">
        <w:rPr>
          <w:rFonts w:ascii="Times New Roman" w:hAnsi="Times New Roman" w:cs="Times New Roman"/>
        </w:rPr>
        <w:t xml:space="preserve"> </w:t>
      </w:r>
      <w:r w:rsidR="0021738E">
        <w:rPr>
          <w:rFonts w:ascii="Times New Roman" w:hAnsi="Times New Roman" w:cs="Times New Roman"/>
        </w:rPr>
        <w:t xml:space="preserve">may have had </w:t>
      </w:r>
      <w:r w:rsidR="00BB407A">
        <w:rPr>
          <w:rFonts w:ascii="Times New Roman" w:hAnsi="Times New Roman" w:cs="Times New Roman"/>
        </w:rPr>
        <w:t>little to do with a priori notions of efficiency</w:t>
      </w:r>
      <w:r w:rsidR="004726B4">
        <w:rPr>
          <w:rFonts w:ascii="Times New Roman" w:hAnsi="Times New Roman" w:cs="Times New Roman"/>
        </w:rPr>
        <w:t xml:space="preserve"> or goals</w:t>
      </w:r>
      <w:ins w:id="125" w:author="Benton, Deon" w:date="2026-05-01T13:12:00Z" w16du:dateUtc="2026-05-01T18:12:00Z">
        <w:r w:rsidR="000F1D20">
          <w:rPr>
            <w:rFonts w:ascii="Times New Roman" w:hAnsi="Times New Roman" w:cs="Times New Roman"/>
          </w:rPr>
          <w:t>. I</w:t>
        </w:r>
      </w:ins>
      <w:ins w:id="126" w:author="Benton, Deon" w:date="2026-05-01T13:13:00Z" w16du:dateUtc="2026-05-01T18:13:00Z">
        <w:r w:rsidR="000F1D20">
          <w:rPr>
            <w:rFonts w:ascii="Times New Roman" w:hAnsi="Times New Roman" w:cs="Times New Roman"/>
          </w:rPr>
          <w:t>nstead, these responses</w:t>
        </w:r>
      </w:ins>
      <w:r w:rsidR="00BB407A">
        <w:rPr>
          <w:rFonts w:ascii="Times New Roman" w:hAnsi="Times New Roman" w:cs="Times New Roman"/>
        </w:rPr>
        <w:t xml:space="preserve"> </w:t>
      </w:r>
      <w:r w:rsidR="004726B4">
        <w:rPr>
          <w:rFonts w:ascii="Times New Roman" w:hAnsi="Times New Roman" w:cs="Times New Roman"/>
        </w:rPr>
        <w:t xml:space="preserve">may </w:t>
      </w:r>
      <w:ins w:id="127" w:author="Benton, Deon" w:date="2026-05-01T13:13:00Z" w16du:dateUtc="2026-05-01T18:13:00Z">
        <w:r w:rsidR="00AF33F0">
          <w:rPr>
            <w:rFonts w:ascii="Times New Roman" w:hAnsi="Times New Roman" w:cs="Times New Roman"/>
          </w:rPr>
          <w:t>reflect the</w:t>
        </w:r>
      </w:ins>
      <w:r w:rsidR="004726B4">
        <w:rPr>
          <w:rFonts w:ascii="Times New Roman" w:hAnsi="Times New Roman" w:cs="Times New Roman"/>
        </w:rPr>
        <w:t xml:space="preserve"> consequence</w:t>
      </w:r>
      <w:ins w:id="128" w:author="Benton, Deon" w:date="2026-05-01T13:13:00Z" w16du:dateUtc="2026-05-01T18:13:00Z">
        <w:r w:rsidR="00AF33F0">
          <w:rPr>
            <w:rFonts w:ascii="Times New Roman" w:hAnsi="Times New Roman" w:cs="Times New Roman"/>
          </w:rPr>
          <w:t>s</w:t>
        </w:r>
      </w:ins>
      <w:r w:rsidR="004726B4">
        <w:rPr>
          <w:rFonts w:ascii="Times New Roman" w:hAnsi="Times New Roman" w:cs="Times New Roman"/>
        </w:rPr>
        <w:t xml:space="preserve"> </w:t>
      </w:r>
      <w:r w:rsidR="00BB407A">
        <w:rPr>
          <w:rFonts w:ascii="Times New Roman" w:hAnsi="Times New Roman" w:cs="Times New Roman"/>
        </w:rPr>
        <w:t xml:space="preserve">of </w:t>
      </w:r>
      <w:r w:rsidR="004726B4">
        <w:rPr>
          <w:rFonts w:ascii="Times New Roman" w:hAnsi="Times New Roman" w:cs="Times New Roman"/>
        </w:rPr>
        <w:t>sticky-mittens experience</w:t>
      </w:r>
      <w:ins w:id="129" w:author="Benton, Deon" w:date="2026-05-01T13:13:00Z" w16du:dateUtc="2026-05-01T18:13:00Z">
        <w:r w:rsidR="002F6C33">
          <w:rPr>
            <w:rFonts w:ascii="Times New Roman" w:hAnsi="Times New Roman" w:cs="Times New Roman"/>
          </w:rPr>
          <w:t>, one of which is to</w:t>
        </w:r>
      </w:ins>
      <w:r w:rsidR="004726B4">
        <w:rPr>
          <w:rFonts w:ascii="Times New Roman" w:hAnsi="Times New Roman" w:cs="Times New Roman"/>
        </w:rPr>
        <w:t xml:space="preserve"> heighten</w:t>
      </w:r>
      <w:ins w:id="130" w:author="Benton, Deon" w:date="2026-05-01T13:13:00Z" w16du:dateUtc="2026-05-01T18:13:00Z">
        <w:r w:rsidR="002F6C33">
          <w:rPr>
            <w:rFonts w:ascii="Times New Roman" w:hAnsi="Times New Roman" w:cs="Times New Roman"/>
          </w:rPr>
          <w:t xml:space="preserve"> </w:t>
        </w:r>
      </w:ins>
      <w:r w:rsidR="004726B4">
        <w:rPr>
          <w:rFonts w:ascii="Times New Roman" w:hAnsi="Times New Roman" w:cs="Times New Roman"/>
        </w:rPr>
        <w:t>infants’ attention</w:t>
      </w:r>
      <w:r w:rsidR="0021738E">
        <w:rPr>
          <w:rFonts w:ascii="Times New Roman" w:hAnsi="Times New Roman" w:cs="Times New Roman"/>
        </w:rPr>
        <w:t xml:space="preserve"> to and </w:t>
      </w:r>
      <w:ins w:id="131" w:author="Benton, Deon" w:date="2026-05-01T13:13:00Z" w16du:dateUtc="2026-05-01T18:13:00Z">
        <w:r w:rsidR="002F6C33">
          <w:rPr>
            <w:rFonts w:ascii="Times New Roman" w:hAnsi="Times New Roman" w:cs="Times New Roman"/>
          </w:rPr>
          <w:t xml:space="preserve">enhance their </w:t>
        </w:r>
      </w:ins>
      <w:r w:rsidR="0021738E">
        <w:rPr>
          <w:rFonts w:ascii="Times New Roman" w:hAnsi="Times New Roman" w:cs="Times New Roman"/>
        </w:rPr>
        <w:t>encoding of the geometry of their own successful reaches</w:t>
      </w:r>
      <w:ins w:id="132" w:author="Benton, Deon" w:date="2026-05-01T13:14:00Z" w16du:dateUtc="2026-05-01T18:14:00Z">
        <w:r w:rsidR="002F6C33">
          <w:rPr>
            <w:rFonts w:ascii="Times New Roman" w:hAnsi="Times New Roman" w:cs="Times New Roman"/>
          </w:rPr>
          <w:t>, perhaps as well as the surface</w:t>
        </w:r>
      </w:ins>
      <w:r w:rsidR="0021738E">
        <w:rPr>
          <w:rFonts w:ascii="Times New Roman" w:hAnsi="Times New Roman" w:cs="Times New Roman"/>
        </w:rPr>
        <w:t xml:space="preserve"> features of the contacted object. </w:t>
      </w:r>
    </w:p>
    <w:p w14:paraId="45016E43" w14:textId="690688BC" w:rsidR="00D4143A" w:rsidRPr="006E6AE9" w:rsidRDefault="002F6C33" w:rsidP="003110EA">
      <w:pPr>
        <w:spacing w:line="480" w:lineRule="auto"/>
        <w:ind w:firstLine="720"/>
        <w:contextualSpacing/>
        <w:rPr>
          <w:rFonts w:ascii="Times New Roman" w:hAnsi="Times New Roman" w:cs="Times New Roman"/>
        </w:rPr>
      </w:pPr>
      <w:ins w:id="133" w:author="Benton, Deon" w:date="2026-05-01T13:15:00Z" w16du:dateUtc="2026-05-01T18:15:00Z">
        <w:r>
          <w:rPr>
            <w:rFonts w:ascii="Times New Roman" w:hAnsi="Times New Roman" w:cs="Times New Roman"/>
          </w:rPr>
          <w:t>This account—at least as it has been presented thus far—raises an important question</w:t>
        </w:r>
      </w:ins>
      <w:ins w:id="134" w:author="Benton, Deon" w:date="2026-05-01T13:16:00Z" w16du:dateUtc="2026-05-01T18:16:00Z">
        <w:r w:rsidR="00680AC3">
          <w:rPr>
            <w:rFonts w:ascii="Times New Roman" w:hAnsi="Times New Roman" w:cs="Times New Roman"/>
          </w:rPr>
          <w:t>:</w:t>
        </w:r>
      </w:ins>
      <w:ins w:id="135" w:author="Benton, Deon" w:date="2026-05-01T13:15:00Z" w16du:dateUtc="2026-05-01T18:15:00Z">
        <w:r>
          <w:rPr>
            <w:rFonts w:ascii="Times New Roman" w:hAnsi="Times New Roman" w:cs="Times New Roman"/>
          </w:rPr>
          <w:t xml:space="preserve"> </w:t>
        </w:r>
      </w:ins>
      <w:ins w:id="136" w:author="Benton, Deon" w:date="2026-05-01T13:16:00Z" w16du:dateUtc="2026-05-01T18:16:00Z">
        <w:r w:rsidR="00680AC3">
          <w:rPr>
            <w:rFonts w:ascii="Times New Roman" w:hAnsi="Times New Roman" w:cs="Times New Roman"/>
          </w:rPr>
          <w:t xml:space="preserve">How do </w:t>
        </w:r>
      </w:ins>
      <w:ins w:id="137" w:author="Benton, Deon" w:date="2026-05-01T13:15:00Z" w16du:dateUtc="2026-05-01T18:15:00Z">
        <w:r w:rsidR="00680AC3">
          <w:rPr>
            <w:rFonts w:ascii="Times New Roman" w:hAnsi="Times New Roman" w:cs="Times New Roman"/>
          </w:rPr>
          <w:t>pre-reaching infants</w:t>
        </w:r>
      </w:ins>
      <w:r w:rsidR="00F04FA5">
        <w:rPr>
          <w:rFonts w:ascii="Times New Roman" w:hAnsi="Times New Roman" w:cs="Times New Roman"/>
        </w:rPr>
        <w:t xml:space="preserve"> detect a correspondence between </w:t>
      </w:r>
      <w:r w:rsidR="002A69C6">
        <w:rPr>
          <w:rFonts w:ascii="Times New Roman" w:hAnsi="Times New Roman" w:cs="Times New Roman"/>
        </w:rPr>
        <w:t>their</w:t>
      </w:r>
      <w:r w:rsidR="003F4043">
        <w:rPr>
          <w:rFonts w:ascii="Times New Roman" w:hAnsi="Times New Roman" w:cs="Times New Roman"/>
        </w:rPr>
        <w:t xml:space="preserve"> own reaches and that of another individual </w:t>
      </w:r>
      <w:r w:rsidR="00F04FA5">
        <w:rPr>
          <w:rFonts w:ascii="Times New Roman" w:hAnsi="Times New Roman" w:cs="Times New Roman"/>
        </w:rPr>
        <w:t>during the efficient test event in the first place</w:t>
      </w:r>
      <w:ins w:id="138" w:author="Benton, Deon" w:date="2026-05-01T13:16:00Z" w16du:dateUtc="2026-05-01T18:16:00Z">
        <w:r w:rsidR="00680AC3">
          <w:rPr>
            <w:rFonts w:ascii="Times New Roman" w:hAnsi="Times New Roman" w:cs="Times New Roman"/>
          </w:rPr>
          <w:t xml:space="preserve">? </w:t>
        </w:r>
      </w:ins>
      <w:r w:rsidR="00372BC6">
        <w:rPr>
          <w:rFonts w:ascii="Times New Roman" w:hAnsi="Times New Roman" w:cs="Times New Roman"/>
        </w:rPr>
        <w:t xml:space="preserve">It is one thing to encode one’s own actions; it is </w:t>
      </w:r>
      <w:ins w:id="139" w:author="Benton, Deon" w:date="2026-05-01T13:17:00Z" w16du:dateUtc="2026-05-01T18:17:00Z">
        <w:r w:rsidR="00680AC3">
          <w:rPr>
            <w:rFonts w:ascii="Times New Roman" w:hAnsi="Times New Roman" w:cs="Times New Roman"/>
          </w:rPr>
          <w:t>another</w:t>
        </w:r>
      </w:ins>
      <w:r w:rsidR="00372BC6">
        <w:rPr>
          <w:rFonts w:ascii="Times New Roman" w:hAnsi="Times New Roman" w:cs="Times New Roman"/>
        </w:rPr>
        <w:t xml:space="preserve"> to map those actions to</w:t>
      </w:r>
      <w:r w:rsidR="00AB2187">
        <w:rPr>
          <w:rFonts w:ascii="Times New Roman" w:hAnsi="Times New Roman" w:cs="Times New Roman"/>
        </w:rPr>
        <w:t xml:space="preserve"> the</w:t>
      </w:r>
      <w:r w:rsidR="00372BC6">
        <w:rPr>
          <w:rFonts w:ascii="Times New Roman" w:hAnsi="Times New Roman" w:cs="Times New Roman"/>
        </w:rPr>
        <w:t xml:space="preserve"> external actions</w:t>
      </w:r>
      <w:r w:rsidR="00AB2187">
        <w:rPr>
          <w:rFonts w:ascii="Times New Roman" w:hAnsi="Times New Roman" w:cs="Times New Roman"/>
        </w:rPr>
        <w:t xml:space="preserve"> of others</w:t>
      </w:r>
      <w:ins w:id="140" w:author="Benton, Deon" w:date="2026-05-01T13:15:00Z" w16du:dateUtc="2026-05-01T18:15:00Z">
        <w:r w:rsidR="00680AC3">
          <w:rPr>
            <w:rFonts w:ascii="Times New Roman" w:hAnsi="Times New Roman" w:cs="Times New Roman"/>
          </w:rPr>
          <w:t xml:space="preserve"> </w:t>
        </w:r>
      </w:ins>
      <w:ins w:id="141" w:author="Benton, Deon" w:date="2026-05-01T13:17:00Z" w16du:dateUtc="2026-05-01T18:17:00Z">
        <w:r w:rsidR="00680AC3">
          <w:rPr>
            <w:rFonts w:ascii="Times New Roman" w:hAnsi="Times New Roman" w:cs="Times New Roman"/>
          </w:rPr>
          <w:t xml:space="preserve">such that one set is treated as familiar and another as novel. </w:t>
        </w:r>
      </w:ins>
      <w:r w:rsidR="00372BC6">
        <w:rPr>
          <w:rFonts w:ascii="Times New Roman" w:hAnsi="Times New Roman" w:cs="Times New Roman"/>
        </w:rPr>
        <w:t>Yet,</w:t>
      </w:r>
      <w:r w:rsidR="0016695E">
        <w:rPr>
          <w:rFonts w:ascii="Times New Roman" w:hAnsi="Times New Roman" w:cs="Times New Roman"/>
        </w:rPr>
        <w:t xml:space="preserve"> </w:t>
      </w:r>
      <w:r w:rsidR="00372BC6">
        <w:rPr>
          <w:rFonts w:ascii="Times New Roman" w:hAnsi="Times New Roman" w:cs="Times New Roman"/>
        </w:rPr>
        <w:t>such</w:t>
      </w:r>
      <w:ins w:id="142" w:author="Benton, Deon" w:date="2026-05-01T13:17:00Z" w16du:dateUtc="2026-05-01T18:17:00Z">
        <w:r w:rsidR="00BB1924">
          <w:rPr>
            <w:rFonts w:ascii="Times New Roman" w:hAnsi="Times New Roman" w:cs="Times New Roman"/>
          </w:rPr>
          <w:t xml:space="preserve"> a mapping seems necessary for</w:t>
        </w:r>
      </w:ins>
      <w:ins w:id="143" w:author="Benton, Deon" w:date="2026-05-01T13:18:00Z" w16du:dateUtc="2026-05-01T18:18:00Z">
        <w:r w:rsidR="00BB1924">
          <w:rPr>
            <w:rFonts w:ascii="Times New Roman" w:hAnsi="Times New Roman" w:cs="Times New Roman"/>
          </w:rPr>
          <w:t xml:space="preserve"> pre-reaching infants to perceive the efficient test event as familiar.</w:t>
        </w:r>
      </w:ins>
      <w:ins w:id="144" w:author="Benton, Deon" w:date="2026-05-01T13:17:00Z" w16du:dateUtc="2026-05-01T18:17:00Z">
        <w:r w:rsidR="00BB1924">
          <w:rPr>
            <w:rFonts w:ascii="Times New Roman" w:hAnsi="Times New Roman" w:cs="Times New Roman"/>
          </w:rPr>
          <w:t xml:space="preserve"> </w:t>
        </w:r>
      </w:ins>
      <w:r w:rsidR="0016695E">
        <w:rPr>
          <w:rFonts w:ascii="Times New Roman" w:hAnsi="Times New Roman" w:cs="Times New Roman"/>
        </w:rPr>
        <w:t>One</w:t>
      </w:r>
      <w:r w:rsidR="00D1738D">
        <w:rPr>
          <w:rFonts w:ascii="Times New Roman" w:hAnsi="Times New Roman" w:cs="Times New Roman"/>
        </w:rPr>
        <w:t xml:space="preserve"> potential solution t</w:t>
      </w:r>
      <w:ins w:id="145" w:author="Benton, Deon" w:date="2026-05-01T13:18:00Z" w16du:dateUtc="2026-05-01T18:18:00Z">
        <w:r w:rsidR="00BB1924">
          <w:rPr>
            <w:rFonts w:ascii="Times New Roman" w:hAnsi="Times New Roman" w:cs="Times New Roman"/>
          </w:rPr>
          <w:t xml:space="preserve">o this apparent conundrum begins with the </w:t>
        </w:r>
      </w:ins>
      <w:ins w:id="146" w:author="Benton, Deon" w:date="2026-05-01T13:19:00Z" w16du:dateUtc="2026-05-01T18:19:00Z">
        <w:r w:rsidR="00BB1924">
          <w:rPr>
            <w:rFonts w:ascii="Times New Roman" w:hAnsi="Times New Roman" w:cs="Times New Roman"/>
          </w:rPr>
          <w:t xml:space="preserve">observation that </w:t>
        </w:r>
      </w:ins>
      <w:r w:rsidR="006A2F94">
        <w:rPr>
          <w:rFonts w:ascii="Times New Roman" w:hAnsi="Times New Roman" w:cs="Times New Roman"/>
        </w:rPr>
        <w:t>self-recognition</w:t>
      </w:r>
      <w:ins w:id="147"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or the ability to recognize one’s</w:t>
      </w:r>
      <w:r w:rsidR="00BC19E0">
        <w:rPr>
          <w:rFonts w:ascii="Times New Roman" w:hAnsi="Times New Roman" w:cs="Times New Roman"/>
        </w:rPr>
        <w:t xml:space="preserve"> </w:t>
      </w:r>
      <w:r w:rsidR="006A2F94">
        <w:rPr>
          <w:rFonts w:ascii="Times New Roman" w:hAnsi="Times New Roman" w:cs="Times New Roman"/>
        </w:rPr>
        <w:t>image as their own</w:t>
      </w:r>
      <w:ins w:id="148"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is not in place until well after the second year of life (e.g., Amsterdam, 1972)</w:t>
      </w:r>
      <w:r w:rsidR="00D1738D">
        <w:rPr>
          <w:rFonts w:ascii="Times New Roman" w:hAnsi="Times New Roman" w:cs="Times New Roman"/>
        </w:rPr>
        <w:t xml:space="preserve">. This is relevant here because </w:t>
      </w:r>
      <w:r w:rsidR="006A2F94">
        <w:rPr>
          <w:rFonts w:ascii="Times New Roman" w:hAnsi="Times New Roman" w:cs="Times New Roman"/>
        </w:rPr>
        <w:t>3-month-olds</w:t>
      </w:r>
      <w:r w:rsidR="0034287D">
        <w:rPr>
          <w:rFonts w:ascii="Times New Roman" w:hAnsi="Times New Roman" w:cs="Times New Roman"/>
        </w:rPr>
        <w:t>—the population tested</w:t>
      </w:r>
      <w:r w:rsidR="00D1738D">
        <w:rPr>
          <w:rFonts w:ascii="Times New Roman" w:hAnsi="Times New Roman" w:cs="Times New Roman"/>
        </w:rPr>
        <w:t xml:space="preserve"> in studies like that by Skerry et al. (2013)</w:t>
      </w:r>
      <w:r w:rsidR="0034287D">
        <w:rPr>
          <w:rFonts w:ascii="Times New Roman" w:hAnsi="Times New Roman" w:cs="Times New Roman"/>
        </w:rPr>
        <w:t>—</w:t>
      </w:r>
      <w:r w:rsidR="006A2F94">
        <w:rPr>
          <w:rFonts w:ascii="Times New Roman" w:hAnsi="Times New Roman" w:cs="Times New Roman"/>
        </w:rPr>
        <w:t xml:space="preserve">are </w:t>
      </w:r>
      <w:ins w:id="149" w:author="Benton, Deon" w:date="2026-05-01T13:19:00Z" w16du:dateUtc="2026-05-01T18:19:00Z">
        <w:r w:rsidR="004229FE">
          <w:rPr>
            <w:rFonts w:ascii="Times New Roman" w:hAnsi="Times New Roman" w:cs="Times New Roman"/>
          </w:rPr>
          <w:t xml:space="preserve">far </w:t>
        </w:r>
      </w:ins>
      <w:r w:rsidR="006A2F94">
        <w:rPr>
          <w:rFonts w:ascii="Times New Roman" w:hAnsi="Times New Roman" w:cs="Times New Roman"/>
        </w:rPr>
        <w:t>below this age</w:t>
      </w:r>
      <w:r w:rsidR="00D1738D">
        <w:rPr>
          <w:rFonts w:ascii="Times New Roman" w:hAnsi="Times New Roman" w:cs="Times New Roman"/>
        </w:rPr>
        <w:t>.</w:t>
      </w:r>
      <w:r w:rsidR="00D56C4D">
        <w:rPr>
          <w:rFonts w:ascii="Times New Roman" w:hAnsi="Times New Roman" w:cs="Times New Roman"/>
        </w:rPr>
        <w:t xml:space="preserve"> </w:t>
      </w:r>
      <w:ins w:id="150" w:author="Benton, Deon" w:date="2026-05-01T13:21:00Z" w16du:dateUtc="2026-05-01T18:21:00Z">
        <w:r w:rsidR="004229FE">
          <w:rPr>
            <w:rFonts w:ascii="Times New Roman" w:hAnsi="Times New Roman" w:cs="Times New Roman"/>
          </w:rPr>
          <w:t xml:space="preserve">It may be the case that </w:t>
        </w:r>
      </w:ins>
      <w:ins w:id="151" w:author="Benton, Deon" w:date="2026-05-01T13:33:00Z" w16du:dateUtc="2026-05-01T18:33:00Z">
        <w:r w:rsidR="00B46B2D">
          <w:rPr>
            <w:rFonts w:ascii="Times New Roman" w:hAnsi="Times New Roman" w:cs="Times New Roman"/>
          </w:rPr>
          <w:t xml:space="preserve">at this age </w:t>
        </w:r>
        <w:r w:rsidR="00B46B2D" w:rsidRPr="00B46B2D">
          <w:rPr>
            <w:rFonts w:ascii="Times New Roman" w:hAnsi="Times New Roman" w:cs="Times New Roman"/>
          </w:rPr>
          <w:t>infants may not yet represent themselves as the agents of their own actions.</w:t>
        </w:r>
      </w:ins>
      <w:r w:rsidR="00983F96">
        <w:rPr>
          <w:rFonts w:ascii="Times New Roman" w:hAnsi="Times New Roman" w:cs="Times New Roman"/>
        </w:rPr>
        <w:t xml:space="preserve"> </w:t>
      </w:r>
      <w:ins w:id="152" w:author="Benton, Deon" w:date="2026-05-01T13:24:00Z" w16du:dateUtc="2026-05-01T18:24:00Z">
        <w:r w:rsidR="00472971">
          <w:rPr>
            <w:rFonts w:ascii="Times New Roman" w:hAnsi="Times New Roman" w:cs="Times New Roman"/>
          </w:rPr>
          <w:t>Nevertheless</w:t>
        </w:r>
      </w:ins>
      <w:r w:rsidR="00983F96">
        <w:rPr>
          <w:rFonts w:ascii="Times New Roman" w:hAnsi="Times New Roman" w:cs="Times New Roman"/>
        </w:rPr>
        <w:t>,</w:t>
      </w:r>
      <w:r w:rsidR="004E50C5">
        <w:rPr>
          <w:rFonts w:ascii="Times New Roman" w:hAnsi="Times New Roman" w:cs="Times New Roman"/>
        </w:rPr>
        <w:t xml:space="preserve"> because</w:t>
      </w:r>
      <w:r w:rsidR="005F2777">
        <w:rPr>
          <w:rFonts w:ascii="Times New Roman" w:hAnsi="Times New Roman" w:cs="Times New Roman"/>
        </w:rPr>
        <w:t xml:space="preserve"> </w:t>
      </w:r>
      <w:r w:rsidR="004E50C5">
        <w:rPr>
          <w:rFonts w:ascii="Times New Roman" w:hAnsi="Times New Roman" w:cs="Times New Roman"/>
        </w:rPr>
        <w:t>their reaches</w:t>
      </w:r>
      <w:r w:rsidR="002C398B">
        <w:rPr>
          <w:rFonts w:ascii="Times New Roman" w:hAnsi="Times New Roman" w:cs="Times New Roman"/>
        </w:rPr>
        <w:t xml:space="preserve"> occur largely in </w:t>
      </w:r>
      <w:ins w:id="153" w:author="Benton, Deon" w:date="2026-05-01T13:24:00Z" w16du:dateUtc="2026-05-01T18:24:00Z">
        <w:r w:rsidR="00472971">
          <w:rPr>
            <w:rFonts w:ascii="Times New Roman" w:hAnsi="Times New Roman" w:cs="Times New Roman"/>
          </w:rPr>
          <w:t>their field of view</w:t>
        </w:r>
      </w:ins>
      <w:r w:rsidR="004E50C5">
        <w:rPr>
          <w:rFonts w:ascii="Times New Roman" w:hAnsi="Times New Roman" w:cs="Times New Roman"/>
        </w:rPr>
        <w:t xml:space="preserve">, </w:t>
      </w:r>
      <w:ins w:id="154" w:author="Benton, Deon" w:date="2026-05-01T13:25:00Z" w16du:dateUtc="2026-05-01T18:25:00Z">
        <w:r w:rsidR="00472971">
          <w:rPr>
            <w:rFonts w:ascii="Times New Roman" w:hAnsi="Times New Roman" w:cs="Times New Roman"/>
          </w:rPr>
          <w:t xml:space="preserve">infants can </w:t>
        </w:r>
      </w:ins>
      <w:ins w:id="155" w:author="Benton, Deon" w:date="2026-05-01T13:34:00Z" w16du:dateUtc="2026-05-01T18:34:00Z">
        <w:r w:rsidR="005E5E72">
          <w:rPr>
            <w:rFonts w:ascii="Times New Roman" w:hAnsi="Times New Roman" w:cs="Times New Roman"/>
          </w:rPr>
          <w:t>see their own actions</w:t>
        </w:r>
      </w:ins>
      <w:ins w:id="156" w:author="Benton, Deon" w:date="2026-05-01T13:25:00Z" w16du:dateUtc="2026-05-01T18:25:00Z">
        <w:r w:rsidR="00472971">
          <w:rPr>
            <w:rFonts w:ascii="Times New Roman" w:hAnsi="Times New Roman" w:cs="Times New Roman"/>
          </w:rPr>
          <w:t xml:space="preserve"> and form representations that capture their surface geometry and trajectory. </w:t>
        </w:r>
      </w:ins>
      <w:r w:rsidR="001F5E86">
        <w:rPr>
          <w:rFonts w:ascii="Times New Roman" w:hAnsi="Times New Roman" w:cs="Times New Roman"/>
        </w:rPr>
        <w:t xml:space="preserve">This </w:t>
      </w:r>
      <w:ins w:id="157" w:author="Benton, Deon" w:date="2026-05-01T13:34:00Z" w16du:dateUtc="2026-05-01T18:34:00Z">
        <w:r w:rsidR="005E5E72">
          <w:rPr>
            <w:rFonts w:ascii="Times New Roman" w:hAnsi="Times New Roman" w:cs="Times New Roman"/>
          </w:rPr>
          <w:t>account does</w:t>
        </w:r>
      </w:ins>
      <w:r w:rsidR="001F5E86">
        <w:rPr>
          <w:rFonts w:ascii="Times New Roman" w:hAnsi="Times New Roman" w:cs="Times New Roman"/>
        </w:rPr>
        <w:t xml:space="preserve"> present one complication. </w:t>
      </w:r>
      <w:r w:rsidR="001F5E86">
        <w:rPr>
          <w:rFonts w:ascii="Times New Roman" w:hAnsi="Times New Roman" w:cs="Times New Roman"/>
        </w:rPr>
        <w:lastRenderedPageBreak/>
        <w:t xml:space="preserve">This </w:t>
      </w:r>
      <w:ins w:id="158" w:author="Benton, Deon" w:date="2026-05-01T13:35:00Z" w16du:dateUtc="2026-05-01T18:35:00Z">
        <w:r w:rsidR="005E5E72">
          <w:rPr>
            <w:rFonts w:ascii="Times New Roman" w:hAnsi="Times New Roman" w:cs="Times New Roman"/>
          </w:rPr>
          <w:t>is</w:t>
        </w:r>
      </w:ins>
      <w:r w:rsidR="001F5E86">
        <w:rPr>
          <w:rFonts w:ascii="Times New Roman" w:hAnsi="Times New Roman" w:cs="Times New Roman"/>
        </w:rPr>
        <w:t xml:space="preserve"> that </w:t>
      </w:r>
      <w:ins w:id="159" w:author="Benton, Deon" w:date="2026-05-01T13:26:00Z" w16du:dateUtc="2026-05-01T18:26:00Z">
        <w:r w:rsidR="000F3AD5">
          <w:rPr>
            <w:rFonts w:ascii="Times New Roman" w:hAnsi="Times New Roman" w:cs="Times New Roman"/>
          </w:rPr>
          <w:t>the precise</w:t>
        </w:r>
      </w:ins>
      <w:r w:rsidR="001F5E86">
        <w:rPr>
          <w:rFonts w:ascii="Times New Roman" w:hAnsi="Times New Roman" w:cs="Times New Roman"/>
        </w:rPr>
        <w:t xml:space="preserve"> geometry and trajectory of an infant</w:t>
      </w:r>
      <w:ins w:id="160" w:author="Benton, Deon" w:date="2026-05-01T13:26:00Z" w16du:dateUtc="2026-05-01T18:26:00Z">
        <w:r w:rsidR="000F3AD5">
          <w:rPr>
            <w:rFonts w:ascii="Times New Roman" w:hAnsi="Times New Roman" w:cs="Times New Roman"/>
          </w:rPr>
          <w:t>’</w:t>
        </w:r>
      </w:ins>
      <w:r w:rsidR="001F5E86">
        <w:rPr>
          <w:rFonts w:ascii="Times New Roman" w:hAnsi="Times New Roman" w:cs="Times New Roman"/>
        </w:rPr>
        <w:t>s reach</w:t>
      </w:r>
      <w:ins w:id="161" w:author="Benton, Deon" w:date="2026-05-01T13:26:00Z" w16du:dateUtc="2026-05-01T18:26:00Z">
        <w:r w:rsidR="000F3AD5">
          <w:rPr>
            <w:rFonts w:ascii="Times New Roman" w:hAnsi="Times New Roman" w:cs="Times New Roman"/>
          </w:rPr>
          <w:t xml:space="preserve"> likely var</w:t>
        </w:r>
      </w:ins>
      <w:ins w:id="162" w:author="Benton, Deon" w:date="2026-05-01T13:27:00Z" w16du:dateUtc="2026-05-01T18:27:00Z">
        <w:r w:rsidR="000F3AD5">
          <w:rPr>
            <w:rFonts w:ascii="Times New Roman" w:hAnsi="Times New Roman" w:cs="Times New Roman"/>
          </w:rPr>
          <w:t>y</w:t>
        </w:r>
      </w:ins>
      <w:ins w:id="163" w:author="Benton, Deon" w:date="2026-05-01T13:26:00Z" w16du:dateUtc="2026-05-01T18:26:00Z">
        <w:r w:rsidR="000F3AD5">
          <w:rPr>
            <w:rFonts w:ascii="Times New Roman" w:hAnsi="Times New Roman" w:cs="Times New Roman"/>
          </w:rPr>
          <w:t xml:space="preserve"> across retrieval attempts.</w:t>
        </w:r>
      </w:ins>
      <w:r w:rsidR="001F5E86">
        <w:rPr>
          <w:rFonts w:ascii="Times New Roman" w:hAnsi="Times New Roman" w:cs="Times New Roman"/>
        </w:rPr>
        <w:t xml:space="preserve"> </w:t>
      </w:r>
      <w:ins w:id="164" w:author="Benton, Deon" w:date="2026-05-01T13:35:00Z" w16du:dateUtc="2026-05-01T18:35:00Z">
        <w:r w:rsidR="005E5E72">
          <w:rPr>
            <w:rFonts w:ascii="Times New Roman" w:hAnsi="Times New Roman" w:cs="Times New Roman"/>
          </w:rPr>
          <w:t>S</w:t>
        </w:r>
      </w:ins>
      <w:ins w:id="165" w:author="Benton, Deon" w:date="2026-05-01T13:28:00Z" w16du:dateUtc="2026-05-01T18:28:00Z">
        <w:r w:rsidR="00060065">
          <w:rPr>
            <w:rFonts w:ascii="Times New Roman" w:hAnsi="Times New Roman" w:cs="Times New Roman"/>
          </w:rPr>
          <w:t>uch variability need not undermine the present account</w:t>
        </w:r>
      </w:ins>
      <w:ins w:id="166" w:author="Benton, Deon" w:date="2026-05-01T13:35:00Z" w16du:dateUtc="2026-05-01T18:35:00Z">
        <w:r w:rsidR="005E5E72">
          <w:rPr>
            <w:rFonts w:ascii="Times New Roman" w:hAnsi="Times New Roman" w:cs="Times New Roman"/>
          </w:rPr>
          <w:t>, however</w:t>
        </w:r>
      </w:ins>
      <w:ins w:id="167" w:author="Benton, Deon" w:date="2026-05-01T13:28:00Z" w16du:dateUtc="2026-05-01T18:28:00Z">
        <w:r w:rsidR="00060065">
          <w:rPr>
            <w:rFonts w:ascii="Times New Roman" w:hAnsi="Times New Roman" w:cs="Times New Roman"/>
          </w:rPr>
          <w:t xml:space="preserve">. </w:t>
        </w:r>
      </w:ins>
      <w:r w:rsidR="00943E74">
        <w:rPr>
          <w:rFonts w:ascii="Times New Roman" w:hAnsi="Times New Roman" w:cs="Times New Roman"/>
        </w:rPr>
        <w:t xml:space="preserve">The reason </w:t>
      </w:r>
      <w:ins w:id="168" w:author="Benton, Deon" w:date="2026-05-01T13:29:00Z" w16du:dateUtc="2026-05-01T18:29:00Z">
        <w:r w:rsidR="00060065">
          <w:rPr>
            <w:rFonts w:ascii="Times New Roman" w:hAnsi="Times New Roman" w:cs="Times New Roman"/>
          </w:rPr>
          <w:t>is that,</w:t>
        </w:r>
      </w:ins>
      <w:r w:rsidR="00943E74">
        <w:rPr>
          <w:rFonts w:ascii="Times New Roman" w:hAnsi="Times New Roman" w:cs="Times New Roman"/>
        </w:rPr>
        <w:t xml:space="preserve"> even </w:t>
      </w:r>
      <w:ins w:id="169" w:author="Benton, Deon" w:date="2026-05-01T13:29:00Z" w16du:dateUtc="2026-05-01T18:29:00Z">
        <w:r w:rsidR="00060065">
          <w:rPr>
            <w:rFonts w:ascii="Times New Roman" w:hAnsi="Times New Roman" w:cs="Times New Roman"/>
          </w:rPr>
          <w:t xml:space="preserve">if the trajectory of any one reach attempt </w:t>
        </w:r>
      </w:ins>
      <w:r w:rsidR="006E6AE9">
        <w:rPr>
          <w:rFonts w:ascii="Times New Roman" w:hAnsi="Times New Roman" w:cs="Times New Roman"/>
        </w:rPr>
        <w:t xml:space="preserve">deviates from </w:t>
      </w:r>
      <w:ins w:id="170" w:author="Benton, Deon" w:date="2026-05-01T13:29:00Z" w16du:dateUtc="2026-05-01T18:29:00Z">
        <w:r w:rsidR="00060065">
          <w:rPr>
            <w:rFonts w:ascii="Times New Roman" w:hAnsi="Times New Roman" w:cs="Times New Roman"/>
          </w:rPr>
          <w:t xml:space="preserve">a </w:t>
        </w:r>
      </w:ins>
      <w:r w:rsidR="006E6AE9">
        <w:rPr>
          <w:rFonts w:ascii="Times New Roman" w:hAnsi="Times New Roman" w:cs="Times New Roman"/>
        </w:rPr>
        <w:t xml:space="preserve">canonical straight </w:t>
      </w:r>
      <w:ins w:id="171" w:author="Benton, Deon" w:date="2026-05-01T16:22:00Z" w16du:dateUtc="2026-05-01T21:22:00Z">
        <w:r w:rsidR="005B323D">
          <w:rPr>
            <w:rFonts w:ascii="Times New Roman" w:hAnsi="Times New Roman" w:cs="Times New Roman"/>
          </w:rPr>
          <w:t xml:space="preserve">reach </w:t>
        </w:r>
      </w:ins>
      <w:ins w:id="172" w:author="Benton, Deon" w:date="2026-05-01T13:30:00Z" w16du:dateUtc="2026-05-01T18:30:00Z">
        <w:r w:rsidR="00060065">
          <w:rPr>
            <w:rFonts w:ascii="Times New Roman" w:hAnsi="Times New Roman" w:cs="Times New Roman"/>
          </w:rPr>
          <w:t>trajectory</w:t>
        </w:r>
      </w:ins>
      <w:r w:rsidR="006E6AE9">
        <w:rPr>
          <w:rFonts w:ascii="Times New Roman" w:hAnsi="Times New Roman" w:cs="Times New Roman"/>
        </w:rPr>
        <w:t xml:space="preserve">, the </w:t>
      </w:r>
      <w:r w:rsidR="006E6AE9">
        <w:rPr>
          <w:rFonts w:ascii="Times New Roman" w:hAnsi="Times New Roman" w:cs="Times New Roman"/>
          <w:i/>
          <w:iCs/>
        </w:rPr>
        <w:t>statistical average</w:t>
      </w:r>
      <w:r w:rsidR="00943E74">
        <w:rPr>
          <w:rFonts w:ascii="Times New Roman" w:hAnsi="Times New Roman" w:cs="Times New Roman"/>
          <w:i/>
          <w:iCs/>
        </w:rPr>
        <w:t xml:space="preserve"> </w:t>
      </w:r>
      <w:r w:rsidR="00943E74">
        <w:rPr>
          <w:rFonts w:ascii="Times New Roman" w:hAnsi="Times New Roman" w:cs="Times New Roman"/>
        </w:rPr>
        <w:t>of these reaches</w:t>
      </w:r>
      <w:ins w:id="173" w:author="Benton, Deon" w:date="2026-05-01T13:30:00Z" w16du:dateUtc="2026-05-01T18:30:00Z">
        <w:r w:rsidR="009F19E1">
          <w:rPr>
            <w:rFonts w:ascii="Times New Roman" w:hAnsi="Times New Roman" w:cs="Times New Roman"/>
          </w:rPr>
          <w:t>—that is, their prototype—</w:t>
        </w:r>
      </w:ins>
      <w:r w:rsidR="00E276BA">
        <w:rPr>
          <w:rFonts w:ascii="Times New Roman" w:hAnsi="Times New Roman" w:cs="Times New Roman"/>
        </w:rPr>
        <w:t>may</w:t>
      </w:r>
      <w:ins w:id="174" w:author="Benton, Deon" w:date="2026-05-01T16:22:00Z" w16du:dateUtc="2026-05-01T21:22:00Z">
        <w:r w:rsidR="00466562">
          <w:rPr>
            <w:rFonts w:ascii="Times New Roman" w:hAnsi="Times New Roman" w:cs="Times New Roman"/>
          </w:rPr>
          <w:t xml:space="preserve"> well</w:t>
        </w:r>
      </w:ins>
      <w:r w:rsidR="00E276BA">
        <w:rPr>
          <w:rFonts w:ascii="Times New Roman" w:hAnsi="Times New Roman" w:cs="Times New Roman"/>
        </w:rPr>
        <w:t xml:space="preserve"> </w:t>
      </w:r>
      <w:ins w:id="175" w:author="Benton, Deon" w:date="2026-05-01T13:30:00Z" w16du:dateUtc="2026-05-01T18:30:00Z">
        <w:r w:rsidR="009F19E1">
          <w:rPr>
            <w:rFonts w:ascii="Times New Roman" w:hAnsi="Times New Roman" w:cs="Times New Roman"/>
          </w:rPr>
          <w:t xml:space="preserve">approximate </w:t>
        </w:r>
      </w:ins>
      <w:r w:rsidR="00E276BA">
        <w:rPr>
          <w:rFonts w:ascii="Times New Roman" w:hAnsi="Times New Roman" w:cs="Times New Roman"/>
        </w:rPr>
        <w:t xml:space="preserve">a linear trajectory. Of course, this account </w:t>
      </w:r>
      <w:ins w:id="176" w:author="Benton, Deon" w:date="2026-05-01T13:31:00Z" w16du:dateUtc="2026-05-01T18:31:00Z">
        <w:r w:rsidR="009F19E1">
          <w:rPr>
            <w:rFonts w:ascii="Times New Roman" w:hAnsi="Times New Roman" w:cs="Times New Roman"/>
          </w:rPr>
          <w:t>is only viable</w:t>
        </w:r>
      </w:ins>
      <w:r w:rsidR="00E276BA">
        <w:rPr>
          <w:rFonts w:ascii="Times New Roman" w:hAnsi="Times New Roman" w:cs="Times New Roman"/>
        </w:rPr>
        <w:t xml:space="preserve"> if infants </w:t>
      </w:r>
      <w:ins w:id="177" w:author="Benton, Deon" w:date="2026-05-01T13:31:00Z" w16du:dateUtc="2026-05-01T18:31:00Z">
        <w:r w:rsidR="009F19E1">
          <w:rPr>
            <w:rFonts w:ascii="Times New Roman" w:hAnsi="Times New Roman" w:cs="Times New Roman"/>
          </w:rPr>
          <w:t>can</w:t>
        </w:r>
      </w:ins>
      <w:r w:rsidR="00E276BA">
        <w:rPr>
          <w:rFonts w:ascii="Times New Roman" w:hAnsi="Times New Roman" w:cs="Times New Roman"/>
        </w:rPr>
        <w:t xml:space="preserve"> form prototypical representations. </w:t>
      </w:r>
      <w:ins w:id="178" w:author="Benton, Deon" w:date="2026-05-01T16:23:00Z" w16du:dateUtc="2026-05-01T21:23:00Z">
        <w:r w:rsidR="00745DE1">
          <w:rPr>
            <w:rFonts w:ascii="Times New Roman" w:hAnsi="Times New Roman" w:cs="Times New Roman"/>
          </w:rPr>
          <w:t xml:space="preserve">Fortunately, </w:t>
        </w:r>
      </w:ins>
      <w:ins w:id="179" w:author="Benton, Deon" w:date="2026-05-01T16:25:00Z" w16du:dateUtc="2026-05-01T21:25:00Z">
        <w:r w:rsidR="00F9599E">
          <w:rPr>
            <w:rFonts w:ascii="Times New Roman" w:hAnsi="Times New Roman" w:cs="Times New Roman"/>
          </w:rPr>
          <w:t>it is now known</w:t>
        </w:r>
      </w:ins>
      <w:ins w:id="180" w:author="Benton, Deon" w:date="2026-05-01T16:23:00Z" w16du:dateUtc="2026-05-01T21:23:00Z">
        <w:r w:rsidR="00745DE1">
          <w:rPr>
            <w:rFonts w:ascii="Times New Roman" w:hAnsi="Times New Roman" w:cs="Times New Roman"/>
          </w:rPr>
          <w:t xml:space="preserve"> that</w:t>
        </w:r>
      </w:ins>
      <w:r w:rsidR="00D1642B">
        <w:rPr>
          <w:rFonts w:ascii="Times New Roman" w:hAnsi="Times New Roman" w:cs="Times New Roman"/>
        </w:rPr>
        <w:t xml:space="preserve"> </w:t>
      </w:r>
      <w:ins w:id="181" w:author="Benton, Deon" w:date="2026-05-01T16:26:00Z" w16du:dateUtc="2026-05-01T21:26:00Z">
        <w:r w:rsidR="00BD1A3E">
          <w:rPr>
            <w:rFonts w:ascii="Times New Roman" w:hAnsi="Times New Roman" w:cs="Times New Roman"/>
          </w:rPr>
          <w:t>prototype formation</w:t>
        </w:r>
      </w:ins>
      <w:r w:rsidR="007E006F">
        <w:rPr>
          <w:rFonts w:ascii="Times New Roman" w:hAnsi="Times New Roman" w:cs="Times New Roman"/>
        </w:rPr>
        <w:t xml:space="preserve"> </w:t>
      </w:r>
      <w:ins w:id="182" w:author="Benton, Deon" w:date="2026-05-01T16:23:00Z" w16du:dateUtc="2026-05-01T21:23:00Z">
        <w:r w:rsidR="00745DE1">
          <w:rPr>
            <w:rFonts w:ascii="Times New Roman" w:hAnsi="Times New Roman" w:cs="Times New Roman"/>
          </w:rPr>
          <w:t>comes online some</w:t>
        </w:r>
      </w:ins>
      <w:ins w:id="183" w:author="Benton, Deon" w:date="2026-05-01T16:24:00Z" w16du:dateUtc="2026-05-01T21:24:00Z">
        <w:r w:rsidR="00745DE1">
          <w:rPr>
            <w:rFonts w:ascii="Times New Roman" w:hAnsi="Times New Roman" w:cs="Times New Roman"/>
          </w:rPr>
          <w:t xml:space="preserve">time </w:t>
        </w:r>
      </w:ins>
      <w:r w:rsidR="007E006F">
        <w:rPr>
          <w:rFonts w:ascii="Times New Roman" w:hAnsi="Times New Roman" w:cs="Times New Roman"/>
        </w:rPr>
        <w:t>between 3 and 4 months of age</w:t>
      </w:r>
      <w:r w:rsidR="005B4DA8">
        <w:rPr>
          <w:rFonts w:ascii="Times New Roman" w:hAnsi="Times New Roman" w:cs="Times New Roman"/>
        </w:rPr>
        <w:t xml:space="preserve"> </w:t>
      </w:r>
      <w:r w:rsidR="00D1642B">
        <w:rPr>
          <w:rFonts w:ascii="Times New Roman" w:hAnsi="Times New Roman" w:cs="Times New Roman"/>
        </w:rPr>
        <w:t>(e.g., Bomba &amp; Siqueland, 1983</w:t>
      </w:r>
      <w:r w:rsidR="007E006F">
        <w:rPr>
          <w:rFonts w:ascii="Times New Roman" w:hAnsi="Times New Roman" w:cs="Times New Roman"/>
        </w:rPr>
        <w:t>;</w:t>
      </w:r>
      <w:ins w:id="184" w:author="Benton, Deon" w:date="2026-05-01T16:24:00Z" w16du:dateUtc="2026-05-01T21:24:00Z">
        <w:r w:rsidR="00745DE1">
          <w:rPr>
            <w:rFonts w:ascii="Times New Roman" w:hAnsi="Times New Roman" w:cs="Times New Roman"/>
          </w:rPr>
          <w:t xml:space="preserve"> </w:t>
        </w:r>
      </w:ins>
      <w:r w:rsidR="003102E1">
        <w:rPr>
          <w:rFonts w:ascii="Times New Roman" w:hAnsi="Times New Roman" w:cs="Times New Roman"/>
        </w:rPr>
        <w:t xml:space="preserve">Sucevic et al., 2020; </w:t>
      </w:r>
      <w:r w:rsidR="00D1642B">
        <w:rPr>
          <w:rFonts w:ascii="Times New Roman" w:hAnsi="Times New Roman" w:cs="Times New Roman"/>
        </w:rPr>
        <w:t>Younger, 1985</w:t>
      </w:r>
      <w:r w:rsidR="005B4DA8">
        <w:rPr>
          <w:rFonts w:ascii="Times New Roman" w:hAnsi="Times New Roman" w:cs="Times New Roman"/>
        </w:rPr>
        <w:t>)</w:t>
      </w:r>
      <w:ins w:id="185" w:author="Benton, Deon" w:date="2026-05-01T13:16:00Z" w16du:dateUtc="2026-05-01T18:16:00Z">
        <w:r w:rsidR="00680AC3">
          <w:rPr>
            <w:rFonts w:ascii="Times New Roman" w:hAnsi="Times New Roman" w:cs="Times New Roman"/>
          </w:rPr>
          <w:t>.</w:t>
        </w:r>
      </w:ins>
    </w:p>
    <w:p w14:paraId="2852AB09" w14:textId="22621E40" w:rsidR="00D16B47" w:rsidRDefault="003110EA" w:rsidP="00AF5451">
      <w:pPr>
        <w:spacing w:line="480" w:lineRule="auto"/>
        <w:ind w:firstLine="720"/>
        <w:contextualSpacing/>
        <w:rPr>
          <w:rFonts w:ascii="Times New Roman" w:hAnsi="Times New Roman" w:cs="Times New Roman"/>
        </w:rPr>
      </w:pPr>
      <w:ins w:id="186" w:author="Benton, Deon" w:date="2026-05-01T16:25:00Z" w16du:dateUtc="2026-05-01T21:25:00Z">
        <w:r>
          <w:rPr>
            <w:rFonts w:ascii="Times New Roman" w:hAnsi="Times New Roman" w:cs="Times New Roman"/>
          </w:rPr>
          <w:t>More generally,</w:t>
        </w:r>
      </w:ins>
      <w:r w:rsidR="007E006F">
        <w:rPr>
          <w:rFonts w:ascii="Times New Roman" w:hAnsi="Times New Roman" w:cs="Times New Roman"/>
        </w:rPr>
        <w:t xml:space="preserve"> </w:t>
      </w:r>
      <w:r w:rsidR="00FE4DA2">
        <w:rPr>
          <w:rFonts w:ascii="Times New Roman" w:hAnsi="Times New Roman" w:cs="Times New Roman"/>
        </w:rPr>
        <w:t xml:space="preserve">once </w:t>
      </w:r>
      <w:ins w:id="187" w:author="Benton, Deon" w:date="2026-05-01T16:26:00Z" w16du:dateUtc="2026-05-01T21:26:00Z">
        <w:r w:rsidR="00DC50D8">
          <w:rPr>
            <w:rFonts w:ascii="Times New Roman" w:hAnsi="Times New Roman" w:cs="Times New Roman"/>
          </w:rPr>
          <w:t>a prototypical</w:t>
        </w:r>
      </w:ins>
      <w:r w:rsidR="00D4143A">
        <w:rPr>
          <w:rFonts w:ascii="Times New Roman" w:hAnsi="Times New Roman" w:cs="Times New Roman"/>
        </w:rPr>
        <w:t xml:space="preserve"> </w:t>
      </w:r>
      <w:r w:rsidR="002C398B">
        <w:rPr>
          <w:rFonts w:ascii="Times New Roman" w:hAnsi="Times New Roman" w:cs="Times New Roman"/>
        </w:rPr>
        <w:t>representation</w:t>
      </w:r>
      <w:r w:rsidR="00FE4DA2">
        <w:rPr>
          <w:rFonts w:ascii="Times New Roman" w:hAnsi="Times New Roman" w:cs="Times New Roman"/>
        </w:rPr>
        <w:t xml:space="preserve"> is established</w:t>
      </w:r>
      <w:r w:rsidR="002C398B">
        <w:rPr>
          <w:rFonts w:ascii="Times New Roman" w:hAnsi="Times New Roman" w:cs="Times New Roman"/>
        </w:rPr>
        <w:t>—</w:t>
      </w:r>
      <w:r w:rsidR="00AC14F2">
        <w:rPr>
          <w:rFonts w:ascii="Times New Roman" w:hAnsi="Times New Roman" w:cs="Times New Roman"/>
        </w:rPr>
        <w:t xml:space="preserve">perhaps </w:t>
      </w:r>
      <w:r w:rsidR="00FE4DA2">
        <w:rPr>
          <w:rFonts w:ascii="Times New Roman" w:hAnsi="Times New Roman" w:cs="Times New Roman"/>
        </w:rPr>
        <w:t>via</w:t>
      </w:r>
      <w:r w:rsidR="00CC6652">
        <w:rPr>
          <w:rFonts w:ascii="Times New Roman" w:hAnsi="Times New Roman" w:cs="Times New Roman"/>
        </w:rPr>
        <w:t xml:space="preserve"> a very similar</w:t>
      </w:r>
      <w:r w:rsidR="00FE4DA2">
        <w:rPr>
          <w:rFonts w:ascii="Times New Roman" w:hAnsi="Times New Roman" w:cs="Times New Roman"/>
        </w:rPr>
        <w:t xml:space="preserve"> Hebbian-learning-like</w:t>
      </w:r>
      <w:r w:rsidR="00CC6652">
        <w:rPr>
          <w:rFonts w:ascii="Times New Roman" w:hAnsi="Times New Roman" w:cs="Times New Roman"/>
        </w:rPr>
        <w:t>, associative-learning</w:t>
      </w:r>
      <w:r w:rsidR="00FE4DA2">
        <w:rPr>
          <w:rFonts w:ascii="Times New Roman" w:hAnsi="Times New Roman" w:cs="Times New Roman"/>
        </w:rPr>
        <w:t xml:space="preserve"> process</w:t>
      </w:r>
      <w:r w:rsidR="00CC6652">
        <w:rPr>
          <w:rFonts w:ascii="Times New Roman" w:hAnsi="Times New Roman" w:cs="Times New Roman"/>
        </w:rPr>
        <w:t xml:space="preserve"> </w:t>
      </w:r>
      <w:ins w:id="188" w:author="Benton, Deon" w:date="2026-05-01T13:37:00Z" w16du:dateUtc="2026-05-01T18:37:00Z">
        <w:r w:rsidR="00BC5E9D">
          <w:rPr>
            <w:rFonts w:ascii="Times New Roman" w:hAnsi="Times New Roman" w:cs="Times New Roman"/>
          </w:rPr>
          <w:t>of the kind</w:t>
        </w:r>
      </w:ins>
      <w:r w:rsidR="00CC6652">
        <w:rPr>
          <w:rFonts w:ascii="Times New Roman" w:hAnsi="Times New Roman" w:cs="Times New Roman"/>
        </w:rPr>
        <w:t xml:space="preserve"> described here</w:t>
      </w:r>
      <w:r w:rsidR="00FE4DA2">
        <w:rPr>
          <w:rFonts w:ascii="Times New Roman" w:hAnsi="Times New Roman" w:cs="Times New Roman"/>
        </w:rPr>
        <w:t xml:space="preserve"> (e.g., Benton &amp; Hoch, in press)—</w:t>
      </w:r>
      <w:r w:rsidR="00BB19CE">
        <w:rPr>
          <w:rFonts w:ascii="Times New Roman" w:hAnsi="Times New Roman" w:cs="Times New Roman"/>
        </w:rPr>
        <w:t>it may</w:t>
      </w:r>
      <w:r w:rsidR="00D11876">
        <w:rPr>
          <w:rFonts w:ascii="Times New Roman" w:hAnsi="Times New Roman" w:cs="Times New Roman"/>
        </w:rPr>
        <w:t xml:space="preserve"> </w:t>
      </w:r>
      <w:r w:rsidR="00F048AF">
        <w:rPr>
          <w:rFonts w:ascii="Times New Roman" w:hAnsi="Times New Roman" w:cs="Times New Roman"/>
        </w:rPr>
        <w:t xml:space="preserve">capture the </w:t>
      </w:r>
      <w:ins w:id="189" w:author="Benton, Deon" w:date="2026-05-01T13:37:00Z" w16du:dateUtc="2026-05-01T18:37:00Z">
        <w:r w:rsidR="00BC5E9D">
          <w:rPr>
            <w:rFonts w:ascii="Times New Roman" w:hAnsi="Times New Roman" w:cs="Times New Roman"/>
          </w:rPr>
          <w:t>perceptual appearance or “lo</w:t>
        </w:r>
      </w:ins>
      <w:ins w:id="190" w:author="Benton, Deon" w:date="2026-05-01T13:38:00Z" w16du:dateUtc="2026-05-01T18:38:00Z">
        <w:r w:rsidR="00BC5E9D">
          <w:rPr>
            <w:rFonts w:ascii="Times New Roman" w:hAnsi="Times New Roman" w:cs="Times New Roman"/>
          </w:rPr>
          <w:t>ok” of these reaches</w:t>
        </w:r>
      </w:ins>
      <w:r w:rsidR="004E50C5">
        <w:rPr>
          <w:rFonts w:ascii="Times New Roman" w:hAnsi="Times New Roman" w:cs="Times New Roman"/>
        </w:rPr>
        <w:t xml:space="preserve">. A consequence of this </w:t>
      </w:r>
      <w:r w:rsidR="005F2777">
        <w:rPr>
          <w:rFonts w:ascii="Times New Roman" w:hAnsi="Times New Roman" w:cs="Times New Roman"/>
        </w:rPr>
        <w:t xml:space="preserve">for infants’ looking behaviors during the test phase in studies </w:t>
      </w:r>
      <w:ins w:id="191" w:author="Benton, Deon" w:date="2026-05-01T13:38:00Z" w16du:dateUtc="2026-05-01T18:38:00Z">
        <w:r w:rsidR="00BC5E9D">
          <w:rPr>
            <w:rFonts w:ascii="Times New Roman" w:hAnsi="Times New Roman" w:cs="Times New Roman"/>
          </w:rPr>
          <w:t>such as</w:t>
        </w:r>
      </w:ins>
      <w:r w:rsidR="005F2777">
        <w:rPr>
          <w:rFonts w:ascii="Times New Roman" w:hAnsi="Times New Roman" w:cs="Times New Roman"/>
        </w:rPr>
        <w:t xml:space="preserve"> Skerry et al. (2013) </w:t>
      </w:r>
      <w:r w:rsidR="004E50C5">
        <w:rPr>
          <w:rFonts w:ascii="Times New Roman" w:hAnsi="Times New Roman" w:cs="Times New Roman"/>
        </w:rPr>
        <w:t xml:space="preserve">is that </w:t>
      </w:r>
      <w:ins w:id="192" w:author="Benton, Deon" w:date="2026-05-01T13:39:00Z" w16du:dateUtc="2026-05-01T18:39:00Z">
        <w:r w:rsidR="00CD166A">
          <w:rPr>
            <w:rFonts w:ascii="Times New Roman" w:hAnsi="Times New Roman" w:cs="Times New Roman"/>
          </w:rPr>
          <w:t xml:space="preserve">observing </w:t>
        </w:r>
      </w:ins>
      <w:ins w:id="193" w:author="Benton, Deon" w:date="2026-05-01T13:40:00Z" w16du:dateUtc="2026-05-01T18:40:00Z">
        <w:r w:rsidR="00CD166A">
          <w:rPr>
            <w:rFonts w:ascii="Times New Roman" w:hAnsi="Times New Roman" w:cs="Times New Roman"/>
          </w:rPr>
          <w:t>similar</w:t>
        </w:r>
      </w:ins>
      <w:r w:rsidR="00D11876">
        <w:rPr>
          <w:rFonts w:ascii="Times New Roman" w:hAnsi="Times New Roman" w:cs="Times New Roman"/>
        </w:rPr>
        <w:t xml:space="preserve"> </w:t>
      </w:r>
      <w:r w:rsidR="004E50C5">
        <w:rPr>
          <w:rFonts w:ascii="Times New Roman" w:hAnsi="Times New Roman" w:cs="Times New Roman"/>
        </w:rPr>
        <w:t>external actions</w:t>
      </w:r>
      <w:r w:rsidR="00D11876">
        <w:rPr>
          <w:rFonts w:ascii="Times New Roman" w:hAnsi="Times New Roman" w:cs="Times New Roman"/>
        </w:rPr>
        <w:t>—as</w:t>
      </w:r>
      <w:ins w:id="194" w:author="Benton, Deon" w:date="2026-05-01T13:39:00Z" w16du:dateUtc="2026-05-01T18:39:00Z">
        <w:r w:rsidR="00CD166A">
          <w:rPr>
            <w:rFonts w:ascii="Times New Roman" w:hAnsi="Times New Roman" w:cs="Times New Roman"/>
          </w:rPr>
          <w:t xml:space="preserve"> </w:t>
        </w:r>
      </w:ins>
      <w:del w:id="195" w:author="Benton, Deon" w:date="2026-05-01T13:39:00Z" w16du:dateUtc="2026-05-01T18:39:00Z">
        <w:r w:rsidR="005F2777" w:rsidDel="00CD166A">
          <w:rPr>
            <w:rFonts w:ascii="Times New Roman" w:hAnsi="Times New Roman" w:cs="Times New Roman"/>
          </w:rPr>
          <w:delText xml:space="preserve"> </w:delText>
        </w:r>
      </w:del>
      <w:ins w:id="196" w:author="Benton, Deon" w:date="2026-05-01T13:38:00Z" w16du:dateUtc="2026-05-01T18:38:00Z">
        <w:r w:rsidR="00CD166A">
          <w:rPr>
            <w:rFonts w:ascii="Times New Roman" w:hAnsi="Times New Roman" w:cs="Times New Roman"/>
          </w:rPr>
          <w:t xml:space="preserve">pre-reaching </w:t>
        </w:r>
      </w:ins>
      <w:ins w:id="197" w:author="Benton, Deon" w:date="2026-05-01T13:39:00Z" w16du:dateUtc="2026-05-01T18:39:00Z">
        <w:r w:rsidR="00CD166A">
          <w:rPr>
            <w:rFonts w:ascii="Times New Roman" w:hAnsi="Times New Roman" w:cs="Times New Roman"/>
          </w:rPr>
          <w:t>infants</w:t>
        </w:r>
      </w:ins>
      <w:ins w:id="198" w:author="Benton, Deon" w:date="2026-05-01T13:38:00Z" w16du:dateUtc="2026-05-01T18:38:00Z">
        <w:r w:rsidR="00CD166A">
          <w:rPr>
            <w:rFonts w:ascii="Times New Roman" w:hAnsi="Times New Roman" w:cs="Times New Roman"/>
          </w:rPr>
          <w:t xml:space="preserve"> </w:t>
        </w:r>
      </w:ins>
      <w:ins w:id="199" w:author="Benton, Deon" w:date="2026-05-01T13:40:00Z" w16du:dateUtc="2026-05-01T18:40:00Z">
        <w:r w:rsidR="00CD166A">
          <w:rPr>
            <w:rFonts w:ascii="Times New Roman" w:hAnsi="Times New Roman" w:cs="Times New Roman"/>
          </w:rPr>
          <w:t>do</w:t>
        </w:r>
      </w:ins>
      <w:ins w:id="200" w:author="Benton, Deon" w:date="2026-05-01T13:38:00Z" w16du:dateUtc="2026-05-01T18:38:00Z">
        <w:r w:rsidR="00CD166A">
          <w:rPr>
            <w:rFonts w:ascii="Times New Roman" w:hAnsi="Times New Roman" w:cs="Times New Roman"/>
          </w:rPr>
          <w:t xml:space="preserve"> when viewing</w:t>
        </w:r>
      </w:ins>
      <w:ins w:id="201" w:author="Benton, Deon" w:date="2026-05-01T13:39:00Z" w16du:dateUtc="2026-05-01T18:39:00Z">
        <w:r w:rsidR="00CD166A">
          <w:rPr>
            <w:rFonts w:ascii="Times New Roman" w:hAnsi="Times New Roman" w:cs="Times New Roman"/>
          </w:rPr>
          <w:t xml:space="preserve"> the efficient test event—</w:t>
        </w:r>
      </w:ins>
      <w:r w:rsidR="00D11876">
        <w:rPr>
          <w:rFonts w:ascii="Times New Roman" w:hAnsi="Times New Roman" w:cs="Times New Roman"/>
        </w:rPr>
        <w:t>may</w:t>
      </w:r>
      <w:ins w:id="202" w:author="Benton, Deon" w:date="2026-05-01T13:40:00Z" w16du:dateUtc="2026-05-01T18:40:00Z">
        <w:r w:rsidR="00B725B4">
          <w:rPr>
            <w:rFonts w:ascii="Times New Roman" w:hAnsi="Times New Roman" w:cs="Times New Roman"/>
          </w:rPr>
          <w:t xml:space="preserve"> activate </w:t>
        </w:r>
      </w:ins>
      <w:r w:rsidR="00D11876">
        <w:rPr>
          <w:rFonts w:ascii="Times New Roman" w:hAnsi="Times New Roman" w:cs="Times New Roman"/>
        </w:rPr>
        <w:t xml:space="preserve">many of the same representational units that </w:t>
      </w:r>
      <w:ins w:id="203" w:author="Benton, Deon" w:date="2026-05-01T13:41:00Z" w16du:dateUtc="2026-05-01T18:41:00Z">
        <w:r w:rsidR="00B725B4">
          <w:rPr>
            <w:rFonts w:ascii="Times New Roman" w:hAnsi="Times New Roman" w:cs="Times New Roman"/>
          </w:rPr>
          <w:t>were recruited to encode their</w:t>
        </w:r>
      </w:ins>
      <w:r w:rsidR="00D11876">
        <w:rPr>
          <w:rFonts w:ascii="Times New Roman" w:hAnsi="Times New Roman" w:cs="Times New Roman"/>
        </w:rPr>
        <w:t xml:space="preserve"> own </w:t>
      </w:r>
      <w:r w:rsidR="00F048AF">
        <w:rPr>
          <w:rFonts w:ascii="Times New Roman" w:hAnsi="Times New Roman" w:cs="Times New Roman"/>
        </w:rPr>
        <w:t xml:space="preserve">nearly </w:t>
      </w:r>
      <w:r w:rsidR="00A10820">
        <w:rPr>
          <w:rFonts w:ascii="Times New Roman" w:hAnsi="Times New Roman" w:cs="Times New Roman"/>
        </w:rPr>
        <w:t>linear</w:t>
      </w:r>
      <w:ins w:id="204" w:author="Benton, Deon" w:date="2026-05-01T13:41:00Z" w16du:dateUtc="2026-05-01T18:41:00Z">
        <w:r w:rsidR="00B725B4">
          <w:rPr>
            <w:rFonts w:ascii="Times New Roman" w:hAnsi="Times New Roman" w:cs="Times New Roman"/>
          </w:rPr>
          <w:t xml:space="preserve"> and</w:t>
        </w:r>
      </w:ins>
      <w:r w:rsidR="00872015">
        <w:rPr>
          <w:rFonts w:ascii="Times New Roman" w:hAnsi="Times New Roman" w:cs="Times New Roman"/>
        </w:rPr>
        <w:t xml:space="preserve"> mostly</w:t>
      </w:r>
      <w:r w:rsidR="00F048AF">
        <w:rPr>
          <w:rFonts w:ascii="Times New Roman" w:hAnsi="Times New Roman" w:cs="Times New Roman"/>
        </w:rPr>
        <w:t xml:space="preserve"> direct reaches</w:t>
      </w:r>
      <w:r w:rsidR="00372BC6">
        <w:rPr>
          <w:rFonts w:ascii="Times New Roman" w:hAnsi="Times New Roman" w:cs="Times New Roman"/>
        </w:rPr>
        <w:t>.</w:t>
      </w:r>
      <w:r w:rsidR="00E42CC8">
        <w:rPr>
          <w:rFonts w:ascii="Times New Roman" w:hAnsi="Times New Roman" w:cs="Times New Roman"/>
        </w:rPr>
        <w:t xml:space="preserve"> </w:t>
      </w:r>
      <w:ins w:id="205" w:author="Benton, Deon" w:date="2026-05-01T13:41:00Z" w16du:dateUtc="2026-05-01T18:41:00Z">
        <w:r w:rsidR="00B725B4">
          <w:rPr>
            <w:rFonts w:ascii="Times New Roman" w:hAnsi="Times New Roman" w:cs="Times New Roman"/>
          </w:rPr>
          <w:t>If it is assumed that</w:t>
        </w:r>
      </w:ins>
      <w:r w:rsidR="002860AD">
        <w:rPr>
          <w:rFonts w:ascii="Times New Roman" w:hAnsi="Times New Roman" w:cs="Times New Roman"/>
        </w:rPr>
        <w:t xml:space="preserve"> the</w:t>
      </w:r>
      <w:r w:rsidR="00501DEA">
        <w:rPr>
          <w:rFonts w:ascii="Times New Roman" w:hAnsi="Times New Roman" w:cs="Times New Roman"/>
        </w:rPr>
        <w:t xml:space="preserve">re is a </w:t>
      </w:r>
      <w:ins w:id="206" w:author="Benton, Deon" w:date="2026-05-01T13:43:00Z" w16du:dateUtc="2026-05-01T18:43:00Z">
        <w:r w:rsidR="00E12DF6">
          <w:rPr>
            <w:rFonts w:ascii="Times New Roman" w:hAnsi="Times New Roman" w:cs="Times New Roman"/>
          </w:rPr>
          <w:t xml:space="preserve">negative </w:t>
        </w:r>
      </w:ins>
      <w:r w:rsidR="00501DEA">
        <w:rPr>
          <w:rFonts w:ascii="Times New Roman" w:hAnsi="Times New Roman" w:cs="Times New Roman"/>
        </w:rPr>
        <w:t>relation between how long infants look at a stimulus and their</w:t>
      </w:r>
      <w:ins w:id="207" w:author="Benton, Deon" w:date="2026-05-01T13:42:00Z" w16du:dateUtc="2026-05-01T18:42:00Z">
        <w:r w:rsidR="00E12DF6">
          <w:rPr>
            <w:rFonts w:ascii="Times New Roman" w:hAnsi="Times New Roman" w:cs="Times New Roman"/>
          </w:rPr>
          <w:t xml:space="preserve"> internal representation of it</w:t>
        </w:r>
      </w:ins>
      <w:r w:rsidR="00501DEA">
        <w:rPr>
          <w:rFonts w:ascii="Times New Roman" w:hAnsi="Times New Roman" w:cs="Times New Roman"/>
        </w:rPr>
        <w:t xml:space="preserve"> </w:t>
      </w:r>
      <w:r w:rsidR="002860AD">
        <w:rPr>
          <w:rFonts w:ascii="Times New Roman" w:hAnsi="Times New Roman" w:cs="Times New Roman"/>
        </w:rPr>
        <w:t xml:space="preserve">(e.g., </w:t>
      </w:r>
      <w:r w:rsidR="00167651">
        <w:rPr>
          <w:rFonts w:ascii="Times New Roman" w:hAnsi="Times New Roman" w:cs="Times New Roman"/>
        </w:rPr>
        <w:t>Benton, 2025, 2026</w:t>
      </w:r>
      <w:ins w:id="208" w:author="Benton, Deon" w:date="2026-05-01T13:49:00Z" w16du:dateUtc="2026-05-01T18:49:00Z">
        <w:r w:rsidR="007F7D9D">
          <w:rPr>
            <w:rFonts w:ascii="Times New Roman" w:hAnsi="Times New Roman" w:cs="Times New Roman"/>
          </w:rPr>
          <w:t>; Cohen, 1973; Hunter &amp; Ames, 1988; Sokolov, 1963</w:t>
        </w:r>
      </w:ins>
      <w:r w:rsidR="002860AD">
        <w:rPr>
          <w:rFonts w:ascii="Times New Roman" w:hAnsi="Times New Roman" w:cs="Times New Roman"/>
        </w:rPr>
        <w:t>)</w:t>
      </w:r>
      <w:ins w:id="209" w:author="Benton, Deon" w:date="2026-05-01T13:43:00Z" w16du:dateUtc="2026-05-01T18:43:00Z">
        <w:r w:rsidR="00E12DF6">
          <w:rPr>
            <w:rFonts w:ascii="Times New Roman" w:hAnsi="Times New Roman" w:cs="Times New Roman"/>
          </w:rPr>
          <w:t xml:space="preserve">—such that </w:t>
        </w:r>
      </w:ins>
      <w:ins w:id="210" w:author="Benton, Deon" w:date="2026-05-01T13:48:00Z" w16du:dateUtc="2026-05-01T18:48:00Z">
        <w:r w:rsidR="00A0611F">
          <w:rPr>
            <w:rFonts w:ascii="Times New Roman" w:hAnsi="Times New Roman" w:cs="Times New Roman"/>
          </w:rPr>
          <w:t>weaker representations are associated with longer looking</w:t>
        </w:r>
      </w:ins>
      <w:ins w:id="211" w:author="Benton, Deon" w:date="2026-05-01T13:43:00Z" w16du:dateUtc="2026-05-01T18:43:00Z">
        <w:r w:rsidR="00E12DF6">
          <w:rPr>
            <w:rFonts w:ascii="Times New Roman" w:hAnsi="Times New Roman" w:cs="Times New Roman"/>
          </w:rPr>
          <w:t xml:space="preserve">—then </w:t>
        </w:r>
      </w:ins>
      <w:r w:rsidR="0004487E">
        <w:rPr>
          <w:rFonts w:ascii="Times New Roman" w:hAnsi="Times New Roman" w:cs="Times New Roman"/>
        </w:rPr>
        <w:t xml:space="preserve">the match between </w:t>
      </w:r>
      <w:r w:rsidR="00D573D6">
        <w:rPr>
          <w:rFonts w:ascii="Times New Roman" w:hAnsi="Times New Roman" w:cs="Times New Roman"/>
        </w:rPr>
        <w:t xml:space="preserve">the </w:t>
      </w:r>
      <w:r w:rsidR="00AF5451">
        <w:rPr>
          <w:rFonts w:ascii="Times New Roman" w:hAnsi="Times New Roman" w:cs="Times New Roman"/>
        </w:rPr>
        <w:t xml:space="preserve">actor’s </w:t>
      </w:r>
      <w:r w:rsidR="00D573D6">
        <w:rPr>
          <w:rFonts w:ascii="Times New Roman" w:hAnsi="Times New Roman" w:cs="Times New Roman"/>
        </w:rPr>
        <w:t xml:space="preserve">linear reach </w:t>
      </w:r>
      <w:r w:rsidR="00AF5451">
        <w:rPr>
          <w:rFonts w:ascii="Times New Roman" w:hAnsi="Times New Roman" w:cs="Times New Roman"/>
        </w:rPr>
        <w:t xml:space="preserve">in the efficient event </w:t>
      </w:r>
      <w:r w:rsidR="00D573D6">
        <w:rPr>
          <w:rFonts w:ascii="Times New Roman" w:hAnsi="Times New Roman" w:cs="Times New Roman"/>
        </w:rPr>
        <w:t xml:space="preserve">and </w:t>
      </w:r>
      <w:r w:rsidR="00AF5451">
        <w:rPr>
          <w:rFonts w:ascii="Times New Roman" w:hAnsi="Times New Roman" w:cs="Times New Roman"/>
        </w:rPr>
        <w:t xml:space="preserve">infants’ </w:t>
      </w:r>
      <w:ins w:id="212" w:author="Benton, Deon" w:date="2026-05-01T13:44:00Z" w16du:dateUtc="2026-05-01T18:44:00Z">
        <w:r w:rsidR="00E12DF6">
          <w:rPr>
            <w:rFonts w:ascii="Times New Roman" w:hAnsi="Times New Roman" w:cs="Times New Roman"/>
          </w:rPr>
          <w:t>existing prototypical representation of such reaches</w:t>
        </w:r>
      </w:ins>
      <w:r w:rsidR="00D573D6">
        <w:rPr>
          <w:rFonts w:ascii="Times New Roman" w:hAnsi="Times New Roman" w:cs="Times New Roman"/>
        </w:rPr>
        <w:t xml:space="preserve"> should render the efficient event</w:t>
      </w:r>
      <w:ins w:id="213" w:author="Benton, Deon" w:date="2026-05-01T13:50:00Z" w16du:dateUtc="2026-05-01T18:50:00Z">
        <w:r w:rsidR="004E06C5">
          <w:rPr>
            <w:rFonts w:ascii="Times New Roman" w:hAnsi="Times New Roman" w:cs="Times New Roman"/>
          </w:rPr>
          <w:t xml:space="preserve"> relatively familiar and, therefore,</w:t>
        </w:r>
      </w:ins>
      <w:ins w:id="214" w:author="Benton, Deon" w:date="2026-05-01T16:27:00Z" w16du:dateUtc="2026-05-01T21:27:00Z">
        <w:r w:rsidR="00320CB7">
          <w:rPr>
            <w:rFonts w:ascii="Times New Roman" w:hAnsi="Times New Roman" w:cs="Times New Roman"/>
          </w:rPr>
          <w:t xml:space="preserve"> </w:t>
        </w:r>
      </w:ins>
      <w:r w:rsidR="00D573D6">
        <w:rPr>
          <w:rFonts w:ascii="Times New Roman" w:hAnsi="Times New Roman" w:cs="Times New Roman"/>
        </w:rPr>
        <w:t>less interesting</w:t>
      </w:r>
      <w:r w:rsidR="00AF5451">
        <w:rPr>
          <w:rFonts w:ascii="Times New Roman" w:hAnsi="Times New Roman" w:cs="Times New Roman"/>
        </w:rPr>
        <w:t xml:space="preserve">. </w:t>
      </w:r>
      <w:ins w:id="215" w:author="Benton, Deon" w:date="2026-05-01T16:28:00Z" w16du:dateUtc="2026-05-01T21:28:00Z">
        <w:r w:rsidR="00320CB7">
          <w:rPr>
            <w:rFonts w:ascii="Times New Roman" w:hAnsi="Times New Roman" w:cs="Times New Roman"/>
          </w:rPr>
          <w:t>The downstream effect of this is that infants should spend</w:t>
        </w:r>
      </w:ins>
      <w:ins w:id="216" w:author="Benton, Deon" w:date="2026-05-01T13:45:00Z" w16du:dateUtc="2026-05-01T18:45:00Z">
        <w:r w:rsidR="0089147C">
          <w:rPr>
            <w:rFonts w:ascii="Times New Roman" w:hAnsi="Times New Roman" w:cs="Times New Roman"/>
          </w:rPr>
          <w:t xml:space="preserve"> </w:t>
        </w:r>
      </w:ins>
      <w:ins w:id="217" w:author="Benton, Deon" w:date="2026-05-01T16:28:00Z" w16du:dateUtc="2026-05-01T21:28:00Z">
        <w:r w:rsidR="006535B5">
          <w:rPr>
            <w:rFonts w:ascii="Times New Roman" w:hAnsi="Times New Roman" w:cs="Times New Roman"/>
          </w:rPr>
          <w:t>minimal time</w:t>
        </w:r>
      </w:ins>
      <w:ins w:id="218" w:author="Benton, Deon" w:date="2026-05-01T13:45:00Z" w16du:dateUtc="2026-05-01T18:45:00Z">
        <w:r w:rsidR="0089147C">
          <w:rPr>
            <w:rFonts w:ascii="Times New Roman" w:hAnsi="Times New Roman" w:cs="Times New Roman"/>
          </w:rPr>
          <w:t xml:space="preserve"> looking at the efficient test event</w:t>
        </w:r>
      </w:ins>
      <w:r w:rsidR="00D573D6">
        <w:rPr>
          <w:rFonts w:ascii="Times New Roman" w:hAnsi="Times New Roman" w:cs="Times New Roman"/>
        </w:rPr>
        <w:t xml:space="preserve">.  </w:t>
      </w:r>
      <w:r w:rsidR="00AF5451">
        <w:rPr>
          <w:rFonts w:ascii="Times New Roman" w:hAnsi="Times New Roman" w:cs="Times New Roman"/>
        </w:rPr>
        <w:t>In contrast, b</w:t>
      </w:r>
      <w:r w:rsidR="006D29B4">
        <w:rPr>
          <w:rFonts w:ascii="Times New Roman" w:hAnsi="Times New Roman" w:cs="Times New Roman"/>
        </w:rPr>
        <w:t>ecause</w:t>
      </w:r>
      <w:ins w:id="219" w:author="Benton, Deon" w:date="2026-05-01T13:51:00Z" w16du:dateUtc="2026-05-01T18:51:00Z">
        <w:r w:rsidR="00217C7B">
          <w:rPr>
            <w:rFonts w:ascii="Times New Roman" w:hAnsi="Times New Roman" w:cs="Times New Roman"/>
          </w:rPr>
          <w:t xml:space="preserve"> </w:t>
        </w:r>
      </w:ins>
      <w:ins w:id="220" w:author="Benton, Deon" w:date="2026-05-01T13:45:00Z" w16du:dateUtc="2026-05-01T18:45:00Z">
        <w:r w:rsidR="0089147C">
          <w:rPr>
            <w:rFonts w:ascii="Times New Roman" w:hAnsi="Times New Roman" w:cs="Times New Roman"/>
          </w:rPr>
          <w:t>no comparable representation</w:t>
        </w:r>
      </w:ins>
      <w:ins w:id="221" w:author="Benton, Deon" w:date="2026-05-01T16:28:00Z" w16du:dateUtc="2026-05-01T21:28:00Z">
        <w:r w:rsidR="00411887">
          <w:rPr>
            <w:rFonts w:ascii="Times New Roman" w:hAnsi="Times New Roman" w:cs="Times New Roman"/>
          </w:rPr>
          <w:t xml:space="preserve"> presumably</w:t>
        </w:r>
      </w:ins>
      <w:ins w:id="222" w:author="Benton, Deon" w:date="2026-05-01T13:51:00Z" w16du:dateUtc="2026-05-01T18:51:00Z">
        <w:r w:rsidR="00217C7B">
          <w:rPr>
            <w:rFonts w:ascii="Times New Roman" w:hAnsi="Times New Roman" w:cs="Times New Roman"/>
          </w:rPr>
          <w:t xml:space="preserve"> </w:t>
        </w:r>
      </w:ins>
      <w:ins w:id="223" w:author="Benton, Deon" w:date="2026-05-01T13:50:00Z" w16du:dateUtc="2026-05-01T18:50:00Z">
        <w:r w:rsidR="00217C7B">
          <w:rPr>
            <w:rFonts w:ascii="Times New Roman" w:hAnsi="Times New Roman" w:cs="Times New Roman"/>
          </w:rPr>
          <w:t>exists</w:t>
        </w:r>
      </w:ins>
      <w:ins w:id="224" w:author="Benton, Deon" w:date="2026-05-01T13:45:00Z" w16du:dateUtc="2026-05-01T18:45:00Z">
        <w:r w:rsidR="0089147C">
          <w:rPr>
            <w:rFonts w:ascii="Times New Roman" w:hAnsi="Times New Roman" w:cs="Times New Roman"/>
          </w:rPr>
          <w:t xml:space="preserve"> for the arced trajectory depicted in the inefficient test event, this event shoul</w:t>
        </w:r>
      </w:ins>
      <w:ins w:id="225" w:author="Benton, Deon" w:date="2026-05-01T13:46:00Z" w16du:dateUtc="2026-05-01T18:46:00Z">
        <w:r w:rsidR="0089147C">
          <w:rPr>
            <w:rFonts w:ascii="Times New Roman" w:hAnsi="Times New Roman" w:cs="Times New Roman"/>
          </w:rPr>
          <w:t>d elicit long</w:t>
        </w:r>
      </w:ins>
      <w:ins w:id="226" w:author="Benton, Deon" w:date="2026-05-01T13:51:00Z" w16du:dateUtc="2026-05-01T18:51:00Z">
        <w:r w:rsidR="00217C7B">
          <w:rPr>
            <w:rFonts w:ascii="Times New Roman" w:hAnsi="Times New Roman" w:cs="Times New Roman"/>
          </w:rPr>
          <w:t>er looking precisely because a</w:t>
        </w:r>
      </w:ins>
      <w:ins w:id="227" w:author="Benton, Deon" w:date="2026-05-01T13:46:00Z" w16du:dateUtc="2026-05-01T18:46:00Z">
        <w:r w:rsidR="0089147C">
          <w:rPr>
            <w:rFonts w:ascii="Times New Roman" w:hAnsi="Times New Roman" w:cs="Times New Roman"/>
          </w:rPr>
          <w:t xml:space="preserve"> </w:t>
        </w:r>
      </w:ins>
      <w:r w:rsidR="006D29B4">
        <w:rPr>
          <w:rFonts w:ascii="Times New Roman" w:hAnsi="Times New Roman" w:cs="Times New Roman"/>
        </w:rPr>
        <w:t>representation of it would need to be established</w:t>
      </w:r>
      <w:ins w:id="228" w:author="Benton, Deon" w:date="2026-05-01T13:46:00Z" w16du:dateUtc="2026-05-01T18:46:00Z">
        <w:r w:rsidR="0089147C">
          <w:rPr>
            <w:rFonts w:ascii="Times New Roman" w:hAnsi="Times New Roman" w:cs="Times New Roman"/>
          </w:rPr>
          <w:t xml:space="preserve"> before it too </w:t>
        </w:r>
      </w:ins>
      <w:ins w:id="229" w:author="Benton, Deon" w:date="2026-05-01T16:29:00Z" w16du:dateUtc="2026-05-01T21:29:00Z">
        <w:r w:rsidR="00411887">
          <w:rPr>
            <w:rFonts w:ascii="Times New Roman" w:hAnsi="Times New Roman" w:cs="Times New Roman"/>
          </w:rPr>
          <w:t>becomes</w:t>
        </w:r>
      </w:ins>
      <w:ins w:id="230" w:author="Benton, Deon" w:date="2026-05-01T13:46:00Z" w16du:dateUtc="2026-05-01T18:46:00Z">
        <w:r w:rsidR="0089147C">
          <w:rPr>
            <w:rFonts w:ascii="Times New Roman" w:hAnsi="Times New Roman" w:cs="Times New Roman"/>
          </w:rPr>
          <w:t xml:space="preserve"> familiar</w:t>
        </w:r>
      </w:ins>
      <w:r w:rsidR="006D29B4">
        <w:rPr>
          <w:rFonts w:ascii="Times New Roman" w:hAnsi="Times New Roman" w:cs="Times New Roman"/>
        </w:rPr>
        <w:t>.</w:t>
      </w:r>
      <w:r w:rsidR="008A0F87">
        <w:rPr>
          <w:rFonts w:ascii="Times New Roman" w:hAnsi="Times New Roman" w:cs="Times New Roman"/>
        </w:rPr>
        <w:t xml:space="preserve"> </w:t>
      </w:r>
      <w:ins w:id="231" w:author="Benton, Deon" w:date="2026-05-01T13:54:00Z" w16du:dateUtc="2026-05-01T18:54:00Z">
        <w:r w:rsidR="00930FEC">
          <w:rPr>
            <w:rFonts w:ascii="Times New Roman" w:hAnsi="Times New Roman" w:cs="Times New Roman"/>
          </w:rPr>
          <w:t xml:space="preserve">In </w:t>
        </w:r>
        <w:r w:rsidR="00930FEC">
          <w:rPr>
            <w:rFonts w:ascii="Times New Roman" w:hAnsi="Times New Roman" w:cs="Times New Roman"/>
          </w:rPr>
          <w:lastRenderedPageBreak/>
          <w:t>sum, pre-reaching infants</w:t>
        </w:r>
      </w:ins>
      <w:ins w:id="232" w:author="Benton, Deon" w:date="2026-05-01T16:29:00Z" w16du:dateUtc="2026-05-01T21:29:00Z">
        <w:r w:rsidR="00411887">
          <w:rPr>
            <w:rFonts w:ascii="Times New Roman" w:hAnsi="Times New Roman" w:cs="Times New Roman"/>
          </w:rPr>
          <w:t>’ looking behaviors</w:t>
        </w:r>
      </w:ins>
      <w:ins w:id="233" w:author="Benton, Deon" w:date="2026-05-01T13:54:00Z" w16du:dateUtc="2026-05-01T18:54:00Z">
        <w:r w:rsidR="00930FEC">
          <w:rPr>
            <w:rFonts w:ascii="Times New Roman" w:hAnsi="Times New Roman" w:cs="Times New Roman"/>
          </w:rPr>
          <w:t xml:space="preserve"> in studies </w:t>
        </w:r>
      </w:ins>
      <w:ins w:id="234" w:author="Benton, Deon" w:date="2026-05-01T16:29:00Z" w16du:dateUtc="2026-05-01T21:29:00Z">
        <w:r w:rsidR="00411887">
          <w:rPr>
            <w:rFonts w:ascii="Times New Roman" w:hAnsi="Times New Roman" w:cs="Times New Roman"/>
          </w:rPr>
          <w:t>like</w:t>
        </w:r>
      </w:ins>
      <w:ins w:id="235" w:author="Benton, Deon" w:date="2026-05-01T13:54:00Z" w16du:dateUtc="2026-05-01T18:54:00Z">
        <w:r w:rsidR="00930FEC">
          <w:rPr>
            <w:rFonts w:ascii="Times New Roman" w:hAnsi="Times New Roman" w:cs="Times New Roman"/>
          </w:rPr>
          <w:t xml:space="preserve"> Skerry et al</w:t>
        </w:r>
      </w:ins>
      <w:ins w:id="236" w:author="Benton, Deon" w:date="2026-05-01T13:55:00Z" w16du:dateUtc="2026-05-01T18:55:00Z">
        <w:r w:rsidR="00930FEC">
          <w:rPr>
            <w:rFonts w:ascii="Times New Roman" w:hAnsi="Times New Roman" w:cs="Times New Roman"/>
          </w:rPr>
          <w:t>. (2013) can be explained in terms of</w:t>
        </w:r>
      </w:ins>
      <w:ins w:id="237" w:author="Benton, Deon" w:date="2026-05-01T13:56:00Z" w16du:dateUtc="2026-05-01T18:56:00Z">
        <w:r w:rsidR="00930FEC">
          <w:rPr>
            <w:rFonts w:ascii="Times New Roman" w:hAnsi="Times New Roman" w:cs="Times New Roman"/>
          </w:rPr>
          <w:t xml:space="preserve"> prototypical representations </w:t>
        </w:r>
        <w:r w:rsidR="00120B35">
          <w:rPr>
            <w:rFonts w:ascii="Times New Roman" w:hAnsi="Times New Roman" w:cs="Times New Roman"/>
          </w:rPr>
          <w:t>of straight reach</w:t>
        </w:r>
      </w:ins>
      <w:ins w:id="238" w:author="Benton, Deon" w:date="2026-05-01T16:30:00Z" w16du:dateUtc="2026-05-01T21:30:00Z">
        <w:r w:rsidR="00411887">
          <w:rPr>
            <w:rFonts w:ascii="Times New Roman" w:hAnsi="Times New Roman" w:cs="Times New Roman"/>
          </w:rPr>
          <w:t>es</w:t>
        </w:r>
      </w:ins>
      <w:ins w:id="239" w:author="Benton, Deon" w:date="2026-05-01T13:56:00Z" w16du:dateUtc="2026-05-01T18:56:00Z">
        <w:r w:rsidR="00120B35">
          <w:rPr>
            <w:rFonts w:ascii="Times New Roman" w:hAnsi="Times New Roman" w:cs="Times New Roman"/>
          </w:rPr>
          <w:t xml:space="preserve"> </w:t>
        </w:r>
        <w:r w:rsidR="00930FEC">
          <w:rPr>
            <w:rFonts w:ascii="Times New Roman" w:hAnsi="Times New Roman" w:cs="Times New Roman"/>
          </w:rPr>
          <w:t xml:space="preserve">that arise </w:t>
        </w:r>
      </w:ins>
      <w:ins w:id="240" w:author="Benton, Deon" w:date="2026-05-01T16:07:00Z" w16du:dateUtc="2026-05-01T21:07:00Z">
        <w:r w:rsidR="00016DD5">
          <w:rPr>
            <w:rFonts w:ascii="Times New Roman" w:hAnsi="Times New Roman" w:cs="Times New Roman"/>
          </w:rPr>
          <w:t xml:space="preserve">when </w:t>
        </w:r>
      </w:ins>
      <w:ins w:id="241" w:author="Benton, Deon" w:date="2026-05-01T13:56:00Z" w16du:dateUtc="2026-05-01T18:56:00Z">
        <w:r w:rsidR="00120B35">
          <w:rPr>
            <w:rFonts w:ascii="Times New Roman" w:hAnsi="Times New Roman" w:cs="Times New Roman"/>
          </w:rPr>
          <w:t xml:space="preserve">sticky-mittens experience </w:t>
        </w:r>
      </w:ins>
      <w:ins w:id="242" w:author="Benton, Deon" w:date="2026-05-01T16:07:00Z" w16du:dateUtc="2026-05-01T21:07:00Z">
        <w:r w:rsidR="008F1FBD">
          <w:rPr>
            <w:rFonts w:ascii="Times New Roman" w:hAnsi="Times New Roman" w:cs="Times New Roman"/>
          </w:rPr>
          <w:t>heightens infants’</w:t>
        </w:r>
      </w:ins>
      <w:ins w:id="243" w:author="Benton, Deon" w:date="2026-05-01T13:56:00Z" w16du:dateUtc="2026-05-01T18:56:00Z">
        <w:r w:rsidR="00120B35">
          <w:rPr>
            <w:rFonts w:ascii="Times New Roman" w:hAnsi="Times New Roman" w:cs="Times New Roman"/>
          </w:rPr>
          <w:t xml:space="preserve"> attention </w:t>
        </w:r>
      </w:ins>
      <w:ins w:id="244" w:author="Benton, Deon" w:date="2026-05-01T13:57:00Z" w16du:dateUtc="2026-05-01T18:57:00Z">
        <w:r w:rsidR="00120B35">
          <w:rPr>
            <w:rFonts w:ascii="Times New Roman" w:hAnsi="Times New Roman" w:cs="Times New Roman"/>
          </w:rPr>
          <w:t>to</w:t>
        </w:r>
      </w:ins>
      <w:ins w:id="245" w:author="Benton, Deon" w:date="2026-05-01T16:30:00Z" w16du:dateUtc="2026-05-01T21:30:00Z">
        <w:r w:rsidR="00411887">
          <w:rPr>
            <w:rFonts w:ascii="Times New Roman" w:hAnsi="Times New Roman" w:cs="Times New Roman"/>
          </w:rPr>
          <w:t>, and</w:t>
        </w:r>
      </w:ins>
      <w:ins w:id="246" w:author="Benton, Deon" w:date="2026-05-01T13:56:00Z" w16du:dateUtc="2026-05-01T18:56:00Z">
        <w:r w:rsidR="00120B35">
          <w:rPr>
            <w:rFonts w:ascii="Times New Roman" w:hAnsi="Times New Roman" w:cs="Times New Roman"/>
          </w:rPr>
          <w:t xml:space="preserve"> </w:t>
        </w:r>
      </w:ins>
      <w:ins w:id="247" w:author="Benton, Deon" w:date="2026-05-01T16:30:00Z" w16du:dateUtc="2026-05-01T21:30:00Z">
        <w:r w:rsidR="004D3C8A">
          <w:rPr>
            <w:rFonts w:ascii="Times New Roman" w:hAnsi="Times New Roman" w:cs="Times New Roman"/>
          </w:rPr>
          <w:t xml:space="preserve">enhance their </w:t>
        </w:r>
      </w:ins>
      <w:ins w:id="248" w:author="Benton, Deon" w:date="2026-05-01T13:56:00Z" w16du:dateUtc="2026-05-01T18:56:00Z">
        <w:r w:rsidR="00120B35">
          <w:rPr>
            <w:rFonts w:ascii="Times New Roman" w:hAnsi="Times New Roman" w:cs="Times New Roman"/>
          </w:rPr>
          <w:t>encoding of</w:t>
        </w:r>
      </w:ins>
      <w:ins w:id="249" w:author="Benton, Deon" w:date="2026-05-01T16:07:00Z" w16du:dateUtc="2026-05-01T21:07:00Z">
        <w:r w:rsidR="008F1FBD">
          <w:rPr>
            <w:rFonts w:ascii="Times New Roman" w:hAnsi="Times New Roman" w:cs="Times New Roman"/>
          </w:rPr>
          <w:t>,</w:t>
        </w:r>
      </w:ins>
      <w:ins w:id="250" w:author="Benton, Deon" w:date="2026-05-01T13:56:00Z" w16du:dateUtc="2026-05-01T18:56:00Z">
        <w:r w:rsidR="00120B35">
          <w:rPr>
            <w:rFonts w:ascii="Times New Roman" w:hAnsi="Times New Roman" w:cs="Times New Roman"/>
          </w:rPr>
          <w:t xml:space="preserve"> such </w:t>
        </w:r>
      </w:ins>
      <w:ins w:id="251" w:author="Benton, Deon" w:date="2026-05-01T16:08:00Z" w16du:dateUtc="2026-05-01T21:08:00Z">
        <w:r w:rsidR="008F1FBD">
          <w:rPr>
            <w:rFonts w:ascii="Times New Roman" w:hAnsi="Times New Roman" w:cs="Times New Roman"/>
          </w:rPr>
          <w:t>action</w:t>
        </w:r>
      </w:ins>
      <w:ins w:id="252" w:author="Benton, Deon" w:date="2026-05-01T13:56:00Z" w16du:dateUtc="2026-05-01T18:56:00Z">
        <w:r w:rsidR="00120B35">
          <w:rPr>
            <w:rFonts w:ascii="Times New Roman" w:hAnsi="Times New Roman" w:cs="Times New Roman"/>
          </w:rPr>
          <w:t>s</w:t>
        </w:r>
      </w:ins>
      <w:ins w:id="253" w:author="Benton, Deon" w:date="2026-05-01T13:57:00Z" w16du:dateUtc="2026-05-01T18:57:00Z">
        <w:r w:rsidR="000217C9">
          <w:rPr>
            <w:rFonts w:ascii="Times New Roman" w:hAnsi="Times New Roman" w:cs="Times New Roman"/>
          </w:rPr>
          <w:t xml:space="preserve">; abstract notions of efficiency or </w:t>
        </w:r>
      </w:ins>
      <w:ins w:id="254" w:author="Benton, Deon" w:date="2026-05-01T16:08:00Z" w16du:dateUtc="2026-05-01T21:08:00Z">
        <w:r w:rsidR="00A966ED">
          <w:rPr>
            <w:rFonts w:ascii="Times New Roman" w:hAnsi="Times New Roman" w:cs="Times New Roman"/>
          </w:rPr>
          <w:t xml:space="preserve">domain-specific mechanisms that </w:t>
        </w:r>
      </w:ins>
      <w:ins w:id="255" w:author="Benton, Deon" w:date="2026-05-01T16:30:00Z" w16du:dateUtc="2026-05-01T21:30:00Z">
        <w:r w:rsidR="00F00631">
          <w:rPr>
            <w:rFonts w:ascii="Times New Roman" w:hAnsi="Times New Roman" w:cs="Times New Roman"/>
          </w:rPr>
          <w:t>subserve them</w:t>
        </w:r>
      </w:ins>
      <w:ins w:id="256" w:author="Benton, Deon" w:date="2026-05-01T13:57:00Z" w16du:dateUtc="2026-05-01T18:57:00Z">
        <w:r w:rsidR="000217C9">
          <w:rPr>
            <w:rFonts w:ascii="Times New Roman" w:hAnsi="Times New Roman" w:cs="Times New Roman"/>
          </w:rPr>
          <w:t xml:space="preserve"> need not be assumed.</w:t>
        </w:r>
      </w:ins>
    </w:p>
    <w:p w14:paraId="59A5325D" w14:textId="3DB6150A" w:rsidR="00524642" w:rsidRDefault="00AC1B5A" w:rsidP="0096761D">
      <w:pPr>
        <w:spacing w:line="480" w:lineRule="auto"/>
        <w:ind w:firstLine="720"/>
        <w:contextualSpacing/>
        <w:rPr>
          <w:rFonts w:ascii="Times New Roman" w:hAnsi="Times New Roman" w:cs="Times New Roman"/>
        </w:rPr>
      </w:pPr>
      <w:ins w:id="257" w:author="Benton, Deon" w:date="2026-05-01T16:31:00Z" w16du:dateUtc="2026-05-01T21:31:00Z">
        <w:r>
          <w:rPr>
            <w:rFonts w:ascii="Times New Roman" w:hAnsi="Times New Roman" w:cs="Times New Roman"/>
          </w:rPr>
          <w:t>In the remainder of the paper, a series of simulations</w:t>
        </w:r>
      </w:ins>
      <w:ins w:id="258" w:author="Benton, Deon" w:date="2026-05-01T20:39:00Z" w16du:dateUtc="2026-05-02T01:39:00Z">
        <w:r w:rsidR="00BD309B">
          <w:rPr>
            <w:rFonts w:ascii="Times New Roman" w:hAnsi="Times New Roman" w:cs="Times New Roman"/>
          </w:rPr>
          <w:t xml:space="preserve"> are presented that</w:t>
        </w:r>
      </w:ins>
      <w:ins w:id="259" w:author="Benton, Deon" w:date="2026-05-01T16:31:00Z" w16du:dateUtc="2026-05-01T21:31:00Z">
        <w:r>
          <w:rPr>
            <w:rFonts w:ascii="Times New Roman" w:hAnsi="Times New Roman" w:cs="Times New Roman"/>
          </w:rPr>
          <w:t xml:space="preserve"> demonstrat</w:t>
        </w:r>
      </w:ins>
      <w:ins w:id="260" w:author="Benton, Deon" w:date="2026-05-01T20:39:00Z" w16du:dateUtc="2026-05-02T01:39:00Z">
        <w:r w:rsidR="00BD309B">
          <w:rPr>
            <w:rFonts w:ascii="Times New Roman" w:hAnsi="Times New Roman" w:cs="Times New Roman"/>
          </w:rPr>
          <w:t>e</w:t>
        </w:r>
      </w:ins>
      <w:ins w:id="261" w:author="Benton, Deon" w:date="2026-05-01T16:31:00Z" w16du:dateUtc="2026-05-01T21:31:00Z">
        <w:r>
          <w:rPr>
            <w:rFonts w:ascii="Times New Roman" w:hAnsi="Times New Roman" w:cs="Times New Roman"/>
          </w:rPr>
          <w:t xml:space="preserve"> that </w:t>
        </w:r>
      </w:ins>
      <w:ins w:id="262" w:author="Benton, Deon" w:date="2026-05-01T15:59:00Z" w16du:dateUtc="2026-05-01T20:59:00Z">
        <w:r w:rsidR="00617B5C">
          <w:rPr>
            <w:rFonts w:ascii="Times New Roman" w:hAnsi="Times New Roman" w:cs="Times New Roman"/>
          </w:rPr>
          <w:t>th</w:t>
        </w:r>
      </w:ins>
      <w:ins w:id="263" w:author="Benton, Deon" w:date="2026-05-01T20:39:00Z" w16du:dateUtc="2026-05-02T01:39:00Z">
        <w:r w:rsidR="00BD309B">
          <w:rPr>
            <w:rFonts w:ascii="Times New Roman" w:hAnsi="Times New Roman" w:cs="Times New Roman"/>
          </w:rPr>
          <w:t>e present</w:t>
        </w:r>
      </w:ins>
      <w:ins w:id="264" w:author="Benton, Deon" w:date="2026-05-01T15:59:00Z" w16du:dateUtc="2026-05-01T20:59:00Z">
        <w:r w:rsidR="00617B5C">
          <w:rPr>
            <w:rFonts w:ascii="Times New Roman" w:hAnsi="Times New Roman" w:cs="Times New Roman"/>
          </w:rPr>
          <w:t xml:space="preserve"> </w:t>
        </w:r>
      </w:ins>
      <w:ins w:id="265" w:author="Benton, Deon" w:date="2026-05-01T16:00:00Z" w16du:dateUtc="2026-05-01T21:00:00Z">
        <w:r w:rsidR="00617B5C">
          <w:rPr>
            <w:rFonts w:ascii="Times New Roman" w:hAnsi="Times New Roman" w:cs="Times New Roman"/>
          </w:rPr>
          <w:t>mechanistic proposal</w:t>
        </w:r>
      </w:ins>
      <w:ins w:id="266" w:author="Benton, Deon" w:date="2026-05-01T15:59:00Z" w16du:dateUtc="2026-05-01T20:59:00Z">
        <w:r w:rsidR="00617B5C">
          <w:rPr>
            <w:rFonts w:ascii="Times New Roman" w:hAnsi="Times New Roman" w:cs="Times New Roman"/>
          </w:rPr>
          <w:t>—when instantiated in a connectionist computational model—can</w:t>
        </w:r>
      </w:ins>
      <w:ins w:id="267" w:author="Benton, Deon" w:date="2026-05-01T16:00:00Z" w16du:dateUtc="2026-05-01T21:00:00Z">
        <w:r w:rsidR="00617B5C">
          <w:rPr>
            <w:rFonts w:ascii="Times New Roman" w:hAnsi="Times New Roman" w:cs="Times New Roman"/>
          </w:rPr>
          <w:t xml:space="preserve"> account for several major findings in the literature on infant action understanding. Before </w:t>
        </w:r>
      </w:ins>
      <w:ins w:id="268" w:author="Benton, Deon" w:date="2026-05-01T16:10:00Z" w16du:dateUtc="2026-05-01T21:10:00Z">
        <w:r w:rsidR="002B6388">
          <w:rPr>
            <w:rFonts w:ascii="Times New Roman" w:hAnsi="Times New Roman" w:cs="Times New Roman"/>
          </w:rPr>
          <w:t>turning to these simulations</w:t>
        </w:r>
      </w:ins>
      <w:ins w:id="269" w:author="Benton, Deon" w:date="2026-05-01T16:02:00Z" w16du:dateUtc="2026-05-01T21:02:00Z">
        <w:r w:rsidR="00D7476B">
          <w:rPr>
            <w:rFonts w:ascii="Times New Roman" w:hAnsi="Times New Roman" w:cs="Times New Roman"/>
          </w:rPr>
          <w:t>,</w:t>
        </w:r>
      </w:ins>
      <w:ins w:id="270" w:author="Benton, Deon" w:date="2026-05-01T16:01:00Z" w16du:dateUtc="2026-05-01T21:01:00Z">
        <w:r w:rsidR="00D7476B">
          <w:rPr>
            <w:rFonts w:ascii="Times New Roman" w:hAnsi="Times New Roman" w:cs="Times New Roman"/>
          </w:rPr>
          <w:t xml:space="preserve"> </w:t>
        </w:r>
      </w:ins>
      <w:ins w:id="271" w:author="Benton, Deon" w:date="2026-05-01T16:32:00Z" w16du:dateUtc="2026-05-01T21:32:00Z">
        <w:r w:rsidR="003148AF">
          <w:rPr>
            <w:rFonts w:ascii="Times New Roman" w:hAnsi="Times New Roman" w:cs="Times New Roman"/>
          </w:rPr>
          <w:t xml:space="preserve">however, </w:t>
        </w:r>
      </w:ins>
      <w:ins w:id="272" w:author="Benton, Deon" w:date="2026-05-01T16:01:00Z" w16du:dateUtc="2026-05-01T21:01:00Z">
        <w:r w:rsidR="00D7476B">
          <w:rPr>
            <w:rFonts w:ascii="Times New Roman" w:hAnsi="Times New Roman" w:cs="Times New Roman"/>
          </w:rPr>
          <w:t xml:space="preserve">two </w:t>
        </w:r>
      </w:ins>
      <w:ins w:id="273" w:author="Benton, Deon" w:date="2026-05-01T16:32:00Z" w16du:dateUtc="2026-05-01T21:32:00Z">
        <w:r w:rsidR="004E05F7">
          <w:rPr>
            <w:rFonts w:ascii="Times New Roman" w:hAnsi="Times New Roman" w:cs="Times New Roman"/>
          </w:rPr>
          <w:t xml:space="preserve">points </w:t>
        </w:r>
      </w:ins>
      <w:ins w:id="274" w:author="Benton, Deon" w:date="2026-05-01T16:10:00Z" w16du:dateUtc="2026-05-01T21:10:00Z">
        <w:r w:rsidR="002B6388">
          <w:rPr>
            <w:rFonts w:ascii="Times New Roman" w:hAnsi="Times New Roman" w:cs="Times New Roman"/>
          </w:rPr>
          <w:t>merit clarification</w:t>
        </w:r>
      </w:ins>
      <w:ins w:id="275" w:author="Benton, Deon" w:date="2026-05-01T16:02:00Z" w16du:dateUtc="2026-05-01T21:02:00Z">
        <w:r w:rsidR="00D7476B">
          <w:rPr>
            <w:rFonts w:ascii="Times New Roman" w:hAnsi="Times New Roman" w:cs="Times New Roman"/>
          </w:rPr>
          <w:t>.</w:t>
        </w:r>
      </w:ins>
      <w:ins w:id="276" w:author="Benton, Deon" w:date="2026-05-01T15:59:00Z" w16du:dateUtc="2026-05-01T20:59:00Z">
        <w:r w:rsidR="00617B5C">
          <w:rPr>
            <w:rFonts w:ascii="Times New Roman" w:hAnsi="Times New Roman" w:cs="Times New Roman"/>
          </w:rPr>
          <w:t xml:space="preserve"> </w:t>
        </w:r>
      </w:ins>
      <w:ins w:id="277"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r w:rsidR="00635C87" w:rsidRPr="000B0B74">
        <w:rPr>
          <w:rFonts w:ascii="Times New Roman" w:hAnsi="Times New Roman" w:cs="Times New Roman"/>
        </w:rPr>
        <w:t xml:space="preserve">action understanding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278"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279" w:author="Benton, Deon" w:date="2026-05-01T16:10:00Z" w16du:dateUtc="2026-05-01T21:10:00Z">
        <w:r w:rsidR="002B6388">
          <w:rPr>
            <w:rFonts w:ascii="Times New Roman" w:hAnsi="Times New Roman" w:cs="Times New Roman"/>
          </w:rPr>
          <w:t>ar</w:t>
        </w:r>
      </w:ins>
      <w:ins w:id="280" w:author="Benton, Deon" w:date="2026-05-01T16:11:00Z" w16du:dateUtc="2026-05-01T21:11:00Z">
        <w:r w:rsidR="002B6388">
          <w:rPr>
            <w:rFonts w:ascii="Times New Roman" w:hAnsi="Times New Roman" w:cs="Times New Roman"/>
          </w:rPr>
          <w:t>e</w:t>
        </w:r>
      </w:ins>
      <w:ins w:id="281"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ins w:id="282" w:author="Benton, Deon" w:date="2026-05-01T16:12:00Z" w16du:dateUtc="2026-05-01T21:12:00Z">
        <w:r w:rsidR="00A709A0">
          <w:rPr>
            <w:rFonts w:ascii="Times New Roman" w:hAnsi="Times New Roman" w:cs="Times New Roman"/>
          </w:rPr>
          <w:t>a domain-general associative-learning mechanism</w:t>
        </w:r>
      </w:ins>
      <w:r w:rsidR="009F7A89">
        <w:rPr>
          <w:rFonts w:ascii="Times New Roman" w:hAnsi="Times New Roman" w:cs="Times New Roman"/>
        </w:rPr>
        <w:t>—</w:t>
      </w:r>
      <w:ins w:id="283" w:author="Benton, Deon" w:date="2026-05-01T16:11:00Z" w16du:dateUtc="2026-05-01T21:11:00Z">
        <w:r w:rsidR="00A709A0">
          <w:rPr>
            <w:rFonts w:ascii="Times New Roman" w:hAnsi="Times New Roman" w:cs="Times New Roman"/>
          </w:rPr>
          <w:t xml:space="preserve">a </w:t>
        </w:r>
      </w:ins>
      <w:r w:rsidR="009F7A89">
        <w:rPr>
          <w:rFonts w:ascii="Times New Roman" w:hAnsi="Times New Roman" w:cs="Times New Roman"/>
        </w:rPr>
        <w:t>process</w:t>
      </w:r>
      <w:ins w:id="284" w:author="Benton, Deon" w:date="2026-05-01T16:11:00Z" w16du:dateUtc="2026-05-01T21:11:00Z">
        <w:r w:rsidR="00A709A0">
          <w:rPr>
            <w:rFonts w:ascii="Times New Roman" w:hAnsi="Times New Roman" w:cs="Times New Roman"/>
          </w:rPr>
          <w:t xml:space="preserve"> that is grounded in </w:t>
        </w:r>
      </w:ins>
      <w:ins w:id="285" w:author="Benton, Deon" w:date="2026-05-01T16:12:00Z" w16du:dateUtc="2026-05-01T21:12:00Z">
        <w:r w:rsidR="00A709A0">
          <w:rPr>
            <w:rFonts w:ascii="Times New Roman" w:hAnsi="Times New Roman" w:cs="Times New Roman"/>
          </w:rPr>
          <w:t>everyday experience</w:t>
        </w:r>
      </w:ins>
      <w:ins w:id="286" w:author="Benton, Deon" w:date="2026-05-01T16:13:00Z" w16du:dateUtc="2026-05-01T21:13:00Z">
        <w:r w:rsidR="00A709A0">
          <w:rPr>
            <w:rFonts w:ascii="Times New Roman" w:hAnsi="Times New Roman" w:cs="Times New Roman"/>
          </w:rPr>
          <w:t xml:space="preserve"> and</w:t>
        </w:r>
      </w:ins>
      <w:ins w:id="287" w:author="Benton, Deon" w:date="2026-05-01T16:12:00Z" w16du:dateUtc="2026-05-01T21:12:00Z">
        <w:r w:rsidR="00A709A0">
          <w:rPr>
            <w:rFonts w:ascii="Times New Roman" w:hAnsi="Times New Roman" w:cs="Times New Roman"/>
          </w:rPr>
          <w:t xml:space="preserve"> that</w:t>
        </w:r>
      </w:ins>
      <w:r w:rsidR="00635C87" w:rsidRPr="000B0B74">
        <w:rPr>
          <w:rFonts w:ascii="Times New Roman" w:hAnsi="Times New Roman" w:cs="Times New Roman"/>
        </w:rPr>
        <w:t xml:space="preserve"> operate</w:t>
      </w:r>
      <w:ins w:id="288"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289" w:author="Benton, Deon" w:date="2026-05-01T16:12:00Z" w16du:dateUtc="2026-05-01T21:12:00Z">
        <w:r w:rsidR="00A709A0">
          <w:rPr>
            <w:rFonts w:ascii="Times New Roman" w:hAnsi="Times New Roman" w:cs="Times New Roman"/>
          </w:rPr>
          <w:t xml:space="preserve">, and forms connections </w:t>
        </w:r>
      </w:ins>
      <w:ins w:id="290" w:author="Benton, Deon" w:date="2026-05-01T16:13:00Z" w16du:dateUtc="2026-05-01T21:13:00Z">
        <w:r w:rsidR="00A709A0">
          <w:rPr>
            <w:rFonts w:ascii="Times New Roman" w:hAnsi="Times New Roman" w:cs="Times New Roman"/>
          </w:rPr>
          <w:t xml:space="preserve">between and </w:t>
        </w:r>
      </w:ins>
      <w:ins w:id="291"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292"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293"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294"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kinematics of different actions</w:t>
      </w:r>
      <w:r w:rsidR="0096761D">
        <w:rPr>
          <w:rFonts w:ascii="Times New Roman" w:hAnsi="Times New Roman" w:cs="Times New Roman"/>
        </w:rPr>
        <w:t>.</w:t>
      </w:r>
      <w:r w:rsidR="00635C87">
        <w:rPr>
          <w:rFonts w:ascii="Times New Roman" w:hAnsi="Times New Roman" w:cs="Times New Roman"/>
        </w:rPr>
        <w:t xml:space="preserve"> </w:t>
      </w:r>
      <w:ins w:id="295" w:author="Benton, Deon" w:date="2026-05-01T16:14:00Z" w16du:dateUtc="2026-05-01T21:14:00Z">
        <w:r w:rsidR="008A0DE0">
          <w:rPr>
            <w:rFonts w:ascii="Times New Roman" w:hAnsi="Times New Roman" w:cs="Times New Roman"/>
          </w:rPr>
          <w:t>Second,</w:t>
        </w:r>
      </w:ins>
      <w:ins w:id="296" w:author="Benton, Deon" w:date="2026-05-01T16:03:00Z" w16du:dateUtc="2026-05-01T21:03:00Z">
        <w:r w:rsidR="00D7476B">
          <w:rPr>
            <w:rFonts w:ascii="Times New Roman" w:hAnsi="Times New Roman" w:cs="Times New Roman"/>
          </w:rPr>
          <w:t xml:space="preserve"> </w:t>
        </w:r>
      </w:ins>
      <w:ins w:id="297"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298"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299"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300" w:author="Benton, Deon" w:date="2026-05-01T16:04:00Z" w16du:dateUtc="2026-05-01T21:04:00Z">
        <w:r w:rsidR="00BC2A35">
          <w:rPr>
            <w:rFonts w:ascii="Times New Roman" w:hAnsi="Times New Roman" w:cs="Times New Roman"/>
          </w:rPr>
          <w:t xml:space="preserve"> action-understanding</w:t>
        </w:r>
      </w:ins>
      <w:r w:rsidR="00635C87" w:rsidRPr="009A322E">
        <w:rPr>
          <w:rFonts w:ascii="Times New Roman" w:hAnsi="Times New Roman" w:cs="Times New Roman"/>
        </w:rPr>
        <w:t xml:space="preserve"> studies</w:t>
      </w:r>
      <w:ins w:id="301" w:author="Benton, Deon" w:date="2026-05-01T16:04:00Z" w16du:dateUtc="2026-05-01T21:04:00Z">
        <w:r w:rsidR="00BC2A35">
          <w:rPr>
            <w:rFonts w:ascii="Times New Roman" w:hAnsi="Times New Roman" w:cs="Times New Roman"/>
          </w:rPr>
          <w:t xml:space="preserve"> without recourse to rich notions of actions, efficiency, or cost</w:t>
        </w:r>
      </w:ins>
      <w:ins w:id="302" w:author="Benton, Deon" w:date="2026-05-01T16:14:00Z" w16du:dateUtc="2026-05-01T21:14:00Z">
        <w:r w:rsidR="008A0DE0">
          <w:rPr>
            <w:rFonts w:ascii="Times New Roman" w:hAnsi="Times New Roman" w:cs="Times New Roman"/>
          </w:rPr>
          <w:t>, the impl</w:t>
        </w:r>
      </w:ins>
      <w:ins w:id="303" w:author="Benton, Deon" w:date="2026-05-01T16:15:00Z" w16du:dateUtc="2026-05-01T21:15:00Z">
        <w:r w:rsidR="008A0DE0">
          <w:rPr>
            <w:rFonts w:ascii="Times New Roman" w:hAnsi="Times New Roman" w:cs="Times New Roman"/>
          </w:rPr>
          <w:t xml:space="preserve">ications of the current work </w:t>
        </w:r>
      </w:ins>
      <w:ins w:id="304" w:author="Benton, Deon" w:date="2026-05-01T16:16:00Z" w16du:dateUtc="2026-05-01T21:16:00Z">
        <w:r w:rsidR="009F1EC1">
          <w:rPr>
            <w:rFonts w:ascii="Times New Roman" w:hAnsi="Times New Roman" w:cs="Times New Roman"/>
          </w:rPr>
          <w:t xml:space="preserve">are far reaching. Specifically, </w:t>
        </w:r>
      </w:ins>
      <w:r w:rsidR="00635C87" w:rsidRPr="009A322E">
        <w:rPr>
          <w:rFonts w:ascii="Times New Roman" w:hAnsi="Times New Roman" w:cs="Times New Roman"/>
        </w:rPr>
        <w:t xml:space="preserve">the proposed account and accompanying simulations support </w:t>
      </w:r>
      <w:ins w:id="305" w:author="Benton, Deon" w:date="2026-05-01T16:16:00Z" w16du:dateUtc="2026-05-01T21:16:00Z">
        <w:r w:rsidR="009F1EC1">
          <w:rPr>
            <w:rFonts w:ascii="Times New Roman" w:hAnsi="Times New Roman" w:cs="Times New Roman"/>
          </w:rPr>
          <w:t>the</w:t>
        </w:r>
      </w:ins>
      <w:r w:rsidR="00F77113">
        <w:rPr>
          <w:rFonts w:ascii="Times New Roman" w:hAnsi="Times New Roman" w:cs="Times New Roman"/>
        </w:rPr>
        <w:t xml:space="preserve"> contention</w:t>
      </w:r>
      <w:ins w:id="306" w:author="Benton, Deon" w:date="2026-05-01T16:16:00Z" w16du:dateUtc="2026-05-01T21:16:00Z">
        <w:r w:rsidR="009F1EC1">
          <w:rPr>
            <w:rFonts w:ascii="Times New Roman" w:hAnsi="Times New Roman" w:cs="Times New Roman"/>
          </w:rPr>
          <w:t xml:space="preserve"> that</w:t>
        </w:r>
      </w:ins>
      <w:ins w:id="307" w:author="Benton, Deon" w:date="2026-05-01T16:17:00Z" w16du:dateUtc="2026-05-01T21:17:00Z">
        <w:r w:rsidR="009F1EC1">
          <w:rPr>
            <w:rFonts w:ascii="Times New Roman" w:hAnsi="Times New Roman" w:cs="Times New Roman"/>
          </w:rPr>
          <w:t xml:space="preserve"> i</w:t>
        </w:r>
      </w:ins>
      <w:r w:rsidR="00F77113">
        <w:rPr>
          <w:rFonts w:ascii="Times New Roman" w:hAnsi="Times New Roman" w:cs="Times New Roman"/>
        </w:rPr>
        <w:t>nfants’ looking</w:t>
      </w:r>
      <w:r w:rsidR="00635C87" w:rsidRPr="009A322E">
        <w:rPr>
          <w:rFonts w:ascii="Times New Roman" w:hAnsi="Times New Roman" w:cs="Times New Roman"/>
        </w:rPr>
        <w:t xml:space="preserve"> behavior in </w:t>
      </w:r>
      <w:ins w:id="308" w:author="Benton, Deon" w:date="2026-05-01T16:17:00Z" w16du:dateUtc="2026-05-01T21:17:00Z">
        <w:r w:rsidR="009F1EC1">
          <w:rPr>
            <w:rFonts w:ascii="Times New Roman" w:hAnsi="Times New Roman" w:cs="Times New Roman"/>
          </w:rPr>
          <w:t xml:space="preserve">these studies </w:t>
        </w:r>
      </w:ins>
      <w:r w:rsidR="00635C87" w:rsidRPr="009A322E">
        <w:rPr>
          <w:rFonts w:ascii="Times New Roman" w:hAnsi="Times New Roman" w:cs="Times New Roman"/>
        </w:rPr>
        <w:t xml:space="preserve">can be explained by the </w:t>
      </w:r>
      <w:r w:rsidR="00635C87">
        <w:rPr>
          <w:rFonts w:ascii="Times New Roman" w:hAnsi="Times New Roman" w:cs="Times New Roman"/>
        </w:rPr>
        <w:t xml:space="preserve">very </w:t>
      </w:r>
      <w:r w:rsidR="00635C87" w:rsidRPr="009A322E">
        <w:rPr>
          <w:rFonts w:ascii="Times New Roman" w:hAnsi="Times New Roman" w:cs="Times New Roman"/>
        </w:rPr>
        <w:t xml:space="preserve">same general processes that </w:t>
      </w:r>
      <w:r w:rsidR="00635C87">
        <w:rPr>
          <w:rFonts w:ascii="Times New Roman" w:hAnsi="Times New Roman" w:cs="Times New Roman"/>
        </w:rPr>
        <w:t>proponents of lean accounts</w:t>
      </w:r>
      <w:r w:rsidR="00635C87" w:rsidRPr="009A322E">
        <w:rPr>
          <w:rFonts w:ascii="Times New Roman" w:hAnsi="Times New Roman" w:cs="Times New Roman"/>
        </w:rPr>
        <w:t xml:space="preserve"> have argued </w:t>
      </w:r>
      <w:ins w:id="309" w:author="Benton, Deon" w:date="2026-05-01T16:17:00Z" w16du:dateUtc="2026-05-01T21:17:00Z">
        <w:r w:rsidR="00EE0C28">
          <w:rPr>
            <w:rFonts w:ascii="Times New Roman" w:hAnsi="Times New Roman" w:cs="Times New Roman"/>
          </w:rPr>
          <w:t>underlie</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infants’ </w:t>
      </w:r>
      <w:ins w:id="310" w:author="Benton, Deon" w:date="2026-05-01T16:18:00Z" w16du:dateUtc="2026-05-01T21:18:00Z">
        <w:r w:rsidR="00EE0C28">
          <w:rPr>
            <w:rFonts w:ascii="Times New Roman" w:hAnsi="Times New Roman" w:cs="Times New Roman"/>
          </w:rPr>
          <w:t>looking responses</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 </w:t>
      </w:r>
      <w:ins w:id="311" w:author="Benton, Deon" w:date="2026-05-01T16:18:00Z" w16du:dateUtc="2026-05-01T21:18:00Z">
        <w:r w:rsidR="00EE0C28">
          <w:rPr>
            <w:rFonts w:ascii="Times New Roman" w:hAnsi="Times New Roman" w:cs="Times New Roman"/>
          </w:rPr>
          <w:t>violation-of-expectation paradigms more broadly</w:t>
        </w:r>
        <w:r w:rsidR="00EE0C28" w:rsidRPr="009A322E">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Benton, 2024</w:t>
      </w:r>
      <w:ins w:id="312"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313"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lastRenderedPageBreak/>
        <w:t xml:space="preserve">Munakata, 1998; Munakata et al., 1997; </w:t>
      </w:r>
      <w:r w:rsidR="00F67E24">
        <w:rPr>
          <w:rFonts w:ascii="Times New Roman" w:hAnsi="Times New Roman" w:cs="Times New Roman"/>
        </w:rPr>
        <w:t>Orhan &amp; Lake, 2024; Overwalle, 2010</w:t>
      </w:r>
      <w:r w:rsidR="00797E75">
        <w:rPr>
          <w:rFonts w:ascii="Times New Roman" w:hAnsi="Times New Roman" w:cs="Times New Roman"/>
        </w:rPr>
        <w:t>;</w:t>
      </w:r>
      <w:r w:rsidR="000E3F68">
        <w:rPr>
          <w:rFonts w:ascii="Times New Roman" w:hAnsi="Times New Roman" w:cs="Times New Roman"/>
        </w:rPr>
        <w:t xml:space="preserve"> Rakison &amp; Lupyan,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r w:rsidR="009130D6">
        <w:rPr>
          <w:rFonts w:ascii="Times New Roman" w:hAnsi="Times New Roman" w:cs="Times New Roman"/>
        </w:rPr>
        <w:t>Yermolayeva &amp; Rakison,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314" w:author="Benton, Deon" w:date="2026-05-01T16:21:00Z" w16du:dateUtc="2026-05-01T21:21:00Z">
        <w:r w:rsidR="00A52D6B">
          <w:rPr>
            <w:rFonts w:ascii="Times New Roman" w:hAnsi="Times New Roman" w:cs="Times New Roman"/>
          </w:rPr>
          <w:t xml:space="preserve"> and corresponding model </w:t>
        </w:r>
      </w:ins>
      <w:r w:rsidR="00105BB1">
        <w:rPr>
          <w:rFonts w:ascii="Times New Roman" w:hAnsi="Times New Roman" w:cs="Times New Roman"/>
        </w:rPr>
        <w:t>build on</w:t>
      </w:r>
      <w:ins w:id="315"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departs from</w:t>
      </w:r>
      <w:ins w:id="316"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53188287"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ins w:id="317" w:author="Benton, Deon" w:date="2026-05-01T20:41:00Z" w16du:dateUtc="2026-05-02T01:41:00Z">
        <w:r w:rsidR="006F7263">
          <w:rPr>
            <w:rFonts w:ascii="Times New Roman" w:hAnsi="Times New Roman" w:cs="Times New Roman"/>
          </w:rPr>
          <w:t>To that end</w:t>
        </w:r>
      </w:ins>
      <w:r>
        <w:rPr>
          <w:rFonts w:ascii="Times New Roman" w:hAnsi="Times New Roman" w:cs="Times New Roman"/>
        </w:rPr>
        <w:t>,</w:t>
      </w:r>
      <w:ins w:id="318" w:author="Benton, Deon" w:date="2026-05-01T20:41:00Z" w16du:dateUtc="2026-05-02T01:41:00Z">
        <w:r w:rsidR="006F7263">
          <w:rPr>
            <w:rFonts w:ascii="Times New Roman" w:hAnsi="Times New Roman" w:cs="Times New Roman"/>
          </w:rPr>
          <w:t xml:space="preserve"> the current account was implemented in </w:t>
        </w:r>
      </w:ins>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ins w:id="319" w:author="Benton, Deon" w:date="2026-05-01T20:41:00Z" w16du:dateUtc="2026-05-02T01:41:00Z">
        <w:r w:rsidR="006F7263">
          <w:rPr>
            <w:rFonts w:ascii="Times New Roman" w:hAnsi="Times New Roman" w:cs="Times New Roman"/>
          </w:rPr>
          <w:t xml:space="preserve">computational </w:t>
        </w:r>
      </w:ins>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ins w:id="320" w:author="Benton, Deon" w:date="2026-05-01T20:42:00Z" w16du:dateUtc="2026-05-02T01:42:00Z">
        <w:r w:rsidR="006F7263">
          <w:rPr>
            <w:rFonts w:ascii="Times New Roman" w:hAnsi="Times New Roman" w:cs="Times New Roman"/>
          </w:rPr>
          <w:t>assess the model’s ability</w:t>
        </w:r>
      </w:ins>
      <w:ins w:id="321" w:author="Benton, Deon" w:date="2026-05-01T20:43:00Z" w16du:dateUtc="2026-05-02T01:43:00Z">
        <w:r w:rsidR="006F7263">
          <w:rPr>
            <w:rFonts w:ascii="Times New Roman" w:hAnsi="Times New Roman" w:cs="Times New Roman"/>
          </w:rPr>
          <w:t xml:space="preserve"> to</w:t>
        </w:r>
      </w:ins>
      <w:ins w:id="322" w:author="Benton, Deon" w:date="2026-05-01T20:42:00Z" w16du:dateUtc="2026-05-02T01:42:00Z">
        <w:r w:rsidR="006F7263">
          <w:rPr>
            <w:rFonts w:ascii="Times New Roman" w:hAnsi="Times New Roman" w:cs="Times New Roman"/>
          </w:rPr>
          <w:t xml:space="preserve"> reproduce </w:t>
        </w:r>
      </w:ins>
      <w:r w:rsidR="00F83FBE" w:rsidRPr="00F83FBE">
        <w:rPr>
          <w:rFonts w:ascii="Times New Roman" w:hAnsi="Times New Roman" w:cs="Times New Roman"/>
        </w:rPr>
        <w:t xml:space="preserve">infants’ looking responses across a range of </w:t>
      </w:r>
      <w:ins w:id="323" w:author="Benton, Deon" w:date="2026-05-01T20:42:00Z" w16du:dateUtc="2026-05-02T01:42:00Z">
        <w:r w:rsidR="006F7263">
          <w:rPr>
            <w:rFonts w:ascii="Times New Roman" w:hAnsi="Times New Roman" w:cs="Times New Roman"/>
          </w:rPr>
          <w:t>action-understanding studies.</w:t>
        </w:r>
      </w:ins>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w:t>
      </w:r>
      <w:ins w:id="324" w:author="Benton, Deon" w:date="2026-05-01T20:43:00Z" w16du:dateUtc="2026-05-02T01:43:00Z">
        <w:r w:rsidR="00492F56">
          <w:rPr>
            <w:rFonts w:ascii="Times New Roman" w:eastAsia="Times New Roman" w:hAnsi="Times New Roman" w:cs="Times New Roman"/>
          </w:rPr>
          <w:t>target findings</w:t>
        </w:r>
      </w:ins>
      <w:r w:rsidR="00FC2F2A">
        <w:rPr>
          <w:rFonts w:ascii="Times New Roman" w:eastAsia="Times New Roman" w:hAnsi="Times New Roman" w:cs="Times New Roman"/>
        </w:rPr>
        <w:t xml:space="preserve"> in this literature</w:t>
      </w:r>
      <w:r>
        <w:rPr>
          <w:rFonts w:ascii="Times New Roman" w:eastAsia="Times New Roman" w:hAnsi="Times New Roman" w:cs="Times New Roman"/>
        </w:rPr>
        <w:t xml:space="preserve"> rather than</w:t>
      </w:r>
      <w:ins w:id="325" w:author="Benton, Deon" w:date="2026-05-01T20:44:00Z" w16du:dateUtc="2026-05-02T01:44:00Z">
        <w:r w:rsidR="00492F56">
          <w:rPr>
            <w:rFonts w:ascii="Times New Roman" w:eastAsia="Times New Roman" w:hAnsi="Times New Roman" w:cs="Times New Roman"/>
          </w:rPr>
          <w:t xml:space="preserve"> to account for</w:t>
        </w:r>
      </w:ins>
      <w:r>
        <w:rPr>
          <w:rFonts w:ascii="Times New Roman" w:eastAsia="Times New Roman" w:hAnsi="Times New Roman" w:cs="Times New Roman"/>
        </w:rPr>
        <w:t xml:space="preserve">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w:t>
      </w:r>
      <w:ins w:id="326" w:author="Benton, Deon" w:date="2026-05-01T20:44:00Z" w16du:dateUtc="2026-05-02T01:44:00Z">
        <w:r w:rsidR="00492F56">
          <w:rPr>
            <w:rFonts w:ascii="Times New Roman" w:eastAsia="Times New Roman" w:hAnsi="Times New Roman" w:cs="Times New Roman"/>
          </w:rPr>
          <w:t xml:space="preserve">instantiate </w:t>
        </w:r>
      </w:ins>
      <w:r w:rsidR="00841A7E">
        <w:rPr>
          <w:rFonts w:ascii="Times New Roman" w:eastAsia="Times New Roman" w:hAnsi="Times New Roman" w:cs="Times New Roman"/>
        </w:rPr>
        <w:t>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was modeled</w:t>
      </w:r>
      <w:ins w:id="327" w:author="Benton, Deon" w:date="2026-05-01T20:46:00Z" w16du:dateUtc="2026-05-02T01:46:00Z">
        <w:r w:rsidR="00492F56">
          <w:rPr>
            <w:rFonts w:ascii="Times New Roman" w:eastAsia="Times New Roman" w:hAnsi="Times New Roman" w:cs="Times New Roman"/>
          </w:rPr>
          <w:t xml:space="preserve"> in enough detail that </w:t>
        </w:r>
      </w:ins>
      <w:ins w:id="328" w:author="Benton, Deon" w:date="2026-05-01T20:48:00Z" w16du:dateUtc="2026-05-02T01:48:00Z">
        <w:r w:rsidR="00492F56" w:rsidRPr="00492F56">
          <w:rPr>
            <w:rFonts w:ascii="Times New Roman" w:eastAsia="Times New Roman" w:hAnsi="Times New Roman" w:cs="Times New Roman"/>
          </w:rPr>
          <w:t xml:space="preserve">the critical elements of the task </w:t>
        </w:r>
      </w:ins>
      <w:ins w:id="329" w:author="Benton, Deon" w:date="2026-05-01T20:49:00Z" w16du:dateUtc="2026-05-02T01:49:00Z">
        <w:r w:rsidR="00E836BA">
          <w:rPr>
            <w:rFonts w:ascii="Times New Roman" w:eastAsia="Times New Roman" w:hAnsi="Times New Roman" w:cs="Times New Roman"/>
          </w:rPr>
          <w:t xml:space="preserve">are preserved </w:t>
        </w:r>
      </w:ins>
      <w:ins w:id="330" w:author="Benton, Deon" w:date="2026-05-01T20:48:00Z" w16du:dateUtc="2026-05-02T01:48:00Z">
        <w:r w:rsidR="00492F56" w:rsidRPr="00492F56">
          <w:rPr>
            <w:rFonts w:ascii="Times New Roman" w:eastAsia="Times New Roman" w:hAnsi="Times New Roman" w:cs="Times New Roman"/>
          </w:rPr>
          <w:t>(e.g., the relation between the agent’s motion, the presence or absence of obstacles, and the resulting action trajectory)</w:t>
        </w:r>
      </w:ins>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ins w:id="331" w:author="Benton, Deon" w:date="2026-05-01T20:44:00Z" w16du:dateUtc="2026-05-02T01:44:00Z">
        <w:r w:rsidR="00492F56">
          <w:rPr>
            <w:rFonts w:ascii="Times New Roman" w:eastAsia="Times New Roman" w:hAnsi="Times New Roman" w:cs="Times New Roman"/>
          </w:rPr>
          <w:t>a small number of specific</w:t>
        </w:r>
      </w:ins>
      <w:r w:rsidR="00D664FA">
        <w:rPr>
          <w:rFonts w:ascii="Times New Roman" w:eastAsia="Times New Roman" w:hAnsi="Times New Roman" w:cs="Times New Roman"/>
        </w:rPr>
        <w:t xml:space="preserve"> findings</w:t>
      </w:r>
      <w:r w:rsidR="001C6311">
        <w:rPr>
          <w:rFonts w:ascii="Times New Roman" w:eastAsia="Times New Roman" w:hAnsi="Times New Roman" w:cs="Times New Roman"/>
        </w:rPr>
        <w:t xml:space="preserve">, </w:t>
      </w:r>
      <w:ins w:id="332" w:author="Benton, Deon" w:date="2026-05-01T20:45:00Z" w16du:dateUtc="2026-05-02T01:45:00Z">
        <w:r w:rsidR="00492F56">
          <w:rPr>
            <w:rFonts w:ascii="Times New Roman" w:eastAsia="Times New Roman" w:hAnsi="Times New Roman" w:cs="Times New Roman"/>
          </w:rPr>
          <w:t xml:space="preserve">the </w:t>
        </w:r>
      </w:ins>
      <w:r w:rsidR="001C6311">
        <w:rPr>
          <w:rFonts w:ascii="Times New Roman" w:eastAsia="Times New Roman" w:hAnsi="Times New Roman" w:cs="Times New Roman"/>
        </w:rPr>
        <w:t>explanatory breadth of the current account</w:t>
      </w:r>
      <w:ins w:id="333" w:author="Benton, Deon" w:date="2026-05-01T20:45:00Z" w16du:dateUtc="2026-05-02T01:45:00Z">
        <w:r w:rsidR="00492F56">
          <w:rPr>
            <w:rFonts w:ascii="Times New Roman" w:eastAsia="Times New Roman" w:hAnsi="Times New Roman" w:cs="Times New Roman"/>
          </w:rPr>
          <w:t xml:space="preserve"> could be determined. </w:t>
        </w:r>
      </w:ins>
      <w:r w:rsidR="001C6311">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 xml:space="preserve">the </w:t>
      </w:r>
      <w:r w:rsidR="00445048">
        <w:rPr>
          <w:rFonts w:ascii="Times New Roman" w:hAnsi="Times New Roman" w:cs="Times New Roman"/>
        </w:rPr>
        <w:lastRenderedPageBreak/>
        <w:t>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infants look 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Csibra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r>
        <w:rPr>
          <w:rFonts w:ascii="Times New Roman" w:hAnsi="Times New Roman" w:cs="Times New Roman"/>
        </w:rPr>
        <w:t>Csibra et al., 1999; Sodian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Csibra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095DB958"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31F9883A"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A6161">
        <w:rPr>
          <w:rFonts w:ascii="Times New Roman" w:hAnsi="Times New Roman" w:cs="Times New Roman"/>
        </w:rPr>
        <w:t>.</w:t>
      </w:r>
    </w:p>
    <w:p w14:paraId="3611B7CC" w14:textId="3B7A2EF1"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the findings derive from studies that used some version of the </w:t>
      </w:r>
      <w:ins w:id="334" w:author="Benton, Deon" w:date="2026-05-01T20:51:00Z" w16du:dateUtc="2026-05-02T01:51:00Z">
        <w:r w:rsidR="00971205">
          <w:rPr>
            <w:rFonts w:ascii="Times New Roman" w:hAnsi="Times New Roman" w:cs="Times New Roman"/>
          </w:rPr>
          <w:t xml:space="preserve">task used in the original </w:t>
        </w:r>
      </w:ins>
      <w:r w:rsidR="00524642">
        <w:rPr>
          <w:rFonts w:ascii="Times New Roman" w:hAnsi="Times New Roman" w:cs="Times New Roman"/>
        </w:rPr>
        <w:t>Gergely et al.</w:t>
      </w:r>
      <w:ins w:id="335" w:author="Benton, Deon" w:date="2026-05-01T20:51:00Z" w16du:dateUtc="2026-05-02T01:51:00Z">
        <w:r w:rsidR="00971205">
          <w:rPr>
            <w:rFonts w:ascii="Times New Roman" w:hAnsi="Times New Roman" w:cs="Times New Roman"/>
          </w:rPr>
          <w:t xml:space="preserve"> </w:t>
        </w:r>
      </w:ins>
      <w:r w:rsidR="00524642">
        <w:rPr>
          <w:rFonts w:ascii="Times New Roman" w:hAnsi="Times New Roman" w:cs="Times New Roman"/>
        </w:rPr>
        <w:t>(1995)</w:t>
      </w:r>
      <w:ins w:id="336" w:author="Benton, Deon" w:date="2026-05-01T20:51:00Z" w16du:dateUtc="2026-05-02T01:51:00Z">
        <w:r w:rsidR="00971205">
          <w:rPr>
            <w:rFonts w:ascii="Times New Roman" w:hAnsi="Times New Roman" w:cs="Times New Roman"/>
          </w:rPr>
          <w:t xml:space="preserve"> study</w:t>
        </w:r>
      </w:ins>
      <w:r w:rsidR="002807A7">
        <w:rPr>
          <w:rFonts w:ascii="Times New Roman" w:hAnsi="Times New Roman" w:cs="Times New Roman"/>
        </w:rPr>
        <w:t xml:space="preserve"> </w:t>
      </w:r>
      <w:r w:rsidR="00F33569">
        <w:rPr>
          <w:rFonts w:ascii="Times New Roman" w:hAnsi="Times New Roman" w:cs="Times New Roman"/>
        </w:rPr>
        <w:t>(hereafter the Gergely paradigm)</w:t>
      </w:r>
      <w:r w:rsidR="00524642">
        <w:rPr>
          <w:rFonts w:ascii="Times New Roman" w:hAnsi="Times New Roman" w:cs="Times New Roman"/>
        </w:rPr>
        <w:t xml:space="preserve">. The rationale for focusing on </w:t>
      </w:r>
      <w:ins w:id="337" w:author="Benton, Deon" w:date="2026-05-01T20:51:00Z" w16du:dateUtc="2026-05-02T01:51:00Z">
        <w:r w:rsidR="00971205">
          <w:rPr>
            <w:rFonts w:ascii="Times New Roman" w:hAnsi="Times New Roman" w:cs="Times New Roman"/>
          </w:rPr>
          <w:t>studies that adopt</w:t>
        </w:r>
      </w:ins>
      <w:ins w:id="338" w:author="Benton, Deon" w:date="2026-05-01T20:52:00Z" w16du:dateUtc="2026-05-02T01:52:00Z">
        <w:r w:rsidR="00971205">
          <w:rPr>
            <w:rFonts w:ascii="Times New Roman" w:hAnsi="Times New Roman" w:cs="Times New Roman"/>
          </w:rPr>
          <w:t xml:space="preserve"> this paradigm is</w:t>
        </w:r>
      </w:ins>
      <w:r w:rsidR="00524642">
        <w:rPr>
          <w:rFonts w:ascii="Times New Roman" w:hAnsi="Times New Roman" w:cs="Times New Roman"/>
        </w:rPr>
        <w:t xml:space="preserve"> that few paradigms have been used more extensively to study infant action understanding than this one. Another reason is that it was possible to test the explanatory scope of the current account with </w:t>
      </w:r>
      <w:ins w:id="339" w:author="Benton, Deon" w:date="2026-05-01T20:52:00Z" w16du:dateUtc="2026-05-02T01:52:00Z">
        <w:r w:rsidR="00971205">
          <w:rPr>
            <w:rFonts w:ascii="Times New Roman" w:hAnsi="Times New Roman" w:cs="Times New Roman"/>
          </w:rPr>
          <w:t xml:space="preserve">minimal changes to the underlying model </w:t>
        </w:r>
      </w:ins>
      <w:r w:rsidR="00524642">
        <w:rPr>
          <w:rFonts w:ascii="Times New Roman" w:hAnsi="Times New Roman" w:cs="Times New Roman"/>
        </w:rPr>
        <w:t xml:space="preserve">architecture. </w:t>
      </w:r>
      <w:ins w:id="340" w:author="Benton, Deon" w:date="2026-05-01T20:58:00Z" w16du:dateUtc="2026-05-02T01:58:00Z">
        <w:r w:rsidR="00971205" w:rsidRPr="00971205">
          <w:rPr>
            <w:rFonts w:ascii="Times New Roman" w:hAnsi="Times New Roman" w:cs="Times New Roman"/>
          </w:rPr>
          <w:t xml:space="preserve">Although the current model could, in principle, be extended to simulate an even broader range of infant action-understanding studies, doing so would entail modifying its architecture in ways that would complicate </w:t>
        </w:r>
        <w:r w:rsidR="00971205" w:rsidRPr="00971205">
          <w:rPr>
            <w:rFonts w:ascii="Times New Roman" w:hAnsi="Times New Roman" w:cs="Times New Roman"/>
          </w:rPr>
          <w:lastRenderedPageBreak/>
          <w:t>determining whether any success reflects the explanatory power of the present account or simply the model’s increased flexibility</w:t>
        </w:r>
        <w:r w:rsidR="00971205">
          <w:rPr>
            <w:rFonts w:ascii="Times New Roman" w:hAnsi="Times New Roman" w:cs="Times New Roman"/>
          </w:rPr>
          <w:t>.</w:t>
        </w:r>
      </w:ins>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Overwalle’s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r w:rsidR="008E78C5">
        <w:rPr>
          <w:rFonts w:ascii="Times New Roman" w:hAnsi="Times New Roman" w:cs="Times New Roman"/>
        </w:rPr>
        <w:t>ALIAS—which</w:t>
      </w:r>
      <w:r w:rsidR="000D6324">
        <w:rPr>
          <w:rFonts w:ascii="Times New Roman" w:hAnsi="Times New Roman" w:cs="Times New Roman"/>
        </w:rPr>
        <w:t xml:space="preserve"> incorporates prior experience, richer internal structure, and a more faithful representation of key task features in action-understanding studies</w:t>
      </w:r>
      <w:r w:rsidR="008E78C5">
        <w:rPr>
          <w:rFonts w:ascii="Times New Roman" w:hAnsi="Times New Roman" w:cs="Times New Roman"/>
        </w:rPr>
        <w:t>—</w:t>
      </w:r>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0F642ED6"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Overwalle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separate models</w:t>
      </w:r>
      <w:r w:rsidR="00650B4D">
        <w:rPr>
          <w:rFonts w:ascii="Times New Roman" w:hAnsi="Times New Roman" w:cs="Times New Roman"/>
        </w:rPr>
        <w:t xml:space="preserve"> to determine which one best captures the target finding of that simulation</w:t>
      </w:r>
      <w:r w:rsidR="00342564">
        <w:rPr>
          <w:rFonts w:ascii="Times New Roman" w:hAnsi="Times New Roman" w:cs="Times New Roman"/>
        </w:rPr>
        <w:t>. One is OM10. Another is an extension of OM10, OM10-2, that more faithfully represents the task structure of the studies from which the present target behaviors were derived. A final model is an extension of ALIAS-2.T</w:t>
      </w:r>
      <w:r w:rsidR="00650B4D">
        <w:rPr>
          <w:rFonts w:ascii="Times New Roman" w:hAnsi="Times New Roman" w:cs="Times New Roman"/>
        </w:rPr>
        <w:t xml:space="preserve">he sole difference between this model and ALIAS is that salience information is removed from it. By removing such information, it is possible to evaluate the theoretical claim of the present account that the strength of the association between a barrier and </w:t>
      </w:r>
      <w:r w:rsidR="00650B4D">
        <w:rPr>
          <w:rFonts w:ascii="Times New Roman" w:hAnsi="Times New Roman" w:cs="Times New Roman"/>
        </w:rPr>
        <w:lastRenderedPageBreak/>
        <w:t xml:space="preserve">arced motion depends on their relative configuration. </w:t>
      </w:r>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r w:rsidR="00715DDD">
        <w:rPr>
          <w:rFonts w:ascii="Times New Roman" w:hAnsi="Times New Roman" w:cs="Times New Roman"/>
        </w:rPr>
        <w:t>A final point that is worth noting is that</w:t>
      </w:r>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was to demonstrate the sufficiency of ALIAS in capturing the five target findings—</w:t>
      </w:r>
      <w:r>
        <w:rPr>
          <w:rFonts w:ascii="Times New Roman" w:hAnsi="Times New Roman" w:cs="Times New Roman"/>
        </w:rPr>
        <w:t xml:space="preserve">each of the studies </w:t>
      </w:r>
      <w:r w:rsidR="00715DDD">
        <w:rPr>
          <w:rFonts w:ascii="Times New Roman" w:hAnsi="Times New Roman" w:cs="Times New Roman"/>
        </w:rPr>
        <w:t xml:space="preserve">from which a given target </w:t>
      </w:r>
      <w:r w:rsidR="00D21862">
        <w:rPr>
          <w:rFonts w:ascii="Times New Roman" w:hAnsi="Times New Roman" w:cs="Times New Roman"/>
        </w:rPr>
        <w:t xml:space="preserve">finding or </w:t>
      </w:r>
      <w:r w:rsidR="00715DDD">
        <w:rPr>
          <w:rFonts w:ascii="Times New Roman" w:hAnsi="Times New Roman" w:cs="Times New Roman"/>
        </w:rPr>
        <w:t>behavior was derived</w:t>
      </w:r>
      <w:r w:rsidR="00D21862">
        <w:rPr>
          <w:rFonts w:ascii="Times New Roman" w:hAnsi="Times New Roman" w:cs="Times New Roman"/>
        </w:rPr>
        <w:t xml:space="preserve"> was modeled at only the most general level</w:t>
      </w:r>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r w:rsidR="00715DDD">
        <w:rPr>
          <w:rFonts w:ascii="Times New Roman" w:hAnsi="Times New Roman" w:cs="Times New Roman"/>
        </w:rPr>
        <w:t>studies that evaluate action understanding in pre-reaching infants; e.g., Skerry et al., 2013</w:t>
      </w:r>
      <w:r w:rsidR="00C90067">
        <w:rPr>
          <w:rFonts w:ascii="Times New Roman" w:hAnsi="Times New Roman" w:cs="Times New Roman"/>
        </w:rPr>
        <w:t>)</w:t>
      </w:r>
      <w:r w:rsidR="004B22DC">
        <w:rPr>
          <w:rFonts w:ascii="Times New Roman" w:hAnsi="Times New Roman" w:cs="Times New Roman"/>
        </w:rPr>
        <w:t>, reasonable assumptions were made to implement those elements.</w:t>
      </w:r>
      <w:r w:rsidR="00F55EAD">
        <w:rPr>
          <w:rFonts w:ascii="Times New Roman" w:hAnsi="Times New Roman" w:cs="Times New Roman"/>
        </w:rPr>
        <w:t xml:space="preserve"> </w:t>
      </w:r>
    </w:p>
    <w:p w14:paraId="7C1E0FE0" w14:textId="48D5917F"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To foreshadow the results of the simulation, and in particular of the model comparisons, ALIAS was the only model to capture successfully 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 . In contrast, …. </w:t>
      </w:r>
      <w:r w:rsidR="009F2395">
        <w:rPr>
          <w:rFonts w:ascii="Times New Roman" w:hAnsi="Times New Roman" w:cs="Times New Roman"/>
        </w:rPr>
        <w:t xml:space="preserve">The performance of each model is shown in Table 1. </w:t>
      </w:r>
      <w:r w:rsidR="00C0332B">
        <w:rPr>
          <w:rFonts w:ascii="Times New Roman" w:hAnsi="Times New Roman" w:cs="Times New Roman"/>
        </w:rPr>
        <w:t xml:space="preserve">ALIAS’ss uccess in accounting for all five fidnings suggests that theoretical proposal that it implements is sufficient to explain infants’ looking behaviors in action undersatdning studies. Specifically, the success of this model suggests that associative learning, combined with 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Overwalle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t>
      </w:r>
      <w:r w:rsidR="00640CAC">
        <w:rPr>
          <w:rFonts w:ascii="Times New Roman" w:hAnsi="Times New Roman" w:cs="Times New Roman"/>
        </w:rPr>
        <w:lastRenderedPageBreak/>
        <w:t xml:space="preserve">when the agent was two or more units to the right or left of the barrier. </w:t>
      </w:r>
      <w:r w:rsidR="00FF110D">
        <w:rPr>
          <w:rFonts w:ascii="Times New Roman" w:hAnsi="Times New Roman" w:cs="Times New Roman"/>
        </w:rPr>
        <w:t>Once the network was provided with information that captured the visible state of the world at a particular time step, activation was allowed to propagate through the network over four internal activation cycles (see Overwalle,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25D8258E"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xml:space="preserve">.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w:t>
      </w:r>
      <w:r w:rsidRPr="00385ADB">
        <w:rPr>
          <w:rFonts w:ascii="Times New Roman" w:hAnsi="Times New Roman" w:cs="Times New Roman"/>
          <w:i w:val="0"/>
          <w:iCs w:val="0"/>
          <w:color w:val="000000" w:themeColor="text1"/>
          <w:sz w:val="24"/>
          <w:szCs w:val="24"/>
        </w:rPr>
        <w:lastRenderedPageBreak/>
        <w:t>(-1),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The barrier is present only when the agent occupies a position immediately adjacent to it (i.e., to its left or right; see Overwalle,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Liu &amp; Spelke,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Overwalle’s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w:t>
      </w:r>
      <w:r>
        <w:rPr>
          <w:rFonts w:ascii="Times New Roman" w:hAnsi="Times New Roman" w:cs="Times New Roman"/>
        </w:rPr>
        <w:lastRenderedPageBreak/>
        <w:t xml:space="preserve">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barrier and 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Widrow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r w:rsidR="00D13D5A">
        <w:rPr>
          <w:rFonts w:ascii="Times New Roman" w:hAnsi="Times New Roman" w:cs="Times New Roman"/>
        </w:rPr>
        <w:t xml:space="preserve">Overwalle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Rumelhart &amp; McCllelland, 1986).</w:t>
      </w:r>
      <w:r w:rsidR="006F5DD4">
        <w:rPr>
          <w:rFonts w:ascii="Times New Roman" w:hAnsi="Times New Roman" w:cs="Times New Roman"/>
        </w:rPr>
        <w:t xml:space="preserve"> As was the case in Overwalle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as was the case in Overwalle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w:t>
      </w:r>
      <w:r w:rsidR="00D80739">
        <w:rPr>
          <w:rFonts w:ascii="Times New Roman" w:hAnsi="Times New Roman" w:cs="Times New Roman"/>
        </w:rPr>
        <w:lastRenderedPageBreak/>
        <w:t xml:space="preserve">critical cells for the straight trajectory were columns 2-4 in the bottom row of the spatial grid; </w:t>
      </w:r>
      <w:r w:rsidR="00AB7607">
        <w:rPr>
          <w:rFonts w:ascii="Times New Roman" w:hAnsi="Times New Roman" w:cs="Times New Roman"/>
        </w:rPr>
        <w:t xml:space="preserve">the cells corresponding to column 2-4 in the third row of the grid comprised the critical cells for the arced motion trajectory.  Overwalle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the combined activation 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Overwalle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(Overwalle,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in Overwalle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w:t>
      </w:r>
      <w:r w:rsidR="001D25EC">
        <w:rPr>
          <w:rFonts w:ascii="Times New Roman" w:hAnsi="Times New Roman" w:cs="Times New Roman"/>
        </w:rPr>
        <w:lastRenderedPageBreak/>
        <w:t xml:space="preserve">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5E28F386"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9B5320">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10">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5E28F386"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9B5320">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the </w:t>
      </w:r>
      <w:r w:rsidR="009B0551">
        <w:rPr>
          <w:rFonts w:ascii="Times New Roman" w:hAnsi="Times New Roman" w:cs="Times New Roman"/>
        </w:rPr>
        <w:t xml:space="preserve">all reported </w:t>
      </w:r>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r w:rsidR="005E2925">
        <w:rPr>
          <w:rFonts w:ascii="Times New Roman" w:eastAsia="Times New Roman" w:hAnsi="Times New Roman" w:cs="Times New Roman"/>
        </w:rPr>
        <w:t>Rakison &amp; Lupyan,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r w:rsidR="00A971DD" w:rsidRPr="00CE5A7B">
        <w:rPr>
          <w:rFonts w:ascii="Times New Roman" w:hAnsi="Times New Roman" w:cs="Times New Roman"/>
        </w:rPr>
        <w:t>w</w:t>
      </w:r>
      <w:r w:rsidR="00A971DD">
        <w:rPr>
          <w:rFonts w:ascii="Times New Roman" w:hAnsi="Times New Roman" w:cs="Times New Roman"/>
        </w:rPr>
        <w:t xml:space="preserve">as </w:t>
      </w:r>
      <w:r w:rsidR="00524642" w:rsidRPr="00CE5A7B">
        <w:rPr>
          <w:rFonts w:ascii="Times New Roman" w:hAnsi="Times New Roman" w:cs="Times New Roman"/>
        </w:rPr>
        <w:t xml:space="preserve">implemented by </w:t>
      </w:r>
      <w:r w:rsidR="00A4433E">
        <w:rPr>
          <w:rFonts w:ascii="Times New Roman" w:hAnsi="Times New Roman" w:cs="Times New Roman"/>
        </w:rPr>
        <w:t xml:space="preserve">lower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Csibra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Csibra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Spelke,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Rakison, 2019; Mareschal et al., 2000; Quinn &amp; Johnson, 2000; Rakison &amp; Lupyan,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1"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655B921C"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looking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independently shown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36EF27CB" w14:textId="4EBC84F1"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sidR="003F56CC">
        <w:rPr>
          <w:rFonts w:ascii="Times New Roman" w:hAnsi="Times New Roman" w:cs="Times New Roman"/>
          <w:i w:val="0"/>
          <w:iCs w:val="0"/>
          <w:color w:val="000000" w:themeColor="text1"/>
          <w:sz w:val="24"/>
          <w:szCs w:val="24"/>
        </w:rPr>
        <w:t>activation of the critical units</w:t>
      </w:r>
      <w:r>
        <w:rPr>
          <w:rFonts w:ascii="Times New Roman" w:hAnsi="Times New Roman" w:cs="Times New Roman"/>
          <w:i w:val="0"/>
          <w:iCs w:val="0"/>
          <w:color w:val="000000" w:themeColor="text1"/>
          <w:sz w:val="24"/>
          <w:szCs w:val="24"/>
        </w:rPr>
        <w:t xml:space="preserve">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OM10</w:t>
      </w:r>
      <w:r w:rsidR="003F56CC">
        <w:rPr>
          <w:rFonts w:ascii="Times New Roman" w:hAnsi="Times New Roman" w:cs="Times New Roman"/>
          <w:i w:val="0"/>
          <w:iCs w:val="0"/>
          <w:color w:val="000000" w:themeColor="text1"/>
          <w:sz w:val="24"/>
          <w:szCs w:val="24"/>
        </w:rPr>
        <w:t xml:space="preserve">. </w:t>
      </w:r>
      <w:r w:rsidRPr="00AC1613">
        <w:rPr>
          <w:rFonts w:ascii="Times New Roman" w:hAnsi="Times New Roman" w:cs="Times New Roman"/>
          <w:i w:val="0"/>
          <w:iCs w:val="0"/>
          <w:color w:val="000000" w:themeColor="text1"/>
          <w:sz w:val="24"/>
          <w:szCs w:val="24"/>
        </w:rPr>
        <w:t>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To assess whether OM10’s performance is an artifact of these design choices, OM10’s performance was compared to that of a modified version of this model, OM10-2. It will be recalled that in this version of the model, the agent no longer overshoots the barrier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model—which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0008B960"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D0596C" w:rsidRPr="00AC1613">
        <w:rPr>
          <w:rFonts w:ascii="Times New Roman" w:hAnsi="Times New Roman" w:cs="Times New Roman"/>
          <w:i w:val="0"/>
          <w:iCs w:val="0"/>
          <w:color w:val="000000" w:themeColor="text1"/>
          <w:sz w:val="24"/>
          <w:szCs w:val="24"/>
        </w:rPr>
        <w:t xml:space="preserve">Mean </w:t>
      </w:r>
      <w:r w:rsidR="00D0596C">
        <w:rPr>
          <w:rFonts w:ascii="Times New Roman" w:hAnsi="Times New Roman" w:cs="Times New Roman"/>
          <w:i w:val="0"/>
          <w:iCs w:val="0"/>
          <w:color w:val="000000" w:themeColor="text1"/>
          <w:sz w:val="24"/>
          <w:szCs w:val="24"/>
        </w:rPr>
        <w:t>activation of the critical units produced</w:t>
      </w:r>
      <w:r w:rsidR="00D0596C" w:rsidRPr="00AC1613">
        <w:rPr>
          <w:rFonts w:ascii="Times New Roman" w:hAnsi="Times New Roman" w:cs="Times New Roman"/>
          <w:i w:val="0"/>
          <w:iCs w:val="0"/>
          <w:color w:val="000000" w:themeColor="text1"/>
          <w:sz w:val="24"/>
          <w:szCs w:val="24"/>
        </w:rPr>
        <w:t xml:space="preserve"> </w:t>
      </w:r>
      <w:r w:rsidR="00D0596C">
        <w:rPr>
          <w:rFonts w:ascii="Times New Roman" w:hAnsi="Times New Roman" w:cs="Times New Roman"/>
          <w:i w:val="0"/>
          <w:iCs w:val="0"/>
          <w:color w:val="000000" w:themeColor="text1"/>
          <w:sz w:val="24"/>
          <w:szCs w:val="24"/>
        </w:rPr>
        <w:t xml:space="preserve">to the </w:t>
      </w:r>
      <w:r w:rsidR="003554E4" w:rsidRPr="003554E4">
        <w:rPr>
          <w:rFonts w:ascii="Times New Roman" w:hAnsi="Times New Roman" w:cs="Times New Roman"/>
          <w:i w:val="0"/>
          <w:iCs w:val="0"/>
          <w:color w:val="000000" w:themeColor="text1"/>
          <w:sz w:val="24"/>
          <w:szCs w:val="24"/>
        </w:rPr>
        <w:t>Efficient and Inefficient test events in the Experimental and Control conditions for OM10-2.</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r w:rsidR="006278D9">
        <w:rPr>
          <w:rFonts w:ascii="Times New Roman" w:hAnsi="Times New Roman" w:cs="Times New Roman"/>
        </w:rPr>
        <w:t>Recall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355812B" w14:textId="5D5F94A3"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4347A6" w:rsidRPr="00B64108">
        <w:rPr>
          <w:rFonts w:ascii="Times New Roman" w:hAnsi="Times New Roman" w:cs="Times New Roman"/>
          <w:i w:val="0"/>
          <w:iCs w:val="0"/>
          <w:color w:val="000000" w:themeColor="text1"/>
          <w:sz w:val="24"/>
          <w:szCs w:val="24"/>
        </w:rPr>
        <w:t>Mean network error</w:t>
      </w:r>
      <w:r w:rsidR="004347A6">
        <w:rPr>
          <w:rFonts w:ascii="Times New Roman" w:hAnsi="Times New Roman" w:cs="Times New Roman"/>
          <w:i w:val="0"/>
          <w:iCs w:val="0"/>
          <w:color w:val="000000" w:themeColor="text1"/>
          <w:sz w:val="24"/>
          <w:szCs w:val="24"/>
        </w:rPr>
        <w:t xml:space="preserve"> produced</w:t>
      </w:r>
      <w:r w:rsidR="004347A6" w:rsidRPr="00B64108">
        <w:rPr>
          <w:rFonts w:ascii="Times New Roman" w:hAnsi="Times New Roman" w:cs="Times New Roman"/>
          <w:i w:val="0"/>
          <w:iCs w:val="0"/>
          <w:color w:val="000000" w:themeColor="text1"/>
          <w:sz w:val="24"/>
          <w:szCs w:val="24"/>
        </w:rPr>
        <w:t xml:space="preserve"> to the Efficient </w:t>
      </w:r>
      <w:r w:rsidRPr="00427608">
        <w:rPr>
          <w:rFonts w:ascii="Times New Roman" w:hAnsi="Times New Roman" w:cs="Times New Roman"/>
          <w:i w:val="0"/>
          <w:iCs w:val="0"/>
          <w:color w:val="000000" w:themeColor="text1"/>
          <w:sz w:val="24"/>
          <w:szCs w:val="24"/>
        </w:rPr>
        <w:t xml:space="preserve">and Inefficient test events in the Experimental and Control conditions for </w:t>
      </w:r>
      <w:r>
        <w:rPr>
          <w:rFonts w:ascii="Times New Roman" w:hAnsi="Times New Roman" w:cs="Times New Roman"/>
          <w:i w:val="0"/>
          <w:iCs w:val="0"/>
          <w:color w:val="000000" w:themeColor="text1"/>
          <w:sz w:val="24"/>
          <w:szCs w:val="24"/>
        </w:rPr>
        <w:t>ALIAS</w:t>
      </w:r>
      <w:r w:rsidR="005E429C">
        <w:rPr>
          <w:rFonts w:ascii="Times New Roman" w:hAnsi="Times New Roman" w:cs="Times New Roman"/>
          <w:i w:val="0"/>
          <w:iCs w:val="0"/>
          <w:color w:val="000000" w:themeColor="text1"/>
          <w:sz w:val="24"/>
          <w:szCs w:val="24"/>
        </w:rPr>
        <w:t>-2</w:t>
      </w:r>
      <w:r w:rsidRPr="00427608">
        <w:rPr>
          <w:rFonts w:ascii="Times New Roman" w:hAnsi="Times New Roman" w:cs="Times New Roman"/>
          <w:i w:val="0"/>
          <w:iCs w:val="0"/>
          <w:color w:val="000000" w:themeColor="text1"/>
          <w:sz w:val="24"/>
          <w:szCs w:val="24"/>
        </w:rPr>
        <w:t>.</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 xml:space="preserve">information </w:t>
      </w:r>
      <w:r w:rsidR="004054B0">
        <w:rPr>
          <w:rFonts w:ascii="Times New Roman" w:hAnsi="Times New Roman" w:cs="Times New Roman"/>
        </w:rPr>
        <w:lastRenderedPageBreak/>
        <w:t>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to the Inefficient and Efficient test events will be 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1847005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assessed </w:t>
      </w:r>
      <w:r w:rsidR="00E93CDA">
        <w:rPr>
          <w:rFonts w:ascii="Times New Roman" w:eastAsia="Times New Roman" w:hAnsi="Times New Roman" w:cs="Times New Roman"/>
        </w:rPr>
        <w:t>a</w:t>
      </w:r>
      <w:r w:rsidR="00CF0FB0">
        <w:rPr>
          <w:rFonts w:ascii="Times New Roman" w:eastAsia="Times New Roman" w:hAnsi="Times New Roman" w:cs="Times New Roman"/>
        </w:rPr>
        <w:t xml:space="preserve"> key </w:t>
      </w:r>
      <w:r w:rsidR="00CF0FB0">
        <w:rPr>
          <w:rFonts w:ascii="Times New Roman" w:eastAsia="Times New Roman" w:hAnsi="Times New Roman" w:cs="Times New Roman"/>
        </w:rPr>
        <w:lastRenderedPageBreak/>
        <w:t>assumption of the present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in the </w:t>
      </w:r>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4D08DD98" w14:textId="04EC5CB5" w:rsidR="003A5184" w:rsidRPr="006E1736" w:rsidRDefault="0061265A" w:rsidP="00B42423">
      <w:pPr>
        <w:spacing w:line="480" w:lineRule="auto"/>
        <w:ind w:firstLine="720"/>
        <w:contextualSpacing/>
        <w:rPr>
          <w:rFonts w:ascii="Times New Roman" w:hAnsi="Times New Roman" w:cs="Times New Roman"/>
        </w:rPr>
      </w:pPr>
      <w:r>
        <w:rPr>
          <w:rFonts w:ascii="Times New Roman" w:eastAsia="Times New Roman" w:hAnsi="Times New Roman" w:cs="Times New Roman"/>
        </w:rPr>
        <w:t>In terms of the first aim, the results revealed that</w:t>
      </w:r>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r w:rsidR="002052C3">
        <w:rPr>
          <w:rFonts w:ascii="Times New Roman" w:eastAsia="Times New Roman" w:hAnsi="Times New Roman" w:cs="Times New Roman"/>
        </w:rPr>
        <w:t>actions that putatively vary in their efficiency</w:t>
      </w:r>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r w:rsidR="0086354B">
        <w:rPr>
          <w:rFonts w:ascii="Times New Roman" w:eastAsia="Times New Roman" w:hAnsi="Times New Roman" w:cs="Times New Roman"/>
        </w:rPr>
        <w:t xml:space="preserve">The fact that two separate connectionist models (i.e., ALIAS and OM10) have now been shown successfully to reproduce infants’ looking behaviors </w:t>
      </w:r>
      <w:r w:rsidR="00BD3C6F">
        <w:rPr>
          <w:rFonts w:ascii="Times New Roman" w:hAnsi="Times New Roman" w:cs="Times New Roman"/>
        </w:rPr>
        <w:t xml:space="preserve">indicates that connectionist models are well-suited to simulate infant action understanding studies. </w:t>
      </w:r>
      <w:r w:rsidR="00773E77">
        <w:rPr>
          <w:rFonts w:ascii="Times New Roman" w:hAnsi="Times New Roman" w:cs="Times New Roman"/>
        </w:rPr>
        <w:t>ALIAS success also suggests that the mechanistic proposal that it implements may be</w:t>
      </w:r>
      <w:r w:rsidR="00BD3C6F">
        <w:rPr>
          <w:rFonts w:ascii="Times New Roman" w:hAnsi="Times New Roman" w:cs="Times New Roman"/>
        </w:rPr>
        <w:t xml:space="preserve"> sufficient to explain why </w:t>
      </w:r>
      <w:r w:rsidR="006E1736">
        <w:rPr>
          <w:rFonts w:ascii="Times New Roman" w:hAnsi="Times New Roman" w:cs="Times New Roman"/>
        </w:rPr>
        <w:t>and how</w:t>
      </w:r>
      <w:r w:rsidR="00BD3C6F">
        <w:rPr>
          <w:rFonts w:ascii="Times New Roman" w:hAnsi="Times New Roman" w:cs="Times New Roman"/>
        </w:rPr>
        <w:t xml:space="preserve"> infants come to look longer at some events than others</w:t>
      </w:r>
      <w:r w:rsidR="00773E77">
        <w:rPr>
          <w:rFonts w:ascii="Times New Roman" w:hAnsi="Times New Roman" w:cs="Times New Roman"/>
        </w:rPr>
        <w:t xml:space="preserve"> in studies that assess </w:t>
      </w:r>
      <w:r w:rsidR="00EC59B4">
        <w:rPr>
          <w:rFonts w:ascii="Times New Roman" w:hAnsi="Times New Roman" w:cs="Times New Roman"/>
        </w:rPr>
        <w:t xml:space="preserve">their </w:t>
      </w:r>
      <w:r w:rsidR="00773E77">
        <w:rPr>
          <w:rFonts w:ascii="Times New Roman" w:hAnsi="Times New Roman" w:cs="Times New Roman"/>
        </w:rPr>
        <w:t>putative action understanding</w:t>
      </w:r>
      <w:r w:rsidR="00BD3C6F">
        <w:rPr>
          <w:rFonts w:ascii="Times New Roman" w:hAnsi="Times New Roman" w:cs="Times New Roman"/>
        </w:rPr>
        <w:t xml:space="preserve">. </w:t>
      </w:r>
      <w:r w:rsidR="00B42423">
        <w:rPr>
          <w:rFonts w:ascii="Times New Roman" w:hAnsi="Times New Roman" w:cs="Times New Roman"/>
        </w:rPr>
        <w:t xml:space="preserve">Theoretically, </w:t>
      </w:r>
      <w:r w:rsidR="00B42423">
        <w:rPr>
          <w:rFonts w:ascii="Times New Roman" w:eastAsia="Times New Roman" w:hAnsi="Times New Roman" w:cs="Times New Roman"/>
        </w:rPr>
        <w:t xml:space="preserve">this finding that ALIAS could capture infants’ looking performance is important because it </w:t>
      </w:r>
      <w:r w:rsidR="00C14D65">
        <w:rPr>
          <w:rFonts w:ascii="Times New Roman" w:eastAsia="Times New Roman" w:hAnsi="Times New Roman" w:cs="Times New Roman"/>
        </w:rPr>
        <w:t>c</w:t>
      </w:r>
      <w:r w:rsidR="00642345">
        <w:rPr>
          <w:rFonts w:ascii="Times New Roman" w:eastAsia="Times New Roman" w:hAnsi="Times New Roman" w:cs="Times New Roman"/>
        </w:rPr>
        <w:t xml:space="preserve">alls into </w:t>
      </w:r>
      <w:r w:rsidR="00642345">
        <w:rPr>
          <w:rFonts w:ascii="Times New Roman" w:eastAsia="Times New Roman" w:hAnsi="Times New Roman" w:cs="Times New Roman"/>
        </w:rPr>
        <w:lastRenderedPageBreak/>
        <w:t>question</w:t>
      </w:r>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 by conceptually rich notions of action and efficiency.</w:t>
      </w:r>
      <w:r w:rsidR="00321D85">
        <w:rPr>
          <w:rFonts w:ascii="Times New Roman" w:eastAsia="Times New Roman" w:hAnsi="Times New Roman" w:cs="Times New Roman"/>
        </w:rPr>
        <w:t xml:space="preserve"> </w:t>
      </w:r>
    </w:p>
    <w:p w14:paraId="4D367139" w14:textId="774A0543" w:rsidR="001366F3" w:rsidRDefault="00FE0D17" w:rsidP="0064441E">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In terms of the second aim, </w:t>
      </w:r>
      <w:r w:rsidR="00773E77">
        <w:rPr>
          <w:rFonts w:ascii="Times New Roman" w:eastAsia="Times New Roman" w:hAnsi="Times New Roman" w:cs="Times New Roman"/>
        </w:rPr>
        <w:t xml:space="preserve">as was alluded to above, the results indicated that OM10 could capture infants’ looking behaviors in action studies that use animate entities. </w:t>
      </w:r>
      <w:r w:rsidR="00BD3C6F">
        <w:rPr>
          <w:rFonts w:ascii="Times New Roman" w:eastAsia="Times New Roman" w:hAnsi="Times New Roman" w:cs="Times New Roman"/>
        </w:rPr>
        <w:t xml:space="preserve"> </w:t>
      </w:r>
      <w:r w:rsidR="00B42423">
        <w:rPr>
          <w:rFonts w:ascii="Times New Roman" w:hAnsi="Times New Roman" w:cs="Times New Roman"/>
        </w:rPr>
        <w:t>As was mentioned above, the fact that this model could also explain infants’</w:t>
      </w:r>
      <w:r w:rsidR="002200F1">
        <w:rPr>
          <w:rFonts w:ascii="Times New Roman" w:hAnsi="Times New Roman" w:cs="Times New Roman"/>
        </w:rPr>
        <w:t xml:space="preserve"> responses in early action understanding studies is </w:t>
      </w:r>
      <w:r w:rsidR="00B42423">
        <w:rPr>
          <w:rFonts w:ascii="Times New Roman" w:hAnsi="Times New Roman" w:cs="Times New Roman"/>
        </w:rPr>
        <w:t xml:space="preserve">less surprising given that </w:t>
      </w:r>
      <w:r w:rsidR="002200F1">
        <w:rPr>
          <w:rFonts w:ascii="Times New Roman" w:hAnsi="Times New Roman" w:cs="Times New Roman"/>
        </w:rPr>
        <w:t xml:space="preserve">the same finding was demonstrated in Overwalle (2010). However, the fact that </w:t>
      </w:r>
      <w:r w:rsidR="001366F3">
        <w:rPr>
          <w:rFonts w:ascii="Times New Roman" w:hAnsi="Times New Roman" w:cs="Times New Roman"/>
        </w:rPr>
        <w:t>an extended version of OM10—which, in its design, is more closely aligned with the task structure of typical action understanding studies than the original Overwalle (2010) model—could not capture infants’ looking responses in these studies suggests that OM10’s success may have less to do with its ability to simulate the processes underlying action understanding and more to do with</w:t>
      </w:r>
      <w:r w:rsidR="00931151">
        <w:rPr>
          <w:rFonts w:ascii="Times New Roman" w:hAnsi="Times New Roman" w:cs="Times New Roman"/>
        </w:rPr>
        <w:t xml:space="preserve"> consequential</w:t>
      </w:r>
      <w:r w:rsidR="001366F3">
        <w:rPr>
          <w:rFonts w:ascii="Times New Roman" w:hAnsi="Times New Roman" w:cs="Times New Roman"/>
        </w:rPr>
        <w:t xml:space="preserve"> model-design choices.</w:t>
      </w:r>
    </w:p>
    <w:p w14:paraId="3021D096" w14:textId="20B06DD9" w:rsidR="00FE0D17" w:rsidRPr="0064441E" w:rsidRDefault="00931151" w:rsidP="006E1736">
      <w:pPr>
        <w:spacing w:line="480" w:lineRule="auto"/>
        <w:ind w:firstLine="720"/>
        <w:contextualSpacing/>
        <w:rPr>
          <w:rFonts w:ascii="Times New Roman" w:eastAsia="Times New Roman" w:hAnsi="Times New Roman" w:cs="Times New Roman"/>
        </w:rPr>
      </w:pPr>
      <w:r>
        <w:rPr>
          <w:rFonts w:ascii="Times New Roman" w:hAnsi="Times New Roman" w:cs="Times New Roman"/>
        </w:rPr>
        <w:t>In terms of the final aim, ALIAS-2</w:t>
      </w:r>
      <w:r w:rsidR="009C5538">
        <w:rPr>
          <w:rFonts w:ascii="Times New Roman" w:hAnsi="Times New Roman" w:cs="Times New Roman"/>
        </w:rPr>
        <w:t>’s failure</w:t>
      </w:r>
      <w:r>
        <w:rPr>
          <w:rFonts w:ascii="Times New Roman" w:hAnsi="Times New Roman" w:cs="Times New Roman"/>
        </w:rPr>
        <w:t xml:space="preserve"> to reproduce infants’ looking responses across the Experimental and Control conditions can be interpreted to mean that differential salience </w:t>
      </w:r>
      <w:r w:rsidRPr="001A4EF4">
        <w:rPr>
          <w:rFonts w:ascii="Times New Roman" w:hAnsi="Times New Roman" w:cs="Times New Roman"/>
          <w:i/>
          <w:iCs/>
        </w:rPr>
        <w:t>is</w:t>
      </w:r>
      <w:r>
        <w:rPr>
          <w:rFonts w:ascii="Times New Roman" w:hAnsi="Times New Roman" w:cs="Times New Roman"/>
        </w:rPr>
        <w:t xml:space="preserve"> needed to modulate the strength of the association between arced motion and the barrier. </w:t>
      </w:r>
      <w:r w:rsidR="002536DD">
        <w:rPr>
          <w:rFonts w:ascii="Times New Roman" w:hAnsi="Times New Roman" w:cs="Times New Roman"/>
        </w:rPr>
        <w:t>This model’s failure can also be</w:t>
      </w:r>
      <w:r w:rsidR="00AF3A63">
        <w:rPr>
          <w:rFonts w:ascii="Times New Roman" w:hAnsi="Times New Roman" w:cs="Times New Roman"/>
        </w:rPr>
        <w:t xml:space="preserve"> interpreted to mean that </w:t>
      </w:r>
      <w:r w:rsidR="002536DD">
        <w:rPr>
          <w:rFonts w:ascii="Times New Roman" w:hAnsi="Times New Roman" w:cs="Times New Roman"/>
        </w:rPr>
        <w:t xml:space="preserve">associative learning alone is necessary but by itself not sufficient to capture infants’ looking behaviors in studies that assess their putative action understanding; </w:t>
      </w:r>
      <w:r w:rsidR="00AF3A63">
        <w:rPr>
          <w:rFonts w:ascii="Times New Roman" w:hAnsi="Times New Roman" w:cs="Times New Roman"/>
        </w:rPr>
        <w:t>differential barrier salience</w:t>
      </w:r>
      <w:r w:rsidR="002536DD">
        <w:rPr>
          <w:rFonts w:ascii="Times New Roman" w:hAnsi="Times New Roman" w:cs="Times New Roman"/>
        </w:rPr>
        <w:t xml:space="preserve"> is needed</w:t>
      </w:r>
      <w:r>
        <w:rPr>
          <w:rFonts w:ascii="Times New Roman" w:hAnsi="Times New Roman" w:cs="Times New Roman"/>
        </w:rPr>
        <w:t xml:space="preserve">. </w:t>
      </w:r>
    </w:p>
    <w:p w14:paraId="6E5CB6A2" w14:textId="58BAE0E5"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r w:rsidR="002B0BEB">
        <w:rPr>
          <w:rFonts w:ascii="Times New Roman" w:hAnsi="Times New Roman" w:cs="Times New Roman"/>
        </w:rPr>
        <w:tab/>
        <w:t xml:space="preserve">Despite </w:t>
      </w:r>
      <w:r w:rsidR="007F7612">
        <w:rPr>
          <w:rFonts w:ascii="Times New Roman" w:hAnsi="Times New Roman" w:cs="Times New Roman"/>
        </w:rPr>
        <w:t>ALIAS’s success</w:t>
      </w:r>
      <w:r w:rsidR="002B0BEB">
        <w:rPr>
          <w:rFonts w:ascii="Times New Roman" w:hAnsi="Times New Roman" w:cs="Times New Roman"/>
        </w:rPr>
        <w:t xml:space="preserve"> i</w:t>
      </w:r>
      <w:r w:rsidR="004C38F1">
        <w:rPr>
          <w:rFonts w:ascii="Times New Roman" w:hAnsi="Times New Roman" w:cs="Times New Roman"/>
        </w:rPr>
        <w:t>n</w:t>
      </w:r>
      <w:r w:rsidR="002B0BEB">
        <w:rPr>
          <w:rFonts w:ascii="Times New Roman" w:hAnsi="Times New Roman" w:cs="Times New Roman"/>
        </w:rPr>
        <w:t xml:space="preserve"> capturing infants’ looking patterns in </w:t>
      </w:r>
      <w:r w:rsidR="002B0BEB">
        <w:rPr>
          <w:rFonts w:ascii="Times New Roman" w:eastAsia="Times New Roman" w:hAnsi="Times New Roman" w:cs="Times New Roman"/>
        </w:rPr>
        <w:t xml:space="preserve">action-understanding studies that use animate-like entities, </w:t>
      </w:r>
      <w:r w:rsidR="007F7612">
        <w:rPr>
          <w:rFonts w:ascii="Times New Roman" w:eastAsia="Times New Roman" w:hAnsi="Times New Roman" w:cs="Times New Roman"/>
        </w:rPr>
        <w:t xml:space="preserve">a number of issues remain. One </w:t>
      </w:r>
      <w:r w:rsidR="00BF6767">
        <w:rPr>
          <w:rFonts w:ascii="Times New Roman" w:eastAsia="Times New Roman" w:hAnsi="Times New Roman" w:cs="Times New Roman"/>
        </w:rPr>
        <w:t>relates to the</w:t>
      </w:r>
      <w:r w:rsidR="0086194C">
        <w:rPr>
          <w:rFonts w:ascii="Times New Roman" w:eastAsia="Times New Roman" w:hAnsi="Times New Roman" w:cs="Times New Roman"/>
        </w:rPr>
        <w:t xml:space="preserve"> fact that</w:t>
      </w:r>
      <w:r w:rsidR="006E2470">
        <w:rPr>
          <w:rFonts w:ascii="Times New Roman" w:eastAsia="Times New Roman" w:hAnsi="Times New Roman" w:cs="Times New Roman"/>
        </w:rPr>
        <w:t>, compared to infants’ real-world action-processing experience,</w:t>
      </w:r>
      <w:r w:rsidR="00CC3593">
        <w:rPr>
          <w:rFonts w:ascii="Times New Roman" w:eastAsia="Times New Roman" w:hAnsi="Times New Roman" w:cs="Times New Roman"/>
        </w:rPr>
        <w:t xml:space="preserve"> the network’s “real-world” experience was </w:t>
      </w:r>
      <w:r w:rsidR="00D93905">
        <w:rPr>
          <w:rFonts w:ascii="Times New Roman" w:eastAsia="Times New Roman" w:hAnsi="Times New Roman" w:cs="Times New Roman"/>
        </w:rPr>
        <w:t>notably</w:t>
      </w:r>
      <w:r w:rsidR="00CC3593">
        <w:rPr>
          <w:rFonts w:ascii="Times New Roman" w:eastAsia="Times New Roman" w:hAnsi="Times New Roman" w:cs="Times New Roman"/>
        </w:rPr>
        <w:t xml:space="preserve"> </w:t>
      </w:r>
      <w:r w:rsidR="006E2470">
        <w:rPr>
          <w:rFonts w:ascii="Times New Roman" w:eastAsia="Times New Roman" w:hAnsi="Times New Roman" w:cs="Times New Roman"/>
        </w:rPr>
        <w:t>“</w:t>
      </w:r>
      <w:r w:rsidR="00CC3593">
        <w:rPr>
          <w:rFonts w:ascii="Times New Roman" w:eastAsia="Times New Roman" w:hAnsi="Times New Roman" w:cs="Times New Roman"/>
        </w:rPr>
        <w:t>purer</w:t>
      </w:r>
      <w:r w:rsidR="00D93905">
        <w:rPr>
          <w:rFonts w:ascii="Times New Roman" w:eastAsia="Times New Roman" w:hAnsi="Times New Roman" w:cs="Times New Roman"/>
        </w:rPr>
        <w:t>”</w:t>
      </w:r>
      <w:r w:rsidR="00BF6767">
        <w:rPr>
          <w:rFonts w:ascii="Times New Roman" w:eastAsia="Times New Roman" w:hAnsi="Times New Roman" w:cs="Times New Roman"/>
        </w:rPr>
        <w:t>; that is,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The trouble here is that </w:t>
      </w:r>
      <w:r w:rsidR="001C40F2">
        <w:rPr>
          <w:rFonts w:ascii="Times New Roman" w:eastAsia="Times New Roman" w:hAnsi="Times New Roman" w:cs="Times New Roman"/>
        </w:rPr>
        <w:t xml:space="preserve">although arced motion in the </w:t>
      </w:r>
      <w:r w:rsidR="001C40F2">
        <w:rPr>
          <w:rFonts w:ascii="Times New Roman" w:eastAsia="Times New Roman" w:hAnsi="Times New Roman" w:cs="Times New Roman"/>
        </w:rPr>
        <w:lastRenderedPageBreak/>
        <w:t xml:space="preserve">presence of obstacles </w:t>
      </w:r>
      <w:r w:rsidR="00B36840">
        <w:rPr>
          <w:rFonts w:ascii="Times New Roman" w:eastAsia="Times New Roman" w:hAnsi="Times New Roman" w:cs="Times New Roman"/>
        </w:rPr>
        <w:t xml:space="preserve">may </w:t>
      </w:r>
      <w:r w:rsidR="00660DD3">
        <w:rPr>
          <w:rFonts w:ascii="Times New Roman" w:eastAsia="Times New Roman" w:hAnsi="Times New Roman" w:cs="Times New Roman"/>
        </w:rPr>
        <w:t xml:space="preserve">well </w:t>
      </w:r>
      <w:r w:rsidR="00B36840">
        <w:rPr>
          <w:rFonts w:ascii="Times New Roman" w:eastAsia="Times New Roman" w:hAnsi="Times New Roman" w:cs="Times New Roman"/>
        </w:rPr>
        <w:t>be the rule in infants’ everyday experience</w:t>
      </w:r>
      <w:r w:rsidR="001C40F2">
        <w:rPr>
          <w:rFonts w:ascii="Times New Roman" w:eastAsia="Times New Roman" w:hAnsi="Times New Roman" w:cs="Times New Roman"/>
        </w:rPr>
        <w:t xml:space="preserve">, </w:t>
      </w:r>
      <w:r w:rsidR="002A122C">
        <w:rPr>
          <w:rFonts w:ascii="Times New Roman" w:eastAsia="Times New Roman" w:hAnsi="Times New Roman" w:cs="Times New Roman"/>
        </w:rPr>
        <w:t>i</w:t>
      </w:r>
      <w:r w:rsidR="00660DD3">
        <w:rPr>
          <w:rFonts w:ascii="Times New Roman" w:eastAsia="Times New Roman" w:hAnsi="Times New Roman" w:cs="Times New Roman"/>
        </w:rPr>
        <w:t xml:space="preserve">nfants certainly encounter exceptions; that is, 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w:t>
      </w:r>
      <w:r w:rsidR="008764BA">
        <w:rPr>
          <w:rFonts w:ascii="Times New Roman" w:eastAsia="Times New Roman" w:hAnsi="Times New Roman" w:cs="Times New Roman"/>
        </w:rPr>
        <w:lastRenderedPageBreak/>
        <w:t xml:space="preserve">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2FF7EF0F"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9B5320">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irrespective of the ratio condition to which they were assigned. In contrast, 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77777777"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lastRenderedPageBreak/>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w:t>
      </w:r>
      <w:r w:rsidR="001C642A">
        <w:rPr>
          <w:rFonts w:ascii="Times New Roman" w:hAnsi="Times New Roman" w:cs="Times New Roman"/>
        </w:rPr>
        <w:lastRenderedPageBreak/>
        <w:t xml:space="preserve">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759819D3"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r w:rsidR="00815A00">
        <w:rPr>
          <w:rFonts w:ascii="Times New Roman" w:hAnsi="Times New Roman" w:cs="Times New Roman"/>
        </w:rPr>
        <w:t xml:space="preserve"> a second issue that Simulation 1a raised concerned</w:t>
      </w:r>
      <w:r w:rsidR="009B2C55">
        <w:rPr>
          <w:rFonts w:ascii="Times New Roman" w:hAnsi="Times New Roman" w:cs="Times New Roman"/>
        </w:rPr>
        <w:t xml:space="preserve"> </w:t>
      </w:r>
      <w:r w:rsidR="002E509E">
        <w:rPr>
          <w:rFonts w:ascii="Times New Roman" w:hAnsi="Times New Roman" w:cs="Times New Roman"/>
        </w:rPr>
        <w:t xml:space="preserve">the explanatory breadth of </w:t>
      </w:r>
      <w:r w:rsidR="00815A00">
        <w:rPr>
          <w:rFonts w:ascii="Times New Roman" w:hAnsi="Times New Roman" w:cs="Times New Roman"/>
        </w:rPr>
        <w:t>this model</w:t>
      </w:r>
      <w:r w:rsidR="002E509E">
        <w:rPr>
          <w:rFonts w:ascii="Times New Roman" w:hAnsi="Times New Roman" w:cs="Times New Roman"/>
        </w:rPr>
        <w:t xml:space="preserve">. Specifically, it remains to be seen whether ALIAS </w:t>
      </w:r>
      <w:r w:rsidR="009B2C55">
        <w:rPr>
          <w:rFonts w:ascii="Times New Roman" w:hAnsi="Times New Roman" w:cs="Times New Roman"/>
        </w:rPr>
        <w:t>can account for the remaining target findings</w:t>
      </w:r>
      <w:r w:rsidR="002E509E">
        <w:rPr>
          <w:rFonts w:ascii="Times New Roman" w:hAnsi="Times New Roman" w:cs="Times New Roman"/>
        </w:rPr>
        <w:t xml:space="preserve">. </w:t>
      </w:r>
      <w:r w:rsidR="00157D08">
        <w:rPr>
          <w:rFonts w:ascii="Times New Roman" w:hAnsi="Times New Roman" w:cs="Times New Roman"/>
        </w:rPr>
        <w:t>This is one of several issues that need to be resolved</w:t>
      </w:r>
      <w:r w:rsidR="002E509E">
        <w:rPr>
          <w:rFonts w:ascii="Times New Roman" w:hAnsi="Times New Roman" w:cs="Times New Roman"/>
        </w:rPr>
        <w:t xml:space="preserve"> before it</w:t>
      </w:r>
      <w:r>
        <w:rPr>
          <w:rFonts w:ascii="Times New Roman" w:hAnsi="Times New Roman" w:cs="Times New Roman"/>
        </w:rPr>
        <w:t xml:space="preserve"> can</w:t>
      </w:r>
      <w:r w:rsidR="00666874">
        <w:rPr>
          <w:rFonts w:ascii="Times New Roman" w:hAnsi="Times New Roman" w:cs="Times New Roman"/>
        </w:rPr>
        <w:t xml:space="preserve"> be</w:t>
      </w:r>
      <w:r>
        <w:rPr>
          <w:rFonts w:ascii="Times New Roman" w:hAnsi="Times New Roman" w:cs="Times New Roman"/>
        </w:rPr>
        <w:t xml:space="preserve"> concluded that ALIAS </w:t>
      </w:r>
      <w:r w:rsidR="00666874">
        <w:rPr>
          <w:rFonts w:ascii="Times New Roman" w:hAnsi="Times New Roman" w:cs="Times New Roman"/>
        </w:rPr>
        <w:t>provides a</w:t>
      </w:r>
      <w:r>
        <w:rPr>
          <w:rFonts w:ascii="Times New Roman" w:hAnsi="Times New Roman" w:cs="Times New Roman"/>
        </w:rPr>
        <w:t xml:space="preserve"> veridical account of infants’ looking</w:t>
      </w:r>
      <w:r w:rsidR="00EF41A5">
        <w:rPr>
          <w:rFonts w:ascii="Times New Roman" w:hAnsi="Times New Roman" w:cs="Times New Roman"/>
        </w:rPr>
        <w:t xml:space="preserve"> patterns in</w:t>
      </w:r>
      <w:r w:rsidR="00666874">
        <w:rPr>
          <w:rFonts w:ascii="Times New Roman" w:hAnsi="Times New Roman" w:cs="Times New Roman"/>
        </w:rPr>
        <w:t xml:space="preserve"> action understanding</w:t>
      </w:r>
      <w:r w:rsidR="00EF41A5">
        <w:rPr>
          <w:rFonts w:ascii="Times New Roman" w:hAnsi="Times New Roman" w:cs="Times New Roman"/>
        </w:rPr>
        <w:t xml:space="preserve"> studies.</w:t>
      </w:r>
      <w:r>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r w:rsidR="004B5117">
        <w:rPr>
          <w:rFonts w:ascii="Times New Roman" w:eastAsia="Times New Roman" w:hAnsi="Times New Roman" w:cs="Times New Roman"/>
        </w:rPr>
        <w:t>a</w:t>
      </w:r>
      <w:r w:rsidR="00011353">
        <w:rPr>
          <w:rFonts w:ascii="Times New Roman" w:eastAsia="Times New Roman" w:hAnsi="Times New Roman" w:cs="Times New Roman"/>
        </w:rPr>
        <w:t xml:space="preserve"> 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 did not possess surface features typical of animate entities; instead, the objects possessed features typical of inanimate objects. Because</w:t>
      </w:r>
      <w:r w:rsidR="00677D91">
        <w:rPr>
          <w:rFonts w:ascii="Times New Roman" w:eastAsia="Times New Roman" w:hAnsi="Times New Roman" w:cs="Times New Roman"/>
        </w:rPr>
        <w:t xml:space="preserve"> the performance of OM10 in Simulation 2 would be identical to that in Simulation 1a</w:t>
      </w:r>
      <w:r w:rsidR="007B0E03">
        <w:rPr>
          <w:rFonts w:ascii="Times New Roman" w:eastAsia="Times New Roman" w:hAnsi="Times New Roman" w:cs="Times New Roman"/>
        </w:rPr>
        <w:t>,</w:t>
      </w:r>
      <w:r w:rsidR="00E2240B">
        <w:rPr>
          <w:rFonts w:ascii="Times New Roman" w:eastAsia="Times New Roman" w:hAnsi="Times New Roman" w:cs="Times New Roman"/>
        </w:rPr>
        <w:t xml:space="preserve"> </w:t>
      </w:r>
      <w:r w:rsidR="00677D91">
        <w:rPr>
          <w:rFonts w:ascii="Times New Roman" w:eastAsia="Times New Roman" w:hAnsi="Times New Roman" w:cs="Times New Roman"/>
        </w:rPr>
        <w:t>OM10’s behavior was</w:t>
      </w:r>
      <w:r w:rsidR="00E2240B">
        <w:rPr>
          <w:rFonts w:ascii="Times New Roman" w:eastAsia="Times New Roman" w:hAnsi="Times New Roman" w:cs="Times New Roman"/>
        </w:rPr>
        <w:t xml:space="preserve"> neither reported in Simulation 2 nor was it compared to</w:t>
      </w:r>
      <w:r w:rsidR="00677D91">
        <w:rPr>
          <w:rFonts w:ascii="Times New Roman" w:eastAsia="Times New Roman" w:hAnsi="Times New Roman" w:cs="Times New Roman"/>
        </w:rPr>
        <w:t xml:space="preserve"> that of</w:t>
      </w:r>
      <w:r w:rsidR="00E2240B">
        <w:rPr>
          <w:rFonts w:ascii="Times New Roman" w:eastAsia="Times New Roman" w:hAnsi="Times New Roman" w:cs="Times New Roman"/>
        </w:rPr>
        <w:t xml:space="preserve"> OM10-2, ALIAS, or ALIAS-2.</w:t>
      </w:r>
      <w:r w:rsidR="007B0E03">
        <w:rPr>
          <w:rFonts w:ascii="Times New Roman" w:eastAsia="Times New Roman" w:hAnsi="Times New Roman" w:cs="Times New Roman"/>
        </w:rPr>
        <w:t xml:space="preserve"> The reason OM10’s performance was not expected to differ between Simulations 1a and 2 is that this model did not include units for different kinds of surface features (e.g., those typical of animate entities or inanimate objects); the two models and their corresponding behaviors would therefore be identical. Crucially, o</w:t>
      </w:r>
      <w:r w:rsidR="00677D91">
        <w:rPr>
          <w:rFonts w:ascii="Times New Roman" w:eastAsia="Times New Roman" w:hAnsi="Times New Roman" w:cs="Times New Roman"/>
        </w:rPr>
        <w:t>mitting surface feature informat</w:t>
      </w:r>
      <w:r w:rsidR="007B0E03">
        <w:rPr>
          <w:rFonts w:ascii="Times New Roman" w:eastAsia="Times New Roman" w:hAnsi="Times New Roman" w:cs="Times New Roman"/>
        </w:rPr>
        <w:t>ion represents a significant limitation</w:t>
      </w:r>
      <w:r w:rsidR="00677D91">
        <w:rPr>
          <w:rFonts w:ascii="Times New Roman" w:eastAsia="Times New Roman" w:hAnsi="Times New Roman" w:cs="Times New Roman"/>
        </w:rPr>
        <w:t xml:space="preserve"> </w:t>
      </w:r>
      <w:r w:rsidR="00E2240B">
        <w:rPr>
          <w:rFonts w:ascii="Times New Roman" w:eastAsia="Times New Roman" w:hAnsi="Times New Roman" w:cs="Times New Roman"/>
        </w:rPr>
        <w:t>of OM10—the first being the fact that this model does not faithfully capture key aspects of the task structure of Gergely et al.-style studies—</w:t>
      </w:r>
      <w:r w:rsidR="00E2240B">
        <w:rPr>
          <w:rFonts w:ascii="Times New Roman" w:eastAsia="Times New Roman" w:hAnsi="Times New Roman" w:cs="Times New Roman"/>
        </w:rPr>
        <w:lastRenderedPageBreak/>
        <w:t>because</w:t>
      </w:r>
      <w:r w:rsidR="00677D91">
        <w:rPr>
          <w:rFonts w:ascii="Times New Roman" w:eastAsia="Times New Roman" w:hAnsi="Times New Roman" w:cs="Times New Roman"/>
        </w:rPr>
        <w:t xml:space="preserve"> </w:t>
      </w:r>
      <w:r w:rsidR="007B0E03">
        <w:rPr>
          <w:rFonts w:ascii="Times New Roman" w:eastAsia="Times New Roman" w:hAnsi="Times New Roman" w:cs="Times New Roman"/>
        </w:rPr>
        <w:t>doing so effectively builds into the model an</w:t>
      </w:r>
      <w:r w:rsidR="00677D91">
        <w:rPr>
          <w:rFonts w:ascii="Times New Roman" w:eastAsia="Times New Roman" w:hAnsi="Times New Roman" w:cs="Times New Roman"/>
        </w:rPr>
        <w:t xml:space="preserve"> insensitivity to the nature of an object’s surface features.</w:t>
      </w:r>
      <w:r w:rsidR="007B0E03">
        <w:rPr>
          <w:rFonts w:ascii="Times New Roman" w:eastAsia="Times New Roman" w:hAnsi="Times New Roman" w:cs="Times New Roman"/>
        </w:rPr>
        <w:t xml:space="preserve"> This means this model is necessarily silent about</w:t>
      </w:r>
      <w:r w:rsidR="00DE2FF5">
        <w:rPr>
          <w:rFonts w:ascii="Times New Roman" w:eastAsia="Times New Roman" w:hAnsi="Times New Roman" w:cs="Times New Roman"/>
        </w:rPr>
        <w:t xml:space="preserve"> how,</w:t>
      </w:r>
      <w:r w:rsidR="007B0E03">
        <w:rPr>
          <w:rFonts w:ascii="Times New Roman" w:eastAsia="Times New Roman" w:hAnsi="Times New Roman" w:cs="Times New Roman"/>
        </w:rPr>
        <w:t xml:space="preserve"> mechanistically, such </w:t>
      </w:r>
      <w:r w:rsidR="00DE2FF5">
        <w:rPr>
          <w:rFonts w:ascii="Times New Roman" w:eastAsia="Times New Roman" w:hAnsi="Times New Roman" w:cs="Times New Roman"/>
        </w:rPr>
        <w:t>insen</w:t>
      </w:r>
      <w:r w:rsidR="00E67DBD">
        <w:rPr>
          <w:rFonts w:ascii="Times New Roman" w:eastAsia="Times New Roman" w:hAnsi="Times New Roman" w:cs="Times New Roman"/>
        </w:rPr>
        <w:t>sitivity</w:t>
      </w:r>
      <w:r w:rsidR="00DE2FF5">
        <w:rPr>
          <w:rFonts w:ascii="Times New Roman" w:eastAsia="Times New Roman" w:hAnsi="Times New Roman" w:cs="Times New Roman"/>
        </w:rPr>
        <w:t xml:space="preserve">. </w:t>
      </w:r>
      <w:r w:rsidR="00E67DBD">
        <w:rPr>
          <w:rFonts w:ascii="Times New Roman" w:eastAsia="Times New Roman" w:hAnsi="Times New Roman" w:cs="Times New Roman"/>
        </w:rPr>
        <w:t xml:space="preserve">This is itself a limitation because a complete account of infants’ looking behaviors in action understanding studies would need to explain how infants become insensitive to an objects’ surface features. </w:t>
      </w:r>
      <w:r w:rsidR="00DE2FF5">
        <w:rPr>
          <w:rFonts w:ascii="Times New Roman" w:eastAsia="Times New Roman" w:hAnsi="Times New Roman" w:cs="Times New Roman"/>
        </w:rPr>
        <w:t>As will be seen in Simulation 2, ALIAS</w:t>
      </w:r>
      <w:r w:rsidR="00E67DBD">
        <w:rPr>
          <w:rFonts w:ascii="Times New Roman" w:eastAsia="Times New Roman" w:hAnsi="Times New Roman" w:cs="Times New Roman"/>
        </w:rPr>
        <w:t xml:space="preserve"> does not suffer from this limitation. This is because, </w:t>
      </w:r>
      <w:r w:rsidR="00677D91">
        <w:rPr>
          <w:rFonts w:ascii="Times New Roman" w:eastAsia="Times New Roman" w:hAnsi="Times New Roman" w:cs="Times New Roman"/>
        </w:rPr>
        <w:t>by observing objects with features typical of animates and inanimates move along different trajectories in the presence of absence of obstacles</w:t>
      </w:r>
      <w:r w:rsidR="00513BD3">
        <w:rPr>
          <w:rFonts w:ascii="Times New Roman" w:eastAsia="Times New Roman" w:hAnsi="Times New Roman" w:cs="Times New Roman"/>
        </w:rPr>
        <w:t xml:space="preserve"> during a model analogue infants’ real-world experience</w:t>
      </w:r>
      <w:r w:rsidR="00E67DBD">
        <w:rPr>
          <w:rFonts w:ascii="Times New Roman" w:eastAsia="Times New Roman" w:hAnsi="Times New Roman" w:cs="Times New Roman"/>
        </w:rPr>
        <w:t>, the model develops an insensitivity to the nature of an object’s surface features</w:t>
      </w:r>
      <w:r w:rsidR="00677D91">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Csibra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lastRenderedPageBreak/>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6D6B4BDD"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B64108">
        <w:rPr>
          <w:rFonts w:ascii="Times New Roman" w:hAnsi="Times New Roman" w:cs="Times New Roman"/>
          <w:i w:val="0"/>
          <w:iCs w:val="0"/>
          <w:color w:val="000000" w:themeColor="text1"/>
          <w:sz w:val="24"/>
          <w:szCs w:val="24"/>
        </w:rPr>
        <w:t>Mean network error</w:t>
      </w:r>
      <w:r w:rsidR="00A9344A">
        <w:rPr>
          <w:rFonts w:ascii="Times New Roman" w:hAnsi="Times New Roman" w:cs="Times New Roman"/>
          <w:i w:val="0"/>
          <w:iCs w:val="0"/>
          <w:color w:val="000000" w:themeColor="text1"/>
          <w:sz w:val="24"/>
          <w:szCs w:val="24"/>
        </w:rPr>
        <w:t xml:space="preserve"> produced</w:t>
      </w:r>
      <w:r w:rsidR="00A9344A" w:rsidRPr="00B64108">
        <w:rPr>
          <w:rFonts w:ascii="Times New Roman" w:hAnsi="Times New Roman" w:cs="Times New Roman"/>
          <w:i w:val="0"/>
          <w:iCs w:val="0"/>
          <w:color w:val="000000" w:themeColor="text1"/>
          <w:sz w:val="24"/>
          <w:szCs w:val="24"/>
        </w:rPr>
        <w:t xml:space="preserve"> to the Efficient and Inefficient </w:t>
      </w:r>
      <w:r w:rsidRPr="00614A04">
        <w:rPr>
          <w:rFonts w:ascii="Times New Roman" w:hAnsi="Times New Roman" w:cs="Times New Roman"/>
          <w:i w:val="0"/>
          <w:iCs w:val="0"/>
          <w:color w:val="000000" w:themeColor="text1"/>
          <w:sz w:val="24"/>
          <w:szCs w:val="24"/>
        </w:rPr>
        <w:t>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7B225141"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to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Csibra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 looking behaviors across conditions if the salience of obstacles located beneath arced trajectories was equivalent to that of peripherally located obstacles. This suggest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lastRenderedPageBreak/>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produced by animate 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Csibra et al., 2003; Wagner &amp; Carey, 2005). </w:t>
      </w:r>
      <w:r w:rsidR="00657BCF">
        <w:rPr>
          <w:rFonts w:ascii="Times New Roman" w:hAnsi="Times New Roman" w:cs="Times New Roman"/>
        </w:rPr>
        <w:t xml:space="preserve">Consider the study by Csibra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this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w:t>
      </w:r>
      <w:r w:rsidR="008F3FD0">
        <w:rPr>
          <w:rFonts w:ascii="Times New Roman" w:hAnsi="Times New Roman" w:cs="Times New Roman"/>
        </w:rPr>
        <w:lastRenderedPageBreak/>
        <w:t>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Csibra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Simulation 3</w:t>
      </w:r>
    </w:p>
    <w:p w14:paraId="413E4886" w14:textId="15BB1FC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to 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3E619FB5"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9B5320">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Pr>
          <w:rFonts w:ascii="Times New Roman" w:hAnsi="Times New Roman" w:cs="Times New Roman"/>
          <w:i w:val="0"/>
          <w:iCs w:val="0"/>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4D9B74A" w14:textId="0959E889" w:rsidR="005735F8" w:rsidRDefault="00524642"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Incongruent test event—in which the first object failed to stop next to the first one—than to the Congruent test event—in which the first object came to rest next to the first one. </w:t>
      </w:r>
      <w:r w:rsidR="001324BD">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test events </w:t>
      </w:r>
      <w:r w:rsidR="00757C00">
        <w:rPr>
          <w:rFonts w:ascii="Times New Roman" w:hAnsi="Times New Roman" w:cs="Times New Roman"/>
        </w:rPr>
        <w:lastRenderedPageBreak/>
        <w:t xml:space="preserve">with which they were presented. </w:t>
      </w:r>
      <w:r w:rsidR="001324BD">
        <w:rPr>
          <w:rFonts w:ascii="Times New Roman" w:hAnsi="Times New Roman" w:cs="Times New Roman"/>
        </w:rPr>
        <w:t>Specifically, these networks produced greater error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sidR="001324BD">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relevant to networks’ treatment of the test events—that is, information about obstacles and goals—were absent during habituation.</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r w:rsidR="001C35AE">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sidR="001C35AE">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sidR="001C35AE">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61FF8BF6"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lastRenderedPageBreak/>
        <w:t>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74A3D3F1"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lastRenderedPageBreak/>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2D19F2E6"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7C6D720C"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w:t>
      </w:r>
      <w:r w:rsidR="00027A15">
        <w:rPr>
          <w:rFonts w:ascii="Times New Roman" w:hAnsi="Times New Roman" w:cs="Times New Roman"/>
        </w:rPr>
        <w:t xml:space="preserve">produced greater error to </w:t>
      </w:r>
      <w:r w:rsidR="00EC79AC">
        <w:rPr>
          <w:rFonts w:ascii="Times New Roman" w:hAnsi="Times New Roman" w:cs="Times New Roman"/>
        </w:rPr>
        <w:t>the Incongruent test event than at the Congruent one</w:t>
      </w:r>
      <w:r w:rsidR="00027A15">
        <w:rPr>
          <w:rFonts w:ascii="Times New Roman" w:hAnsi="Times New Roman" w:cs="Times New Roman"/>
        </w:rPr>
        <w:t>, and</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w:t>
      </w:r>
      <w:r w:rsidR="009B5BBB">
        <w:rPr>
          <w:rFonts w:ascii="Times New Roman" w:hAnsi="Times New Roman" w:cs="Times New Roman"/>
        </w:rPr>
        <w:lastRenderedPageBreak/>
        <w:t>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Constraints </w:t>
      </w:r>
      <w:r w:rsidR="00D419A7">
        <w:rPr>
          <w:rFonts w:ascii="Times New Roman" w:hAnsi="Times New Roman" w:cs="Times New Roman"/>
        </w:rPr>
        <w:t xml:space="preserve">conditions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230254CE" w:rsidR="00227F52" w:rsidRDefault="00847F52" w:rsidP="005D2110">
      <w:pPr>
        <w:spacing w:line="480" w:lineRule="auto"/>
        <w:ind w:firstLine="720"/>
        <w:contextualSpacing/>
        <w:rPr>
          <w:ins w:id="341"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Spelke, 2017).</w:t>
      </w:r>
      <w:r w:rsidR="00922807">
        <w:rPr>
          <w:rFonts w:ascii="Times New Roman" w:hAnsi="Times New Roman" w:cs="Times New Roman"/>
        </w:rPr>
        <w:t xml:space="preserve"> </w:t>
      </w:r>
      <w:ins w:id="342"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343" w:author="Benton, Deon" w:date="2026-04-28T15:48:00Z" w16du:dateUtc="2026-04-28T20:48:00Z">
        <w:r w:rsidR="00747CCB">
          <w:rPr>
            <w:rFonts w:ascii="Times New Roman" w:hAnsi="Times New Roman" w:cs="Times New Roman"/>
          </w:rPr>
          <w:t xml:space="preserve"> These infants were then tested on two events</w:t>
        </w:r>
      </w:ins>
      <w:ins w:id="344" w:author="Benton, Deon" w:date="2026-04-28T15:49:00Z" w16du:dateUtc="2026-04-28T20:49:00Z">
        <w:r w:rsidR="00747CCB">
          <w:rPr>
            <w:rFonts w:ascii="Times New Roman" w:hAnsi="Times New Roman" w:cs="Times New Roman"/>
          </w:rPr>
          <w:t xml:space="preserve">—the </w:t>
        </w:r>
        <w:r w:rsidR="00747CCB">
          <w:rPr>
            <w:rFonts w:ascii="Times New Roman" w:hAnsi="Times New Roman" w:cs="Times New Roman"/>
          </w:rPr>
          <w:lastRenderedPageBreak/>
          <w:t xml:space="preserve">barrier shown in both test events was now much shorter than that shown during habituation. </w:t>
        </w:r>
        <w:r w:rsidR="00747CCB" w:rsidRPr="00A231E7">
          <w:rPr>
            <w:rFonts w:ascii="Times New Roman" w:hAnsi="Times New Roman" w:cs="Times New Roman"/>
          </w:rPr>
          <w:t xml:space="preserve">In the low, efficient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high,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345"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346"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347" w:author="Benton, Deon" w:date="2026-04-28T15:49:00Z" w16du:dateUtc="2026-04-28T20:49:00Z">
        <w:r w:rsidR="00227F52">
          <w:rPr>
            <w:rFonts w:ascii="Times New Roman" w:hAnsi="Times New Roman" w:cs="Times New Roman"/>
          </w:rPr>
          <w:t xml:space="preserve"> and tested on the same </w:t>
        </w:r>
      </w:ins>
      <w:ins w:id="348" w:author="Benton, Deon" w:date="2026-04-28T15:50:00Z" w16du:dateUtc="2026-04-28T20:50:00Z">
        <w:r w:rsidR="00227F52">
          <w:rPr>
            <w:rFonts w:ascii="Times New Roman" w:hAnsi="Times New Roman" w:cs="Times New Roman"/>
          </w:rPr>
          <w:t xml:space="preserve">events except that the barrier was located peripherally. </w:t>
        </w:r>
      </w:ins>
      <w:ins w:id="349" w:author="Benton, Deon" w:date="2026-04-28T15:52:00Z" w16du:dateUtc="2026-04-28T20:52:00Z">
        <w:r w:rsidR="008050B6">
          <w:rPr>
            <w:rFonts w:ascii="Times New Roman" w:hAnsi="Times New Roman" w:cs="Times New Roman"/>
          </w:rPr>
          <w:t>Liu and Spelke (2017) found that only when the barrier was located beneath the curved motion did infants look longer at the high, inefficient test event than at the low, inefficient one; infants in Experiment 2 looked</w:t>
        </w:r>
      </w:ins>
      <w:ins w:id="350" w:author="Benton, Deon" w:date="2026-04-28T15:53:00Z" w16du:dateUtc="2026-04-28T20:53:00Z">
        <w:r w:rsidR="008050B6">
          <w:rPr>
            <w:rFonts w:ascii="Times New Roman" w:hAnsi="Times New Roman" w:cs="Times New Roman"/>
          </w:rPr>
          <w:t xml:space="preserve"> </w:t>
        </w:r>
      </w:ins>
      <w:ins w:id="351" w:author="Benton, Deon" w:date="2026-04-28T15:54:00Z" w16du:dateUtc="2026-04-28T20:54:00Z">
        <w:r w:rsidR="008050B6">
          <w:rPr>
            <w:rFonts w:ascii="Times New Roman" w:hAnsi="Times New Roman" w:cs="Times New Roman"/>
          </w:rPr>
          <w:t xml:space="preserve">about equally long at both test events. If anything, </w:t>
        </w:r>
      </w:ins>
      <w:ins w:id="352" w:author="Benton, Deon" w:date="2026-04-28T15:53:00Z" w16du:dateUtc="2026-04-28T20:53:00Z">
        <w:r w:rsidR="008050B6">
          <w:rPr>
            <w:rFonts w:ascii="Times New Roman" w:hAnsi="Times New Roman" w:cs="Times New Roman"/>
          </w:rPr>
          <w:t>there was a</w:t>
        </w:r>
      </w:ins>
      <w:ins w:id="353" w:author="Benton, Deon" w:date="2026-04-28T15:54:00Z" w16du:dateUtc="2026-04-28T20:54:00Z">
        <w:r w:rsidR="008050B6">
          <w:rPr>
            <w:rFonts w:ascii="Times New Roman" w:hAnsi="Times New Roman" w:cs="Times New Roman"/>
          </w:rPr>
          <w:t xml:space="preserve"> numerical, but still</w:t>
        </w:r>
      </w:ins>
      <w:ins w:id="354" w:author="Benton, Deon" w:date="2026-04-28T15:53:00Z" w16du:dateUtc="2026-04-28T20:53:00Z">
        <w:r w:rsidR="008050B6">
          <w:rPr>
            <w:rFonts w:ascii="Times New Roman" w:hAnsi="Times New Roman" w:cs="Times New Roman"/>
          </w:rPr>
          <w:t xml:space="preserve"> non</w:t>
        </w:r>
      </w:ins>
      <w:ins w:id="355" w:author="Benton, Deon" w:date="2026-04-28T15:55:00Z" w16du:dateUtc="2026-04-28T20:55:00Z">
        <w:r w:rsidR="008050B6">
          <w:rPr>
            <w:rFonts w:ascii="Times New Roman" w:hAnsi="Times New Roman" w:cs="Times New Roman"/>
          </w:rPr>
          <w:t>-significant,</w:t>
        </w:r>
      </w:ins>
      <w:ins w:id="356" w:author="Benton, Deon" w:date="2026-04-28T15:53:00Z" w16du:dateUtc="2026-04-28T20:53:00Z">
        <w:r w:rsidR="008050B6">
          <w:rPr>
            <w:rFonts w:ascii="Times New Roman" w:hAnsi="Times New Roman" w:cs="Times New Roman"/>
          </w:rPr>
          <w:t xml:space="preserve"> tendency for</w:t>
        </w:r>
      </w:ins>
      <w:ins w:id="357" w:author="Benton, Deon" w:date="2026-04-28T15:54:00Z" w16du:dateUtc="2026-04-28T20:54:00Z">
        <w:r w:rsidR="008050B6">
          <w:rPr>
            <w:rFonts w:ascii="Times New Roman" w:hAnsi="Times New Roman" w:cs="Times New Roman"/>
          </w:rPr>
          <w:t xml:space="preserve"> </w:t>
        </w:r>
      </w:ins>
      <w:ins w:id="358" w:author="Benton, Deon" w:date="2026-04-28T16:00:00Z" w16du:dateUtc="2026-04-28T21:00:00Z">
        <w:r w:rsidR="003C325C">
          <w:rPr>
            <w:rFonts w:ascii="Times New Roman" w:hAnsi="Times New Roman" w:cs="Times New Roman"/>
          </w:rPr>
          <w:t>infants in Experiment 2</w:t>
        </w:r>
      </w:ins>
      <w:ins w:id="359" w:author="Benton, Deon" w:date="2026-04-28T15:54:00Z" w16du:dateUtc="2026-04-28T20:54:00Z">
        <w:r w:rsidR="008050B6">
          <w:rPr>
            <w:rFonts w:ascii="Times New Roman" w:hAnsi="Times New Roman" w:cs="Times New Roman"/>
          </w:rPr>
          <w:t xml:space="preserve"> to look longer at the low, efficient event than at the high on</w:t>
        </w:r>
      </w:ins>
      <w:ins w:id="360" w:author="Benton, Deon" w:date="2026-04-28T15:55:00Z" w16du:dateUtc="2026-04-28T20:55:00Z">
        <w:r w:rsidR="008050B6">
          <w:rPr>
            <w:rFonts w:ascii="Times New Roman" w:hAnsi="Times New Roman" w:cs="Times New Roman"/>
          </w:rPr>
          <w:t>e</w:t>
        </w:r>
      </w:ins>
      <w:ins w:id="361" w:author="Benton, Deon" w:date="2026-04-28T15:54:00Z" w16du:dateUtc="2026-04-28T20:54:00Z">
        <w:r w:rsidR="008050B6">
          <w:rPr>
            <w:rFonts w:ascii="Times New Roman" w:hAnsi="Times New Roman" w:cs="Times New Roman"/>
          </w:rPr>
          <w:t>.</w:t>
        </w:r>
      </w:ins>
    </w:p>
    <w:p w14:paraId="199A3619" w14:textId="3A0E84F3" w:rsidR="00847F52" w:rsidRDefault="00227F52" w:rsidP="005D2110">
      <w:pPr>
        <w:spacing w:line="480" w:lineRule="auto"/>
        <w:ind w:firstLine="720"/>
        <w:contextualSpacing/>
        <w:rPr>
          <w:rFonts w:ascii="Times New Roman" w:hAnsi="Times New Roman" w:cs="Times New Roman"/>
        </w:rPr>
      </w:pPr>
      <w:ins w:id="362" w:author="Benton, Deon" w:date="2026-04-28T15:50:00Z" w16du:dateUtc="2026-04-28T20:50:00Z">
        <w:r>
          <w:rPr>
            <w:rFonts w:ascii="Times New Roman" w:hAnsi="Times New Roman" w:cs="Times New Roman"/>
          </w:rPr>
          <w:t>One question that these studies raised was whether</w:t>
        </w:r>
      </w:ins>
      <w:ins w:id="363" w:author="Benton, Deon" w:date="2026-04-28T15:55:00Z" w16du:dateUtc="2026-04-28T20:55:00Z">
        <w:r w:rsidR="00801EFC">
          <w:rPr>
            <w:rFonts w:ascii="Times New Roman" w:hAnsi="Times New Roman" w:cs="Times New Roman"/>
          </w:rPr>
          <w:t xml:space="preserve"> infants expect agents that </w:t>
        </w:r>
      </w:ins>
      <w:ins w:id="364" w:author="Benton, Deon" w:date="2026-04-28T15:56:00Z" w16du:dateUtc="2026-04-28T20:56:00Z">
        <w:r w:rsidR="00801EFC">
          <w:rPr>
            <w:rFonts w:ascii="Times New Roman" w:hAnsi="Times New Roman" w:cs="Times New Roman"/>
          </w:rPr>
          <w:t>engage</w:t>
        </w:r>
      </w:ins>
      <w:ins w:id="365" w:author="Benton, Deon" w:date="2026-04-28T16:00:00Z" w16du:dateUtc="2026-04-28T21:00:00Z">
        <w:r w:rsidR="001534A0">
          <w:rPr>
            <w:rFonts w:ascii="Times New Roman" w:hAnsi="Times New Roman" w:cs="Times New Roman"/>
          </w:rPr>
          <w:t>d</w:t>
        </w:r>
      </w:ins>
      <w:ins w:id="366" w:author="Benton, Deon" w:date="2026-04-28T15:56:00Z" w16du:dateUtc="2026-04-28T20:56:00Z">
        <w:r w:rsidR="00801EFC">
          <w:rPr>
            <w:rFonts w:ascii="Times New Roman" w:hAnsi="Times New Roman" w:cs="Times New Roman"/>
          </w:rPr>
          <w:t xml:space="preserve"> in </w:t>
        </w:r>
      </w:ins>
      <w:ins w:id="367" w:author="Benton, Deon" w:date="2026-04-28T16:00:00Z" w16du:dateUtc="2026-04-28T21:00:00Z">
        <w:r w:rsidR="001534A0">
          <w:rPr>
            <w:rFonts w:ascii="Times New Roman" w:hAnsi="Times New Roman" w:cs="Times New Roman"/>
          </w:rPr>
          <w:t>inefficient and costly</w:t>
        </w:r>
      </w:ins>
      <w:ins w:id="368" w:author="Benton, Deon" w:date="2026-04-28T15:56:00Z" w16du:dateUtc="2026-04-28T20:56:00Z">
        <w:r w:rsidR="00801EFC">
          <w:rPr>
            <w:rFonts w:ascii="Times New Roman" w:hAnsi="Times New Roman" w:cs="Times New Roman"/>
          </w:rPr>
          <w:t xml:space="preserve"> actions in the past to continue to do so in a new situation</w:t>
        </w:r>
      </w:ins>
      <w:ins w:id="369" w:author="Benton, Deon" w:date="2026-04-28T16:00:00Z" w16du:dateUtc="2026-04-28T21:00:00Z">
        <w:r w:rsidR="00E35595">
          <w:rPr>
            <w:rFonts w:ascii="Times New Roman" w:hAnsi="Times New Roman" w:cs="Times New Roman"/>
          </w:rPr>
          <w:t xml:space="preserve"> with a different set of constraints</w:t>
        </w:r>
      </w:ins>
      <w:ins w:id="370" w:author="Benton, Deon" w:date="2026-04-28T15:50:00Z" w16du:dateUtc="2026-04-28T20:50:00Z">
        <w:r>
          <w:rPr>
            <w:rFonts w:ascii="Times New Roman" w:hAnsi="Times New Roman" w:cs="Times New Roman"/>
          </w:rPr>
          <w:t xml:space="preserve">. To address this question, Liu and Spelke (2017) </w:t>
        </w:r>
      </w:ins>
      <w:ins w:id="371" w:author="Benton, Deon" w:date="2026-04-28T15:51:00Z" w16du:dateUtc="2026-04-28T20:51:00Z">
        <w:r>
          <w:rPr>
            <w:rFonts w:ascii="Times New Roman" w:hAnsi="Times New Roman" w:cs="Times New Roman"/>
          </w:rPr>
          <w:t xml:space="preserve">habituated </w:t>
        </w:r>
      </w:ins>
      <w:ins w:id="372" w:author="Benton, Deon" w:date="2026-04-28T15:57:00Z" w16du:dateUtc="2026-04-28T20:57:00Z">
        <w:r w:rsidR="00801EFC">
          <w:rPr>
            <w:rFonts w:ascii="Times New Roman" w:hAnsi="Times New Roman" w:cs="Times New Roman"/>
          </w:rPr>
          <w:t xml:space="preserve">a third set of infants to the </w:t>
        </w:r>
      </w:ins>
      <w:ins w:id="373" w:author="Benton, Deon" w:date="2026-04-28T16:01:00Z" w16du:dateUtc="2026-04-28T21:01:00Z">
        <w:r w:rsidR="007B5F29">
          <w:rPr>
            <w:rFonts w:ascii="Times New Roman" w:hAnsi="Times New Roman" w:cs="Times New Roman"/>
          </w:rPr>
          <w:t>habituation event used in Experiment 2</w:t>
        </w:r>
      </w:ins>
      <w:ins w:id="374" w:author="Benton, Deon" w:date="2026-04-28T15:57:00Z" w16du:dateUtc="2026-04-28T20:57:00Z">
        <w:r w:rsidR="00801EFC">
          <w:rPr>
            <w:rFonts w:ascii="Times New Roman" w:hAnsi="Times New Roman" w:cs="Times New Roman"/>
          </w:rPr>
          <w:t>.</w:t>
        </w:r>
      </w:ins>
      <w:ins w:id="375"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376" w:author="Benton, Deon" w:date="2026-04-28T16:02:00Z" w16du:dateUtc="2026-04-28T21:02:00Z">
        <w:r w:rsidR="007B5F29">
          <w:rPr>
            <w:rFonts w:ascii="Times New Roman" w:hAnsi="Times New Roman" w:cs="Times New Roman"/>
          </w:rPr>
          <w:t xml:space="preserve"> a barrier, however, these</w:t>
        </w:r>
      </w:ins>
      <w:ins w:id="377" w:author="Benton, Deon" w:date="2026-04-28T15:57:00Z" w16du:dateUtc="2026-04-28T20:57:00Z">
        <w:r w:rsidR="00801EFC">
          <w:rPr>
            <w:rFonts w:ascii="Times New Roman" w:hAnsi="Times New Roman" w:cs="Times New Roman"/>
          </w:rPr>
          <w:t xml:space="preserve"> </w:t>
        </w:r>
      </w:ins>
      <w:ins w:id="378" w:author="Benton, Deon" w:date="2026-04-28T16:02:00Z" w16du:dateUtc="2026-04-28T21:02:00Z">
        <w:r w:rsidR="007B5F29">
          <w:rPr>
            <w:rFonts w:ascii="Times New Roman" w:hAnsi="Times New Roman" w:cs="Times New Roman"/>
          </w:rPr>
          <w:t>infants</w:t>
        </w:r>
      </w:ins>
      <w:ins w:id="379" w:author="Benton, Deon" w:date="2026-04-28T15:57:00Z" w16du:dateUtc="2026-04-28T20:57:00Z">
        <w:r w:rsidR="00801EFC">
          <w:rPr>
            <w:rFonts w:ascii="Times New Roman" w:hAnsi="Times New Roman" w:cs="Times New Roman"/>
          </w:rPr>
          <w:t xml:space="preserve"> were </w:t>
        </w:r>
      </w:ins>
      <w:ins w:id="380" w:author="Benton, Deon" w:date="2026-04-28T16:02:00Z" w16du:dateUtc="2026-04-28T21:02:00Z">
        <w:r w:rsidR="007B5F29">
          <w:rPr>
            <w:rFonts w:ascii="Times New Roman" w:hAnsi="Times New Roman" w:cs="Times New Roman"/>
          </w:rPr>
          <w:t xml:space="preserve">tested on the test events used in Experiment 1, </w:t>
        </w:r>
      </w:ins>
      <w:ins w:id="381" w:author="Benton, Deon" w:date="2026-04-28T15:57:00Z" w16du:dateUtc="2026-04-28T20:57:00Z">
        <w:r w:rsidR="00801EFC">
          <w:rPr>
            <w:rFonts w:ascii="Times New Roman" w:hAnsi="Times New Roman" w:cs="Times New Roman"/>
          </w:rPr>
          <w:t>which the barrier was located beneath the arced motion.</w:t>
        </w:r>
      </w:ins>
      <w:ins w:id="382" w:author="Benton, Deon" w:date="2026-04-28T15:58:00Z" w16du:dateUtc="2026-04-28T20:58:00Z">
        <w:r w:rsidR="003C325C">
          <w:rPr>
            <w:rFonts w:ascii="Times New Roman" w:hAnsi="Times New Roman" w:cs="Times New Roman"/>
          </w:rPr>
          <w:t xml:space="preserve"> </w:t>
        </w:r>
      </w:ins>
      <w:ins w:id="383" w:author="Benton, Deon" w:date="2026-04-28T16:03:00Z" w16du:dateUtc="2026-04-28T21:03:00Z">
        <w:r w:rsidR="007B5F29">
          <w:rPr>
            <w:rFonts w:ascii="Times New Roman" w:hAnsi="Times New Roman" w:cs="Times New Roman"/>
          </w:rPr>
          <w:t>As was the case for infants in Experiment 1, infants looked longer at the high, inefficient test event than at the low, efficient one.</w:t>
        </w:r>
      </w:ins>
      <w:ins w:id="384" w:author="Benton, Deon" w:date="2026-04-28T16:02:00Z" w16du:dateUtc="2026-04-28T21:02:00Z">
        <w:r w:rsidR="007B5F29">
          <w:rPr>
            <w:rFonts w:ascii="Times New Roman" w:hAnsi="Times New Roman" w:cs="Times New Roman"/>
          </w:rPr>
          <w:t xml:space="preserve"> </w:t>
        </w:r>
      </w:ins>
      <w:ins w:id="385"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386"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387" w:author="Benton, Deon" w:date="2026-04-28T16:06:00Z" w16du:dateUtc="2026-04-28T21:06:00Z">
        <w:r w:rsidR="00D26DDC">
          <w:rPr>
            <w:rFonts w:ascii="Times New Roman" w:hAnsi="Times New Roman" w:cs="Times New Roman"/>
          </w:rPr>
          <w:t xml:space="preserve">Second, if the </w:t>
        </w:r>
      </w:ins>
      <w:ins w:id="388" w:author="Benton, Deon" w:date="2026-04-28T16:07:00Z" w16du:dateUtc="2026-04-28T21:07:00Z">
        <w:r w:rsidR="00D26DDC">
          <w:rPr>
            <w:rFonts w:ascii="Times New Roman" w:hAnsi="Times New Roman" w:cs="Times New Roman"/>
          </w:rPr>
          <w:t>environmental</w:t>
        </w:r>
      </w:ins>
      <w:ins w:id="389" w:author="Benton, Deon" w:date="2026-04-28T16:06:00Z" w16du:dateUtc="2026-04-28T21:06:00Z">
        <w:r w:rsidR="00D26DDC">
          <w:rPr>
            <w:rFonts w:ascii="Times New Roman" w:hAnsi="Times New Roman" w:cs="Times New Roman"/>
          </w:rPr>
          <w:t xml:space="preserve"> context does not change, infants no longer expect agents to behave </w:t>
        </w:r>
      </w:ins>
      <w:ins w:id="390"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391" w:author="Benton, Deon" w:date="2026-04-28T16:08:00Z" w16du:dateUtc="2026-04-28T21:08:00Z">
        <w:r w:rsidR="00C543EB">
          <w:rPr>
            <w:rFonts w:ascii="Times New Roman" w:hAnsi="Times New Roman" w:cs="Times New Roman"/>
          </w:rPr>
          <w:t xml:space="preserve"> a new situation that differs from the old one.</w:t>
        </w:r>
      </w:ins>
      <w:ins w:id="392" w:author="Benton, Deon" w:date="2026-04-28T16:06:00Z" w16du:dateUtc="2026-04-28T21:06:00Z">
        <w:r w:rsidR="00D26DDC">
          <w:rPr>
            <w:rFonts w:ascii="Times New Roman" w:hAnsi="Times New Roman" w:cs="Times New Roman"/>
          </w:rPr>
          <w:t xml:space="preserve"> </w:t>
        </w:r>
      </w:ins>
    </w:p>
    <w:p w14:paraId="62E4C8AD" w14:textId="2625D217" w:rsidR="00070634" w:rsidRDefault="00C543EB" w:rsidP="00853CF6">
      <w:pPr>
        <w:spacing w:line="480" w:lineRule="auto"/>
        <w:ind w:firstLine="720"/>
        <w:contextualSpacing/>
        <w:rPr>
          <w:rFonts w:ascii="Times New Roman" w:hAnsi="Times New Roman" w:cs="Times New Roman"/>
        </w:rPr>
      </w:pPr>
      <w:ins w:id="393" w:author="Benton, Deon" w:date="2026-04-28T16:09:00Z" w16du:dateUtc="2026-04-28T21:09:00Z">
        <w:r>
          <w:rPr>
            <w:rFonts w:ascii="Times New Roman" w:hAnsi="Times New Roman" w:cs="Times New Roman"/>
          </w:rPr>
          <w:lastRenderedPageBreak/>
          <w:t xml:space="preserve">On the basis of these findings, one might conclude that they </w:t>
        </w:r>
        <w:r w:rsidR="00B503E5">
          <w:rPr>
            <w:rFonts w:ascii="Times New Roman" w:hAnsi="Times New Roman" w:cs="Times New Roman"/>
          </w:rPr>
          <w:t>challenge a simple associative learn</w:t>
        </w:r>
      </w:ins>
      <w:ins w:id="394" w:author="Benton, Deon" w:date="2026-04-28T16:10:00Z" w16du:dateUtc="2026-04-28T21:10:00Z">
        <w:r w:rsidR="00B503E5">
          <w:rPr>
            <w:rFonts w:ascii="Times New Roman" w:hAnsi="Times New Roman" w:cs="Times New Roman"/>
          </w:rPr>
          <w:t xml:space="preserve">ing account of these data. This is because </w:t>
        </w:r>
      </w:ins>
      <w:ins w:id="395" w:author="Benton, Deon" w:date="2026-04-29T21:23:00Z" w16du:dateUtc="2026-04-30T02:23:00Z">
        <w:r w:rsidR="009351FD">
          <w:rPr>
            <w:rFonts w:ascii="Times New Roman" w:hAnsi="Times New Roman" w:cs="Times New Roman"/>
          </w:rPr>
          <w:t xml:space="preserve">it might be thought that </w:t>
        </w:r>
      </w:ins>
      <w:ins w:id="396"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397"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398" w:author="Benton, Deon" w:date="2026-04-29T21:23:00Z" w16du:dateUtc="2026-04-30T02:23:00Z">
        <w:r w:rsidR="009351FD">
          <w:rPr>
            <w:rFonts w:ascii="Times New Roman" w:hAnsi="Times New Roman" w:cs="Times New Roman"/>
          </w:rPr>
          <w:t>are</w:t>
        </w:r>
      </w:ins>
      <w:ins w:id="399" w:author="Benton, Deon" w:date="2026-04-28T16:10:00Z" w16du:dateUtc="2026-04-28T21:10:00Z">
        <w:r w:rsidR="00B503E5">
          <w:rPr>
            <w:rFonts w:ascii="Times New Roman" w:hAnsi="Times New Roman" w:cs="Times New Roman"/>
          </w:rPr>
          <w:t xml:space="preserve"> fundamentally at odds with how infants actually performed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400"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401" w:author="Benton, Deon" w:date="2026-04-28T16:11:00Z" w16du:dateUtc="2026-04-28T21:11:00Z">
        <w:r w:rsidR="00B503E5">
          <w:rPr>
            <w:rFonts w:ascii="Times New Roman" w:hAnsi="Times New Roman" w:cs="Times New Roman"/>
          </w:rPr>
          <w:t xml:space="preserve">infants should show an equivalent increase in looking </w:t>
        </w:r>
      </w:ins>
      <w:ins w:id="402" w:author="Benton, Deon" w:date="2026-04-28T16:12:00Z" w16du:dateUtc="2026-04-28T21:12:00Z">
        <w:r w:rsidR="00CE3B81">
          <w:rPr>
            <w:rFonts w:ascii="Times New Roman" w:hAnsi="Times New Roman" w:cs="Times New Roman"/>
          </w:rPr>
          <w:t>at</w:t>
        </w:r>
      </w:ins>
      <w:ins w:id="403"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404"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405" w:author="Benton, Deon" w:date="2026-04-28T16:13:00Z" w16du:dateUtc="2026-04-28T21:13:00Z">
        <w:r w:rsidR="00CE3B81">
          <w:rPr>
            <w:rFonts w:ascii="Times New Roman" w:hAnsi="Times New Roman" w:cs="Times New Roman"/>
          </w:rPr>
          <w:t xml:space="preserve">a barrier </w:t>
        </w:r>
      </w:ins>
      <w:ins w:id="406" w:author="Benton, Deon" w:date="2026-04-28T16:12:00Z" w16du:dateUtc="2026-04-28T21:12:00Z">
        <w:r w:rsidR="00CE3B81">
          <w:rPr>
            <w:rFonts w:ascii="Times New Roman" w:hAnsi="Times New Roman" w:cs="Times New Roman"/>
          </w:rPr>
          <w:t>and arced motio</w:t>
        </w:r>
      </w:ins>
      <w:ins w:id="407"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408"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409"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look longer at the low, efficient jump event than at the high, inefficient one</w:t>
      </w:r>
      <w:ins w:id="410" w:author="Benton, Deon" w:date="2026-04-28T16:15:00Z" w16du:dateUtc="2026-04-28T21:15:00Z">
        <w:r w:rsidR="009E16A8">
          <w:rPr>
            <w:rFonts w:ascii="Times New Roman" w:hAnsi="Times New Roman" w:cs="Times New Roman"/>
          </w:rPr>
          <w:t>; the low, efficient event involves two changes relative to that seen during habituation</w:t>
        </w:r>
      </w:ins>
      <w:ins w:id="411"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412" w:author="Benton, Deon" w:date="2026-04-28T16:15:00Z" w16du:dateUtc="2026-04-28T21:15:00Z">
        <w:r w:rsidR="009E16A8">
          <w:rPr>
            <w:rFonts w:ascii="Times New Roman" w:hAnsi="Times New Roman" w:cs="Times New Roman"/>
          </w:rPr>
          <w:t>, whereas the high, inefficient event involve</w:t>
        </w:r>
      </w:ins>
      <w:ins w:id="413" w:author="Benton, Deon" w:date="2026-04-28T16:16:00Z" w16du:dateUtc="2026-04-28T21:16:00Z">
        <w:r w:rsidR="009E16A8">
          <w:rPr>
            <w:rFonts w:ascii="Times New Roman" w:hAnsi="Times New Roman" w:cs="Times New Roman"/>
          </w:rPr>
          <w:t>s only a single change (i.e., a change to 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414"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415"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high, inefficient test event in Liu and </w:t>
      </w:r>
      <w:r w:rsidR="00ED360E">
        <w:rPr>
          <w:rFonts w:ascii="Times New Roman" w:hAnsi="Times New Roman" w:cs="Times New Roman"/>
        </w:rPr>
        <w:lastRenderedPageBreak/>
        <w:t>Spelke (2017) in which an agent follows an unnecessarily high,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high,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n Liu and Spelke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Spelke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6166DC99" w14:textId="0BF2C72A" w:rsidR="001B35E7" w:rsidRDefault="00524642" w:rsidP="00853CF6">
      <w:pPr>
        <w:spacing w:line="480" w:lineRule="auto"/>
        <w:ind w:firstLine="720"/>
        <w:contextualSpacing/>
        <w:rPr>
          <w:ins w:id="416" w:author="Benton, Deon" w:date="2026-04-27T16:16:00Z" w16du:dateUtc="2026-04-27T21:16: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417" w:author="Benton, Deon" w:date="2026-04-27T16:14:00Z" w16du:dateUtc="2026-04-27T21:14:00Z">
        <w:r w:rsidR="00184AC3">
          <w:rPr>
            <w:rFonts w:ascii="Times New Roman" w:eastAsia="Times New Roman" w:hAnsi="Times New Roman" w:cs="Times New Roman"/>
          </w:rPr>
          <w:t xml:space="preserve"> </w:t>
        </w:r>
      </w:ins>
      <w:ins w:id="418"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w:t>
      </w:r>
      <w:r>
        <w:rPr>
          <w:rFonts w:ascii="Times New Roman" w:hAnsi="Times New Roman" w:cs="Times New Roman"/>
        </w:rPr>
        <w:lastRenderedPageBreak/>
        <w:t>Jump Height 2 unit was turned on).</w:t>
      </w:r>
      <w:ins w:id="419" w:author="Benton, Deon" w:date="2026-04-27T16:13:00Z" w16du:dateUtc="2026-04-27T21:13:00Z">
        <w:r w:rsidR="00184AC3">
          <w:rPr>
            <w:rFonts w:ascii="Times New Roman" w:hAnsi="Times New Roman" w:cs="Times New Roman"/>
          </w:rPr>
          <w:t xml:space="preserve"> </w:t>
        </w:r>
      </w:ins>
      <w:ins w:id="420" w:author="Benton, Deon" w:date="2026-04-27T16:16:00Z" w16du:dateUtc="2026-04-27T21:16:00Z">
        <w:r w:rsidR="001B35E7">
          <w:rPr>
            <w:rFonts w:ascii="Times New Roman" w:hAnsi="Times New Roman" w:cs="Times New Roman"/>
          </w:rPr>
          <w:t xml:space="preserve">These events were implemented in an identical manner </w:t>
        </w:r>
      </w:ins>
      <w:ins w:id="421"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p>
    <w:p w14:paraId="6308D11D" w14:textId="4C120060" w:rsidR="00524642" w:rsidRDefault="006D5542" w:rsidP="00853CF6">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w:t>
      </w:r>
      <w:r w:rsidR="00332BA6">
        <w:rPr>
          <w:rFonts w:ascii="Times New Roman" w:hAnsi="Times New Roman" w:cs="Times New Roman"/>
        </w:rPr>
        <w:t xml:space="preserve">study associated with the present target behavior tested </w:t>
      </w:r>
      <w:r>
        <w:rPr>
          <w:rFonts w:ascii="Times New Roman" w:hAnsi="Times New Roman" w:cs="Times New Roman"/>
        </w:rPr>
        <w:t>6-month-olds,</w:t>
      </w:r>
      <w:r w:rsidR="00332BA6">
        <w:rPr>
          <w:rFonts w:ascii="Times New Roman" w:hAnsi="Times New Roman" w:cs="Times New Roman"/>
        </w:rPr>
        <w:t xml:space="preserve"> for ALIAS and ALIAS-2</w:t>
      </w:r>
      <w:r>
        <w:rPr>
          <w:rFonts w:ascii="Times New Roman" w:hAnsi="Times New Roman" w:cs="Times New Roman"/>
        </w:rPr>
        <w:t xml:space="preserve"> the pretraining phase</w:t>
      </w:r>
      <w:r w:rsidR="00332BA6">
        <w:rPr>
          <w:rFonts w:ascii="Times New Roman" w:hAnsi="Times New Roman" w:cs="Times New Roman"/>
        </w:rPr>
        <w:t xml:space="preserve"> was</w:t>
      </w:r>
      <w:r w:rsidR="002C1F03">
        <w:rPr>
          <w:rFonts w:ascii="Times New Roman" w:hAnsi="Times New Roman" w:cs="Times New Roman"/>
        </w:rPr>
        <w:t xml:space="preserve"> 450 epochs</w:t>
      </w:r>
      <w:r w:rsidR="00332BA6">
        <w:rPr>
          <w:rFonts w:ascii="Times New Roman" w:hAnsi="Times New Roman" w:cs="Times New Roman"/>
        </w:rPr>
        <w:t xml:space="preserve"> long</w:t>
      </w:r>
      <w:r w:rsidR="002C1F03">
        <w:rPr>
          <w:rFonts w:ascii="Times New Roman" w:hAnsi="Times New Roman" w:cs="Times New Roman"/>
        </w:rPr>
        <w:t>. The learning rate and number of hidden units were also reduced—the learning rate was set to 0.0875</w:t>
      </w:r>
      <w:r w:rsidR="00332BA6">
        <w:rPr>
          <w:rFonts w:ascii="Times New Roman" w:hAnsi="Times New Roman" w:cs="Times New Roman"/>
        </w:rPr>
        <w:t>,</w:t>
      </w:r>
      <w:r w:rsidR="002C1F03">
        <w:rPr>
          <w:rFonts w:ascii="Times New Roman" w:hAnsi="Times New Roman" w:cs="Times New Roman"/>
        </w:rPr>
        <w:t xml:space="preserve"> and the number of hidden units that were used was 30.</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No such </w:t>
      </w:r>
      <w:ins w:id="422" w:author="Benton, Deon" w:date="2026-04-27T16:12:00Z" w16du:dateUtc="2026-04-27T21:12:00Z">
        <w:r w:rsidR="00A13863">
          <w:rPr>
            <w:rFonts w:ascii="Times New Roman" w:hAnsi="Times New Roman" w:cs="Times New Roman"/>
          </w:rPr>
          <w:t>modifications were made to</w:t>
        </w:r>
      </w:ins>
      <w:r w:rsidR="004C6C92">
        <w:rPr>
          <w:rFonts w:ascii="Times New Roman" w:hAnsi="Times New Roman" w:cs="Times New Roman"/>
        </w:rPr>
        <w:t xml:space="preserve"> OM10 (or </w:t>
      </w:r>
      <w:r w:rsidR="00B61531">
        <w:rPr>
          <w:rFonts w:ascii="Times New Roman" w:hAnsi="Times New Roman" w:cs="Times New Roman"/>
        </w:rPr>
        <w:t xml:space="preserve">its extension, </w:t>
      </w:r>
      <w:r w:rsidR="004C6C92">
        <w:rPr>
          <w:rFonts w:ascii="Times New Roman" w:hAnsi="Times New Roman" w:cs="Times New Roman"/>
        </w:rPr>
        <w:t>OM10-2). This is</w:t>
      </w:r>
      <w:ins w:id="423" w:author="Benton, Deon" w:date="2026-04-27T16:15:00Z" w16du:dateUtc="2026-04-27T21:15:00Z">
        <w:r w:rsidR="001B35E7">
          <w:rPr>
            <w:rFonts w:ascii="Times New Roman" w:hAnsi="Times New Roman" w:cs="Times New Roman"/>
          </w:rPr>
          <w:t xml:space="preserve"> because this model does not simulate </w:t>
        </w:r>
      </w:ins>
      <w:ins w:id="424" w:author="Benton, Deon" w:date="2026-04-27T16:16:00Z" w16du:dateUtc="2026-04-27T21:16:00Z">
        <w:r w:rsidR="001B35E7">
          <w:rPr>
            <w:rFonts w:ascii="Times New Roman" w:hAnsi="Times New Roman" w:cs="Times New Roman"/>
          </w:rPr>
          <w:t>age or real-world experience.</w:t>
        </w:r>
      </w:ins>
      <w:r w:rsidR="004C6C92">
        <w:rPr>
          <w:rFonts w:ascii="Times New Roman" w:hAnsi="Times New Roman" w:cs="Times New Roman"/>
        </w:rPr>
        <w:t xml:space="preserve"> </w:t>
      </w:r>
      <w:r w:rsidR="00B61531">
        <w:rPr>
          <w:rFonts w:ascii="Times New Roman" w:hAnsi="Times New Roman" w:cs="Times New Roman"/>
        </w:rPr>
        <w:t>By not manipulating this information in OM10, then, it was possible to</w:t>
      </w:r>
      <w:r w:rsidR="004C6C92">
        <w:rPr>
          <w:rFonts w:ascii="Times New Roman" w:hAnsi="Times New Roman" w:cs="Times New Roman"/>
        </w:rPr>
        <w:t xml:space="preserve"> </w:t>
      </w:r>
      <w:r w:rsidR="00B61531">
        <w:rPr>
          <w:rFonts w:ascii="Times New Roman" w:hAnsi="Times New Roman" w:cs="Times New Roman"/>
        </w:rPr>
        <w:t>evaluate the importance</w:t>
      </w:r>
      <w:r w:rsidR="000F7618">
        <w:rPr>
          <w:rFonts w:ascii="Times New Roman" w:hAnsi="Times New Roman" w:cs="Times New Roman"/>
        </w:rPr>
        <w:t xml:space="preserve"> of these factors by comparing the performance </w:t>
      </w:r>
      <w:r w:rsidR="00B61531">
        <w:rPr>
          <w:rFonts w:ascii="Times New Roman" w:hAnsi="Times New Roman" w:cs="Times New Roman"/>
        </w:rPr>
        <w:t>of OM10</w:t>
      </w:r>
      <w:r w:rsidR="000F7618" w:rsidRPr="007930E7">
        <w:rPr>
          <w:rFonts w:ascii="Times New Roman" w:hAnsi="Times New Roman" w:cs="Times New Roman"/>
        </w:rPr>
        <w:t xml:space="preserve"> as stipulated in Overwalle (2010)</w:t>
      </w:r>
      <w:r w:rsidR="000F7618">
        <w:rPr>
          <w:rFonts w:ascii="Times New Roman" w:hAnsi="Times New Roman" w:cs="Times New Roman"/>
        </w:rPr>
        <w:t xml:space="preserve"> to ALIAS.</w:t>
      </w:r>
      <w:ins w:id="425" w:author="Benton, Deon" w:date="2026-04-27T16:18:00Z" w16du:dateUtc="2026-04-27T21:18:00Z">
        <w:r w:rsidR="002A1166">
          <w:rPr>
            <w:rFonts w:ascii="Times New Roman" w:hAnsi="Times New Roman" w:cs="Times New Roman"/>
          </w:rPr>
          <w:t xml:space="preserve"> </w:t>
        </w:r>
      </w:ins>
    </w:p>
    <w:p w14:paraId="584C7EB1" w14:textId="1F9C28FE" w:rsidR="00CE60BA" w:rsidRDefault="002A1166" w:rsidP="00853CF6">
      <w:pPr>
        <w:spacing w:line="480" w:lineRule="auto"/>
        <w:ind w:firstLine="720"/>
        <w:contextualSpacing/>
        <w:rPr>
          <w:rFonts w:ascii="Times New Roman" w:hAnsi="Times New Roman" w:cs="Times New Roman"/>
        </w:rPr>
      </w:pPr>
      <w:ins w:id="426" w:author="Benton, Deon" w:date="2026-04-27T16:18:00Z" w16du:dateUtc="2026-04-27T21:18:00Z">
        <w:r>
          <w:rPr>
            <w:rFonts w:ascii="Times New Roman" w:hAnsi="Times New Roman" w:cs="Times New Roman"/>
          </w:rPr>
          <w:t xml:space="preserve">One issue that immediately arises as it relates to OM10 concerns how to treat the configural relation between arced motion and </w:t>
        </w:r>
      </w:ins>
      <w:ins w:id="427" w:author="Benton, Deon" w:date="2026-04-27T16:19:00Z" w16du:dateUtc="2026-04-27T21:19:00Z">
        <w:r w:rsidR="00AB1C87">
          <w:rPr>
            <w:rFonts w:ascii="Times New Roman" w:hAnsi="Times New Roman" w:cs="Times New Roman"/>
          </w:rPr>
          <w:t xml:space="preserve">the obstacle. The specific issue here is that </w:t>
        </w:r>
      </w:ins>
      <w:r w:rsidR="00A37CC2">
        <w:rPr>
          <w:rFonts w:ascii="Times New Roman" w:hAnsi="Times New Roman" w:cs="Times New Roman"/>
        </w:rPr>
        <w:t xml:space="preserve">because the </w:t>
      </w:r>
      <w:r w:rsidR="00224528">
        <w:rPr>
          <w:rFonts w:ascii="Times New Roman" w:hAnsi="Times New Roman" w:cs="Times New Roman"/>
        </w:rPr>
        <w:t>agent oversho</w:t>
      </w:r>
      <w:r w:rsidR="00453C64">
        <w:rPr>
          <w:rFonts w:ascii="Times New Roman" w:hAnsi="Times New Roman" w:cs="Times New Roman"/>
        </w:rPr>
        <w:t>o</w:t>
      </w:r>
      <w:r w:rsidR="00224528">
        <w:rPr>
          <w:rFonts w:ascii="Times New Roman" w:hAnsi="Times New Roman" w:cs="Times New Roman"/>
        </w:rPr>
        <w:t>t</w:t>
      </w:r>
      <w:r w:rsidR="00453C64">
        <w:rPr>
          <w:rFonts w:ascii="Times New Roman" w:hAnsi="Times New Roman" w:cs="Times New Roman"/>
        </w:rPr>
        <w:t>s</w:t>
      </w:r>
      <w:r w:rsidR="00224528">
        <w:rPr>
          <w:rFonts w:ascii="Times New Roman" w:hAnsi="Times New Roman" w:cs="Times New Roman"/>
        </w:rPr>
        <w:t xml:space="preserve"> the barrier by</w:t>
      </w:r>
      <w:r w:rsidR="000C20B8">
        <w:rPr>
          <w:rFonts w:ascii="Times New Roman" w:hAnsi="Times New Roman" w:cs="Times New Roman"/>
        </w:rPr>
        <w:t xml:space="preserve"> two cells</w:t>
      </w:r>
      <w:r w:rsidR="00A37CC2">
        <w:rPr>
          <w:rFonts w:ascii="Times New Roman" w:hAnsi="Times New Roman" w:cs="Times New Roman"/>
        </w:rPr>
        <w:t xml:space="preserve"> during habituation in the original model,</w:t>
      </w:r>
      <w:r w:rsidR="00307604">
        <w:rPr>
          <w:rFonts w:ascii="Times New Roman" w:hAnsi="Times New Roman" w:cs="Times New Roman"/>
        </w:rPr>
        <w:t xml:space="preserve"> it was </w:t>
      </w:r>
      <w:ins w:id="428" w:author="Benton, Deon" w:date="2026-04-27T16:20:00Z" w16du:dateUtc="2026-04-27T21:20:00Z">
        <w:r w:rsidR="00AB1C87">
          <w:rPr>
            <w:rFonts w:ascii="Times New Roman" w:hAnsi="Times New Roman" w:cs="Times New Roman"/>
          </w:rPr>
          <w:t xml:space="preserve">neither clear </w:t>
        </w:r>
      </w:ins>
      <w:r w:rsidR="00307604">
        <w:rPr>
          <w:rFonts w:ascii="Times New Roman" w:hAnsi="Times New Roman" w:cs="Times New Roman"/>
        </w:rPr>
        <w:t xml:space="preserve">what constituted </w:t>
      </w:r>
      <w:r w:rsidR="00A37CC2">
        <w:rPr>
          <w:rFonts w:ascii="Times New Roman" w:hAnsi="Times New Roman" w:cs="Times New Roman"/>
        </w:rPr>
        <w:t xml:space="preserve">true </w:t>
      </w:r>
      <w:r w:rsidR="00307604">
        <w:rPr>
          <w:rFonts w:ascii="Times New Roman" w:hAnsi="Times New Roman" w:cs="Times New Roman"/>
        </w:rPr>
        <w:t>overshooting in this model</w:t>
      </w:r>
      <w:ins w:id="429" w:author="Benton, Deon" w:date="2026-04-27T16:21:00Z" w16du:dateUtc="2026-04-27T21:21:00Z">
        <w:r w:rsidR="00AB1C87">
          <w:rPr>
            <w:rFonts w:ascii="Times New Roman" w:hAnsi="Times New Roman" w:cs="Times New Roman"/>
          </w:rPr>
          <w:t xml:space="preserve"> nor was it obvious</w:t>
        </w:r>
      </w:ins>
      <w:r w:rsidR="00D03595">
        <w:rPr>
          <w:rFonts w:ascii="Times New Roman" w:hAnsi="Times New Roman" w:cs="Times New Roman"/>
        </w:rPr>
        <w:t xml:space="preserve"> how </w:t>
      </w:r>
      <w:r w:rsidR="000C20B8">
        <w:rPr>
          <w:rFonts w:ascii="Times New Roman" w:hAnsi="Times New Roman" w:cs="Times New Roman"/>
        </w:rPr>
        <w:t xml:space="preserve">to adapt this model to simulate the current target finding. </w:t>
      </w:r>
      <w:ins w:id="430" w:author="Benton, Deon" w:date="2026-04-27T16:21:00Z" w16du:dateUtc="2026-04-27T21:21:00Z">
        <w:r w:rsidR="000B332C">
          <w:rPr>
            <w:rFonts w:ascii="Times New Roman" w:hAnsi="Times New Roman" w:cs="Times New Roman"/>
          </w:rPr>
          <w:t xml:space="preserve">Although there are presumably many </w:t>
        </w:r>
      </w:ins>
      <w:ins w:id="431" w:author="Benton, Deon" w:date="2026-04-27T16:22:00Z" w16du:dateUtc="2026-04-27T21:22:00Z">
        <w:r w:rsidR="000B332C">
          <w:rPr>
            <w:rFonts w:ascii="Times New Roman" w:hAnsi="Times New Roman" w:cs="Times New Roman"/>
          </w:rPr>
          <w:t>solutions to this problem</w:t>
        </w:r>
      </w:ins>
      <w:ins w:id="432" w:author="Benton, Deon" w:date="2026-04-27T16:21:00Z" w16du:dateUtc="2026-04-27T21:21:00Z">
        <w:r w:rsidR="000B332C">
          <w:rPr>
            <w:rFonts w:ascii="Times New Roman" w:hAnsi="Times New Roman" w:cs="Times New Roman"/>
          </w:rPr>
          <w:t xml:space="preserve">, </w:t>
        </w:r>
      </w:ins>
      <w:ins w:id="433" w:author="Benton, Deon" w:date="2026-04-27T16:28:00Z" w16du:dateUtc="2026-04-27T21:28:00Z">
        <w:r w:rsidR="0001243D">
          <w:rPr>
            <w:rFonts w:ascii="Times New Roman" w:hAnsi="Times New Roman" w:cs="Times New Roman"/>
          </w:rPr>
          <w:t xml:space="preserve">at least for the present purposes, </w:t>
        </w:r>
      </w:ins>
      <w:ins w:id="434" w:author="Benton, Deon" w:date="2026-04-27T16:21:00Z" w16du:dateUtc="2026-04-27T21:21:00Z">
        <w:r w:rsidR="000B332C">
          <w:rPr>
            <w:rFonts w:ascii="Times New Roman" w:hAnsi="Times New Roman" w:cs="Times New Roman"/>
          </w:rPr>
          <w:t>the approach that was adopte</w:t>
        </w:r>
      </w:ins>
      <w:ins w:id="435" w:author="Benton, Deon" w:date="2026-04-27T16:22:00Z" w16du:dateUtc="2026-04-27T21:22:00Z">
        <w:r w:rsidR="000B332C">
          <w:rPr>
            <w:rFonts w:ascii="Times New Roman" w:hAnsi="Times New Roman" w:cs="Times New Roman"/>
          </w:rPr>
          <w:t xml:space="preserve">d here was </w:t>
        </w:r>
      </w:ins>
      <w:r w:rsidR="00411010">
        <w:rPr>
          <w:rFonts w:ascii="Times New Roman" w:hAnsi="Times New Roman" w:cs="Times New Roman"/>
        </w:rPr>
        <w:t xml:space="preserve">to operationalize non-overshooting as a two-cell </w:t>
      </w:r>
      <w:r w:rsidR="000601A2">
        <w:rPr>
          <w:rFonts w:ascii="Times New Roman" w:hAnsi="Times New Roman" w:cs="Times New Roman"/>
        </w:rPr>
        <w:t xml:space="preserve">vertical </w:t>
      </w:r>
      <w:r w:rsidR="00AB791A">
        <w:rPr>
          <w:rFonts w:ascii="Times New Roman" w:hAnsi="Times New Roman" w:cs="Times New Roman"/>
        </w:rPr>
        <w:t>height</w:t>
      </w:r>
      <w:r w:rsidR="000601A2">
        <w:rPr>
          <w:rFonts w:ascii="Times New Roman" w:hAnsi="Times New Roman" w:cs="Times New Roman"/>
        </w:rPr>
        <w:t xml:space="preserve"> difference </w:t>
      </w:r>
      <w:r w:rsidR="00411010">
        <w:rPr>
          <w:rFonts w:ascii="Times New Roman" w:hAnsi="Times New Roman" w:cs="Times New Roman"/>
        </w:rPr>
        <w:t>between the top of an obstacle and the apex of an arced motion.</w:t>
      </w:r>
      <w:ins w:id="436" w:author="Benton, Deon" w:date="2026-04-27T16:27:00Z" w16du:dateUtc="2026-04-27T21:27:00Z">
        <w:r w:rsidR="005F03E5">
          <w:rPr>
            <w:rFonts w:ascii="Times New Roman" w:hAnsi="Times New Roman" w:cs="Times New Roman"/>
          </w:rPr>
          <w:t xml:space="preserve"> </w:t>
        </w:r>
      </w:ins>
      <w:del w:id="437" w:author="Benton, Deon" w:date="2026-04-27T16:28:00Z" w16du:dateUtc="2026-04-27T21:28:00Z">
        <w:r w:rsidR="00D03595" w:rsidDel="0001243D">
          <w:rPr>
            <w:rFonts w:ascii="Times New Roman" w:hAnsi="Times New Roman" w:cs="Times New Roman"/>
          </w:rPr>
          <w:delText xml:space="preserve"> </w:delText>
        </w:r>
      </w:del>
      <w:r w:rsidR="00D03595">
        <w:rPr>
          <w:rFonts w:ascii="Times New Roman" w:hAnsi="Times New Roman" w:cs="Times New Roman"/>
        </w:rPr>
        <w:t>Overshooting is thus any vertical distance that is greater than two cells.</w:t>
      </w:r>
      <w:r w:rsidR="00411010">
        <w:rPr>
          <w:rFonts w:ascii="Times New Roman" w:hAnsi="Times New Roman" w:cs="Times New Roman"/>
        </w:rPr>
        <w:t xml:space="preserve"> This was the approach taken here. </w:t>
      </w:r>
      <w:r w:rsidR="0064471B">
        <w:rPr>
          <w:rFonts w:ascii="Times New Roman" w:hAnsi="Times New Roman" w:cs="Times New Roman"/>
        </w:rPr>
        <w:t xml:space="preserve">An alternative strategy </w:t>
      </w:r>
      <w:r w:rsidR="000601A2">
        <w:rPr>
          <w:rFonts w:ascii="Times New Roman" w:hAnsi="Times New Roman" w:cs="Times New Roman"/>
        </w:rPr>
        <w:t xml:space="preserve">that could have—but ultimately was not—taken here </w:t>
      </w:r>
      <w:r w:rsidR="0064471B">
        <w:rPr>
          <w:rFonts w:ascii="Times New Roman" w:hAnsi="Times New Roman" w:cs="Times New Roman"/>
        </w:rPr>
        <w:t xml:space="preserve">would be </w:t>
      </w:r>
      <w:r w:rsidR="000601A2">
        <w:rPr>
          <w:rFonts w:ascii="Times New Roman" w:hAnsi="Times New Roman" w:cs="Times New Roman"/>
        </w:rPr>
        <w:t>to decrease the vertical distance between the arced motion and obstacle</w:t>
      </w:r>
      <w:r w:rsidR="0064471B">
        <w:rPr>
          <w:rFonts w:ascii="Times New Roman" w:hAnsi="Times New Roman" w:cs="Times New Roman"/>
        </w:rPr>
        <w:t>.</w:t>
      </w:r>
      <w:r w:rsidR="00467319">
        <w:rPr>
          <w:rFonts w:ascii="Times New Roman" w:hAnsi="Times New Roman" w:cs="Times New Roman"/>
        </w:rPr>
        <w:t xml:space="preserve"> The problem here is that</w:t>
      </w:r>
      <w:r w:rsidR="0064471B">
        <w:rPr>
          <w:rFonts w:ascii="Times New Roman" w:hAnsi="Times New Roman" w:cs="Times New Roman"/>
        </w:rPr>
        <w:t xml:space="preserve"> OM10-2</w:t>
      </w:r>
      <w:ins w:id="438" w:author="Benton, Deon" w:date="2026-04-24T22:16:00Z" w16du:dateUtc="2026-04-25T03:16:00Z">
        <w:r w:rsidR="00F7410B">
          <w:rPr>
            <w:rFonts w:ascii="Times New Roman" w:hAnsi="Times New Roman" w:cs="Times New Roman"/>
          </w:rPr>
          <w:t>, by design,</w:t>
        </w:r>
      </w:ins>
      <w:r w:rsidR="00467319">
        <w:rPr>
          <w:rFonts w:ascii="Times New Roman" w:hAnsi="Times New Roman" w:cs="Times New Roman"/>
        </w:rPr>
        <w:t xml:space="preserve"> more faithfully </w:t>
      </w:r>
      <w:ins w:id="439" w:author="Benton, Deon" w:date="2026-04-24T22:17:00Z" w16du:dateUtc="2026-04-25T03:17:00Z">
        <w:r w:rsidR="00F92C03">
          <w:rPr>
            <w:rFonts w:ascii="Times New Roman" w:hAnsi="Times New Roman" w:cs="Times New Roman"/>
          </w:rPr>
          <w:t xml:space="preserve">implements </w:t>
        </w:r>
      </w:ins>
      <w:r w:rsidR="00467319">
        <w:rPr>
          <w:rFonts w:ascii="Times New Roman" w:hAnsi="Times New Roman" w:cs="Times New Roman"/>
        </w:rPr>
        <w:t xml:space="preserve">the experimental context of action-understanding studies by removing any </w:t>
      </w:r>
      <w:r w:rsidR="00467319">
        <w:rPr>
          <w:rFonts w:ascii="Times New Roman" w:hAnsi="Times New Roman" w:cs="Times New Roman"/>
        </w:rPr>
        <w:lastRenderedPageBreak/>
        <w:t>overshooting</w:t>
      </w:r>
      <w:r w:rsidR="00E040F9">
        <w:rPr>
          <w:rFonts w:ascii="Times New Roman" w:hAnsi="Times New Roman" w:cs="Times New Roman"/>
        </w:rPr>
        <w:t>. This means that</w:t>
      </w:r>
      <w:r w:rsidR="0064471B">
        <w:rPr>
          <w:rFonts w:ascii="Times New Roman" w:hAnsi="Times New Roman" w:cs="Times New Roman"/>
        </w:rPr>
        <w:t xml:space="preserve"> </w:t>
      </w:r>
      <w:r w:rsidR="00467319">
        <w:rPr>
          <w:rFonts w:ascii="Times New Roman" w:hAnsi="Times New Roman" w:cs="Times New Roman"/>
        </w:rPr>
        <w:t xml:space="preserve">reducing the </w:t>
      </w:r>
      <w:r w:rsidR="00E040F9">
        <w:rPr>
          <w:rFonts w:ascii="Times New Roman" w:hAnsi="Times New Roman" w:cs="Times New Roman"/>
        </w:rPr>
        <w:t xml:space="preserve">vertical </w:t>
      </w:r>
      <w:r w:rsidR="00467319">
        <w:rPr>
          <w:rFonts w:ascii="Times New Roman" w:hAnsi="Times New Roman" w:cs="Times New Roman"/>
        </w:rPr>
        <w:t>distance between the arced motion and obstacle in</w:t>
      </w:r>
      <w:r w:rsidR="0064471B">
        <w:rPr>
          <w:rFonts w:ascii="Times New Roman" w:hAnsi="Times New Roman" w:cs="Times New Roman"/>
        </w:rPr>
        <w:t xml:space="preserve"> OM10 would </w:t>
      </w:r>
      <w:r w:rsidR="004E661A">
        <w:rPr>
          <w:rFonts w:ascii="Times New Roman" w:hAnsi="Times New Roman" w:cs="Times New Roman"/>
        </w:rPr>
        <w:t xml:space="preserve">render OM10-2 redundant and remove one of the major limitations of the model. </w:t>
      </w:r>
      <w:r w:rsidR="006D18D4">
        <w:rPr>
          <w:rFonts w:ascii="Times New Roman" w:hAnsi="Times New Roman" w:cs="Times New Roman"/>
        </w:rPr>
        <w:t>By</w:t>
      </w:r>
      <w:r w:rsidR="004E661A">
        <w:rPr>
          <w:rFonts w:ascii="Times New Roman" w:hAnsi="Times New Roman" w:cs="Times New Roman"/>
        </w:rPr>
        <w:t xml:space="preserve"> instead</w:t>
      </w:r>
      <w:r w:rsidR="006D18D4">
        <w:rPr>
          <w:rFonts w:ascii="Times New Roman" w:hAnsi="Times New Roman" w:cs="Times New Roman"/>
        </w:rPr>
        <w:t xml:space="preserve"> defining non-overshooting </w:t>
      </w:r>
      <w:r w:rsidR="005E43E6">
        <w:rPr>
          <w:rFonts w:ascii="Times New Roman" w:hAnsi="Times New Roman" w:cs="Times New Roman"/>
        </w:rPr>
        <w:t>as a two-cell</w:t>
      </w:r>
      <w:r w:rsidR="007D37CB">
        <w:rPr>
          <w:rFonts w:ascii="Times New Roman" w:hAnsi="Times New Roman" w:cs="Times New Roman"/>
        </w:rPr>
        <w:t xml:space="preserve"> vertical</w:t>
      </w:r>
      <w:r w:rsidR="005E43E6">
        <w:rPr>
          <w:rFonts w:ascii="Times New Roman" w:hAnsi="Times New Roman" w:cs="Times New Roman"/>
        </w:rPr>
        <w:t xml:space="preserve"> height difference</w:t>
      </w:r>
      <w:r w:rsidR="006D18D4">
        <w:rPr>
          <w:rFonts w:ascii="Times New Roman" w:hAnsi="Times New Roman" w:cs="Times New Roman"/>
        </w:rPr>
        <w:t>,</w:t>
      </w:r>
      <w:r w:rsidR="005E43E6">
        <w:rPr>
          <w:rFonts w:ascii="Times New Roman" w:hAnsi="Times New Roman" w:cs="Times New Roman"/>
        </w:rPr>
        <w:t xml:space="preserve"> the </w:t>
      </w:r>
      <w:r w:rsidR="002126F7">
        <w:rPr>
          <w:rFonts w:ascii="Times New Roman" w:hAnsi="Times New Roman" w:cs="Times New Roman"/>
        </w:rPr>
        <w:t>configural relation</w:t>
      </w:r>
      <w:r w:rsidR="004E661A">
        <w:rPr>
          <w:rFonts w:ascii="Times New Roman" w:hAnsi="Times New Roman" w:cs="Times New Roman"/>
        </w:rPr>
        <w:t xml:space="preserve"> between the arced trajectory and obstacle in the original model is preserved.</w:t>
      </w:r>
    </w:p>
    <w:p w14:paraId="5C3E17E3" w14:textId="33F1792E" w:rsidR="00307604" w:rsidRDefault="009E02A6" w:rsidP="00853CF6">
      <w:pPr>
        <w:spacing w:line="480" w:lineRule="auto"/>
        <w:ind w:firstLine="720"/>
        <w:contextualSpacing/>
        <w:rPr>
          <w:rFonts w:ascii="Times New Roman" w:hAnsi="Times New Roman" w:cs="Times New Roman"/>
        </w:rPr>
      </w:pPr>
      <w:r>
        <w:rPr>
          <w:rFonts w:ascii="Times New Roman" w:hAnsi="Times New Roman" w:cs="Times New Roman"/>
        </w:rPr>
        <w:t>As with ALIAS (and its extension</w:t>
      </w:r>
      <w:r w:rsidR="00CE60BA">
        <w:rPr>
          <w:rFonts w:ascii="Times New Roman" w:hAnsi="Times New Roman" w:cs="Times New Roman"/>
        </w:rPr>
        <w:t>, ALIAS-2</w:t>
      </w:r>
      <w:r>
        <w:rPr>
          <w:rFonts w:ascii="Times New Roman" w:hAnsi="Times New Roman" w:cs="Times New Roman"/>
        </w:rPr>
        <w:t xml:space="preserve">), </w:t>
      </w:r>
      <w:r w:rsidR="003F1E43">
        <w:rPr>
          <w:rFonts w:ascii="Times New Roman" w:hAnsi="Times New Roman" w:cs="Times New Roman"/>
        </w:rPr>
        <w:t xml:space="preserve">OM10 and OM10-2 </w:t>
      </w:r>
      <w:r w:rsidR="00CE60BA">
        <w:rPr>
          <w:rFonts w:ascii="Times New Roman" w:hAnsi="Times New Roman" w:cs="Times New Roman"/>
        </w:rPr>
        <w:t xml:space="preserve">networks were either assigned to the Experimental condition or to the Control condition. A </w:t>
      </w:r>
      <w:r w:rsidR="00857E59">
        <w:rPr>
          <w:rFonts w:ascii="Times New Roman" w:hAnsi="Times New Roman" w:cs="Times New Roman"/>
        </w:rPr>
        <w:t>three</w:t>
      </w:r>
      <w:r w:rsidR="00CE60BA">
        <w:rPr>
          <w:rFonts w:ascii="Times New Roman" w:hAnsi="Times New Roman" w:cs="Times New Roman"/>
        </w:rPr>
        <w:t xml:space="preserve">-cell high </w:t>
      </w:r>
      <w:r w:rsidR="003F1E43">
        <w:rPr>
          <w:rFonts w:ascii="Times New Roman" w:hAnsi="Times New Roman" w:cs="Times New Roman"/>
        </w:rPr>
        <w:t>obstacle</w:t>
      </w:r>
      <w:r w:rsidR="00CE60BA">
        <w:rPr>
          <w:rFonts w:ascii="Times New Roman" w:hAnsi="Times New Roman" w:cs="Times New Roman"/>
        </w:rPr>
        <w:t xml:space="preserve"> </w:t>
      </w:r>
      <w:r w:rsidR="009B01C8">
        <w:rPr>
          <w:rFonts w:ascii="Times New Roman" w:hAnsi="Times New Roman" w:cs="Times New Roman"/>
        </w:rPr>
        <w:t xml:space="preserve">was included in the environment specification for the networks in the </w:t>
      </w:r>
      <w:r w:rsidR="00483947">
        <w:rPr>
          <w:rFonts w:ascii="Times New Roman" w:hAnsi="Times New Roman" w:cs="Times New Roman"/>
        </w:rPr>
        <w:t>Experimental</w:t>
      </w:r>
      <w:r w:rsidR="009B01C8">
        <w:rPr>
          <w:rFonts w:ascii="Times New Roman" w:hAnsi="Times New Roman" w:cs="Times New Roman"/>
        </w:rPr>
        <w:t xml:space="preserve"> condi</w:t>
      </w:r>
      <w:r w:rsidR="00483947">
        <w:rPr>
          <w:rFonts w:ascii="Times New Roman" w:hAnsi="Times New Roman" w:cs="Times New Roman"/>
        </w:rPr>
        <w:t>tion</w:t>
      </w:r>
      <w:r w:rsidR="00CE60BA">
        <w:rPr>
          <w:rFonts w:ascii="Times New Roman" w:hAnsi="Times New Roman" w:cs="Times New Roman"/>
        </w:rPr>
        <w:t>was shown during the habituation phase for</w:t>
      </w:r>
      <w:r w:rsidR="003F1E43">
        <w:rPr>
          <w:rFonts w:ascii="Times New Roman" w:hAnsi="Times New Roman" w:cs="Times New Roman"/>
        </w:rPr>
        <w:t xml:space="preserve"> OM10 and OM10-2</w:t>
      </w:r>
      <w:r w:rsidR="00CE60BA">
        <w:rPr>
          <w:rFonts w:ascii="Times New Roman" w:hAnsi="Times New Roman" w:cs="Times New Roman"/>
        </w:rPr>
        <w:t xml:space="preserve"> networks in the Experimental condition. </w:t>
      </w:r>
      <w:r w:rsidR="003F1E43">
        <w:rPr>
          <w:rFonts w:ascii="Times New Roman" w:hAnsi="Times New Roman" w:cs="Times New Roman"/>
        </w:rPr>
        <w:t>This barrier remained fully visible throughout the duration of the habituation event for OM10-2 networks</w:t>
      </w:r>
      <w:r w:rsidR="00EB54EB">
        <w:rPr>
          <w:rFonts w:ascii="Times New Roman" w:hAnsi="Times New Roman" w:cs="Times New Roman"/>
        </w:rPr>
        <w:t>. For OM10 networks, in contrast, the obstacle was only visible when the agent was adjacent to it</w:t>
      </w:r>
      <w:r w:rsidR="00F161EC">
        <w:rPr>
          <w:rFonts w:ascii="Times New Roman" w:hAnsi="Times New Roman" w:cs="Times New Roman"/>
        </w:rPr>
        <w:t>. Recall that this was the approach taken in the first three simulations as well as in Overwalle (2010)</w:t>
      </w:r>
      <w:r w:rsidR="00EB54EB">
        <w:rPr>
          <w:rFonts w:ascii="Times New Roman" w:hAnsi="Times New Roman" w:cs="Times New Roman"/>
        </w:rPr>
        <w:t xml:space="preserve">. No such barrier existed during habituation for OM10 networks assigned to the Control condition; </w:t>
      </w:r>
      <w:r w:rsidR="006B3E38">
        <w:rPr>
          <w:rFonts w:ascii="Times New Roman" w:hAnsi="Times New Roman" w:cs="Times New Roman"/>
        </w:rPr>
        <w:t>a peripherally located barrier—that remained fully visibly throughout the habituation phase—was shown to OM10-2 networks assigned to the Control condition. In terms of the arced motion that occurred either over or besides the obstacle, t</w:t>
      </w:r>
      <w:r w:rsidR="00CE60BA">
        <w:rPr>
          <w:rFonts w:ascii="Times New Roman" w:hAnsi="Times New Roman" w:cs="Times New Roman"/>
        </w:rPr>
        <w:t>he apex of th</w:t>
      </w:r>
      <w:r w:rsidR="0087493B">
        <w:rPr>
          <w:rFonts w:ascii="Times New Roman" w:hAnsi="Times New Roman" w:cs="Times New Roman"/>
        </w:rPr>
        <w:t xml:space="preserve">is motion </w:t>
      </w:r>
      <w:r w:rsidR="00CE60BA">
        <w:rPr>
          <w:rFonts w:ascii="Times New Roman" w:hAnsi="Times New Roman" w:cs="Times New Roman"/>
        </w:rPr>
        <w:t xml:space="preserve">was </w:t>
      </w:r>
      <w:r w:rsidR="00857E59">
        <w:rPr>
          <w:rFonts w:ascii="Times New Roman" w:hAnsi="Times New Roman" w:cs="Times New Roman"/>
        </w:rPr>
        <w:t>five</w:t>
      </w:r>
      <w:r w:rsidR="00CE60BA">
        <w:rPr>
          <w:rFonts w:ascii="Times New Roman" w:hAnsi="Times New Roman" w:cs="Times New Roman"/>
        </w:rPr>
        <w:t xml:space="preserve"> cells high for OM10 networks and </w:t>
      </w:r>
      <w:r w:rsidR="0087493B">
        <w:rPr>
          <w:rFonts w:ascii="Times New Roman" w:hAnsi="Times New Roman" w:cs="Times New Roman"/>
        </w:rPr>
        <w:t>four</w:t>
      </w:r>
      <w:r w:rsidR="00CE60BA">
        <w:rPr>
          <w:rFonts w:ascii="Times New Roman" w:hAnsi="Times New Roman" w:cs="Times New Roman"/>
        </w:rPr>
        <w:t xml:space="preserve"> cells high for OM10-2 networks.</w:t>
      </w:r>
      <w:r w:rsidR="0087493B">
        <w:rPr>
          <w:rFonts w:ascii="Times New Roman" w:hAnsi="Times New Roman" w:cs="Times New Roman"/>
        </w:rPr>
        <w:t xml:space="preserve"> The zenith of this trajectory was lower for OM10-2 networks than for OM10 to ensure that the agent did not overshoot the three-cell high obstacle.</w:t>
      </w:r>
      <w:r w:rsidR="00857E59">
        <w:rPr>
          <w:rFonts w:ascii="Times New Roman" w:hAnsi="Times New Roman" w:cs="Times New Roman"/>
        </w:rPr>
        <w:t xml:space="preserve"> </w:t>
      </w:r>
      <w:r w:rsidR="00CE60BA">
        <w:rPr>
          <w:rFonts w:ascii="Times New Roman" w:hAnsi="Times New Roman" w:cs="Times New Roman"/>
        </w:rPr>
        <w:t xml:space="preserve"> </w:t>
      </w:r>
      <w:r w:rsidR="00857E59">
        <w:rPr>
          <w:rFonts w:ascii="Times New Roman" w:hAnsi="Times New Roman" w:cs="Times New Roman"/>
        </w:rPr>
        <w:t xml:space="preserve">The barrier used in both test events was </w:t>
      </w:r>
      <w:r w:rsidR="00C222B1">
        <w:rPr>
          <w:rFonts w:ascii="Times New Roman" w:hAnsi="Times New Roman" w:cs="Times New Roman"/>
        </w:rPr>
        <w:t>one</w:t>
      </w:r>
      <w:r w:rsidR="00857E59">
        <w:rPr>
          <w:rFonts w:ascii="Times New Roman" w:hAnsi="Times New Roman" w:cs="Times New Roman"/>
        </w:rPr>
        <w:t xml:space="preserve"> cell high</w:t>
      </w:r>
      <w:r w:rsidR="00C16B3E">
        <w:rPr>
          <w:rFonts w:ascii="Times New Roman" w:hAnsi="Times New Roman" w:cs="Times New Roman"/>
        </w:rPr>
        <w:t>; this was true irrespective of the condition to which networks were assigned</w:t>
      </w:r>
      <w:r w:rsidR="00857E59">
        <w:rPr>
          <w:rFonts w:ascii="Times New Roman" w:hAnsi="Times New Roman" w:cs="Times New Roman"/>
        </w:rPr>
        <w:t>. The apex of the arced motion in the high, inefficient test event was identical to that during habituation.</w:t>
      </w:r>
      <w:r w:rsidR="00E83B51">
        <w:rPr>
          <w:rFonts w:ascii="Times New Roman" w:hAnsi="Times New Roman" w:cs="Times New Roman"/>
        </w:rPr>
        <w:t xml:space="preserve"> This meant that the agent overshot the barrier by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 xml:space="preserve">2 and by three cells for OM10. The results reported below remain unchanged if the </w:t>
      </w:r>
      <w:r w:rsidR="006D46B2">
        <w:rPr>
          <w:rFonts w:ascii="Times New Roman" w:hAnsi="Times New Roman" w:cs="Times New Roman"/>
        </w:rPr>
        <w:t>extent</w:t>
      </w:r>
      <w:r w:rsidR="00EE157C">
        <w:rPr>
          <w:rFonts w:ascii="Times New Roman" w:hAnsi="Times New Roman" w:cs="Times New Roman"/>
        </w:rPr>
        <w:t xml:space="preserve"> of</w:t>
      </w:r>
      <w:r w:rsidR="000851C0">
        <w:rPr>
          <w:rFonts w:ascii="Times New Roman" w:hAnsi="Times New Roman" w:cs="Times New Roman"/>
        </w:rPr>
        <w:t xml:space="preserve"> overshooting is </w:t>
      </w:r>
      <w:r w:rsidR="006D46B2">
        <w:rPr>
          <w:rFonts w:ascii="Times New Roman" w:hAnsi="Times New Roman" w:cs="Times New Roman"/>
        </w:rPr>
        <w:t>controlled</w:t>
      </w:r>
      <w:r w:rsidR="000851C0">
        <w:rPr>
          <w:rFonts w:ascii="Times New Roman" w:hAnsi="Times New Roman" w:cs="Times New Roman"/>
        </w:rPr>
        <w:t>.</w:t>
      </w:r>
      <w:r w:rsidR="00857E59">
        <w:rPr>
          <w:rFonts w:ascii="Times New Roman" w:hAnsi="Times New Roman" w:cs="Times New Roman"/>
        </w:rPr>
        <w:t xml:space="preserve"> </w:t>
      </w:r>
      <w:r w:rsidR="00857E59">
        <w:rPr>
          <w:rFonts w:ascii="Times New Roman" w:hAnsi="Times New Roman" w:cs="Times New Roman"/>
        </w:rPr>
        <w:lastRenderedPageBreak/>
        <w:t>In contrast, the apex of the arced motion</w:t>
      </w:r>
      <w:r w:rsidR="001739DE">
        <w:rPr>
          <w:rFonts w:ascii="Times New Roman" w:hAnsi="Times New Roman" w:cs="Times New Roman"/>
        </w:rPr>
        <w:t xml:space="preserve"> in the low, efficient event was </w:t>
      </w:r>
      <w:r w:rsidR="00A13863">
        <w:rPr>
          <w:rFonts w:ascii="Times New Roman" w:hAnsi="Times New Roman" w:cs="Times New Roman"/>
        </w:rPr>
        <w:t>three</w:t>
      </w:r>
      <w:r w:rsidR="001739DE">
        <w:rPr>
          <w:rFonts w:ascii="Times New Roman" w:hAnsi="Times New Roman" w:cs="Times New Roman"/>
        </w:rPr>
        <w:t xml:space="preserve"> cells high for OM10 networks and </w:t>
      </w:r>
      <w:r w:rsidR="00A13863">
        <w:rPr>
          <w:rFonts w:ascii="Times New Roman" w:hAnsi="Times New Roman" w:cs="Times New Roman"/>
        </w:rPr>
        <w:t>two</w:t>
      </w:r>
      <w:r w:rsidR="001739DE">
        <w:rPr>
          <w:rFonts w:ascii="Times New Roman" w:hAnsi="Times New Roman" w:cs="Times New Roman"/>
        </w:rPr>
        <w:t xml:space="preserve"> cells high for OM10-2 networks</w:t>
      </w:r>
      <w:r w:rsidR="00A13863">
        <w:rPr>
          <w:rFonts w:ascii="Times New Roman" w:hAnsi="Times New Roman" w:cs="Times New Roman"/>
        </w:rPr>
        <w:t xml:space="preserve"> (to prevent overshooting)</w:t>
      </w:r>
      <w:r w:rsidR="001739DE">
        <w:rPr>
          <w:rFonts w:ascii="Times New Roman" w:hAnsi="Times New Roman" w:cs="Times New Roman"/>
        </w:rPr>
        <w:t xml:space="preserve">. </w:t>
      </w:r>
      <w:r w:rsidR="00857E59">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1DFCF532"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Pr>
          <w:rFonts w:ascii="Times New Roman" w:hAnsi="Times New Roman" w:cs="Times New Roman"/>
          <w:i w:val="0"/>
          <w:iCs w:val="0"/>
          <w:color w:val="000000" w:themeColor="text1"/>
          <w:sz w:val="24"/>
          <w:szCs w:val="24"/>
        </w:rPr>
        <w:t>Performance of ALIAS.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 xml:space="preserve">High (i.e., high, inefficient) and Low (i.e., low, efficient)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These experiments correspond to those in Liu and Spelke (2017).</w:t>
      </w:r>
    </w:p>
    <w:p w14:paraId="19B1429A" w14:textId="77777777" w:rsidR="001540F3" w:rsidRDefault="001540F3" w:rsidP="00524642">
      <w:pPr>
        <w:spacing w:line="480" w:lineRule="auto"/>
        <w:contextualSpacing/>
        <w:rPr>
          <w:ins w:id="440" w:author="Benton, Deon" w:date="2026-04-28T16:18:00Z" w16du:dateUtc="2026-04-28T21:18:00Z"/>
          <w:rFonts w:ascii="Times New Roman" w:hAnsi="Times New Roman" w:cs="Times New Roman"/>
        </w:rPr>
      </w:pPr>
    </w:p>
    <w:p w14:paraId="512FBC5F" w14:textId="287B4353" w:rsidR="009C5E1C" w:rsidRDefault="001540F3" w:rsidP="001540F3">
      <w:pPr>
        <w:spacing w:line="480" w:lineRule="auto"/>
        <w:ind w:firstLine="720"/>
        <w:contextualSpacing/>
        <w:rPr>
          <w:ins w:id="441" w:author="Benton, Deon" w:date="2026-04-28T16:29:00Z" w16du:dateUtc="2026-04-28T21:29:00Z"/>
          <w:rFonts w:ascii="Times New Roman" w:hAnsi="Times New Roman" w:cs="Times New Roman"/>
        </w:rPr>
      </w:pPr>
      <w:ins w:id="442"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443" w:author="Benton, Deon" w:date="2026-04-28T16:19:00Z" w16du:dateUtc="2026-04-28T21:19:00Z">
        <w:r w:rsidR="00156837">
          <w:rPr>
            <w:rFonts w:ascii="Times New Roman" w:hAnsi="Times New Roman" w:cs="Times New Roman"/>
          </w:rPr>
          <w:t>High (i.e., high, inefficient) test event than to the Low (i.e., low, efficient) test event in each of three experiments. These experiments correspond to t</w:t>
        </w:r>
      </w:ins>
      <w:ins w:id="444" w:author="Benton, Deon" w:date="2026-04-28T16:20:00Z" w16du:dateUtc="2026-04-28T21:20:00Z">
        <w:r w:rsidR="00156837">
          <w:rPr>
            <w:rFonts w:ascii="Times New Roman" w:hAnsi="Times New Roman" w:cs="Times New Roman"/>
          </w:rPr>
          <w:t xml:space="preserve">hose in Liu and Spelke (2017). As was true for </w:t>
        </w:r>
      </w:ins>
      <w:ins w:id="445" w:author="Benton, Deon" w:date="2026-04-28T16:22:00Z" w16du:dateUtc="2026-04-28T21:22:00Z">
        <w:r w:rsidR="00C25EF4">
          <w:rPr>
            <w:rFonts w:ascii="Times New Roman" w:hAnsi="Times New Roman" w:cs="Times New Roman"/>
          </w:rPr>
          <w:t>infants in Experiment</w:t>
        </w:r>
      </w:ins>
      <w:ins w:id="446" w:author="Benton, Deon" w:date="2026-04-28T16:24:00Z" w16du:dateUtc="2026-04-28T21:24:00Z">
        <w:r w:rsidR="004C293F">
          <w:rPr>
            <w:rFonts w:ascii="Times New Roman" w:hAnsi="Times New Roman" w:cs="Times New Roman"/>
          </w:rPr>
          <w:t>s</w:t>
        </w:r>
      </w:ins>
      <w:ins w:id="447" w:author="Benton, Deon" w:date="2026-04-28T16:22:00Z" w16du:dateUtc="2026-04-28T21:22:00Z">
        <w:r w:rsidR="00C25EF4">
          <w:rPr>
            <w:rFonts w:ascii="Times New Roman" w:hAnsi="Times New Roman" w:cs="Times New Roman"/>
          </w:rPr>
          <w:t xml:space="preserve"> 1</w:t>
        </w:r>
      </w:ins>
      <w:ins w:id="448" w:author="Benton, Deon" w:date="2026-04-28T16:24:00Z" w16du:dateUtc="2026-04-28T21:24:00Z">
        <w:r w:rsidR="004C293F">
          <w:rPr>
            <w:rFonts w:ascii="Times New Roman" w:hAnsi="Times New Roman" w:cs="Times New Roman"/>
          </w:rPr>
          <w:t xml:space="preserve"> and 3</w:t>
        </w:r>
      </w:ins>
      <w:ins w:id="449" w:author="Benton, Deon" w:date="2026-04-28T16:22:00Z" w16du:dateUtc="2026-04-28T21:22:00Z">
        <w:r w:rsidR="00C25EF4">
          <w:rPr>
            <w:rFonts w:ascii="Times New Roman" w:hAnsi="Times New Roman" w:cs="Times New Roman"/>
          </w:rPr>
          <w:t xml:space="preserve"> of</w:t>
        </w:r>
      </w:ins>
      <w:ins w:id="450" w:author="Benton, Deon" w:date="2026-04-28T16:20:00Z" w16du:dateUtc="2026-04-28T21:20:00Z">
        <w:r w:rsidR="00156837">
          <w:rPr>
            <w:rFonts w:ascii="Times New Roman" w:hAnsi="Times New Roman" w:cs="Times New Roman"/>
          </w:rPr>
          <w:t xml:space="preserve"> that study, networks in </w:t>
        </w:r>
      </w:ins>
      <w:ins w:id="451" w:author="Benton, Deon" w:date="2026-04-28T16:25:00Z" w16du:dateUtc="2026-04-28T21:25:00Z">
        <w:r w:rsidR="004C293F">
          <w:rPr>
            <w:rFonts w:ascii="Times New Roman" w:hAnsi="Times New Roman" w:cs="Times New Roman"/>
          </w:rPr>
          <w:t xml:space="preserve">the </w:t>
        </w:r>
      </w:ins>
      <w:ins w:id="452" w:author="Benton, Deon" w:date="2026-04-28T16:22:00Z" w16du:dateUtc="2026-04-28T21:22:00Z">
        <w:r w:rsidR="00C25EF4">
          <w:rPr>
            <w:rFonts w:ascii="Times New Roman" w:hAnsi="Times New Roman" w:cs="Times New Roman"/>
          </w:rPr>
          <w:t xml:space="preserve">simulation analogue of </w:t>
        </w:r>
      </w:ins>
      <w:ins w:id="453" w:author="Benton, Deon" w:date="2026-04-28T16:24:00Z" w16du:dateUtc="2026-04-28T21:24:00Z">
        <w:r w:rsidR="004C293F">
          <w:rPr>
            <w:rFonts w:ascii="Times New Roman" w:hAnsi="Times New Roman" w:cs="Times New Roman"/>
          </w:rPr>
          <w:t>these experiments</w:t>
        </w:r>
      </w:ins>
      <w:ins w:id="454" w:author="Benton, Deon" w:date="2026-04-28T16:20:00Z" w16du:dateUtc="2026-04-28T21:20:00Z">
        <w:r w:rsidR="00156837">
          <w:rPr>
            <w:rFonts w:ascii="Times New Roman" w:hAnsi="Times New Roman" w:cs="Times New Roman"/>
          </w:rPr>
          <w:t xml:space="preserve"> looked </w:t>
        </w:r>
      </w:ins>
      <w:ins w:id="455" w:author="Benton, Deon" w:date="2026-04-28T16:22:00Z" w16du:dateUtc="2026-04-28T21:22:00Z">
        <w:r w:rsidR="00C25EF4">
          <w:rPr>
            <w:rFonts w:ascii="Times New Roman" w:hAnsi="Times New Roman" w:cs="Times New Roman"/>
          </w:rPr>
          <w:t>longer at—</w:t>
        </w:r>
      </w:ins>
      <w:ins w:id="456" w:author="Benton, Deon" w:date="2026-04-28T16:20:00Z" w16du:dateUtc="2026-04-28T21:20:00Z">
        <w:r w:rsidR="00156837">
          <w:rPr>
            <w:rFonts w:ascii="Times New Roman" w:hAnsi="Times New Roman" w:cs="Times New Roman"/>
          </w:rPr>
          <w:t xml:space="preserve">that is, produced greater error to—the high, inefficient test event than to the low, efficient </w:t>
        </w:r>
      </w:ins>
      <w:ins w:id="457" w:author="Benton, Deon" w:date="2026-04-28T16:21:00Z" w16du:dateUtc="2026-04-28T21:21:00Z">
        <w:r w:rsidR="00156837">
          <w:rPr>
            <w:rFonts w:ascii="Times New Roman" w:hAnsi="Times New Roman" w:cs="Times New Roman"/>
          </w:rPr>
          <w:t>event</w:t>
        </w:r>
      </w:ins>
      <w:ins w:id="458"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459"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460" w:author="Benton, Deon" w:date="2026-04-28T16:22:00Z" w16du:dateUtc="2026-04-28T21:22:00Z">
        <w:r w:rsidR="00C25EF4">
          <w:rPr>
            <w:rFonts w:ascii="Times New Roman" w:hAnsi="Times New Roman" w:cs="Times New Roman"/>
          </w:rPr>
          <w:t xml:space="preserve"> In</w:t>
        </w:r>
      </w:ins>
      <w:ins w:id="461" w:author="Benton, Deon" w:date="2026-04-28T16:21:00Z" w16du:dateUtc="2026-04-28T21:21:00Z">
        <w:r w:rsidR="00C25EF4">
          <w:rPr>
            <w:rFonts w:ascii="Times New Roman" w:hAnsi="Times New Roman" w:cs="Times New Roman"/>
          </w:rPr>
          <w:t xml:space="preserve"> contrast, networks in Experiment 2</w:t>
        </w:r>
      </w:ins>
      <w:ins w:id="462" w:author="Benton, Deon" w:date="2026-04-28T16:22:00Z" w16du:dateUtc="2026-04-28T21:22:00Z">
        <w:r w:rsidR="00C25EF4">
          <w:rPr>
            <w:rFonts w:ascii="Times New Roman" w:hAnsi="Times New Roman" w:cs="Times New Roman"/>
          </w:rPr>
          <w:t>—like infants in</w:t>
        </w:r>
      </w:ins>
      <w:ins w:id="463" w:author="Benton, Deon" w:date="2026-04-28T16:23:00Z" w16du:dateUtc="2026-04-28T21:23:00Z">
        <w:r w:rsidR="00C25EF4">
          <w:rPr>
            <w:rFonts w:ascii="Times New Roman" w:hAnsi="Times New Roman" w:cs="Times New Roman"/>
          </w:rPr>
          <w:t xml:space="preserve"> the corresponding behavioral experiment—</w:t>
        </w:r>
      </w:ins>
      <w:ins w:id="464" w:author="Benton, Deon" w:date="2026-04-28T16:21:00Z" w16du:dateUtc="2026-04-28T21:21:00Z">
        <w:r w:rsidR="00C25EF4">
          <w:rPr>
            <w:rFonts w:ascii="Times New Roman" w:hAnsi="Times New Roman" w:cs="Times New Roman"/>
          </w:rPr>
          <w:lastRenderedPageBreak/>
          <w:t>looked about equally long at both test events</w:t>
        </w:r>
      </w:ins>
      <w:ins w:id="465" w:author="Benton, Deon" w:date="2026-04-28T16:23:00Z" w16du:dateUtc="2026-04-28T21:23:00Z">
        <w:r w:rsidR="004C293F">
          <w:rPr>
            <w:rFonts w:ascii="Times New Roman" w:hAnsi="Times New Roman" w:cs="Times New Roman"/>
          </w:rPr>
          <w:t xml:space="preserve">. </w:t>
        </w:r>
      </w:ins>
      <w:ins w:id="466" w:author="Benton, Deon" w:date="2026-04-28T16:26:00Z" w16du:dateUtc="2026-04-28T21:26:00Z">
        <w:r w:rsidR="004707E2">
          <w:rPr>
            <w:rFonts w:ascii="Times New Roman" w:hAnsi="Times New Roman" w:cs="Times New Roman"/>
          </w:rPr>
          <w:t>As</w:t>
        </w:r>
      </w:ins>
      <w:ins w:id="467" w:author="Benton, Deon" w:date="2026-04-28T16:23:00Z" w16du:dateUtc="2026-04-28T21:23:00Z">
        <w:r w:rsidR="004C293F">
          <w:rPr>
            <w:rFonts w:ascii="Times New Roman" w:hAnsi="Times New Roman" w:cs="Times New Roman"/>
          </w:rPr>
          <w:t xml:space="preserve"> was</w:t>
        </w:r>
      </w:ins>
      <w:ins w:id="468" w:author="Benton, Deon" w:date="2026-04-28T16:26:00Z" w16du:dateUtc="2026-04-28T21:26:00Z">
        <w:r w:rsidR="004707E2">
          <w:rPr>
            <w:rFonts w:ascii="Times New Roman" w:hAnsi="Times New Roman" w:cs="Times New Roman"/>
          </w:rPr>
          <w:t xml:space="preserve"> also</w:t>
        </w:r>
      </w:ins>
      <w:ins w:id="469" w:author="Benton, Deon" w:date="2026-04-28T16:23:00Z" w16du:dateUtc="2026-04-28T21:23:00Z">
        <w:r w:rsidR="004C293F">
          <w:rPr>
            <w:rFonts w:ascii="Times New Roman" w:hAnsi="Times New Roman" w:cs="Times New Roman"/>
          </w:rPr>
          <w:t xml:space="preserve"> true for infants</w:t>
        </w:r>
      </w:ins>
      <w:ins w:id="470" w:author="Benton, Deon" w:date="2026-04-28T16:26:00Z" w16du:dateUtc="2026-04-28T21:26:00Z">
        <w:r w:rsidR="004707E2">
          <w:rPr>
            <w:rFonts w:ascii="Times New Roman" w:hAnsi="Times New Roman" w:cs="Times New Roman"/>
          </w:rPr>
          <w:t xml:space="preserve"> in Experiment </w:t>
        </w:r>
      </w:ins>
      <w:r w:rsidR="00E13303">
        <w:rPr>
          <w:rFonts w:ascii="Times New Roman" w:hAnsi="Times New Roman" w:cs="Times New Roman"/>
        </w:rPr>
        <w:t>2</w:t>
      </w:r>
      <w:ins w:id="471" w:author="Benton, Deon" w:date="2026-04-28T16:23:00Z" w16du:dateUtc="2026-04-28T21:23:00Z">
        <w:r w:rsidR="004C293F">
          <w:rPr>
            <w:rFonts w:ascii="Times New Roman" w:hAnsi="Times New Roman" w:cs="Times New Roman"/>
          </w:rPr>
          <w:t xml:space="preserve">, </w:t>
        </w:r>
      </w:ins>
      <w:ins w:id="472" w:author="Benton, Deon" w:date="2026-04-28T16:26:00Z" w16du:dateUtc="2026-04-28T21:26:00Z">
        <w:r w:rsidR="004707E2">
          <w:rPr>
            <w:rFonts w:ascii="Times New Roman" w:hAnsi="Times New Roman" w:cs="Times New Roman"/>
          </w:rPr>
          <w:t>networks in the simulation analogue of it showed a</w:t>
        </w:r>
      </w:ins>
      <w:ins w:id="473" w:author="Benton, Deon" w:date="2026-04-28T16:23:00Z" w16du:dateUtc="2026-04-28T21:23:00Z">
        <w:r w:rsidR="004C293F">
          <w:rPr>
            <w:rFonts w:ascii="Times New Roman" w:hAnsi="Times New Roman" w:cs="Times New Roman"/>
          </w:rPr>
          <w:t xml:space="preserve"> slight numerica</w:t>
        </w:r>
      </w:ins>
      <w:ins w:id="474" w:author="Benton, Deon" w:date="2026-04-28T16:24:00Z" w16du:dateUtc="2026-04-28T21:24:00Z">
        <w:r w:rsidR="004C293F">
          <w:rPr>
            <w:rFonts w:ascii="Times New Roman" w:hAnsi="Times New Roman" w:cs="Times New Roman"/>
          </w:rPr>
          <w:t>l</w:t>
        </w:r>
      </w:ins>
      <w:ins w:id="475" w:author="Benton, Deon" w:date="2026-04-28T16:23:00Z" w16du:dateUtc="2026-04-28T21:23:00Z">
        <w:r w:rsidR="004C293F">
          <w:rPr>
            <w:rFonts w:ascii="Times New Roman" w:hAnsi="Times New Roman" w:cs="Times New Roman"/>
          </w:rPr>
          <w:t xml:space="preserve"> tendency to look longer</w:t>
        </w:r>
      </w:ins>
      <w:ins w:id="476" w:author="Benton, Deon" w:date="2026-04-28T16:18:00Z" w16du:dateUtc="2026-04-28T21:18:00Z">
        <w:r>
          <w:rPr>
            <w:rFonts w:ascii="Times New Roman" w:hAnsi="Times New Roman" w:cs="Times New Roman"/>
          </w:rPr>
          <w:t xml:space="preserve"> </w:t>
        </w:r>
      </w:ins>
      <w:ins w:id="477" w:author="Benton, Deon" w:date="2026-04-28T16:24:00Z" w16du:dateUtc="2026-04-28T21:24:00Z">
        <w:r w:rsidR="004C293F">
          <w:rPr>
            <w:rFonts w:ascii="Times New Roman" w:hAnsi="Times New Roman" w:cs="Times New Roman"/>
          </w:rPr>
          <w:t>at the low, efficient test event than at the high, inefficient one</w:t>
        </w:r>
      </w:ins>
      <w:r w:rsidR="00B4792C">
        <w:rPr>
          <w:rFonts w:ascii="Times New Roman" w:hAnsi="Times New Roman" w:cs="Times New Roman"/>
        </w:rPr>
        <w:t xml:space="preserve">. </w:t>
      </w:r>
      <w:r w:rsidR="00E13303">
        <w:rPr>
          <w:rFonts w:ascii="Times New Roman" w:hAnsi="Times New Roman" w:cs="Times New Roman"/>
        </w:rPr>
        <w:t xml:space="preserve">It is nonetheless worth interpreting this particular result with a bit of caution given that the difference in looking to these test events </w:t>
      </w:r>
      <w:r w:rsidR="006F23DD">
        <w:rPr>
          <w:rFonts w:ascii="Times New Roman" w:hAnsi="Times New Roman" w:cs="Times New Roman"/>
        </w:rPr>
        <w:t>failed to reach statistical significance in</w:t>
      </w:r>
      <w:r w:rsidR="00E13303">
        <w:rPr>
          <w:rFonts w:ascii="Times New Roman" w:hAnsi="Times New Roman" w:cs="Times New Roman"/>
        </w:rPr>
        <w:t xml:space="preserve"> Liu and Spelke (2017),</w:t>
      </w:r>
      <w:r w:rsidR="00B4792C">
        <w:rPr>
          <w:rFonts w:ascii="Times New Roman" w:hAnsi="Times New Roman" w:cs="Times New Roman"/>
        </w:rPr>
        <w:t xml:space="preserve"> whereas</w:t>
      </w:r>
      <w:r w:rsidR="006F23DD">
        <w:rPr>
          <w:rFonts w:ascii="Times New Roman" w:hAnsi="Times New Roman" w:cs="Times New Roman"/>
        </w:rPr>
        <w:t xml:space="preserve"> here</w:t>
      </w:r>
      <w:r w:rsidR="00B4792C">
        <w:rPr>
          <w:rFonts w:ascii="Times New Roman" w:hAnsi="Times New Roman" w:cs="Times New Roman"/>
        </w:rPr>
        <w:t xml:space="preserve"> th</w:t>
      </w:r>
      <w:r w:rsidR="006F23DD">
        <w:rPr>
          <w:rFonts w:ascii="Times New Roman" w:hAnsi="Times New Roman" w:cs="Times New Roman"/>
        </w:rPr>
        <w:t>is numerical</w:t>
      </w:r>
      <w:r w:rsidR="00B4792C">
        <w:rPr>
          <w:rFonts w:ascii="Times New Roman" w:hAnsi="Times New Roman" w:cs="Times New Roman"/>
        </w:rPr>
        <w:t xml:space="preserve"> </w:t>
      </w:r>
      <w:r w:rsidR="006F23DD">
        <w:rPr>
          <w:rFonts w:ascii="Times New Roman" w:hAnsi="Times New Roman" w:cs="Times New Roman"/>
        </w:rPr>
        <w:t>difference would likely be reliable</w:t>
      </w:r>
      <w:r w:rsidR="00E13303">
        <w:rPr>
          <w:rFonts w:ascii="Times New Roman" w:hAnsi="Times New Roman" w:cs="Times New Roman"/>
        </w:rPr>
        <w:t>.</w:t>
      </w:r>
      <w:r w:rsidR="00787672">
        <w:rPr>
          <w:rFonts w:ascii="Times New Roman" w:hAnsi="Times New Roman" w:cs="Times New Roman"/>
        </w:rPr>
        <w:t xml:space="preserve"> This caveat notwithstanding, t</w:t>
      </w:r>
      <w:ins w:id="478" w:author="Benton, Deon" w:date="2026-04-28T16:27:00Z" w16du:dateUtc="2026-04-28T21:27:00Z">
        <w:r w:rsidR="00676E55">
          <w:rPr>
            <w:rFonts w:ascii="Times New Roman" w:hAnsi="Times New Roman" w:cs="Times New Roman"/>
          </w:rPr>
          <w:t xml:space="preserve">he fact that a model </w:t>
        </w:r>
      </w:ins>
      <w:r w:rsidR="000E7BEC">
        <w:rPr>
          <w:rFonts w:ascii="Times New Roman" w:hAnsi="Times New Roman" w:cs="Times New Roman"/>
        </w:rPr>
        <w:t>lacking</w:t>
      </w:r>
      <w:r w:rsidR="00630B2A">
        <w:rPr>
          <w:rFonts w:ascii="Times New Roman" w:hAnsi="Times New Roman" w:cs="Times New Roman"/>
        </w:rPr>
        <w:t xml:space="preserve"> </w:t>
      </w:r>
      <w:r w:rsidR="00F55546">
        <w:rPr>
          <w:rFonts w:ascii="Times New Roman" w:hAnsi="Times New Roman" w:cs="Times New Roman"/>
        </w:rPr>
        <w:t>continuous</w:t>
      </w:r>
      <w:ins w:id="479" w:author="Benton, Deon" w:date="2026-04-28T16:27:00Z" w16du:dateUtc="2026-04-28T21:27:00Z">
        <w:r w:rsidR="00676E55">
          <w:rPr>
            <w:rFonts w:ascii="Times New Roman" w:hAnsi="Times New Roman" w:cs="Times New Roman"/>
          </w:rPr>
          <w:t xml:space="preserve"> notions of efficiency, cost, </w:t>
        </w:r>
      </w:ins>
      <w:r w:rsidR="00630B2A">
        <w:rPr>
          <w:rFonts w:ascii="Times New Roman" w:hAnsi="Times New Roman" w:cs="Times New Roman"/>
        </w:rPr>
        <w:t xml:space="preserve">or </w:t>
      </w:r>
      <w:ins w:id="480" w:author="Benton, Deon" w:date="2026-04-28T16:27:00Z" w16du:dateUtc="2026-04-28T21:27:00Z">
        <w:r w:rsidR="00676E55">
          <w:rPr>
            <w:rFonts w:ascii="Times New Roman" w:hAnsi="Times New Roman" w:cs="Times New Roman"/>
          </w:rPr>
          <w:t xml:space="preserve">utility can </w:t>
        </w:r>
      </w:ins>
      <w:ins w:id="481" w:author="Benton, Deon" w:date="2026-04-28T16:30:00Z" w16du:dateUtc="2026-04-28T21:30:00Z">
        <w:r w:rsidR="00A8046D">
          <w:rPr>
            <w:rFonts w:ascii="Times New Roman" w:hAnsi="Times New Roman" w:cs="Times New Roman"/>
          </w:rPr>
          <w:t xml:space="preserve">nonetheless </w:t>
        </w:r>
      </w:ins>
      <w:ins w:id="482" w:author="Benton, Deon" w:date="2026-04-28T16:27:00Z" w16du:dateUtc="2026-04-28T21:27:00Z">
        <w:r w:rsidR="00676E55">
          <w:rPr>
            <w:rFonts w:ascii="Times New Roman" w:hAnsi="Times New Roman" w:cs="Times New Roman"/>
          </w:rPr>
          <w:t>qualitatively reproduce infants’ looking behaviors</w:t>
        </w:r>
      </w:ins>
      <w:ins w:id="483" w:author="Benton, Deon" w:date="2026-04-28T16:28:00Z" w16du:dateUtc="2026-04-28T21:28:00Z">
        <w:r w:rsidR="009C5E1C">
          <w:rPr>
            <w:rFonts w:ascii="Times New Roman" w:hAnsi="Times New Roman" w:cs="Times New Roman"/>
          </w:rPr>
          <w:t xml:space="preserve"> lends additional support to the contention that these concepts are not necessary to explain</w:t>
        </w:r>
      </w:ins>
      <w:ins w:id="484" w:author="Benton, Deon" w:date="2026-04-28T16:30:00Z" w16du:dateUtc="2026-04-28T21:30:00Z">
        <w:r w:rsidR="00A8046D">
          <w:rPr>
            <w:rFonts w:ascii="Times New Roman" w:hAnsi="Times New Roman" w:cs="Times New Roman"/>
          </w:rPr>
          <w:t xml:space="preserve"> such patterns of looking; associative learning might be sufficient.</w:t>
        </w:r>
      </w:ins>
      <w:ins w:id="485" w:author="Benton, Deon" w:date="2026-04-28T16:28:00Z" w16du:dateUtc="2026-04-28T21:28:00Z">
        <w:r w:rsidR="009C5E1C">
          <w:rPr>
            <w:rFonts w:ascii="Times New Roman" w:hAnsi="Times New Roman" w:cs="Times New Roman"/>
          </w:rPr>
          <w:t xml:space="preserve"> </w:t>
        </w:r>
      </w:ins>
    </w:p>
    <w:p w14:paraId="1B185F1E" w14:textId="77777777" w:rsidR="009C5E1C" w:rsidRDefault="009C5E1C" w:rsidP="0042308C">
      <w:pPr>
        <w:spacing w:line="480" w:lineRule="auto"/>
        <w:contextualSpacing/>
        <w:rPr>
          <w:rFonts w:ascii="Times New Roman" w:hAnsi="Times New Roman" w:cs="Times New Roman"/>
        </w:rPr>
      </w:pPr>
    </w:p>
    <w:tbl>
      <w:tblPr>
        <w:tblStyle w:val="TableGrid"/>
        <w:tblW w:w="8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1"/>
      </w:tblGrid>
      <w:tr w:rsidR="00134062" w14:paraId="018139DC" w14:textId="77777777" w:rsidTr="00115979">
        <w:trPr>
          <w:trHeight w:val="4654"/>
        </w:trPr>
        <w:tc>
          <w:tcPr>
            <w:tcW w:w="8331" w:type="dxa"/>
          </w:tcPr>
          <w:p w14:paraId="5538DCF3" w14:textId="49E03F6B" w:rsidR="00134062" w:rsidRDefault="00F54BD7" w:rsidP="009438D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AEDB693" wp14:editId="1FDA7D6E">
                  <wp:extent cx="4667250" cy="2855200"/>
                  <wp:effectExtent l="0" t="0" r="0" b="2540"/>
                  <wp:docPr id="3338209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20916" name="Picture 33382091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83712" cy="2865271"/>
                          </a:xfrm>
                          <a:prstGeom prst="rect">
                            <a:avLst/>
                          </a:prstGeom>
                        </pic:spPr>
                      </pic:pic>
                    </a:graphicData>
                  </a:graphic>
                </wp:inline>
              </w:drawing>
            </w:r>
          </w:p>
        </w:tc>
      </w:tr>
    </w:tbl>
    <w:p w14:paraId="7AC25963" w14:textId="29E070F3" w:rsidR="0042308C" w:rsidRDefault="009438D0" w:rsidP="009438D0">
      <w:pPr>
        <w:pStyle w:val="Caption"/>
        <w:rPr>
          <w:rFonts w:ascii="Times New Roman" w:hAnsi="Times New Roman" w:cs="Times New Roman"/>
        </w:rPr>
      </w:pPr>
      <w:r w:rsidRPr="009438D0">
        <w:rPr>
          <w:rFonts w:ascii="Times New Roman" w:hAnsi="Times New Roman" w:cs="Times New Roman"/>
          <w:b/>
          <w:bCs/>
          <w:i w:val="0"/>
          <w:iCs w:val="0"/>
          <w:color w:val="000000" w:themeColor="text1"/>
          <w:sz w:val="24"/>
          <w:szCs w:val="24"/>
        </w:rPr>
        <w:t xml:space="preserve">Figure </w:t>
      </w:r>
      <w:r w:rsidRPr="009438D0">
        <w:rPr>
          <w:rFonts w:ascii="Times New Roman" w:hAnsi="Times New Roman" w:cs="Times New Roman"/>
          <w:b/>
          <w:bCs/>
          <w:i w:val="0"/>
          <w:iCs w:val="0"/>
          <w:color w:val="000000" w:themeColor="text1"/>
          <w:sz w:val="24"/>
          <w:szCs w:val="24"/>
        </w:rPr>
        <w:fldChar w:fldCharType="begin"/>
      </w:r>
      <w:r w:rsidRPr="009438D0">
        <w:rPr>
          <w:rFonts w:ascii="Times New Roman" w:hAnsi="Times New Roman" w:cs="Times New Roman"/>
          <w:b/>
          <w:bCs/>
          <w:i w:val="0"/>
          <w:iCs w:val="0"/>
          <w:color w:val="000000" w:themeColor="text1"/>
          <w:sz w:val="24"/>
          <w:szCs w:val="24"/>
        </w:rPr>
        <w:instrText xml:space="preserve"> SEQ Figure \* ARABIC </w:instrText>
      </w:r>
      <w:r w:rsidRPr="009438D0">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15</w:t>
      </w:r>
      <w:r w:rsidRPr="009438D0">
        <w:rPr>
          <w:rFonts w:ascii="Times New Roman" w:hAnsi="Times New Roman" w:cs="Times New Roman"/>
          <w:b/>
          <w:bCs/>
          <w:i w:val="0"/>
          <w:iCs w:val="0"/>
          <w:color w:val="000000" w:themeColor="text1"/>
          <w:sz w:val="24"/>
          <w:szCs w:val="24"/>
        </w:rPr>
        <w:fldChar w:fldCharType="end"/>
      </w:r>
      <w:r w:rsidRPr="009438D0">
        <w:rPr>
          <w:rFonts w:ascii="Times New Roman" w:hAnsi="Times New Roman" w:cs="Times New Roman"/>
          <w:b/>
          <w:bCs/>
          <w:i w:val="0"/>
          <w:iCs w:val="0"/>
          <w:color w:val="000000" w:themeColor="text1"/>
          <w:sz w:val="24"/>
          <w:szCs w:val="24"/>
        </w:rPr>
        <w:t>.</w:t>
      </w:r>
      <w:r w:rsidRPr="009438D0">
        <w:rPr>
          <w:color w:val="000000" w:themeColor="text1"/>
        </w:rPr>
        <w:t xml:space="preserve"> </w:t>
      </w:r>
      <w:r>
        <w:rPr>
          <w:rFonts w:ascii="Times New Roman" w:hAnsi="Times New Roman" w:cs="Times New Roman"/>
          <w:i w:val="0"/>
          <w:iCs w:val="0"/>
          <w:color w:val="000000" w:themeColor="text1"/>
          <w:sz w:val="24"/>
          <w:szCs w:val="24"/>
        </w:rPr>
        <w:t>Performance of OM10.</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sidR="00AE6CAE">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sidR="00AE6CAE">
        <w:rPr>
          <w:rFonts w:ascii="Times New Roman" w:hAnsi="Times New Roman" w:cs="Times New Roman"/>
          <w:i w:val="0"/>
          <w:iCs w:val="0"/>
          <w:color w:val="000000" w:themeColor="text1"/>
          <w:sz w:val="24"/>
          <w:szCs w:val="24"/>
        </w:rPr>
        <w:t>in Experiment 1 and those in Experiments 2 and 3. These experiments correspond to those in Liu and Spelke (2017).</w:t>
      </w:r>
    </w:p>
    <w:p w14:paraId="0EA0D3BC" w14:textId="77777777" w:rsidR="000027B6" w:rsidRPr="000027B6" w:rsidRDefault="000027B6" w:rsidP="000027B6">
      <w:pPr>
        <w:rPr>
          <w:ins w:id="486" w:author="Benton, Deon" w:date="2026-04-28T16:29:00Z" w16du:dateUtc="2026-04-28T21:29:00Z"/>
        </w:rPr>
      </w:pPr>
    </w:p>
    <w:p w14:paraId="7E2C574B" w14:textId="01049806" w:rsidR="00524642" w:rsidRDefault="00A8046D" w:rsidP="00EF724B">
      <w:pPr>
        <w:spacing w:line="480" w:lineRule="auto"/>
        <w:ind w:firstLine="720"/>
        <w:contextualSpacing/>
        <w:rPr>
          <w:rFonts w:ascii="Times New Roman" w:hAnsi="Times New Roman" w:cs="Times New Roman"/>
        </w:rPr>
      </w:pPr>
      <w:ins w:id="487" w:author="Benton, Deon" w:date="2026-04-28T16:31:00Z" w16du:dateUtc="2026-04-28T21:31:00Z">
        <w:r>
          <w:rPr>
            <w:rFonts w:ascii="Times New Roman" w:hAnsi="Times New Roman" w:cs="Times New Roman"/>
          </w:rPr>
          <w:t xml:space="preserve">As with the previous simulations, a different pattern of performance </w:t>
        </w:r>
      </w:ins>
      <w:ins w:id="488" w:author="Benton, Deon" w:date="2026-04-28T16:32:00Z" w16du:dateUtc="2026-04-28T21:32:00Z">
        <w:r w:rsidR="00D30BC2">
          <w:rPr>
            <w:rFonts w:ascii="Times New Roman" w:hAnsi="Times New Roman" w:cs="Times New Roman"/>
          </w:rPr>
          <w:t>emerged for OM10.</w:t>
        </w:r>
        <w:r w:rsidR="00EE2928">
          <w:rPr>
            <w:rFonts w:ascii="Times New Roman" w:hAnsi="Times New Roman" w:cs="Times New Roman"/>
          </w:rPr>
          <w:t xml:space="preserve"> </w:t>
        </w:r>
      </w:ins>
      <w:r w:rsidR="000359C1">
        <w:rPr>
          <w:rFonts w:ascii="Times New Roman" w:hAnsi="Times New Roman" w:cs="Times New Roman"/>
        </w:rPr>
        <w:t>This pattern i</w:t>
      </w:r>
      <w:ins w:id="489" w:author="Benton, Deon" w:date="2026-04-29T10:38:00Z" w16du:dateUtc="2026-04-29T15:38:00Z">
        <w:r w:rsidR="005839CC">
          <w:rPr>
            <w:rFonts w:ascii="Times New Roman" w:hAnsi="Times New Roman" w:cs="Times New Roman"/>
          </w:rPr>
          <w:t xml:space="preserve">s shown in Figure 15. </w:t>
        </w:r>
      </w:ins>
      <w:ins w:id="490" w:author="Benton, Deon" w:date="2026-04-29T10:43:00Z" w16du:dateUtc="2026-04-29T15:43:00Z">
        <w:r w:rsidR="000E0FAD">
          <w:rPr>
            <w:rFonts w:ascii="Times New Roman" w:hAnsi="Times New Roman" w:cs="Times New Roman"/>
          </w:rPr>
          <w:t>The figure shows that for networks in Experiment 1,</w:t>
        </w:r>
      </w:ins>
      <w:ins w:id="491" w:author="Benton, Deon" w:date="2026-04-29T10:37:00Z" w16du:dateUtc="2026-04-29T15:37:00Z">
        <w:r w:rsidR="005839CC">
          <w:rPr>
            <w:rFonts w:ascii="Times New Roman" w:hAnsi="Times New Roman" w:cs="Times New Roman"/>
          </w:rPr>
          <w:t xml:space="preserve"> </w:t>
        </w:r>
      </w:ins>
      <w:ins w:id="492" w:author="Benton, Deon" w:date="2026-04-29T10:39:00Z" w16du:dateUtc="2026-04-29T15:39:00Z">
        <w:r w:rsidR="005839CC">
          <w:rPr>
            <w:rFonts w:ascii="Times New Roman" w:hAnsi="Times New Roman" w:cs="Times New Roman"/>
          </w:rPr>
          <w:t xml:space="preserve">the </w:t>
        </w:r>
        <w:r w:rsidR="005839CC">
          <w:rPr>
            <w:rFonts w:ascii="Times New Roman" w:hAnsi="Times New Roman" w:cs="Times New Roman"/>
          </w:rPr>
          <w:lastRenderedPageBreak/>
          <w:t>critical units were activated to a greater extent during the Low test event than during the High one.</w:t>
        </w:r>
        <w:r w:rsidR="004F77B5">
          <w:rPr>
            <w:rFonts w:ascii="Times New Roman" w:hAnsi="Times New Roman" w:cs="Times New Roman"/>
          </w:rPr>
          <w:t xml:space="preserve"> </w:t>
        </w:r>
      </w:ins>
      <w:ins w:id="493" w:author="Benton, Deon" w:date="2026-04-29T10:46:00Z" w16du:dateUtc="2026-04-29T15:46:00Z">
        <w:r w:rsidR="00CA285F">
          <w:rPr>
            <w:rFonts w:ascii="Times New Roman" w:hAnsi="Times New Roman" w:cs="Times New Roman"/>
          </w:rPr>
          <w:t>In contrast,</w:t>
        </w:r>
      </w:ins>
      <w:ins w:id="494" w:author="Benton, Deon" w:date="2026-04-29T10:44:00Z" w16du:dateUtc="2026-04-29T15:44:00Z">
        <w:r w:rsidR="00CA285F">
          <w:rPr>
            <w:rFonts w:ascii="Times New Roman" w:hAnsi="Times New Roman" w:cs="Times New Roman"/>
          </w:rPr>
          <w:t xml:space="preserve"> these units wre activated to the same degree during both test events</w:t>
        </w:r>
      </w:ins>
      <w:ins w:id="495" w:author="Benton, Deon" w:date="2026-04-29T10:46:00Z" w16du:dateUtc="2026-04-29T15:46:00Z">
        <w:r w:rsidR="00CA285F">
          <w:rPr>
            <w:rFonts w:ascii="Times New Roman" w:hAnsi="Times New Roman" w:cs="Times New Roman"/>
          </w:rPr>
          <w:t xml:space="preserve"> for networks in Experiments 2 and 3</w:t>
        </w:r>
      </w:ins>
      <w:ins w:id="496" w:author="Benton, Deon" w:date="2026-04-29T10:44:00Z" w16du:dateUtc="2026-04-29T15:44:00Z">
        <w:r w:rsidR="00CA285F">
          <w:rPr>
            <w:rFonts w:ascii="Times New Roman" w:hAnsi="Times New Roman" w:cs="Times New Roman"/>
          </w:rPr>
          <w:t xml:space="preserve">. </w:t>
        </w:r>
      </w:ins>
      <w:r w:rsidR="00E1149B">
        <w:rPr>
          <w:rFonts w:ascii="Times New Roman" w:hAnsi="Times New Roman" w:cs="Times New Roman"/>
        </w:rPr>
        <w:t>The rationale for not</w:t>
      </w:r>
      <w:ins w:id="497" w:author="Benton, Deon" w:date="2026-04-29T10:50:00Z" w16du:dateUtc="2026-04-29T15:50:00Z">
        <w:r w:rsidR="003C5985">
          <w:rPr>
            <w:rFonts w:ascii="Times New Roman" w:hAnsi="Times New Roman" w:cs="Times New Roman"/>
          </w:rPr>
          <w:t xml:space="preserve"> </w:t>
        </w:r>
      </w:ins>
      <w:r w:rsidR="00D9480E">
        <w:rPr>
          <w:rFonts w:ascii="Times New Roman" w:hAnsi="Times New Roman" w:cs="Times New Roman"/>
        </w:rPr>
        <w:t xml:space="preserve">plotting </w:t>
      </w:r>
      <w:r w:rsidR="00E2070D" w:rsidRPr="00E2070D">
        <w:rPr>
          <w:rFonts w:ascii="Times New Roman" w:hAnsi="Times New Roman" w:cs="Times New Roman"/>
        </w:rPr>
        <w:t>OM10’s performance separately for Experiments</w:t>
      </w:r>
      <w:r w:rsidR="00525BB8">
        <w:rPr>
          <w:rFonts w:ascii="Times New Roman" w:hAnsi="Times New Roman" w:cs="Times New Roman"/>
        </w:rPr>
        <w:t xml:space="preserve"> 2 </w:t>
      </w:r>
      <w:r w:rsidR="00E2070D" w:rsidRPr="00E2070D">
        <w:rPr>
          <w:rFonts w:ascii="Times New Roman" w:hAnsi="Times New Roman" w:cs="Times New Roman"/>
        </w:rPr>
        <w:t xml:space="preserve">and </w:t>
      </w:r>
      <w:r w:rsidR="00525BB8">
        <w:rPr>
          <w:rFonts w:ascii="Times New Roman" w:hAnsi="Times New Roman" w:cs="Times New Roman"/>
        </w:rPr>
        <w:t>3</w:t>
      </w:r>
      <w:r w:rsidR="00E1149B">
        <w:rPr>
          <w:rFonts w:ascii="Times New Roman" w:hAnsi="Times New Roman" w:cs="Times New Roman"/>
        </w:rPr>
        <w:t xml:space="preserve"> was that</w:t>
      </w:r>
      <w:ins w:id="498" w:author="Benton, Deon" w:date="2026-04-29T10:57:00Z" w16du:dateUtc="2026-04-29T15:57:00Z">
        <w:r w:rsidR="001001BD">
          <w:rPr>
            <w:rFonts w:ascii="Times New Roman" w:hAnsi="Times New Roman" w:cs="Times New Roman"/>
          </w:rPr>
          <w:t xml:space="preserve"> simulati</w:t>
        </w:r>
      </w:ins>
      <w:ins w:id="499" w:author="Benton, Deon" w:date="2026-04-29T11:02:00Z" w16du:dateUtc="2026-04-29T16:02:00Z">
        <w:r w:rsidR="0065326F">
          <w:rPr>
            <w:rFonts w:ascii="Times New Roman" w:hAnsi="Times New Roman" w:cs="Times New Roman"/>
          </w:rPr>
          <w:t>ng</w:t>
        </w:r>
      </w:ins>
      <w:ins w:id="500" w:author="Benton, Deon" w:date="2026-04-29T10:57:00Z" w16du:dateUtc="2026-04-29T15:57:00Z">
        <w:r w:rsidR="001001BD">
          <w:rPr>
            <w:rFonts w:ascii="Times New Roman" w:hAnsi="Times New Roman" w:cs="Times New Roman"/>
          </w:rPr>
          <w:t xml:space="preserve"> control conditions</w:t>
        </w:r>
      </w:ins>
      <w:ins w:id="501" w:author="Benton, Deon" w:date="2026-04-29T10:58:00Z" w16du:dateUtc="2026-04-29T15:58:00Z">
        <w:r w:rsidR="001001BD">
          <w:rPr>
            <w:rFonts w:ascii="Times New Roman" w:hAnsi="Times New Roman" w:cs="Times New Roman"/>
          </w:rPr>
          <w:t xml:space="preserve"> with this model</w:t>
        </w:r>
      </w:ins>
      <w:ins w:id="502" w:author="Benton, Deon" w:date="2026-04-29T10:57:00Z" w16du:dateUtc="2026-04-29T15:57:00Z">
        <w:r w:rsidR="001001BD">
          <w:rPr>
            <w:rFonts w:ascii="Times New Roman" w:hAnsi="Times New Roman" w:cs="Times New Roman"/>
          </w:rPr>
          <w:t xml:space="preserve">—which </w:t>
        </w:r>
      </w:ins>
      <w:ins w:id="503" w:author="Benton, Deon" w:date="2026-04-29T12:28:00Z" w16du:dateUtc="2026-04-29T17:28:00Z">
        <w:r w:rsidR="00E94431">
          <w:rPr>
            <w:rFonts w:ascii="Times New Roman" w:hAnsi="Times New Roman" w:cs="Times New Roman"/>
          </w:rPr>
          <w:t>the corresponding behavioral experiments</w:t>
        </w:r>
      </w:ins>
      <w:ins w:id="504" w:author="Benton, Deon" w:date="2026-04-29T12:29:00Z" w16du:dateUtc="2026-04-29T17:29:00Z">
        <w:r w:rsidR="00E94431">
          <w:rPr>
            <w:rFonts w:ascii="Times New Roman" w:hAnsi="Times New Roman" w:cs="Times New Roman"/>
          </w:rPr>
          <w:t xml:space="preserve"> served as i</w:t>
        </w:r>
      </w:ins>
      <w:ins w:id="505" w:author="Benton, Deon" w:date="2026-04-29T10:57:00Z" w16du:dateUtc="2026-04-29T15:57:00Z">
        <w:r w:rsidR="001001BD">
          <w:rPr>
            <w:rFonts w:ascii="Times New Roman" w:hAnsi="Times New Roman" w:cs="Times New Roman"/>
          </w:rPr>
          <w:t>n Liu and Spelke (201</w:t>
        </w:r>
      </w:ins>
      <w:ins w:id="506" w:author="Benton, Deon" w:date="2026-04-29T10:58:00Z" w16du:dateUtc="2026-04-29T15:58:00Z">
        <w:r w:rsidR="001001BD">
          <w:rPr>
            <w:rFonts w:ascii="Times New Roman" w:hAnsi="Times New Roman" w:cs="Times New Roman"/>
          </w:rPr>
          <w:t>7)—</w:t>
        </w:r>
        <w:r w:rsidR="00784567">
          <w:rPr>
            <w:rFonts w:ascii="Times New Roman" w:hAnsi="Times New Roman" w:cs="Times New Roman"/>
          </w:rPr>
          <w:t>entails removing obstacles</w:t>
        </w:r>
      </w:ins>
      <w:ins w:id="507" w:author="Benton, Deon" w:date="2026-04-29T10:50:00Z" w16du:dateUtc="2026-04-29T15:50:00Z">
        <w:r w:rsidR="003C5985">
          <w:rPr>
            <w:rFonts w:ascii="Times New Roman" w:hAnsi="Times New Roman" w:cs="Times New Roman"/>
          </w:rPr>
          <w:t>.</w:t>
        </w:r>
      </w:ins>
      <w:ins w:id="508" w:author="Benton, Deon" w:date="2026-04-29T10:59:00Z" w16du:dateUtc="2026-04-29T15:59:00Z">
        <w:r w:rsidR="00784567">
          <w:rPr>
            <w:rFonts w:ascii="Times New Roman" w:hAnsi="Times New Roman" w:cs="Times New Roman"/>
          </w:rPr>
          <w:t xml:space="preserve"> </w:t>
        </w:r>
      </w:ins>
      <w:ins w:id="509" w:author="Benton, Deon" w:date="2026-04-29T11:10:00Z" w16du:dateUtc="2026-04-29T16:10:00Z">
        <w:r w:rsidR="00B7179B">
          <w:rPr>
            <w:rFonts w:ascii="Times New Roman" w:hAnsi="Times New Roman" w:cs="Times New Roman"/>
          </w:rPr>
          <w:t xml:space="preserve">Including </w:t>
        </w:r>
      </w:ins>
      <w:ins w:id="510" w:author="Benton, Deon" w:date="2026-04-29T11:03:00Z" w16du:dateUtc="2026-04-29T16:03:00Z">
        <w:r w:rsidR="0065326F">
          <w:rPr>
            <w:rFonts w:ascii="Times New Roman" w:hAnsi="Times New Roman" w:cs="Times New Roman"/>
          </w:rPr>
          <w:t xml:space="preserve">obstacles in the simulation of Experiments 1 and 2 </w:t>
        </w:r>
      </w:ins>
      <w:ins w:id="511" w:author="Benton, Deon" w:date="2026-04-29T11:05:00Z" w16du:dateUtc="2026-04-29T16:05:00Z">
        <w:r w:rsidR="007909D0">
          <w:rPr>
            <w:rFonts w:ascii="Times New Roman" w:hAnsi="Times New Roman" w:cs="Times New Roman"/>
          </w:rPr>
          <w:t>would</w:t>
        </w:r>
      </w:ins>
      <w:ins w:id="512" w:author="Benton, Deon" w:date="2026-04-29T11:10:00Z" w16du:dateUtc="2026-04-29T16:10:00Z">
        <w:r w:rsidR="00B7179B">
          <w:rPr>
            <w:rFonts w:ascii="Times New Roman" w:hAnsi="Times New Roman" w:cs="Times New Roman"/>
          </w:rPr>
          <w:t xml:space="preserve"> thus</w:t>
        </w:r>
      </w:ins>
      <w:ins w:id="513" w:author="Benton, Deon" w:date="2026-04-29T11:00:00Z" w16du:dateUtc="2026-04-29T16:00:00Z">
        <w:r w:rsidR="00784567">
          <w:rPr>
            <w:rFonts w:ascii="Times New Roman" w:hAnsi="Times New Roman" w:cs="Times New Roman"/>
          </w:rPr>
          <w:t xml:space="preserve"> </w:t>
        </w:r>
      </w:ins>
      <w:ins w:id="514" w:author="Benton, Deon" w:date="2026-04-29T11:11:00Z" w16du:dateUtc="2026-04-29T16:11:00Z">
        <w:r w:rsidR="003836F7">
          <w:rPr>
            <w:rFonts w:ascii="Times New Roman" w:hAnsi="Times New Roman" w:cs="Times New Roman"/>
          </w:rPr>
          <w:t xml:space="preserve">constitute a </w:t>
        </w:r>
      </w:ins>
      <w:ins w:id="515" w:author="Benton, Deon" w:date="2026-04-29T11:18:00Z" w16du:dateUtc="2026-04-29T16:18:00Z">
        <w:r w:rsidR="00EF724B">
          <w:rPr>
            <w:rFonts w:ascii="Times New Roman" w:hAnsi="Times New Roman" w:cs="Times New Roman"/>
          </w:rPr>
          <w:t>significant</w:t>
        </w:r>
      </w:ins>
      <w:ins w:id="516" w:author="Benton, Deon" w:date="2026-04-29T11:11:00Z" w16du:dateUtc="2026-04-29T16:11:00Z">
        <w:r w:rsidR="003836F7">
          <w:rPr>
            <w:rFonts w:ascii="Times New Roman" w:hAnsi="Times New Roman" w:cs="Times New Roman"/>
          </w:rPr>
          <w:t xml:space="preserve"> departure from</w:t>
        </w:r>
      </w:ins>
      <w:ins w:id="517" w:author="Benton, Deon" w:date="2026-04-29T11:01:00Z" w16du:dateUtc="2026-04-29T16:01:00Z">
        <w:r w:rsidR="000E2038">
          <w:rPr>
            <w:rFonts w:ascii="Times New Roman" w:hAnsi="Times New Roman" w:cs="Times New Roman"/>
          </w:rPr>
          <w:t xml:space="preserve"> </w:t>
        </w:r>
      </w:ins>
      <w:ins w:id="518" w:author="Benton, Deon" w:date="2026-04-29T11:04:00Z" w16du:dateUtc="2026-04-29T16:04:00Z">
        <w:r w:rsidR="0065326F">
          <w:rPr>
            <w:rFonts w:ascii="Times New Roman" w:hAnsi="Times New Roman" w:cs="Times New Roman"/>
          </w:rPr>
          <w:t xml:space="preserve">how </w:t>
        </w:r>
      </w:ins>
      <w:ins w:id="519" w:author="Benton, Deon" w:date="2026-04-29T11:05:00Z" w16du:dateUtc="2026-04-29T16:05:00Z">
        <w:r w:rsidR="007909D0">
          <w:rPr>
            <w:rFonts w:ascii="Times New Roman" w:hAnsi="Times New Roman" w:cs="Times New Roman"/>
          </w:rPr>
          <w:t>Overwalle (2010) used this model to simulate the control condition in Gergely et al. (1995)</w:t>
        </w:r>
      </w:ins>
      <w:ins w:id="520" w:author="Benton, Deon" w:date="2026-04-29T11:14:00Z" w16du:dateUtc="2026-04-29T16:14:00Z">
        <w:r w:rsidR="005D6354">
          <w:rPr>
            <w:rFonts w:ascii="Times New Roman" w:hAnsi="Times New Roman" w:cs="Times New Roman"/>
          </w:rPr>
          <w:t xml:space="preserve"> and how these conditions were </w:t>
        </w:r>
      </w:ins>
      <w:ins w:id="521" w:author="Benton, Deon" w:date="2026-04-29T11:17:00Z" w16du:dateUtc="2026-04-29T16:17:00Z">
        <w:r w:rsidR="00525C2F">
          <w:rPr>
            <w:rFonts w:ascii="Times New Roman" w:hAnsi="Times New Roman" w:cs="Times New Roman"/>
          </w:rPr>
          <w:t>implemented in</w:t>
        </w:r>
      </w:ins>
      <w:ins w:id="522" w:author="Benton, Deon" w:date="2026-04-29T11:14:00Z" w16du:dateUtc="2026-04-29T16:14:00Z">
        <w:r w:rsidR="005D6354">
          <w:rPr>
            <w:rFonts w:ascii="Times New Roman" w:hAnsi="Times New Roman" w:cs="Times New Roman"/>
          </w:rPr>
          <w:t xml:space="preserve"> the previous simulations</w:t>
        </w:r>
      </w:ins>
      <w:ins w:id="523" w:author="Benton, Deon" w:date="2026-04-29T11:05:00Z" w16du:dateUtc="2026-04-29T16:05:00Z">
        <w:r w:rsidR="007909D0">
          <w:rPr>
            <w:rFonts w:ascii="Times New Roman" w:hAnsi="Times New Roman" w:cs="Times New Roman"/>
          </w:rPr>
          <w:t xml:space="preserve">. </w:t>
        </w:r>
      </w:ins>
      <w:ins w:id="524" w:author="Benton, Deon" w:date="2026-04-29T11:12:00Z" w16du:dateUtc="2026-04-29T16:12:00Z">
        <w:r w:rsidR="003836F7">
          <w:rPr>
            <w:rFonts w:ascii="Times New Roman" w:hAnsi="Times New Roman" w:cs="Times New Roman"/>
          </w:rPr>
          <w:t xml:space="preserve">In those simulations, </w:t>
        </w:r>
      </w:ins>
      <w:ins w:id="525" w:author="Benton, Deon" w:date="2026-04-29T11:14:00Z" w16du:dateUtc="2026-04-29T16:14:00Z">
        <w:r w:rsidR="005D6354">
          <w:rPr>
            <w:rFonts w:ascii="Times New Roman" w:hAnsi="Times New Roman" w:cs="Times New Roman"/>
          </w:rPr>
          <w:t>barrier</w:t>
        </w:r>
      </w:ins>
      <w:ins w:id="526" w:author="Benton, Deon" w:date="2026-04-29T11:15:00Z" w16du:dateUtc="2026-04-29T16:15:00Z">
        <w:r w:rsidR="005D6354">
          <w:rPr>
            <w:rFonts w:ascii="Times New Roman" w:hAnsi="Times New Roman" w:cs="Times New Roman"/>
          </w:rPr>
          <w:t xml:space="preserve">-less control conditions were </w:t>
        </w:r>
      </w:ins>
      <w:ins w:id="527" w:author="Benton, Deon" w:date="2026-04-29T11:08:00Z" w16du:dateUtc="2026-04-29T16:08:00Z">
        <w:r w:rsidR="00E21F53">
          <w:rPr>
            <w:rFonts w:ascii="Times New Roman" w:hAnsi="Times New Roman" w:cs="Times New Roman"/>
          </w:rPr>
          <w:t>treated</w:t>
        </w:r>
      </w:ins>
      <w:ins w:id="528" w:author="Benton, Deon" w:date="2026-04-29T11:07:00Z" w16du:dateUtc="2026-04-29T16:07:00Z">
        <w:r w:rsidR="00E21F53">
          <w:rPr>
            <w:rFonts w:ascii="Times New Roman" w:hAnsi="Times New Roman" w:cs="Times New Roman"/>
          </w:rPr>
          <w:t xml:space="preserve"> </w:t>
        </w:r>
      </w:ins>
      <w:r w:rsidR="000A5F46" w:rsidRPr="000A5F46">
        <w:rPr>
          <w:rFonts w:ascii="Times New Roman" w:hAnsi="Times New Roman" w:cs="Times New Roman"/>
        </w:rPr>
        <w:t>as a theoretical commitment</w:t>
      </w:r>
      <w:ins w:id="529" w:author="Benton, Deon" w:date="2026-04-29T11:15:00Z" w16du:dateUtc="2026-04-29T16:15:00Z">
        <w:r w:rsidR="00525C2F">
          <w:rPr>
            <w:rFonts w:ascii="Times New Roman" w:hAnsi="Times New Roman" w:cs="Times New Roman"/>
          </w:rPr>
          <w:t>—and limitation—</w:t>
        </w:r>
      </w:ins>
      <w:r w:rsidR="000A5F46" w:rsidRPr="000A5F46">
        <w:rPr>
          <w:rFonts w:ascii="Times New Roman" w:hAnsi="Times New Roman" w:cs="Times New Roman"/>
        </w:rPr>
        <w:t xml:space="preserve">about which task-relevant features </w:t>
      </w:r>
      <w:ins w:id="530" w:author="Benton, Deon" w:date="2026-04-29T11:08:00Z" w16du:dateUtc="2026-04-29T16:08:00Z">
        <w:r w:rsidR="00E21F53">
          <w:rPr>
            <w:rFonts w:ascii="Times New Roman" w:hAnsi="Times New Roman" w:cs="Times New Roman"/>
          </w:rPr>
          <w:t>are relevant when modeling these conditions</w:t>
        </w:r>
      </w:ins>
      <w:r w:rsidR="000A5F46" w:rsidRPr="000A5F46">
        <w:rPr>
          <w:rFonts w:ascii="Times New Roman" w:hAnsi="Times New Roman" w:cs="Times New Roman"/>
        </w:rPr>
        <w:t xml:space="preserve"> in action-understanding studies</w:t>
      </w:r>
      <w:ins w:id="531" w:author="Benton, Deon" w:date="2026-04-29T11:17:00Z" w16du:dateUtc="2026-04-29T16:17:00Z">
        <w:r w:rsidR="00525C2F">
          <w:rPr>
            <w:rFonts w:ascii="Times New Roman" w:hAnsi="Times New Roman" w:cs="Times New Roman"/>
          </w:rPr>
          <w:t>; relaxing this constraint here would effectivel</w:t>
        </w:r>
      </w:ins>
      <w:ins w:id="532" w:author="Benton, Deon" w:date="2026-04-29T11:18:00Z" w16du:dateUtc="2026-04-29T16:18:00Z">
        <w:r w:rsidR="00525C2F">
          <w:rPr>
            <w:rFonts w:ascii="Times New Roman" w:hAnsi="Times New Roman" w:cs="Times New Roman"/>
          </w:rPr>
          <w:t>y transform OM10 into a fundamentally different model</w:t>
        </w:r>
      </w:ins>
      <w:ins w:id="533" w:author="Benton, Deon" w:date="2026-04-29T10:45:00Z" w16du:dateUtc="2026-04-29T15:45:00Z">
        <w:r w:rsidR="00CA285F">
          <w:rPr>
            <w:rFonts w:ascii="Times New Roman" w:hAnsi="Times New Roman" w:cs="Times New Roman"/>
          </w:rPr>
          <w:t xml:space="preserve">. </w:t>
        </w:r>
      </w:ins>
    </w:p>
    <w:p w14:paraId="215415E8" w14:textId="77777777"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73D04A2E"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9B5320">
        <w:rPr>
          <w:rFonts w:ascii="Times New Roman" w:hAnsi="Times New Roman" w:cs="Times New Roman"/>
          <w:b/>
          <w:bCs/>
          <w:i w:val="0"/>
          <w:iCs w:val="0"/>
          <w:noProof/>
          <w:color w:val="auto"/>
          <w:sz w:val="24"/>
          <w:szCs w:val="24"/>
        </w:rPr>
        <w:t>16</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Spelke (2017).</w:t>
      </w:r>
    </w:p>
    <w:p w14:paraId="45A8B9FC" w14:textId="74A26812" w:rsidR="00E1149B" w:rsidRDefault="00E1149B" w:rsidP="00F54BD7">
      <w:pPr>
        <w:pStyle w:val="Caption"/>
        <w:rPr>
          <w:rFonts w:ascii="Times New Roman" w:hAnsi="Times New Roman" w:cs="Times New Roman"/>
        </w:rPr>
      </w:pPr>
    </w:p>
    <w:p w14:paraId="75464637" w14:textId="36FA0A8B" w:rsidR="00E1149B" w:rsidRDefault="00C445FE" w:rsidP="00EF724B">
      <w:pPr>
        <w:spacing w:line="480" w:lineRule="auto"/>
        <w:ind w:firstLine="720"/>
        <w:contextualSpacing/>
        <w:rPr>
          <w:rFonts w:ascii="Times New Roman" w:hAnsi="Times New Roman" w:cs="Times New Roman"/>
        </w:rPr>
      </w:pPr>
      <w:r>
        <w:rPr>
          <w:rFonts w:ascii="Times New Roman" w:hAnsi="Times New Roman" w:cs="Times New Roman"/>
        </w:rPr>
        <w:t>It is possible that</w:t>
      </w:r>
      <w:r w:rsidR="00115979">
        <w:rPr>
          <w:rFonts w:ascii="Times New Roman" w:hAnsi="Times New Roman" w:cs="Times New Roman"/>
        </w:rPr>
        <w:t xml:space="preserve"> </w:t>
      </w:r>
      <w:r w:rsidR="0096701D">
        <w:rPr>
          <w:rFonts w:ascii="Times New Roman" w:hAnsi="Times New Roman" w:cs="Times New Roman"/>
        </w:rPr>
        <w:t xml:space="preserve">OM10 would succeed at capturing infants’ looking responses </w:t>
      </w:r>
      <w:r w:rsidR="00994099">
        <w:rPr>
          <w:rFonts w:ascii="Times New Roman" w:hAnsi="Times New Roman" w:cs="Times New Roman"/>
        </w:rPr>
        <w:t>in Liu and Spelke (2017) if it simulated the</w:t>
      </w:r>
      <w:r w:rsidR="002E22B1">
        <w:rPr>
          <w:rFonts w:ascii="Times New Roman" w:hAnsi="Times New Roman" w:cs="Times New Roman"/>
        </w:rPr>
        <w:t xml:space="preserve"> three experiments </w:t>
      </w:r>
      <w:r w:rsidR="00994099">
        <w:rPr>
          <w:rFonts w:ascii="Times New Roman" w:hAnsi="Times New Roman" w:cs="Times New Roman"/>
        </w:rPr>
        <w:t xml:space="preserve">in this study </w:t>
      </w:r>
      <w:r w:rsidR="002E22B1">
        <w:rPr>
          <w:rFonts w:ascii="Times New Roman" w:hAnsi="Times New Roman" w:cs="Times New Roman"/>
        </w:rPr>
        <w:t xml:space="preserve">more veridically. </w:t>
      </w:r>
      <w:r w:rsidR="000F31B9">
        <w:rPr>
          <w:rFonts w:ascii="Times New Roman" w:hAnsi="Times New Roman" w:cs="Times New Roman"/>
        </w:rPr>
        <w:t xml:space="preserve">One way </w:t>
      </w:r>
      <w:r w:rsidR="00B9268C">
        <w:rPr>
          <w:rFonts w:ascii="Times New Roman" w:hAnsi="Times New Roman" w:cs="Times New Roman"/>
        </w:rPr>
        <w:t xml:space="preserve">to achieve this </w:t>
      </w:r>
      <w:r w:rsidR="000F31B9">
        <w:rPr>
          <w:rFonts w:ascii="Times New Roman" w:hAnsi="Times New Roman" w:cs="Times New Roman"/>
        </w:rPr>
        <w:t>is by including</w:t>
      </w:r>
      <w:r w:rsidR="00603E6F">
        <w:rPr>
          <w:rFonts w:ascii="Times New Roman" w:hAnsi="Times New Roman" w:cs="Times New Roman"/>
        </w:rPr>
        <w:t xml:space="preserve"> an obstacle during the test phase </w:t>
      </w:r>
      <w:r w:rsidR="00B9268C">
        <w:rPr>
          <w:rFonts w:ascii="Times New Roman" w:hAnsi="Times New Roman" w:cs="Times New Roman"/>
        </w:rPr>
        <w:t>the simulation of</w:t>
      </w:r>
      <w:r w:rsidR="00603E6F">
        <w:rPr>
          <w:rFonts w:ascii="Times New Roman" w:hAnsi="Times New Roman" w:cs="Times New Roman"/>
        </w:rPr>
        <w:t xml:space="preserve"> Experiments 2 and 3</w:t>
      </w:r>
      <w:r w:rsidR="00997292">
        <w:rPr>
          <w:rFonts w:ascii="Times New Roman" w:hAnsi="Times New Roman" w:cs="Times New Roman"/>
        </w:rPr>
        <w:t xml:space="preserve">. </w:t>
      </w:r>
      <w:r w:rsidR="000F31B9">
        <w:rPr>
          <w:rFonts w:ascii="Times New Roman" w:hAnsi="Times New Roman" w:cs="Times New Roman"/>
        </w:rPr>
        <w:t xml:space="preserve">Another way that this can be achieved is ensuring that </w:t>
      </w:r>
      <w:r w:rsidR="00997292">
        <w:rPr>
          <w:rFonts w:ascii="Times New Roman" w:hAnsi="Times New Roman" w:cs="Times New Roman"/>
        </w:rPr>
        <w:t>obstacles</w:t>
      </w:r>
      <w:r w:rsidR="005B695F">
        <w:rPr>
          <w:rFonts w:ascii="Times New Roman" w:hAnsi="Times New Roman" w:cs="Times New Roman"/>
        </w:rPr>
        <w:t xml:space="preserve"> remains fully visible throughout the</w:t>
      </w:r>
      <w:r w:rsidR="00603E6F">
        <w:rPr>
          <w:rFonts w:ascii="Times New Roman" w:hAnsi="Times New Roman" w:cs="Times New Roman"/>
        </w:rPr>
        <w:t xml:space="preserve"> duration of the</w:t>
      </w:r>
      <w:r w:rsidR="005B695F">
        <w:rPr>
          <w:rFonts w:ascii="Times New Roman" w:hAnsi="Times New Roman" w:cs="Times New Roman"/>
        </w:rPr>
        <w:t xml:space="preserve"> habituation and test phase</w:t>
      </w:r>
      <w:r w:rsidR="000F31B9">
        <w:rPr>
          <w:rFonts w:ascii="Times New Roman" w:hAnsi="Times New Roman" w:cs="Times New Roman"/>
        </w:rPr>
        <w:t xml:space="preserve">s across all three experiments. </w:t>
      </w:r>
      <w:r w:rsidR="00997292">
        <w:rPr>
          <w:rFonts w:ascii="Times New Roman" w:hAnsi="Times New Roman" w:cs="Times New Roman"/>
        </w:rPr>
        <w:t>The revised version of OM10, OM10-2, incorporated both of these changes.</w:t>
      </w:r>
      <w:r w:rsidR="005B695F">
        <w:rPr>
          <w:rFonts w:ascii="Times New Roman" w:hAnsi="Times New Roman" w:cs="Times New Roman"/>
        </w:rPr>
        <w:t xml:space="preserve"> </w:t>
      </w:r>
      <w:r w:rsidR="00997292">
        <w:rPr>
          <w:rFonts w:ascii="Times New Roman" w:hAnsi="Times New Roman" w:cs="Times New Roman"/>
        </w:rPr>
        <w:t xml:space="preserve">Although </w:t>
      </w:r>
      <w:r w:rsidR="00E0420F">
        <w:rPr>
          <w:rFonts w:ascii="Times New Roman" w:hAnsi="Times New Roman" w:cs="Times New Roman"/>
        </w:rPr>
        <w:t xml:space="preserve">these modifications </w:t>
      </w:r>
      <w:r w:rsidR="00072A47">
        <w:rPr>
          <w:rFonts w:ascii="Times New Roman" w:hAnsi="Times New Roman" w:cs="Times New Roman"/>
        </w:rPr>
        <w:t>resulted in a slight improvement in this model’s ability to capture infants’ looked responses—networks in Experiment 3, like infants in the corresponding behavioral experiment showed more activity in the critical units for the High test event than for the Low one—</w:t>
      </w:r>
      <w:r w:rsidR="00E0420F">
        <w:rPr>
          <w:rFonts w:ascii="Times New Roman" w:hAnsi="Times New Roman" w:cs="Times New Roman"/>
        </w:rPr>
        <w:t>OM10-2’s responses during Experiments 1 and 2</w:t>
      </w:r>
      <w:r w:rsidR="00E65C1F">
        <w:rPr>
          <w:rFonts w:ascii="Times New Roman" w:hAnsi="Times New Roman" w:cs="Times New Roman"/>
        </w:rPr>
        <w:t xml:space="preserve"> </w:t>
      </w:r>
      <w:r w:rsidR="00E0420F">
        <w:rPr>
          <w:rFonts w:ascii="Times New Roman" w:hAnsi="Times New Roman" w:cs="Times New Roman"/>
        </w:rPr>
        <w:t xml:space="preserve">diverged from those of ALIAS and infants. </w:t>
      </w:r>
      <w:r w:rsidR="005B2D7A">
        <w:rPr>
          <w:rFonts w:ascii="Times New Roman" w:hAnsi="Times New Roman" w:cs="Times New Roman"/>
        </w:rPr>
        <w:t>In Experiment 1,</w:t>
      </w:r>
      <w:r w:rsidR="00E65C1F">
        <w:rPr>
          <w:rFonts w:ascii="Times New Roman" w:hAnsi="Times New Roman" w:cs="Times New Roman"/>
        </w:rPr>
        <w:t xml:space="preserve"> for example, the critical units were activated to a greater extent during the </w:t>
      </w:r>
      <w:r w:rsidR="005B2D7A">
        <w:rPr>
          <w:rFonts w:ascii="Times New Roman" w:hAnsi="Times New Roman" w:cs="Times New Roman"/>
        </w:rPr>
        <w:t>Low</w:t>
      </w:r>
      <w:r w:rsidR="00E65C1F">
        <w:rPr>
          <w:rFonts w:ascii="Times New Roman" w:hAnsi="Times New Roman" w:cs="Times New Roman"/>
        </w:rPr>
        <w:t xml:space="preserve"> test event than during the </w:t>
      </w:r>
      <w:r w:rsidR="005B2D7A">
        <w:rPr>
          <w:rFonts w:ascii="Times New Roman" w:hAnsi="Times New Roman" w:cs="Times New Roman"/>
        </w:rPr>
        <w:t>High</w:t>
      </w:r>
      <w:r w:rsidR="00E65C1F">
        <w:rPr>
          <w:rFonts w:ascii="Times New Roman" w:hAnsi="Times New Roman" w:cs="Times New Roman"/>
        </w:rPr>
        <w:t xml:space="preserve"> test event.</w:t>
      </w:r>
      <w:r w:rsidR="005B2D7A">
        <w:rPr>
          <w:rFonts w:ascii="Times New Roman" w:hAnsi="Times New Roman" w:cs="Times New Roman"/>
        </w:rPr>
        <w:t xml:space="preserve"> The reverse pattern was observed in Experiment 2</w:t>
      </w:r>
      <w:r w:rsidR="00B42A6F">
        <w:rPr>
          <w:rFonts w:ascii="Times New Roman" w:hAnsi="Times New Roman" w:cs="Times New Roman"/>
        </w:rPr>
        <w:t>; that is, the critical units</w:t>
      </w:r>
      <w:r w:rsidR="005B2D7A">
        <w:rPr>
          <w:rFonts w:ascii="Times New Roman" w:hAnsi="Times New Roman" w:cs="Times New Roman"/>
        </w:rPr>
        <w:t xml:space="preserve"> were activated to a greater extent during the High test event than the Low test event.</w:t>
      </w:r>
      <w:r w:rsidR="00E65C1F">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OM10’s fidelity to the</w:t>
      </w:r>
      <w:r w:rsidR="004A3269">
        <w:rPr>
          <w:rFonts w:ascii="Times New Roman" w:hAnsi="Times New Roman" w:cs="Times New Roman"/>
        </w:rPr>
        <w:t xml:space="preserve"> task structure of Experiments 1-3 in Liu and Spelke (2017) is insufficient to reproduce infants’ looking responses.</w:t>
      </w:r>
      <w:r w:rsidR="005B2D7A">
        <w:rPr>
          <w:rFonts w:ascii="Times New Roman" w:hAnsi="Times New Roman" w:cs="Times New Roman"/>
        </w:rPr>
        <w:t xml:space="preserve"> </w:t>
      </w:r>
      <w:r w:rsidR="00992137" w:rsidRPr="00992137">
        <w:rPr>
          <w:rFonts w:ascii="Times New Roman" w:hAnsi="Times New Roman" w:cs="Times New Roman"/>
        </w:rPr>
        <w:t>Instead, they point to a more fundamental limitation in the model’s ability to account for infants’ behavior in this study and in action-understanding studies more generally.</w:t>
      </w: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353CF506"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Pr="009B5320">
        <w:rPr>
          <w:rFonts w:ascii="Times New Roman" w:hAnsi="Times New Roman" w:cs="Times New Roman"/>
          <w:b/>
          <w:bCs/>
          <w:i w:val="0"/>
          <w:iCs w:val="0"/>
          <w:noProof/>
          <w:color w:val="auto"/>
          <w:sz w:val="24"/>
          <w:szCs w:val="24"/>
        </w:rPr>
        <w:t>17</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ALIAS-2.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High (i.e., high, inefficient) and Low (i.e., low, efficient)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These experiments correspond to those in Liu and Spelke (2017).</w:t>
      </w:r>
    </w:p>
    <w:p w14:paraId="5A1552E6" w14:textId="77777777" w:rsidR="00F61C53" w:rsidRPr="00F61C53" w:rsidRDefault="00F61C53" w:rsidP="00F61C53"/>
    <w:p w14:paraId="2BE4A8DF" w14:textId="57E4D802" w:rsidR="0019688A" w:rsidRDefault="00994099" w:rsidP="005A2886">
      <w:pPr>
        <w:spacing w:line="480" w:lineRule="auto"/>
        <w:ind w:firstLine="720"/>
        <w:contextualSpacing/>
        <w:rPr>
          <w:ins w:id="534" w:author="Benton, Deon" w:date="2026-04-28T16:18:00Z" w16du:dateUtc="2026-04-28T21:18:00Z"/>
          <w:rFonts w:ascii="Times New Roman" w:hAnsi="Times New Roman" w:cs="Times New Roman"/>
        </w:rPr>
      </w:pPr>
      <w:r>
        <w:rPr>
          <w:rFonts w:ascii="Times New Roman" w:hAnsi="Times New Roman" w:cs="Times New Roman"/>
        </w:rPr>
        <w:t xml:space="preserve">The fact that ALIAS succeeded in reproducing infants’ looking responses across the three experiments in Liu and Spelke (2017) suggests that associative learning </w:t>
      </w:r>
      <w:r w:rsidR="000A2761">
        <w:rPr>
          <w:rFonts w:ascii="Times New Roman" w:hAnsi="Times New Roman" w:cs="Times New Roman"/>
        </w:rPr>
        <w:t xml:space="preserve">may be sufficient </w:t>
      </w:r>
      <w:r w:rsidR="00040898">
        <w:rPr>
          <w:rFonts w:ascii="Times New Roman" w:hAnsi="Times New Roman" w:cs="Times New Roman"/>
        </w:rPr>
        <w:t>to account for these responses</w:t>
      </w:r>
      <w:r w:rsidR="000A2761">
        <w:rPr>
          <w:rFonts w:ascii="Times New Roman" w:hAnsi="Times New Roman" w:cs="Times New Roman"/>
        </w:rPr>
        <w:t xml:space="preserve">. However, because this model also </w:t>
      </w:r>
      <w:r w:rsidR="00040898">
        <w:rPr>
          <w:rFonts w:ascii="Times New Roman" w:hAnsi="Times New Roman" w:cs="Times New Roman"/>
        </w:rPr>
        <w:t xml:space="preserve">incorporated </w:t>
      </w:r>
      <w:r w:rsidR="000A2761">
        <w:rPr>
          <w:rFonts w:ascii="Times New Roman" w:hAnsi="Times New Roman" w:cs="Times New Roman"/>
        </w:rPr>
        <w:t xml:space="preserve">differential barrier salience, it is possible that </w:t>
      </w:r>
      <w:r w:rsidR="00040898">
        <w:rPr>
          <w:rFonts w:ascii="Times New Roman" w:hAnsi="Times New Roman" w:cs="Times New Roman"/>
        </w:rPr>
        <w:t xml:space="preserve">its success </w:t>
      </w:r>
      <w:r w:rsidR="007B0151">
        <w:rPr>
          <w:rFonts w:ascii="Times New Roman" w:hAnsi="Times New Roman" w:cs="Times New Roman"/>
        </w:rPr>
        <w:t>depended on</w:t>
      </w:r>
      <w:r w:rsidR="00040898">
        <w:rPr>
          <w:rFonts w:ascii="Times New Roman" w:hAnsi="Times New Roman" w:cs="Times New Roman"/>
        </w:rPr>
        <w:t xml:space="preserve"> associative learning </w:t>
      </w:r>
      <w:r w:rsidR="007B0151">
        <w:rPr>
          <w:rFonts w:ascii="Times New Roman" w:hAnsi="Times New Roman" w:cs="Times New Roman"/>
        </w:rPr>
        <w:t>and this additional assumption.</w:t>
      </w:r>
      <w:r w:rsidR="00040898">
        <w:rPr>
          <w:rFonts w:ascii="Times New Roman" w:hAnsi="Times New Roman" w:cs="Times New Roman"/>
        </w:rPr>
        <w:t xml:space="preserve"> </w:t>
      </w:r>
      <w:r w:rsidR="00EF64EB">
        <w:rPr>
          <w:rFonts w:ascii="Times New Roman" w:hAnsi="Times New Roman" w:cs="Times New Roman"/>
        </w:rPr>
        <w:t>The performance of ALIAS-2—</w:t>
      </w:r>
      <w:r w:rsidR="007B0151">
        <w:rPr>
          <w:rFonts w:ascii="Times New Roman" w:hAnsi="Times New Roman" w:cs="Times New Roman"/>
        </w:rPr>
        <w:t>which</w:t>
      </w:r>
      <w:r w:rsidR="000D755C">
        <w:rPr>
          <w:rFonts w:ascii="Times New Roman" w:hAnsi="Times New Roman" w:cs="Times New Roman"/>
        </w:rPr>
        <w:t xml:space="preserve"> omits differential barrier salience—was examined to shed light on this question.</w:t>
      </w:r>
      <w:r w:rsidR="002D51F7">
        <w:rPr>
          <w:rFonts w:ascii="Times New Roman" w:hAnsi="Times New Roman" w:cs="Times New Roman"/>
        </w:rPr>
        <w:t xml:space="preserve"> </w:t>
      </w:r>
      <w:r w:rsidR="0021682D">
        <w:rPr>
          <w:rFonts w:ascii="Times New Roman" w:hAnsi="Times New Roman" w:cs="Times New Roman"/>
        </w:rPr>
        <w:t>Figure 17 depicts the performance of this model</w:t>
      </w:r>
      <w:r w:rsidR="002D51F7">
        <w:rPr>
          <w:rFonts w:ascii="Times New Roman" w:hAnsi="Times New Roman" w:cs="Times New Roman"/>
        </w:rPr>
        <w:t>.</w:t>
      </w:r>
      <w:r w:rsidR="00E92E04">
        <w:rPr>
          <w:rFonts w:ascii="Times New Roman" w:hAnsi="Times New Roman" w:cs="Times New Roman"/>
        </w:rPr>
        <w:t xml:space="preserve"> The pattern of performance—which is shown in Figure 17—is clear: Networks in Experiments 1 and 3 produced greater error to the High test event than the Low test event, whereas networks in Experiment 2 produced roughly equivalent error to both test events. </w:t>
      </w:r>
      <w:r w:rsidR="00150C8F">
        <w:rPr>
          <w:rFonts w:ascii="Times New Roman" w:hAnsi="Times New Roman" w:cs="Times New Roman"/>
        </w:rPr>
        <w:t>These responses are notable not only because</w:t>
      </w:r>
      <w:r w:rsidR="00E92E04">
        <w:rPr>
          <w:rFonts w:ascii="Times New Roman" w:hAnsi="Times New Roman" w:cs="Times New Roman"/>
        </w:rPr>
        <w:t xml:space="preserve"> </w:t>
      </w:r>
      <w:r w:rsidR="00150C8F">
        <w:rPr>
          <w:rFonts w:ascii="Times New Roman" w:hAnsi="Times New Roman" w:cs="Times New Roman"/>
        </w:rPr>
        <w:t>they qualitatively match</w:t>
      </w:r>
      <w:r w:rsidR="00E92E04">
        <w:rPr>
          <w:rFonts w:ascii="Times New Roman" w:hAnsi="Times New Roman" w:cs="Times New Roman"/>
        </w:rPr>
        <w:t xml:space="preserve"> those of ALIAS and infants, but it suggests that </w:t>
      </w:r>
      <w:r w:rsidR="007B0151">
        <w:rPr>
          <w:rFonts w:ascii="Times New Roman" w:hAnsi="Times New Roman" w:cs="Times New Roman"/>
        </w:rPr>
        <w:t xml:space="preserve">associative learning alone is sufficient to </w:t>
      </w:r>
      <w:r w:rsidR="0021682D">
        <w:rPr>
          <w:rFonts w:ascii="Times New Roman" w:hAnsi="Times New Roman" w:cs="Times New Roman"/>
        </w:rPr>
        <w:t xml:space="preserve">account for infants’ looking responses across in Liu and </w:t>
      </w:r>
      <w:r w:rsidR="0021682D">
        <w:rPr>
          <w:rFonts w:ascii="Times New Roman" w:hAnsi="Times New Roman" w:cs="Times New Roman"/>
        </w:rPr>
        <w:lastRenderedPageBreak/>
        <w:t>Spelke (2017)</w:t>
      </w:r>
      <w:r w:rsidR="00150C8F">
        <w:rPr>
          <w:rFonts w:ascii="Times New Roman" w:hAnsi="Times New Roman" w:cs="Times New Roman"/>
        </w:rPr>
        <w:t xml:space="preserve">; it is not necessary to include addition assumptions </w:t>
      </w:r>
      <w:r w:rsidR="009B5320">
        <w:rPr>
          <w:rFonts w:ascii="Times New Roman" w:hAnsi="Times New Roman" w:cs="Times New Roman"/>
        </w:rPr>
        <w:t xml:space="preserve">about the salience of barriers in different positions. </w:t>
      </w:r>
    </w:p>
    <w:p w14:paraId="42D6DEDD" w14:textId="6BD97998" w:rsidR="00F0668E"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FD25D6" w:rsidRPr="00FD25D6">
        <w:rPr>
          <w:rFonts w:ascii="Times New Roman" w:hAnsi="Times New Roman" w:cs="Times New Roman"/>
        </w:rPr>
        <w:t>The goal of this simulation was to examine whether ALIAS could be extended to explain a set of results that, before now, were interpreted to mean that infants represent action efficiency in a graded or continuous manner. The results revealed that ALIAS succeeded in qualitatively reproducing infants’ looking responses across the three experiments reported in Liu and Spelke (2017). To clarify whether the success of this model was due to associative learning alone, the performance of a version of this model that omitted differential barrier salience—called ALIAS-2—was evaluated. Here too it was the case that ALIAS-2’s performance qualitatively matched that of infants in Liu and Spelke (2017). This suggests that associative learning alone is sufficient to capture the findings in this study. At the same time, the fact that ALIAS-2 was unable to replicate the first two target findings indicates that additional assumptions—in addition to associative learning—are required to capture the full range of findings in the infant literature on action understanding. One assumption relates to the differential salience of barriers: In events that include arced motion, barriers located peripherally to this motion are less visually salient than those located directly beneath it. The other assumption is that infants’ patterns of looking in a typical action-understanding study are shaped by the amount of real-world experience they have processing different kinds of actions.</w:t>
      </w:r>
    </w:p>
    <w:p w14:paraId="3570B0DF" w14:textId="26F73CC7" w:rsidR="006B67C9" w:rsidRDefault="00252FF3" w:rsidP="00E407C6">
      <w:pPr>
        <w:spacing w:line="480" w:lineRule="auto"/>
        <w:contextualSpacing/>
        <w:rPr>
          <w:rFonts w:ascii="Times New Roman" w:hAnsi="Times New Roman" w:cs="Times New Roman"/>
        </w:rPr>
      </w:pPr>
      <w:r>
        <w:rPr>
          <w:rFonts w:ascii="Times New Roman" w:hAnsi="Times New Roman" w:cs="Times New Roman"/>
        </w:rPr>
        <w:tab/>
      </w:r>
      <w:r w:rsidR="00CF3BF7" w:rsidRPr="00CF3BF7">
        <w:rPr>
          <w:rFonts w:ascii="Times New Roman" w:hAnsi="Times New Roman" w:cs="Times New Roman"/>
        </w:rPr>
        <w:t xml:space="preserve">In contrast to the success of ALIAS and ALIAS-2, OM10 was unable to reproduce infants’ looking responses in Liu and Spelke (2017). Although OM10-2 performed slightly better than OM10, it too was unable to account for all of the data in this study. That even OM10-2—a model that more closely mirrors the surface features of the tasks it simulates—failed to account for infants’ looking responses in this study is notable because it suggests that simply improving a </w:t>
      </w:r>
      <w:r w:rsidR="00CF3BF7" w:rsidRPr="00CF3BF7">
        <w:rPr>
          <w:rFonts w:ascii="Times New Roman" w:hAnsi="Times New Roman" w:cs="Times New Roman"/>
        </w:rPr>
        <w:lastRenderedPageBreak/>
        <w:t>connectionist model’s fidelity to the task structure is insufficient. A successful model must additionally capture the underlying processes and incorporate key assumptions that are presumed to give rise to infants’ behavior in studies that assess their action understanding.</w:t>
      </w:r>
    </w:p>
    <w:p w14:paraId="03AFDF57" w14:textId="7B4A3A19" w:rsidR="00BF2F6B" w:rsidRDefault="00C51108" w:rsidP="00524642">
      <w:pPr>
        <w:spacing w:line="480" w:lineRule="auto"/>
        <w:contextualSpacing/>
        <w:rPr>
          <w:rFonts w:ascii="Times New Roman" w:hAnsi="Times New Roman" w:cs="Times New Roman"/>
        </w:rPr>
      </w:pPr>
      <w:r>
        <w:rPr>
          <w:rFonts w:ascii="Times New Roman" w:hAnsi="Times New Roman" w:cs="Times New Roman"/>
        </w:rPr>
        <w:tab/>
      </w:r>
      <w:r w:rsidR="0094338E" w:rsidRPr="0094338E">
        <w:rPr>
          <w:rFonts w:ascii="Times New Roman" w:hAnsi="Times New Roman" w:cs="Times New Roman"/>
        </w:rPr>
        <w:t>The implementations of ALIAS evaluated thus far were designed to account for the looking behavior of infants who, because of their age, enter action-understanding studies with considerable experience processing actions in the real world. Yet, before ALIAS can be considered a truly general account of infants’ looking behavior in studies on this topic, it must also be able to explain findings from prior work demonstrating that much younger infants</w:t>
      </w:r>
      <w:r w:rsidR="0022270A">
        <w:rPr>
          <w:rFonts w:ascii="Times New Roman" w:hAnsi="Times New Roman" w:cs="Times New Roman"/>
        </w:rPr>
        <w:t xml:space="preserve"> </w:t>
      </w:r>
      <w:r w:rsidR="0094338E" w:rsidRPr="0094338E">
        <w:rPr>
          <w:rFonts w:ascii="Times New Roman" w:hAnsi="Times New Roman" w:cs="Times New Roman"/>
        </w:rPr>
        <w:t xml:space="preserve">exhibited patterns of looking similar to those of older infants. For example, Skerry et al. (2013) found that </w:t>
      </w:r>
      <w:r w:rsidR="004E14BF">
        <w:rPr>
          <w:rFonts w:ascii="Times New Roman" w:hAnsi="Times New Roman" w:cs="Times New Roman"/>
        </w:rPr>
        <w:t>prior</w:t>
      </w:r>
      <w:r w:rsidR="0094338E" w:rsidRPr="0094338E">
        <w:rPr>
          <w:rFonts w:ascii="Times New Roman" w:hAnsi="Times New Roman" w:cs="Times New Roman"/>
        </w:rPr>
        <w:t xml:space="preserve"> direct </w:t>
      </w:r>
      <w:r w:rsidR="000107A5">
        <w:rPr>
          <w:rFonts w:ascii="Times New Roman" w:hAnsi="Times New Roman" w:cs="Times New Roman"/>
        </w:rPr>
        <w:t>“</w:t>
      </w:r>
      <w:r w:rsidR="0094338E" w:rsidRPr="0094338E">
        <w:rPr>
          <w:rFonts w:ascii="Times New Roman" w:hAnsi="Times New Roman" w:cs="Times New Roman"/>
        </w:rPr>
        <w:t>sticky mittens</w:t>
      </w:r>
      <w:r w:rsidR="000107A5">
        <w:rPr>
          <w:rFonts w:ascii="Times New Roman" w:hAnsi="Times New Roman" w:cs="Times New Roman"/>
        </w:rPr>
        <w:t>”</w:t>
      </w:r>
      <w:r w:rsidR="0094338E" w:rsidRPr="0094338E">
        <w:rPr>
          <w:rFonts w:ascii="Times New Roman" w:hAnsi="Times New Roman" w:cs="Times New Roman"/>
        </w:rPr>
        <w:t xml:space="preserve"> experience was sufficient to elicit this pattern of looking in pre-reaching 3-month-olds</w:t>
      </w:r>
      <w:r w:rsidR="0094338E">
        <w:rPr>
          <w:rFonts w:ascii="Times New Roman" w:hAnsi="Times New Roman" w:cs="Times New Roman"/>
        </w:rPr>
        <w:t>.</w:t>
      </w:r>
      <w:r w:rsidR="00C52F5E">
        <w:rPr>
          <w:rFonts w:ascii="Times New Roman" w:hAnsi="Times New Roman" w:cs="Times New Roman"/>
        </w:rPr>
        <w:t xml:space="preserve"> Given that 3-month-olds </w:t>
      </w:r>
      <w:r w:rsidR="004379DF">
        <w:rPr>
          <w:rFonts w:ascii="Times New Roman" w:hAnsi="Times New Roman" w:cs="Times New Roman"/>
        </w:rPr>
        <w:t xml:space="preserve">necessarily </w:t>
      </w:r>
      <w:r w:rsidR="00C52F5E">
        <w:rPr>
          <w:rFonts w:ascii="Times New Roman" w:hAnsi="Times New Roman" w:cs="Times New Roman"/>
        </w:rPr>
        <w:t xml:space="preserve">have had less experience </w:t>
      </w:r>
      <w:r w:rsidR="004379DF">
        <w:rPr>
          <w:rFonts w:ascii="Times New Roman" w:hAnsi="Times New Roman" w:cs="Times New Roman"/>
        </w:rPr>
        <w:t xml:space="preserve">processing </w:t>
      </w:r>
      <w:r w:rsidR="00C52F5E">
        <w:rPr>
          <w:rFonts w:ascii="Times New Roman" w:hAnsi="Times New Roman" w:cs="Times New Roman"/>
        </w:rPr>
        <w:t xml:space="preserve">other’s actions than older infants, </w:t>
      </w:r>
      <w:r w:rsidR="0022270A">
        <w:rPr>
          <w:rFonts w:ascii="Times New Roman" w:hAnsi="Times New Roman" w:cs="Times New Roman"/>
        </w:rPr>
        <w:t>it is unlikely that</w:t>
      </w:r>
      <w:r w:rsidR="005E6317">
        <w:rPr>
          <w:rFonts w:ascii="Times New Roman" w:hAnsi="Times New Roman" w:cs="Times New Roman"/>
        </w:rPr>
        <w:t xml:space="preserve"> these </w:t>
      </w:r>
      <w:r w:rsidR="009A1345">
        <w:rPr>
          <w:rFonts w:ascii="Times New Roman" w:hAnsi="Times New Roman" w:cs="Times New Roman"/>
        </w:rPr>
        <w:t>looking patterns arise</w:t>
      </w:r>
      <w:r w:rsidR="005E6317">
        <w:rPr>
          <w:rFonts w:ascii="Times New Roman" w:hAnsi="Times New Roman" w:cs="Times New Roman"/>
        </w:rPr>
        <w:t xml:space="preserve"> solely from extensive</w:t>
      </w:r>
      <w:r w:rsidR="000107A5">
        <w:rPr>
          <w:rFonts w:ascii="Times New Roman" w:hAnsi="Times New Roman" w:cs="Times New Roman"/>
        </w:rPr>
        <w:t>, real-world action processing</w:t>
      </w:r>
      <w:r w:rsidR="005E6317">
        <w:rPr>
          <w:rFonts w:ascii="Times New Roman" w:hAnsi="Times New Roman" w:cs="Times New Roman"/>
        </w:rPr>
        <w:t xml:space="preserve"> </w:t>
      </w:r>
      <w:r w:rsidR="009B142C">
        <w:rPr>
          <w:rFonts w:ascii="Times New Roman" w:hAnsi="Times New Roman" w:cs="Times New Roman"/>
        </w:rPr>
        <w:t>experience</w:t>
      </w:r>
      <w:r w:rsidR="005E6317">
        <w:rPr>
          <w:rFonts w:ascii="Times New Roman" w:hAnsi="Times New Roman" w:cs="Times New Roman"/>
        </w:rPr>
        <w:t>.</w:t>
      </w:r>
      <w:r w:rsidR="0022270A">
        <w:rPr>
          <w:rFonts w:ascii="Times New Roman" w:hAnsi="Times New Roman" w:cs="Times New Roman"/>
        </w:rPr>
        <w:t xml:space="preserve"> </w:t>
      </w:r>
    </w:p>
    <w:p w14:paraId="517D46F9" w14:textId="5DFB69FF" w:rsidR="00B961F3" w:rsidDel="00B4247F" w:rsidRDefault="00FD1459" w:rsidP="00B4247F">
      <w:pPr>
        <w:spacing w:line="480" w:lineRule="auto"/>
        <w:ind w:firstLine="720"/>
        <w:contextualSpacing/>
        <w:rPr>
          <w:del w:id="535" w:author="Benton, Deon" w:date="2026-05-01T21:05:00Z" w16du:dateUtc="2026-05-02T02:05:00Z"/>
          <w:rFonts w:ascii="Times New Roman" w:hAnsi="Times New Roman" w:cs="Times New Roman"/>
        </w:rPr>
      </w:pPr>
      <w:r w:rsidRPr="00FD1459">
        <w:rPr>
          <w:rFonts w:ascii="Times New Roman" w:hAnsi="Times New Roman" w:cs="Times New Roman"/>
        </w:rPr>
        <w:t xml:space="preserve">As outlined in the Introduction, it may not be necessary to posit extensive, real-world action-processing experience </w:t>
      </w:r>
      <w:ins w:id="536" w:author="Benton, Deon" w:date="2026-05-01T21:01:00Z" w16du:dateUtc="2026-05-02T02:01:00Z">
        <w:r w:rsidR="00B4247F">
          <w:rPr>
            <w:rFonts w:ascii="Times New Roman" w:hAnsi="Times New Roman" w:cs="Times New Roman"/>
          </w:rPr>
          <w:t>to explain infants’ performance</w:t>
        </w:r>
      </w:ins>
      <w:r w:rsidRPr="00FD1459">
        <w:rPr>
          <w:rFonts w:ascii="Times New Roman" w:hAnsi="Times New Roman" w:cs="Times New Roman"/>
        </w:rPr>
        <w:t xml:space="preserve"> in Skerry et al. (2013). This is because features of the sticky-mittens task itself</w:t>
      </w:r>
      <w:ins w:id="537" w:author="Benton, Deon" w:date="2026-05-01T21:02:00Z" w16du:dateUtc="2026-05-02T02:02:00Z">
        <w:r w:rsidR="00B4247F">
          <w:rPr>
            <w:rFonts w:ascii="Times New Roman" w:hAnsi="Times New Roman" w:cs="Times New Roman"/>
          </w:rPr>
          <w:t xml:space="preserve"> </w:t>
        </w:r>
      </w:ins>
      <w:r w:rsidRPr="00FD1459">
        <w:rPr>
          <w:rFonts w:ascii="Times New Roman" w:hAnsi="Times New Roman" w:cs="Times New Roman"/>
        </w:rPr>
        <w:t xml:space="preserve">could clarify how the looking behavior of pre-reaching 3-month-olds </w:t>
      </w:r>
      <w:r w:rsidR="00136229" w:rsidRPr="00FD1459">
        <w:rPr>
          <w:rFonts w:ascii="Times New Roman" w:hAnsi="Times New Roman" w:cs="Times New Roman"/>
        </w:rPr>
        <w:t>can</w:t>
      </w:r>
      <w:r w:rsidRPr="00FD1459">
        <w:rPr>
          <w:rFonts w:ascii="Times New Roman" w:hAnsi="Times New Roman" w:cs="Times New Roman"/>
        </w:rPr>
        <w:t xml:space="preserve"> mirror that of older infants. </w:t>
      </w:r>
      <w:ins w:id="538" w:author="Benton, Deon" w:date="2026-05-01T21:02:00Z" w16du:dateUtc="2026-05-02T02:02:00Z">
        <w:r w:rsidR="00B4247F">
          <w:rPr>
            <w:rFonts w:ascii="Times New Roman" w:hAnsi="Times New Roman" w:cs="Times New Roman"/>
          </w:rPr>
          <w:t>The crux of the idea is</w:t>
        </w:r>
      </w:ins>
      <w:r w:rsidRPr="00FD1459">
        <w:rPr>
          <w:rFonts w:ascii="Times New Roman" w:hAnsi="Times New Roman" w:cs="Times New Roman"/>
        </w:rPr>
        <w:t xml:space="preserve"> that action experience that is effective—such as when a Velcro-covered ball adheres to Velcro-covered mittens—might temporarily heighten infants’ attention to, and encoding of, the</w:t>
      </w:r>
      <w:ins w:id="539" w:author="Benton, Deon" w:date="2026-05-01T21:03:00Z" w16du:dateUtc="2026-05-02T02:03:00Z">
        <w:r w:rsidR="00B4247F">
          <w:rPr>
            <w:rFonts w:ascii="Times New Roman" w:hAnsi="Times New Roman" w:cs="Times New Roman"/>
          </w:rPr>
          <w:t xml:space="preserve"> surface features of </w:t>
        </w:r>
      </w:ins>
      <w:ins w:id="540" w:author="Benton, Deon" w:date="2026-05-01T21:04:00Z" w16du:dateUtc="2026-05-02T02:04:00Z">
        <w:r w:rsidR="00B4247F">
          <w:rPr>
            <w:rFonts w:ascii="Times New Roman" w:hAnsi="Times New Roman" w:cs="Times New Roman"/>
          </w:rPr>
          <w:t>the</w:t>
        </w:r>
      </w:ins>
      <w:r w:rsidRPr="00FD1459">
        <w:rPr>
          <w:rFonts w:ascii="Times New Roman" w:hAnsi="Times New Roman" w:cs="Times New Roman"/>
        </w:rPr>
        <w:t xml:space="preserve"> </w:t>
      </w:r>
      <w:ins w:id="541" w:author="Benton, Deon" w:date="2026-05-01T21:04:00Z" w16du:dateUtc="2026-05-02T02:04:00Z">
        <w:r w:rsidR="00B4247F">
          <w:rPr>
            <w:rFonts w:ascii="Times New Roman" w:hAnsi="Times New Roman" w:cs="Times New Roman"/>
          </w:rPr>
          <w:t>ball</w:t>
        </w:r>
        <w:r w:rsidR="00B4247F" w:rsidRPr="00FD1459">
          <w:rPr>
            <w:rFonts w:ascii="Times New Roman" w:hAnsi="Times New Roman" w:cs="Times New Roman"/>
          </w:rPr>
          <w:t xml:space="preserve"> </w:t>
        </w:r>
      </w:ins>
      <w:r w:rsidRPr="00FD1459">
        <w:rPr>
          <w:rFonts w:ascii="Times New Roman" w:hAnsi="Times New Roman" w:cs="Times New Roman"/>
        </w:rPr>
        <w:t xml:space="preserve">as well as the geometry and trajectory of their own mostly direct and nearly linear reaches. A prototypical representation of these reaches could emerge if, as is the case in these studies, infants are allowed to engage in multiple reaching attempts. If infants subsequently observe an action whose geometry and trajectory overlap with this representation, it may be </w:t>
      </w:r>
      <w:r w:rsidRPr="00FD1459">
        <w:rPr>
          <w:rFonts w:ascii="Times New Roman" w:hAnsi="Times New Roman" w:cs="Times New Roman"/>
        </w:rPr>
        <w:lastRenderedPageBreak/>
        <w:t>perceived as familiar because, due to this overlap, the observed action reactivates the same representational units that encoded the infant’s own reaches during the action phase. Actions that deviate from this representation—such as arced reaches—may fail to reactivate these units to the same extent and, as such, elicit longer looks because they require additional encoding before they are perceived as familiar.</w:t>
      </w:r>
      <w:ins w:id="542"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 </w:t>
      </w:r>
      <w:ins w:id="543" w:author="Benton, Deon" w:date="2026-05-01T21:05:00Z" w16du:dateUtc="2026-05-02T02:05:00Z">
        <w:r w:rsidR="00B4247F">
          <w:rPr>
            <w:rFonts w:ascii="Times New Roman" w:hAnsi="Times New Roman" w:cs="Times New Roman"/>
          </w:rPr>
          <w:t>Simulation 5 was carried out</w:t>
        </w:r>
      </w:ins>
      <w:r w:rsidR="00F222BE">
        <w:rPr>
          <w:rFonts w:ascii="Times New Roman" w:hAnsi="Times New Roman" w:cs="Times New Roman"/>
        </w:rPr>
        <w:t xml:space="preserve"> to test whether this account</w:t>
      </w:r>
      <w:ins w:id="544"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is sufficient to explain the performance of pre-reaching infants in these studies. </w:t>
      </w:r>
      <w:ins w:id="545" w:author="Benton, Deon" w:date="2026-05-01T21:07:00Z" w16du:dateUtc="2026-05-02T02:07:00Z">
        <w:r w:rsidR="00B4247F">
          <w:rPr>
            <w:rFonts w:ascii="Times New Roman" w:hAnsi="Times New Roman" w:cs="Times New Roman"/>
          </w:rPr>
          <w:t>It i</w:t>
        </w:r>
      </w:ins>
      <w:ins w:id="546" w:author="Benton, Deon" w:date="2026-05-01T21:08:00Z" w16du:dateUtc="2026-05-02T02:08:00Z">
        <w:r w:rsidR="00B4247F">
          <w:rPr>
            <w:rFonts w:ascii="Times New Roman" w:hAnsi="Times New Roman" w:cs="Times New Roman"/>
          </w:rPr>
          <w:t>s worth noting that because</w:t>
        </w:r>
      </w:ins>
      <w:ins w:id="547" w:author="Benton, Deon" w:date="2026-05-01T21:09:00Z" w16du:dateUtc="2026-05-02T02:09:00Z">
        <w:r w:rsidR="00F61EFC">
          <w:rPr>
            <w:rFonts w:ascii="Times New Roman" w:hAnsi="Times New Roman" w:cs="Times New Roman"/>
          </w:rPr>
          <w:t xml:space="preserve"> there is no way to model developmental age with</w:t>
        </w:r>
      </w:ins>
      <w:ins w:id="548" w:author="Benton, Deon" w:date="2026-05-01T21:08:00Z" w16du:dateUtc="2026-05-02T02:08:00Z">
        <w:r w:rsidR="00B4247F">
          <w:rPr>
            <w:rFonts w:ascii="Times New Roman" w:hAnsi="Times New Roman" w:cs="Times New Roman"/>
          </w:rPr>
          <w:t xml:space="preserve"> OM10</w:t>
        </w:r>
      </w:ins>
      <w:ins w:id="549" w:author="Benton, Deon" w:date="2026-05-01T21:10:00Z" w16du:dateUtc="2026-05-02T02:10:00Z">
        <w:r w:rsidR="00F61EFC">
          <w:rPr>
            <w:rFonts w:ascii="Times New Roman" w:hAnsi="Times New Roman" w:cs="Times New Roman"/>
          </w:rPr>
          <w:t xml:space="preserve">, the performance of ALIAS </w:t>
        </w:r>
      </w:ins>
      <w:ins w:id="550" w:author="Benton, Deon" w:date="2026-05-01T21:11:00Z" w16du:dateUtc="2026-05-02T02:11:00Z">
        <w:r w:rsidR="00F61EFC">
          <w:rPr>
            <w:rFonts w:ascii="Times New Roman" w:hAnsi="Times New Roman" w:cs="Times New Roman"/>
          </w:rPr>
          <w:t>and ALIAS-2 was not compared to that of OM10 or OM10-2.</w:t>
        </w:r>
      </w:ins>
      <w:ins w:id="551" w:author="Benton, Deon" w:date="2026-05-01T21:12:00Z" w16du:dateUtc="2026-05-02T02:12:00Z">
        <w:r w:rsidR="00F61EFC">
          <w:rPr>
            <w:rFonts w:ascii="Times New Roman" w:hAnsi="Times New Roman" w:cs="Times New Roman"/>
          </w:rPr>
          <w:t xml:space="preserve"> </w:t>
        </w:r>
      </w:ins>
      <w:ins w:id="552" w:author="Benton, Deon" w:date="2026-05-01T21:08:00Z" w16du:dateUtc="2026-05-02T02:08:00Z">
        <w:r w:rsidR="00B4247F">
          <w:rPr>
            <w:rFonts w:ascii="Times New Roman" w:hAnsi="Times New Roman" w:cs="Times New Roman"/>
          </w:rPr>
          <w:t xml:space="preserve"> </w:t>
        </w:r>
      </w:ins>
      <w:ins w:id="553" w:author="Benton, Deon" w:date="2026-05-01T21:21:00Z" w16du:dateUtc="2026-05-02T02:21:00Z">
        <w:r w:rsidR="009A111D">
          <w:rPr>
            <w:rFonts w:ascii="Times New Roman" w:hAnsi="Times New Roman" w:cs="Times New Roman"/>
          </w:rPr>
          <w:t xml:space="preserve">In general, </w:t>
        </w:r>
      </w:ins>
      <w:ins w:id="554" w:author="Benton, Deon" w:date="2026-05-01T21:19:00Z" w16du:dateUtc="2026-05-02T02:19:00Z">
        <w:r w:rsidR="009A111D">
          <w:rPr>
            <w:rFonts w:ascii="Times New Roman" w:hAnsi="Times New Roman" w:cs="Times New Roman"/>
          </w:rPr>
          <w:t>OM10</w:t>
        </w:r>
      </w:ins>
      <w:ins w:id="555" w:author="Benton, Deon" w:date="2026-05-01T21:21:00Z" w16du:dateUtc="2026-05-02T02:21:00Z">
        <w:r w:rsidR="009A111D">
          <w:rPr>
            <w:rFonts w:ascii="Times New Roman" w:hAnsi="Times New Roman" w:cs="Times New Roman"/>
          </w:rPr>
          <w:t>’s inability to simulate age</w:t>
        </w:r>
      </w:ins>
      <w:ins w:id="556" w:author="Benton, Deon" w:date="2026-05-01T21:23:00Z" w16du:dateUtc="2026-05-02T02:23:00Z">
        <w:r w:rsidR="00B83463">
          <w:rPr>
            <w:rFonts w:ascii="Times New Roman" w:hAnsi="Times New Roman" w:cs="Times New Roman"/>
          </w:rPr>
          <w:t xml:space="preserve"> represents </w:t>
        </w:r>
      </w:ins>
      <w:ins w:id="557" w:author="Benton, Deon" w:date="2026-05-01T21:15:00Z" w16du:dateUtc="2026-05-02T02:15:00Z">
        <w:r w:rsidR="00236C94">
          <w:rPr>
            <w:rFonts w:ascii="Times New Roman" w:hAnsi="Times New Roman" w:cs="Times New Roman"/>
          </w:rPr>
          <w:t>a significant limitation because it means that this model cannot b</w:t>
        </w:r>
      </w:ins>
      <w:ins w:id="558" w:author="Benton, Deon" w:date="2026-05-01T21:16:00Z" w16du:dateUtc="2026-05-02T02:16:00Z">
        <w:r w:rsidR="00236C94">
          <w:rPr>
            <w:rFonts w:ascii="Times New Roman" w:hAnsi="Times New Roman" w:cs="Times New Roman"/>
          </w:rPr>
          <w:t xml:space="preserve">e </w:t>
        </w:r>
      </w:ins>
      <w:ins w:id="559" w:author="Benton, Deon" w:date="2026-05-01T21:20:00Z" w16du:dateUtc="2026-05-02T02:20:00Z">
        <w:r w:rsidR="009A111D">
          <w:rPr>
            <w:rFonts w:ascii="Times New Roman" w:hAnsi="Times New Roman" w:cs="Times New Roman"/>
          </w:rPr>
          <w:t>used</w:t>
        </w:r>
      </w:ins>
      <w:ins w:id="560" w:author="Benton, Deon" w:date="2026-05-01T21:12:00Z" w16du:dateUtc="2026-05-02T02:12:00Z">
        <w:r w:rsidR="00236C94">
          <w:rPr>
            <w:rFonts w:ascii="Times New Roman" w:hAnsi="Times New Roman" w:cs="Times New Roman"/>
          </w:rPr>
          <w:t xml:space="preserve"> </w:t>
        </w:r>
        <w:r w:rsidR="00236C94" w:rsidRPr="00236C94">
          <w:rPr>
            <w:rFonts w:ascii="Times New Roman" w:hAnsi="Times New Roman" w:cs="Times New Roman"/>
          </w:rPr>
          <w:t>to evaluate how differences in experience across development shape infants’ looking behavior.</w:t>
        </w:r>
      </w:ins>
    </w:p>
    <w:p w14:paraId="5C1A08E7" w14:textId="77777777" w:rsidR="00B83463" w:rsidRDefault="00B83463" w:rsidP="00B83463">
      <w:pPr>
        <w:spacing w:line="480" w:lineRule="auto"/>
        <w:contextualSpacing/>
        <w:rPr>
          <w:ins w:id="561" w:author="Benton, Deon" w:date="2026-05-01T21:22:00Z" w16du:dateUtc="2026-05-02T02:22:00Z"/>
          <w:rFonts w:ascii="Times New Roman" w:hAnsi="Times New Roman" w:cs="Times New Roman"/>
        </w:rPr>
      </w:pPr>
    </w:p>
    <w:p w14:paraId="3141E23B" w14:textId="68A0F5F0" w:rsidR="00B83463" w:rsidRPr="00B83463" w:rsidRDefault="00B83463" w:rsidP="00B83463">
      <w:pPr>
        <w:spacing w:line="480" w:lineRule="auto"/>
        <w:contextualSpacing/>
        <w:jc w:val="center"/>
        <w:rPr>
          <w:rFonts w:ascii="Times New Roman" w:hAnsi="Times New Roman" w:cs="Times New Roman"/>
          <w:b/>
          <w:bCs/>
        </w:rPr>
      </w:pPr>
      <w:ins w:id="562" w:author="Benton, Deon" w:date="2026-05-01T21:22:00Z" w16du:dateUtc="2026-05-02T02:22:00Z">
        <w:r>
          <w:rPr>
            <w:rFonts w:ascii="Times New Roman" w:hAnsi="Times New Roman" w:cs="Times New Roman"/>
            <w:b/>
            <w:bCs/>
          </w:rPr>
          <w:t>Simulation 5</w:t>
        </w:r>
      </w:ins>
    </w:p>
    <w:p w14:paraId="69926ED8" w14:textId="4A5416D0" w:rsidR="00880864" w:rsidRDefault="00FC305F" w:rsidP="00887683">
      <w:pPr>
        <w:spacing w:line="480" w:lineRule="auto"/>
        <w:ind w:firstLine="720"/>
        <w:contextualSpacing/>
        <w:rPr>
          <w:ins w:id="563" w:author="Benton, Deon" w:date="2026-05-03T20:43:00Z" w16du:dateUtc="2026-05-04T01:43:00Z"/>
          <w:rFonts w:ascii="Times New Roman" w:eastAsia="Times New Roman" w:hAnsi="Times New Roman" w:cs="Times New Roman"/>
        </w:rPr>
      </w:pPr>
      <w:ins w:id="564" w:author="Benton, Deon" w:date="2026-05-02T09:56:00Z" w16du:dateUtc="2026-05-02T14:56:00Z">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ins>
      <w:ins w:id="565" w:author="Benton, Deon" w:date="2026-05-02T10:02:00Z" w16du:dateUtc="2026-05-02T15:02:00Z">
        <w:r w:rsidR="00BA4878">
          <w:rPr>
            <w:rFonts w:ascii="Times New Roman" w:eastAsia="Times New Roman" w:hAnsi="Times New Roman" w:cs="Times New Roman"/>
          </w:rPr>
          <w:t xml:space="preserve"> To simulate </w:t>
        </w:r>
      </w:ins>
      <w:ins w:id="566" w:author="Benton, Deon" w:date="2026-05-02T10:04:00Z" w16du:dateUtc="2026-05-02T15:04:00Z">
        <w:r w:rsidR="00BA4878">
          <w:rPr>
            <w:rFonts w:ascii="Times New Roman" w:eastAsia="Times New Roman" w:hAnsi="Times New Roman" w:cs="Times New Roman"/>
          </w:rPr>
          <w:t>the performance of the 3-month-olds in this study, X changes were made to the model.</w:t>
        </w:r>
      </w:ins>
      <w:ins w:id="567" w:author="Benton, Deon" w:date="2026-05-02T10:05:00Z" w16du:dateUtc="2026-05-02T15:05:00Z">
        <w:r w:rsidR="00BA4878">
          <w:rPr>
            <w:rFonts w:ascii="Times New Roman" w:eastAsia="Times New Roman" w:hAnsi="Times New Roman" w:cs="Times New Roman"/>
          </w:rPr>
          <w:t xml:space="preserve"> The first involved reducing the length of the pretraining phase. This phase lasted between </w:t>
        </w:r>
      </w:ins>
      <w:ins w:id="568" w:author="Benton, Deon" w:date="2026-05-02T10:06:00Z" w16du:dateUtc="2026-05-02T15:06:00Z">
        <w:r w:rsidR="00BA4878">
          <w:rPr>
            <w:rFonts w:ascii="Times New Roman" w:eastAsia="Times New Roman" w:hAnsi="Times New Roman" w:cs="Times New Roman"/>
          </w:rPr>
          <w:t xml:space="preserve">450 and 900 epochs in Simulations 1-4. Here, </w:t>
        </w:r>
      </w:ins>
      <w:ins w:id="569" w:author="Benton, Deon" w:date="2026-05-02T10:07:00Z" w16du:dateUtc="2026-05-02T15:07:00Z">
        <w:r w:rsidR="00BA4878">
          <w:rPr>
            <w:rFonts w:ascii="Times New Roman" w:eastAsia="Times New Roman" w:hAnsi="Times New Roman" w:cs="Times New Roman"/>
          </w:rPr>
          <w:t xml:space="preserve">the pretraining phase lasted 225 epochs. This implemented the assumption that 3-month-olds have less action processing experience than </w:t>
        </w:r>
      </w:ins>
      <w:ins w:id="570" w:author="Benton, Deon" w:date="2026-05-02T10:08:00Z" w16du:dateUtc="2026-05-02T15:08:00Z">
        <w:r w:rsidR="00BA4878">
          <w:rPr>
            <w:rFonts w:ascii="Times New Roman" w:eastAsia="Times New Roman" w:hAnsi="Times New Roman" w:cs="Times New Roman"/>
          </w:rPr>
          <w:t>6- to 12-month-olds (the typical age of infants tested in action-understanding studies). The second change involved reducing the number of hidden</w:t>
        </w:r>
      </w:ins>
      <w:ins w:id="571" w:author="Benton, Deon" w:date="2026-05-02T10:09:00Z" w16du:dateUtc="2026-05-02T15:09:00Z">
        <w:r w:rsidR="00BA4878">
          <w:rPr>
            <w:rFonts w:ascii="Times New Roman" w:eastAsia="Times New Roman" w:hAnsi="Times New Roman" w:cs="Times New Roman"/>
          </w:rPr>
          <w:t xml:space="preserve"> units</w:t>
        </w:r>
      </w:ins>
      <w:ins w:id="572" w:author="Benton, Deon" w:date="2026-05-02T10:10:00Z" w16du:dateUtc="2026-05-02T15:10:00Z">
        <w:r w:rsidR="00907380">
          <w:rPr>
            <w:rFonts w:ascii="Times New Roman" w:eastAsia="Times New Roman" w:hAnsi="Times New Roman" w:cs="Times New Roman"/>
          </w:rPr>
          <w:t xml:space="preserve"> to 10; Simulations 1-4 </w:t>
        </w:r>
      </w:ins>
      <w:ins w:id="573" w:author="Benton, Deon" w:date="2026-05-02T10:17:00Z" w16du:dateUtc="2026-05-02T15:17:00Z">
        <w:r w:rsidR="00907380">
          <w:rPr>
            <w:rFonts w:ascii="Times New Roman" w:eastAsia="Times New Roman" w:hAnsi="Times New Roman" w:cs="Times New Roman"/>
          </w:rPr>
          <w:t xml:space="preserve">used </w:t>
        </w:r>
      </w:ins>
      <w:ins w:id="574" w:author="Benton, Deon" w:date="2026-05-02T10:10:00Z" w16du:dateUtc="2026-05-02T15:10:00Z">
        <w:r w:rsidR="00907380">
          <w:rPr>
            <w:rFonts w:ascii="Times New Roman" w:eastAsia="Times New Roman" w:hAnsi="Times New Roman" w:cs="Times New Roman"/>
          </w:rPr>
          <w:t>between</w:t>
        </w:r>
      </w:ins>
      <w:ins w:id="575" w:author="Benton, Deon" w:date="2026-05-02T10:13:00Z" w16du:dateUtc="2026-05-02T15:13:00Z">
        <w:r w:rsidR="00907380">
          <w:rPr>
            <w:rFonts w:ascii="Times New Roman" w:eastAsia="Times New Roman" w:hAnsi="Times New Roman" w:cs="Times New Roman"/>
          </w:rPr>
          <w:t xml:space="preserve"> 30 and 50</w:t>
        </w:r>
      </w:ins>
      <w:ins w:id="576" w:author="Benton, Deon" w:date="2026-05-02T10:18:00Z" w16du:dateUtc="2026-05-02T15:18:00Z">
        <w:r w:rsidR="00907380">
          <w:rPr>
            <w:rFonts w:ascii="Times New Roman" w:eastAsia="Times New Roman" w:hAnsi="Times New Roman" w:cs="Times New Roman"/>
          </w:rPr>
          <w:t xml:space="preserve"> hidden units</w:t>
        </w:r>
      </w:ins>
      <w:ins w:id="577" w:author="Benton, Deon" w:date="2026-05-02T10:09:00Z" w16du:dateUtc="2026-05-02T15:09:00Z">
        <w:r w:rsidR="00BA4878">
          <w:rPr>
            <w:rFonts w:ascii="Times New Roman" w:eastAsia="Times New Roman" w:hAnsi="Times New Roman" w:cs="Times New Roman"/>
          </w:rPr>
          <w:t>.</w:t>
        </w:r>
      </w:ins>
      <w:ins w:id="578" w:author="Benton, Deon" w:date="2026-05-02T10:10:00Z" w16du:dateUtc="2026-05-02T15:10:00Z">
        <w:r w:rsidR="00907380">
          <w:rPr>
            <w:rFonts w:ascii="Times New Roman" w:eastAsia="Times New Roman" w:hAnsi="Times New Roman" w:cs="Times New Roman"/>
          </w:rPr>
          <w:t xml:space="preserve"> As discussed earlier</w:t>
        </w:r>
      </w:ins>
      <w:ins w:id="579" w:author="Benton, Deon" w:date="2026-05-02T10:11:00Z" w16du:dateUtc="2026-05-02T15:11:00Z">
        <w:r w:rsidR="00907380">
          <w:rPr>
            <w:rFonts w:ascii="Times New Roman" w:eastAsia="Times New Roman" w:hAnsi="Times New Roman" w:cs="Times New Roman"/>
          </w:rPr>
          <w:t xml:space="preserve">, </w:t>
        </w:r>
      </w:ins>
      <w:ins w:id="580" w:author="Benton, Deon" w:date="2026-05-03T20:50:00Z" w16du:dateUtc="2026-05-04T01:50:00Z">
        <w:r w:rsidR="00693966">
          <w:rPr>
            <w:rFonts w:ascii="Times New Roman" w:eastAsia="Times New Roman" w:hAnsi="Times New Roman" w:cs="Times New Roman"/>
          </w:rPr>
          <w:t>this is a</w:t>
        </w:r>
      </w:ins>
      <w:ins w:id="581" w:author="Benton, Deon" w:date="2026-05-03T20:42:00Z" w16du:dateUtc="2026-05-04T01:42:00Z">
        <w:r w:rsidR="00880864">
          <w:rPr>
            <w:rFonts w:ascii="Times New Roman" w:eastAsia="Times New Roman" w:hAnsi="Times New Roman" w:cs="Times New Roman"/>
          </w:rPr>
          <w:t xml:space="preserve"> </w:t>
        </w:r>
      </w:ins>
      <w:ins w:id="582" w:author="Benton, Deon" w:date="2026-05-03T20:51:00Z" w16du:dateUtc="2026-05-04T01:51:00Z">
        <w:r w:rsidR="00693966">
          <w:rPr>
            <w:rFonts w:ascii="Times New Roman" w:eastAsia="Times New Roman" w:hAnsi="Times New Roman" w:cs="Times New Roman"/>
          </w:rPr>
          <w:t>hyper</w:t>
        </w:r>
      </w:ins>
      <w:ins w:id="583" w:author="Benton, Deon" w:date="2026-05-03T20:42:00Z" w16du:dateUtc="2026-05-04T01:42:00Z">
        <w:r w:rsidR="00880864">
          <w:rPr>
            <w:rFonts w:ascii="Times New Roman" w:eastAsia="Times New Roman" w:hAnsi="Times New Roman" w:cs="Times New Roman"/>
          </w:rPr>
          <w:t>parameter that</w:t>
        </w:r>
      </w:ins>
      <w:ins w:id="584" w:author="Benton, Deon" w:date="2026-05-02T10:13:00Z" w16du:dateUtc="2026-05-02T15:13:00Z">
        <w:r w:rsidR="00907380">
          <w:rPr>
            <w:rFonts w:ascii="Times New Roman" w:eastAsia="Times New Roman" w:hAnsi="Times New Roman" w:cs="Times New Roman"/>
          </w:rPr>
          <w:t xml:space="preserve"> </w:t>
        </w:r>
      </w:ins>
      <w:ins w:id="585" w:author="Benton, Deon" w:date="2026-05-03T20:43:00Z" w16du:dateUtc="2026-05-04T01:43:00Z">
        <w:r w:rsidR="00880864">
          <w:rPr>
            <w:rFonts w:ascii="Times New Roman" w:eastAsia="Times New Roman" w:hAnsi="Times New Roman" w:cs="Times New Roman"/>
          </w:rPr>
          <w:t>corresponds to</w:t>
        </w:r>
      </w:ins>
      <w:ins w:id="586" w:author="Benton, Deon" w:date="2026-05-02T10:11:00Z" w16du:dateUtc="2026-05-02T15:11:00Z">
        <w:r w:rsidR="00907380">
          <w:rPr>
            <w:rFonts w:ascii="Times New Roman" w:eastAsia="Times New Roman" w:hAnsi="Times New Roman" w:cs="Times New Roman"/>
          </w:rPr>
          <w:t xml:space="preserve"> </w:t>
        </w:r>
      </w:ins>
      <w:ins w:id="587" w:author="Benton, Deon" w:date="2026-05-03T20:51:00Z" w16du:dateUtc="2026-05-04T01:51:00Z">
        <w:r w:rsidR="00693966">
          <w:rPr>
            <w:rFonts w:ascii="Times New Roman" w:eastAsia="Times New Roman" w:hAnsi="Times New Roman" w:cs="Times New Roman"/>
          </w:rPr>
          <w:t>a network’s</w:t>
        </w:r>
      </w:ins>
      <w:ins w:id="588" w:author="Benton, Deon" w:date="2026-05-02T10:14:00Z" w16du:dateUtc="2026-05-02T15:14:00Z">
        <w:r w:rsidR="00907380">
          <w:rPr>
            <w:rFonts w:ascii="Times New Roman" w:eastAsia="Times New Roman" w:hAnsi="Times New Roman" w:cs="Times New Roman"/>
          </w:rPr>
          <w:t xml:space="preserve"> storage </w:t>
        </w:r>
      </w:ins>
      <w:ins w:id="589" w:author="Benton, Deon" w:date="2026-05-02T10:12:00Z" w16du:dateUtc="2026-05-02T15:12:00Z">
        <w:r w:rsidR="00907380">
          <w:rPr>
            <w:rFonts w:ascii="Times New Roman" w:eastAsia="Times New Roman" w:hAnsi="Times New Roman" w:cs="Times New Roman"/>
          </w:rPr>
          <w:t xml:space="preserve">capacity; more hidden units </w:t>
        </w:r>
      </w:ins>
      <w:ins w:id="590" w:author="Benton, Deon" w:date="2026-05-03T20:43:00Z" w16du:dateUtc="2026-05-04T01:43:00Z">
        <w:r w:rsidR="00880864">
          <w:rPr>
            <w:rFonts w:ascii="Times New Roman" w:eastAsia="Times New Roman" w:hAnsi="Times New Roman" w:cs="Times New Roman"/>
          </w:rPr>
          <w:t>translates to</w:t>
        </w:r>
      </w:ins>
      <w:ins w:id="591" w:author="Benton, Deon" w:date="2026-05-02T10:12:00Z" w16du:dateUtc="2026-05-02T15:12:00Z">
        <w:r w:rsidR="00907380">
          <w:rPr>
            <w:rFonts w:ascii="Times New Roman" w:eastAsia="Times New Roman" w:hAnsi="Times New Roman" w:cs="Times New Roman"/>
          </w:rPr>
          <w:t xml:space="preserve"> greater storage.</w:t>
        </w:r>
      </w:ins>
      <w:ins w:id="592" w:author="Benton, Deon" w:date="2026-05-02T10:09:00Z" w16du:dateUtc="2026-05-02T15:09:00Z">
        <w:r w:rsidR="00BA4878">
          <w:rPr>
            <w:rFonts w:ascii="Times New Roman" w:eastAsia="Times New Roman" w:hAnsi="Times New Roman" w:cs="Times New Roman"/>
          </w:rPr>
          <w:t xml:space="preserve"> The final change </w:t>
        </w:r>
        <w:r w:rsidR="00BA4878">
          <w:rPr>
            <w:rFonts w:ascii="Times New Roman" w:eastAsia="Times New Roman" w:hAnsi="Times New Roman" w:cs="Times New Roman"/>
          </w:rPr>
          <w:lastRenderedPageBreak/>
          <w:t xml:space="preserve">related </w:t>
        </w:r>
      </w:ins>
      <w:ins w:id="593" w:author="Benton, Deon" w:date="2026-05-02T10:18:00Z" w16du:dateUtc="2026-05-02T15:18:00Z">
        <w:r w:rsidR="007A780F">
          <w:rPr>
            <w:rFonts w:ascii="Times New Roman" w:eastAsia="Times New Roman" w:hAnsi="Times New Roman" w:cs="Times New Roman"/>
          </w:rPr>
          <w:t xml:space="preserve">to the task structure. In the first four simulations, the habituation and test phases </w:t>
        </w:r>
      </w:ins>
      <w:ins w:id="594" w:author="Benton, Deon" w:date="2026-05-02T10:28:00Z" w16du:dateUtc="2026-05-02T15:28:00Z">
        <w:r w:rsidR="001A7034">
          <w:rPr>
            <w:rFonts w:ascii="Times New Roman" w:eastAsia="Times New Roman" w:hAnsi="Times New Roman" w:cs="Times New Roman"/>
          </w:rPr>
          <w:t>fo</w:t>
        </w:r>
      </w:ins>
      <w:ins w:id="595" w:author="Benton, Deon" w:date="2026-05-02T10:18:00Z" w16du:dateUtc="2026-05-02T15:18:00Z">
        <w:r w:rsidR="007A780F">
          <w:rPr>
            <w:rFonts w:ascii="Times New Roman" w:eastAsia="Times New Roman" w:hAnsi="Times New Roman" w:cs="Times New Roman"/>
          </w:rPr>
          <w:t>llowed</w:t>
        </w:r>
      </w:ins>
      <w:ins w:id="596" w:author="Benton, Deon" w:date="2026-05-02T10:19:00Z" w16du:dateUtc="2026-05-02T15:19:00Z">
        <w:r w:rsidR="007A780F">
          <w:rPr>
            <w:rFonts w:ascii="Times New Roman" w:eastAsia="Times New Roman" w:hAnsi="Times New Roman" w:cs="Times New Roman"/>
          </w:rPr>
          <w:t xml:space="preserve"> the pretraining phase.</w:t>
        </w:r>
        <w:r w:rsidR="004D60FC">
          <w:rPr>
            <w:rFonts w:ascii="Times New Roman" w:eastAsia="Times New Roman" w:hAnsi="Times New Roman" w:cs="Times New Roman"/>
          </w:rPr>
          <w:t xml:space="preserve"> In the current simulation, an action phase immediately followed the pretraining phase</w:t>
        </w:r>
      </w:ins>
      <w:ins w:id="597" w:author="Benton, Deon" w:date="2026-05-02T10:23:00Z" w16du:dateUtc="2026-05-02T15:23:00Z">
        <w:r w:rsidR="001A7034">
          <w:rPr>
            <w:rFonts w:ascii="Times New Roman" w:eastAsia="Times New Roman" w:hAnsi="Times New Roman" w:cs="Times New Roman"/>
          </w:rPr>
          <w:t>.</w:t>
        </w:r>
      </w:ins>
      <w:ins w:id="598" w:author="Benton, Deon" w:date="2026-05-03T20:51:00Z" w16du:dateUtc="2026-05-04T01:51:00Z">
        <w:r w:rsidR="00693966">
          <w:rPr>
            <w:rFonts w:ascii="Times New Roman" w:eastAsia="Times New Roman" w:hAnsi="Times New Roman" w:cs="Times New Roman"/>
          </w:rPr>
          <w:t xml:space="preserve"> </w:t>
        </w:r>
      </w:ins>
      <w:ins w:id="599" w:author="Benton, Deon" w:date="2026-05-03T21:01:00Z" w16du:dateUtc="2026-05-04T02:01:00Z">
        <w:r w:rsidR="00666B57" w:rsidRPr="00666B57">
          <w:rPr>
            <w:rFonts w:ascii="Times New Roman" w:eastAsia="Times New Roman" w:hAnsi="Times New Roman" w:cs="Times New Roman"/>
          </w:rPr>
          <w:t>The length of this phase—like that of the habituation phase—ranged from 8 to 12 epochs, in step sizes of 1. Importantly, for a given run of the model, the lengths of the two phases were identical. Thus, if the habituation phase lasted 9 epochs in a given run, the action phase also lasted 9 epochs.</w:t>
        </w:r>
        <w:r w:rsidR="00666B57">
          <w:rPr>
            <w:rFonts w:ascii="Times New Roman" w:eastAsia="Times New Roman" w:hAnsi="Times New Roman" w:cs="Times New Roman"/>
          </w:rPr>
          <w:t xml:space="preserve"> </w:t>
        </w:r>
      </w:ins>
    </w:p>
    <w:p w14:paraId="2C2C4530" w14:textId="0DEEDB61" w:rsidR="00057FA2" w:rsidRDefault="00666B57" w:rsidP="00887683">
      <w:pPr>
        <w:spacing w:line="480" w:lineRule="auto"/>
        <w:ind w:firstLine="720"/>
        <w:contextualSpacing/>
        <w:rPr>
          <w:ins w:id="600" w:author="Benton, Deon" w:date="2026-05-02T10:36:00Z" w16du:dateUtc="2026-05-02T15:36:00Z"/>
          <w:rFonts w:ascii="Times New Roman" w:eastAsia="Times New Roman" w:hAnsi="Times New Roman" w:cs="Times New Roman"/>
        </w:rPr>
      </w:pPr>
      <w:ins w:id="601" w:author="Benton, Deon" w:date="2026-05-03T21:01:00Z" w16du:dateUtc="2026-05-04T02:01:00Z">
        <w:r>
          <w:rPr>
            <w:rFonts w:ascii="Times New Roman" w:eastAsia="Times New Roman" w:hAnsi="Times New Roman" w:cs="Times New Roman"/>
          </w:rPr>
          <w:t>As was true of the infants in Skerry et al. (2013), n</w:t>
        </w:r>
      </w:ins>
      <w:ins w:id="602" w:author="Benton, Deon" w:date="2026-05-02T10:36:00Z" w16du:dateUtc="2026-05-02T15:36:00Z">
        <w:r w:rsidR="00A02814">
          <w:rPr>
            <w:rFonts w:ascii="Times New Roman" w:eastAsia="Times New Roman" w:hAnsi="Times New Roman" w:cs="Times New Roman"/>
          </w:rPr>
          <w:t>etwork</w:t>
        </w:r>
      </w:ins>
      <w:ins w:id="603" w:author="Benton, Deon" w:date="2026-05-03T21:01:00Z" w16du:dateUtc="2026-05-04T02:01:00Z">
        <w:r w:rsidR="00BC40DC">
          <w:rPr>
            <w:rFonts w:ascii="Times New Roman" w:eastAsia="Times New Roman" w:hAnsi="Times New Roman" w:cs="Times New Roman"/>
          </w:rPr>
          <w:t xml:space="preserve"> </w:t>
        </w:r>
      </w:ins>
      <w:ins w:id="604" w:author="Benton, Deon" w:date="2026-05-02T10:36:00Z" w16du:dateUtc="2026-05-02T15:36:00Z">
        <w:r w:rsidR="00A02814">
          <w:rPr>
            <w:rFonts w:ascii="Times New Roman" w:eastAsia="Times New Roman" w:hAnsi="Times New Roman" w:cs="Times New Roman"/>
          </w:rPr>
          <w:t xml:space="preserve">were assigned either to the Effective Action condition or the Ineffective Action condition. </w:t>
        </w:r>
      </w:ins>
    </w:p>
    <w:p w14:paraId="46B4FF6F" w14:textId="77777777" w:rsidR="00057FA2" w:rsidRDefault="00057FA2" w:rsidP="00887683">
      <w:pPr>
        <w:spacing w:line="480" w:lineRule="auto"/>
        <w:ind w:firstLine="720"/>
        <w:contextualSpacing/>
        <w:rPr>
          <w:ins w:id="605" w:author="Benton, Deon" w:date="2026-05-02T10:36:00Z" w16du:dateUtc="2026-05-02T15:36:00Z"/>
          <w:rFonts w:ascii="Times New Roman" w:eastAsia="Times New Roman" w:hAnsi="Times New Roman" w:cs="Times New Roman"/>
        </w:rPr>
      </w:pPr>
    </w:p>
    <w:p w14:paraId="1E8AC94C" w14:textId="49D68B90" w:rsidR="00312213" w:rsidDel="00501514" w:rsidRDefault="00CE6E35" w:rsidP="00887683">
      <w:pPr>
        <w:spacing w:line="480" w:lineRule="auto"/>
        <w:ind w:firstLine="720"/>
        <w:contextualSpacing/>
        <w:rPr>
          <w:del w:id="606" w:author="Benton, Deon" w:date="2026-05-01T21:33:00Z" w16du:dateUtc="2026-05-02T02:33:00Z"/>
          <w:rFonts w:ascii="Times New Roman" w:eastAsia="Times New Roman" w:hAnsi="Times New Roman" w:cs="Times New Roman"/>
        </w:rPr>
      </w:pPr>
      <w:ins w:id="607" w:author="Benton, Deon" w:date="2026-05-02T10:33:00Z" w16du:dateUtc="2026-05-02T15:33:00Z">
        <w:r>
          <w:rPr>
            <w:rFonts w:ascii="Times New Roman" w:eastAsia="Times New Roman" w:hAnsi="Times New Roman" w:cs="Times New Roman"/>
          </w:rPr>
          <w:t xml:space="preserve">The habituation and test phases were identical to Simulation 1a. </w:t>
        </w:r>
      </w:ins>
      <w:ins w:id="608" w:author="Benton, Deon" w:date="2026-05-02T10:29:00Z" w16du:dateUtc="2026-05-02T15:29:00Z">
        <w:r w:rsidR="001A7034">
          <w:rPr>
            <w:rFonts w:ascii="Times New Roman" w:eastAsia="Times New Roman" w:hAnsi="Times New Roman" w:cs="Times New Roman"/>
          </w:rPr>
          <w:t xml:space="preserve">To simulate heightened attention during this phase for networks assigned to the Effective Action condition, . </w:t>
        </w:r>
      </w:ins>
      <w:ins w:id="609" w:author="Benton, Deon" w:date="2026-05-02T10:34:00Z" w16du:dateUtc="2026-05-02T15:34:00Z">
        <w:r w:rsidR="003506EF">
          <w:rPr>
            <w:rFonts w:ascii="Times New Roman" w:eastAsia="Times New Roman" w:hAnsi="Times New Roman" w:cs="Times New Roman"/>
          </w:rPr>
          <w:t xml:space="preserve">As was true in Skerry et al. (2013), </w:t>
        </w:r>
      </w:ins>
      <w:ins w:id="610" w:author="Benton, Deon" w:date="2026-05-02T10:35:00Z" w16du:dateUtc="2026-05-02T15:35:00Z">
        <w:r w:rsidR="00A02814">
          <w:rPr>
            <w:rFonts w:ascii="Times New Roman" w:eastAsia="Times New Roman" w:hAnsi="Times New Roman" w:cs="Times New Roman"/>
          </w:rPr>
          <w:t xml:space="preserve">, </w:t>
        </w:r>
      </w:ins>
      <w:ins w:id="611" w:author="Benton, Deon" w:date="2026-05-02T10:29:00Z" w16du:dateUtc="2026-05-02T15:29:00Z">
        <w:r w:rsidR="001A7034">
          <w:rPr>
            <w:rFonts w:ascii="Times New Roman" w:eastAsia="Times New Roman" w:hAnsi="Times New Roman" w:cs="Times New Roman"/>
          </w:rPr>
          <w:t>To simulate the assumption that</w:t>
        </w:r>
      </w:ins>
      <w:ins w:id="612" w:author="Benton, Deon" w:date="2026-05-02T10:30:00Z" w16du:dateUtc="2026-05-02T15:30:00Z">
        <w:r w:rsidR="001A7034">
          <w:rPr>
            <w:rFonts w:ascii="Times New Roman" w:eastAsia="Times New Roman" w:hAnsi="Times New Roman" w:cs="Times New Roman"/>
          </w:rPr>
          <w:t xml:space="preserve"> the attentional boost that infants who are assigned to the Effective Action condition is short-lived,  </w:t>
        </w:r>
      </w:ins>
    </w:p>
    <w:p w14:paraId="09E96F7A" w14:textId="77777777" w:rsidR="00501514" w:rsidRPr="00501514" w:rsidRDefault="00501514" w:rsidP="00887683">
      <w:pPr>
        <w:spacing w:line="480" w:lineRule="auto"/>
        <w:ind w:firstLine="720"/>
        <w:contextualSpacing/>
        <w:rPr>
          <w:ins w:id="613" w:author="Benton, Deon" w:date="2026-05-01T21:41:00Z" w16du:dateUtc="2026-05-02T02:41:00Z"/>
          <w:rFonts w:ascii="Times New Roman" w:eastAsia="Times New Roman" w:hAnsi="Times New Roman" w:cs="Times New Roman"/>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 xml:space="preserve">results </w:t>
      </w:r>
      <w:r w:rsidR="00144357">
        <w:rPr>
          <w:rFonts w:ascii="Times New Roman" w:hAnsi="Times New Roman" w:cs="Times New Roman"/>
        </w:rPr>
        <w:lastRenderedPageBreak/>
        <w:t>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lastRenderedPageBreak/>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 xml:space="preserve">One consequence of this is </w:t>
      </w:r>
      <w:r w:rsidR="00CF453E">
        <w:rPr>
          <w:rFonts w:ascii="Times New Roman" w:hAnsi="Times New Roman" w:cs="Times New Roman"/>
        </w:rPr>
        <w:lastRenderedPageBreak/>
        <w:t>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lastRenderedPageBreak/>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w:lastRenderedPageBreak/>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3809BFFE"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9B5320">
                              <w:rPr>
                                <w:rFonts w:ascii="Times New Roman" w:hAnsi="Times New Roman" w:cs="Times New Roman"/>
                                <w:i w:val="0"/>
                                <w:iCs w:val="0"/>
                                <w:noProof/>
                                <w:color w:val="000000" w:themeColor="text1"/>
                                <w:sz w:val="24"/>
                                <w:szCs w:val="24"/>
                              </w:rPr>
                              <w:t>18</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3809BFFE"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9B5320">
                        <w:rPr>
                          <w:rFonts w:ascii="Times New Roman" w:hAnsi="Times New Roman" w:cs="Times New Roman"/>
                          <w:i w:val="0"/>
                          <w:iCs w:val="0"/>
                          <w:noProof/>
                          <w:color w:val="000000" w:themeColor="text1"/>
                          <w:sz w:val="24"/>
                          <w:szCs w:val="24"/>
                        </w:rPr>
                        <w:t>18</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w:t>
      </w:r>
      <w:r>
        <w:rPr>
          <w:rFonts w:ascii="Times New Roman" w:hAnsi="Times New Roman" w:cs="Times New Roman"/>
        </w:rPr>
        <w:lastRenderedPageBreak/>
        <w:t xml:space="preserve">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w:t>
      </w:r>
      <w:r w:rsidR="004F4FC0">
        <w:rPr>
          <w:rFonts w:ascii="Times New Roman" w:hAnsi="Times New Roman" w:cs="Times New Roman"/>
        </w:rPr>
        <w:lastRenderedPageBreak/>
        <w:t xml:space="preserve">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2635A812"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9B5320">
                              <w:rPr>
                                <w:rFonts w:ascii="Times New Roman" w:hAnsi="Times New Roman" w:cs="Times New Roman"/>
                                <w:i w:val="0"/>
                                <w:iCs w:val="0"/>
                                <w:noProof/>
                                <w:color w:val="000000" w:themeColor="text1"/>
                                <w:sz w:val="24"/>
                                <w:szCs w:val="24"/>
                              </w:rPr>
                              <w:t>19</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2635A812"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9B5320">
                        <w:rPr>
                          <w:rFonts w:ascii="Times New Roman" w:hAnsi="Times New Roman" w:cs="Times New Roman"/>
                          <w:i w:val="0"/>
                          <w:iCs w:val="0"/>
                          <w:noProof/>
                          <w:color w:val="000000" w:themeColor="text1"/>
                          <w:sz w:val="24"/>
                          <w:szCs w:val="24"/>
                        </w:rPr>
                        <w:t>19</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during the Inconsistent test event, the network does not activate the Barrier Height 4 or Barrier Side output units in response to input from the Curved Motion, Jump Height 4, Contiguous, and </w:t>
      </w:r>
      <w:r w:rsidR="00136774" w:rsidRPr="00136774">
        <w:rPr>
          <w:rFonts w:ascii="Times New Roman" w:hAnsi="Times New Roman" w:cs="Times New Roman"/>
        </w:rPr>
        <w:lastRenderedPageBreak/>
        <w:t xml:space="preserve">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events. As a result, the network can adjust its weights sufficiently during the habituation phase to activate the Jump Height 4 output unit in response to any of the input features it was associated </w:t>
      </w:r>
      <w:r w:rsidRPr="00610A6A">
        <w:rPr>
          <w:rFonts w:ascii="Times New Roman" w:hAnsi="Times New Roman" w:cs="Times New Roman"/>
        </w:rPr>
        <w:lastRenderedPageBreak/>
        <w:t>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decision to increase the salience of these features 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w:t>
      </w:r>
      <w:r w:rsidR="002614CF">
        <w:rPr>
          <w:rFonts w:ascii="Times New Roman" w:hAnsi="Times New Roman" w:cs="Times New Roman"/>
        </w:rPr>
        <w:lastRenderedPageBreak/>
        <w:t>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w:t>
      </w:r>
      <w:r w:rsidR="00BD2E2A">
        <w:rPr>
          <w:rFonts w:ascii="Times New Roman" w:eastAsia="Times New Roman" w:hAnsi="Times New Roman" w:cs="Times New Roman"/>
        </w:rPr>
        <w:lastRenderedPageBreak/>
        <w:t xml:space="preserve">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w:t>
      </w:r>
      <w:r w:rsidR="00F21664" w:rsidRPr="00F21664">
        <w:rPr>
          <w:rFonts w:ascii="Times New Roman" w:eastAsia="Times New Roman" w:hAnsi="Times New Roman" w:cs="Times New Roman"/>
        </w:rPr>
        <w:lastRenderedPageBreak/>
        <w:t>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r w:rsidRPr="000E08AF">
        <w:rPr>
          <w:rFonts w:ascii="Times New Roman" w:eastAsia="Times New Roman" w:hAnsi="Times New Roman" w:cs="Times New Roman"/>
          <w:b/>
          <w:bCs/>
        </w:rPr>
        <w:t>although OM10-2 failed to capture the target findings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40"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41"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44"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45"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47"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50"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53"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56"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58"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61"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63"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69"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71"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74"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75"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79"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84"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88"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89"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90"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92"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94"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95"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96"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97"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98"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99"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100"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101"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02"/>
      <w:headerReference w:type="first" r:id="rId10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103AF" w14:textId="77777777" w:rsidR="00EE79DD" w:rsidRDefault="00EE79DD" w:rsidP="00391C7E">
      <w:pPr>
        <w:spacing w:after="0" w:line="240" w:lineRule="auto"/>
      </w:pPr>
      <w:r>
        <w:separator/>
      </w:r>
    </w:p>
  </w:endnote>
  <w:endnote w:type="continuationSeparator" w:id="0">
    <w:p w14:paraId="1B94EDD9" w14:textId="77777777" w:rsidR="00EE79DD" w:rsidRDefault="00EE79DD"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D729D" w14:textId="77777777" w:rsidR="00EE79DD" w:rsidRDefault="00EE79DD" w:rsidP="00391C7E">
      <w:pPr>
        <w:spacing w:after="0" w:line="240" w:lineRule="auto"/>
      </w:pPr>
      <w:r>
        <w:separator/>
      </w:r>
    </w:p>
  </w:footnote>
  <w:footnote w:type="continuationSeparator" w:id="0">
    <w:p w14:paraId="3F2D82E8" w14:textId="77777777" w:rsidR="00EE79DD" w:rsidRDefault="00EE79DD"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36D"/>
    <w:rsid w:val="00004788"/>
    <w:rsid w:val="0000482E"/>
    <w:rsid w:val="0000495B"/>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4150"/>
    <w:rsid w:val="00014B0E"/>
    <w:rsid w:val="00015DDE"/>
    <w:rsid w:val="000163C0"/>
    <w:rsid w:val="00016768"/>
    <w:rsid w:val="00016D6C"/>
    <w:rsid w:val="00016DD5"/>
    <w:rsid w:val="00017757"/>
    <w:rsid w:val="00017D72"/>
    <w:rsid w:val="00017DBA"/>
    <w:rsid w:val="00020260"/>
    <w:rsid w:val="000206B5"/>
    <w:rsid w:val="00020BD2"/>
    <w:rsid w:val="00020CAF"/>
    <w:rsid w:val="0002114F"/>
    <w:rsid w:val="000213EE"/>
    <w:rsid w:val="00021531"/>
    <w:rsid w:val="000217C9"/>
    <w:rsid w:val="00022327"/>
    <w:rsid w:val="00022546"/>
    <w:rsid w:val="00022801"/>
    <w:rsid w:val="00022C46"/>
    <w:rsid w:val="00023046"/>
    <w:rsid w:val="00023256"/>
    <w:rsid w:val="0002365D"/>
    <w:rsid w:val="00023A54"/>
    <w:rsid w:val="00023B5C"/>
    <w:rsid w:val="00023DB7"/>
    <w:rsid w:val="00023E47"/>
    <w:rsid w:val="000241BE"/>
    <w:rsid w:val="0002439A"/>
    <w:rsid w:val="000245B8"/>
    <w:rsid w:val="0002497E"/>
    <w:rsid w:val="00024F3E"/>
    <w:rsid w:val="00025D02"/>
    <w:rsid w:val="00025ED5"/>
    <w:rsid w:val="00026194"/>
    <w:rsid w:val="000263C1"/>
    <w:rsid w:val="00026822"/>
    <w:rsid w:val="00026A2F"/>
    <w:rsid w:val="00026A36"/>
    <w:rsid w:val="00026BFA"/>
    <w:rsid w:val="000271FF"/>
    <w:rsid w:val="00027A15"/>
    <w:rsid w:val="00027DDD"/>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59C1"/>
    <w:rsid w:val="00035C38"/>
    <w:rsid w:val="000361F6"/>
    <w:rsid w:val="000362C5"/>
    <w:rsid w:val="000363E9"/>
    <w:rsid w:val="00036806"/>
    <w:rsid w:val="000371F1"/>
    <w:rsid w:val="000375C0"/>
    <w:rsid w:val="00037ADB"/>
    <w:rsid w:val="00037BD3"/>
    <w:rsid w:val="00037D11"/>
    <w:rsid w:val="00037EA9"/>
    <w:rsid w:val="00037ED7"/>
    <w:rsid w:val="00040656"/>
    <w:rsid w:val="0004069B"/>
    <w:rsid w:val="00040898"/>
    <w:rsid w:val="000412D9"/>
    <w:rsid w:val="0004140C"/>
    <w:rsid w:val="000420E6"/>
    <w:rsid w:val="000420ED"/>
    <w:rsid w:val="0004222F"/>
    <w:rsid w:val="000428C9"/>
    <w:rsid w:val="0004301F"/>
    <w:rsid w:val="00044011"/>
    <w:rsid w:val="0004411F"/>
    <w:rsid w:val="00044152"/>
    <w:rsid w:val="00044173"/>
    <w:rsid w:val="0004487E"/>
    <w:rsid w:val="00045DDA"/>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3F9"/>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CAF"/>
    <w:rsid w:val="0005658D"/>
    <w:rsid w:val="00057FA2"/>
    <w:rsid w:val="00060065"/>
    <w:rsid w:val="000601A2"/>
    <w:rsid w:val="00060551"/>
    <w:rsid w:val="0006086D"/>
    <w:rsid w:val="00061107"/>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78D"/>
    <w:rsid w:val="000678F1"/>
    <w:rsid w:val="0007013C"/>
    <w:rsid w:val="000702EB"/>
    <w:rsid w:val="000705E6"/>
    <w:rsid w:val="00070634"/>
    <w:rsid w:val="00070F13"/>
    <w:rsid w:val="00070F6C"/>
    <w:rsid w:val="00071370"/>
    <w:rsid w:val="00071A55"/>
    <w:rsid w:val="00071F26"/>
    <w:rsid w:val="00072A47"/>
    <w:rsid w:val="0007371A"/>
    <w:rsid w:val="00073E90"/>
    <w:rsid w:val="000742D7"/>
    <w:rsid w:val="000755C5"/>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C8"/>
    <w:rsid w:val="00084962"/>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71E"/>
    <w:rsid w:val="00094806"/>
    <w:rsid w:val="0009483E"/>
    <w:rsid w:val="00094B4D"/>
    <w:rsid w:val="00095066"/>
    <w:rsid w:val="00095223"/>
    <w:rsid w:val="00095B88"/>
    <w:rsid w:val="00095FBB"/>
    <w:rsid w:val="00095FF6"/>
    <w:rsid w:val="00096D37"/>
    <w:rsid w:val="00097097"/>
    <w:rsid w:val="0009709A"/>
    <w:rsid w:val="0009722A"/>
    <w:rsid w:val="00097C1B"/>
    <w:rsid w:val="000A0BB0"/>
    <w:rsid w:val="000A0BE5"/>
    <w:rsid w:val="000A0E69"/>
    <w:rsid w:val="000A1184"/>
    <w:rsid w:val="000A11B5"/>
    <w:rsid w:val="000A11D4"/>
    <w:rsid w:val="000A170D"/>
    <w:rsid w:val="000A1B95"/>
    <w:rsid w:val="000A2761"/>
    <w:rsid w:val="000A276E"/>
    <w:rsid w:val="000A29F2"/>
    <w:rsid w:val="000A317D"/>
    <w:rsid w:val="000A346C"/>
    <w:rsid w:val="000A3648"/>
    <w:rsid w:val="000A37B5"/>
    <w:rsid w:val="000A3A74"/>
    <w:rsid w:val="000A4963"/>
    <w:rsid w:val="000A51FC"/>
    <w:rsid w:val="000A555F"/>
    <w:rsid w:val="000A58E8"/>
    <w:rsid w:val="000A599D"/>
    <w:rsid w:val="000A5F46"/>
    <w:rsid w:val="000A6762"/>
    <w:rsid w:val="000A7004"/>
    <w:rsid w:val="000A7017"/>
    <w:rsid w:val="000A715B"/>
    <w:rsid w:val="000A7280"/>
    <w:rsid w:val="000A78E6"/>
    <w:rsid w:val="000A7DBF"/>
    <w:rsid w:val="000B0656"/>
    <w:rsid w:val="000B074D"/>
    <w:rsid w:val="000B08D2"/>
    <w:rsid w:val="000B09DB"/>
    <w:rsid w:val="000B0B74"/>
    <w:rsid w:val="000B1763"/>
    <w:rsid w:val="000B1C1A"/>
    <w:rsid w:val="000B1F17"/>
    <w:rsid w:val="000B20EE"/>
    <w:rsid w:val="000B2757"/>
    <w:rsid w:val="000B279A"/>
    <w:rsid w:val="000B286C"/>
    <w:rsid w:val="000B332C"/>
    <w:rsid w:val="000B35C1"/>
    <w:rsid w:val="000B3C24"/>
    <w:rsid w:val="000B3D55"/>
    <w:rsid w:val="000B3F0A"/>
    <w:rsid w:val="000B4399"/>
    <w:rsid w:val="000B4DD6"/>
    <w:rsid w:val="000B4ECF"/>
    <w:rsid w:val="000B60E2"/>
    <w:rsid w:val="000B6458"/>
    <w:rsid w:val="000B67D6"/>
    <w:rsid w:val="000B7017"/>
    <w:rsid w:val="000B75DA"/>
    <w:rsid w:val="000B7DDA"/>
    <w:rsid w:val="000B7E28"/>
    <w:rsid w:val="000C0869"/>
    <w:rsid w:val="000C1789"/>
    <w:rsid w:val="000C18C9"/>
    <w:rsid w:val="000C20B8"/>
    <w:rsid w:val="000C307E"/>
    <w:rsid w:val="000C31FB"/>
    <w:rsid w:val="000C3312"/>
    <w:rsid w:val="000C3566"/>
    <w:rsid w:val="000C3BCB"/>
    <w:rsid w:val="000C5A1C"/>
    <w:rsid w:val="000C649B"/>
    <w:rsid w:val="000C66BC"/>
    <w:rsid w:val="000C6870"/>
    <w:rsid w:val="000C6B58"/>
    <w:rsid w:val="000D00F9"/>
    <w:rsid w:val="000D05F9"/>
    <w:rsid w:val="000D1213"/>
    <w:rsid w:val="000D148B"/>
    <w:rsid w:val="000D15C4"/>
    <w:rsid w:val="000D1EAC"/>
    <w:rsid w:val="000D22BE"/>
    <w:rsid w:val="000D26F7"/>
    <w:rsid w:val="000D323A"/>
    <w:rsid w:val="000D3AB6"/>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55C"/>
    <w:rsid w:val="000D78BD"/>
    <w:rsid w:val="000E08AF"/>
    <w:rsid w:val="000E090D"/>
    <w:rsid w:val="000E0A20"/>
    <w:rsid w:val="000E0E36"/>
    <w:rsid w:val="000E0FAD"/>
    <w:rsid w:val="000E2038"/>
    <w:rsid w:val="000E2DC0"/>
    <w:rsid w:val="000E337A"/>
    <w:rsid w:val="000E3F68"/>
    <w:rsid w:val="000E4248"/>
    <w:rsid w:val="000E43E7"/>
    <w:rsid w:val="000E440C"/>
    <w:rsid w:val="000E4F2E"/>
    <w:rsid w:val="000E4FA5"/>
    <w:rsid w:val="000E6636"/>
    <w:rsid w:val="000E700A"/>
    <w:rsid w:val="000E7279"/>
    <w:rsid w:val="000E7561"/>
    <w:rsid w:val="000E775A"/>
    <w:rsid w:val="000E7BCF"/>
    <w:rsid w:val="000E7BEC"/>
    <w:rsid w:val="000E7F18"/>
    <w:rsid w:val="000F0203"/>
    <w:rsid w:val="000F0989"/>
    <w:rsid w:val="000F0F58"/>
    <w:rsid w:val="000F158C"/>
    <w:rsid w:val="000F1A90"/>
    <w:rsid w:val="000F1D20"/>
    <w:rsid w:val="000F1DD4"/>
    <w:rsid w:val="000F2337"/>
    <w:rsid w:val="000F31B9"/>
    <w:rsid w:val="000F3686"/>
    <w:rsid w:val="000F390C"/>
    <w:rsid w:val="000F3AD5"/>
    <w:rsid w:val="000F3AF0"/>
    <w:rsid w:val="000F3DC9"/>
    <w:rsid w:val="000F3DEE"/>
    <w:rsid w:val="000F3F9C"/>
    <w:rsid w:val="000F43CD"/>
    <w:rsid w:val="000F4505"/>
    <w:rsid w:val="000F4507"/>
    <w:rsid w:val="000F4814"/>
    <w:rsid w:val="000F491E"/>
    <w:rsid w:val="000F4A8C"/>
    <w:rsid w:val="000F566F"/>
    <w:rsid w:val="000F5BC5"/>
    <w:rsid w:val="000F65EB"/>
    <w:rsid w:val="000F68C8"/>
    <w:rsid w:val="000F68EC"/>
    <w:rsid w:val="000F6EAD"/>
    <w:rsid w:val="000F726E"/>
    <w:rsid w:val="000F7511"/>
    <w:rsid w:val="000F7618"/>
    <w:rsid w:val="000F7626"/>
    <w:rsid w:val="000F7CAC"/>
    <w:rsid w:val="001001BD"/>
    <w:rsid w:val="001002AB"/>
    <w:rsid w:val="0010035E"/>
    <w:rsid w:val="00100DFB"/>
    <w:rsid w:val="00100FC9"/>
    <w:rsid w:val="00101446"/>
    <w:rsid w:val="00101D73"/>
    <w:rsid w:val="00101D77"/>
    <w:rsid w:val="00102C53"/>
    <w:rsid w:val="00102DDA"/>
    <w:rsid w:val="00103DE0"/>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87E"/>
    <w:rsid w:val="0011041C"/>
    <w:rsid w:val="00110DF9"/>
    <w:rsid w:val="00111142"/>
    <w:rsid w:val="00111B8C"/>
    <w:rsid w:val="0011240F"/>
    <w:rsid w:val="00112880"/>
    <w:rsid w:val="00112ABC"/>
    <w:rsid w:val="00114F18"/>
    <w:rsid w:val="00115051"/>
    <w:rsid w:val="00115675"/>
    <w:rsid w:val="001157F1"/>
    <w:rsid w:val="00115972"/>
    <w:rsid w:val="00115979"/>
    <w:rsid w:val="00115B8A"/>
    <w:rsid w:val="00116CFE"/>
    <w:rsid w:val="00117198"/>
    <w:rsid w:val="001178B1"/>
    <w:rsid w:val="00117A1A"/>
    <w:rsid w:val="00117AE9"/>
    <w:rsid w:val="001202EE"/>
    <w:rsid w:val="0012060D"/>
    <w:rsid w:val="00120625"/>
    <w:rsid w:val="001208F8"/>
    <w:rsid w:val="00120B35"/>
    <w:rsid w:val="00120B8F"/>
    <w:rsid w:val="00120F6F"/>
    <w:rsid w:val="0012108C"/>
    <w:rsid w:val="001216D8"/>
    <w:rsid w:val="00121E0F"/>
    <w:rsid w:val="00122550"/>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7227"/>
    <w:rsid w:val="00137CA9"/>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5437"/>
    <w:rsid w:val="0015555E"/>
    <w:rsid w:val="00155706"/>
    <w:rsid w:val="001558F7"/>
    <w:rsid w:val="00155A19"/>
    <w:rsid w:val="00156205"/>
    <w:rsid w:val="001563E6"/>
    <w:rsid w:val="00156837"/>
    <w:rsid w:val="00156A94"/>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AD"/>
    <w:rsid w:val="001719A1"/>
    <w:rsid w:val="00172718"/>
    <w:rsid w:val="00172FAE"/>
    <w:rsid w:val="0017340E"/>
    <w:rsid w:val="00173688"/>
    <w:rsid w:val="001736EE"/>
    <w:rsid w:val="001739DE"/>
    <w:rsid w:val="00173D94"/>
    <w:rsid w:val="0017525B"/>
    <w:rsid w:val="001753BC"/>
    <w:rsid w:val="00175501"/>
    <w:rsid w:val="00175628"/>
    <w:rsid w:val="00175A63"/>
    <w:rsid w:val="0017668E"/>
    <w:rsid w:val="00176FA7"/>
    <w:rsid w:val="00177C21"/>
    <w:rsid w:val="001804B0"/>
    <w:rsid w:val="001807FC"/>
    <w:rsid w:val="00181380"/>
    <w:rsid w:val="00181458"/>
    <w:rsid w:val="00181761"/>
    <w:rsid w:val="0018182D"/>
    <w:rsid w:val="00181ADB"/>
    <w:rsid w:val="001823A3"/>
    <w:rsid w:val="00182A6D"/>
    <w:rsid w:val="00183524"/>
    <w:rsid w:val="00183560"/>
    <w:rsid w:val="00183E63"/>
    <w:rsid w:val="00183E98"/>
    <w:rsid w:val="00184AC3"/>
    <w:rsid w:val="00185AE3"/>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034"/>
    <w:rsid w:val="001A7264"/>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D81"/>
    <w:rsid w:val="001B7D9D"/>
    <w:rsid w:val="001C01D1"/>
    <w:rsid w:val="001C0D7C"/>
    <w:rsid w:val="001C1F09"/>
    <w:rsid w:val="001C23ED"/>
    <w:rsid w:val="001C249A"/>
    <w:rsid w:val="001C27AA"/>
    <w:rsid w:val="001C32DA"/>
    <w:rsid w:val="001C35AE"/>
    <w:rsid w:val="001C3772"/>
    <w:rsid w:val="001C3859"/>
    <w:rsid w:val="001C3B16"/>
    <w:rsid w:val="001C3E68"/>
    <w:rsid w:val="001C3FAA"/>
    <w:rsid w:val="001C40F2"/>
    <w:rsid w:val="001C584A"/>
    <w:rsid w:val="001C58CB"/>
    <w:rsid w:val="001C6311"/>
    <w:rsid w:val="001C642A"/>
    <w:rsid w:val="001C64B7"/>
    <w:rsid w:val="001C69DD"/>
    <w:rsid w:val="001C7484"/>
    <w:rsid w:val="001C7D07"/>
    <w:rsid w:val="001D02BD"/>
    <w:rsid w:val="001D034B"/>
    <w:rsid w:val="001D058A"/>
    <w:rsid w:val="001D05DF"/>
    <w:rsid w:val="001D087E"/>
    <w:rsid w:val="001D0C1B"/>
    <w:rsid w:val="001D10B1"/>
    <w:rsid w:val="001D1299"/>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8DD"/>
    <w:rsid w:val="001E4FD6"/>
    <w:rsid w:val="001E5197"/>
    <w:rsid w:val="001E5726"/>
    <w:rsid w:val="001E5742"/>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434E"/>
    <w:rsid w:val="001F4C8B"/>
    <w:rsid w:val="001F4D04"/>
    <w:rsid w:val="001F4EC9"/>
    <w:rsid w:val="001F5299"/>
    <w:rsid w:val="001F5919"/>
    <w:rsid w:val="001F5B9A"/>
    <w:rsid w:val="001F5CD5"/>
    <w:rsid w:val="001F5E44"/>
    <w:rsid w:val="001F5E86"/>
    <w:rsid w:val="001F61B4"/>
    <w:rsid w:val="001F6794"/>
    <w:rsid w:val="001F6D33"/>
    <w:rsid w:val="001F704D"/>
    <w:rsid w:val="001F7398"/>
    <w:rsid w:val="001F754E"/>
    <w:rsid w:val="001F76E9"/>
    <w:rsid w:val="0020030E"/>
    <w:rsid w:val="00200CDA"/>
    <w:rsid w:val="00200D50"/>
    <w:rsid w:val="0020131C"/>
    <w:rsid w:val="00201990"/>
    <w:rsid w:val="00201A31"/>
    <w:rsid w:val="0020276E"/>
    <w:rsid w:val="002027D9"/>
    <w:rsid w:val="00202880"/>
    <w:rsid w:val="0020291A"/>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BB0"/>
    <w:rsid w:val="002118CF"/>
    <w:rsid w:val="00211ACD"/>
    <w:rsid w:val="00211AF2"/>
    <w:rsid w:val="00211EAC"/>
    <w:rsid w:val="00212133"/>
    <w:rsid w:val="0021225C"/>
    <w:rsid w:val="00212270"/>
    <w:rsid w:val="002126F7"/>
    <w:rsid w:val="0021280E"/>
    <w:rsid w:val="00212940"/>
    <w:rsid w:val="002136CF"/>
    <w:rsid w:val="00214332"/>
    <w:rsid w:val="00214AD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4AE"/>
    <w:rsid w:val="002205EA"/>
    <w:rsid w:val="0022061A"/>
    <w:rsid w:val="00220755"/>
    <w:rsid w:val="00221A05"/>
    <w:rsid w:val="00221A84"/>
    <w:rsid w:val="0022220E"/>
    <w:rsid w:val="0022270A"/>
    <w:rsid w:val="00222DF4"/>
    <w:rsid w:val="0022328E"/>
    <w:rsid w:val="002235F4"/>
    <w:rsid w:val="00223D51"/>
    <w:rsid w:val="00224073"/>
    <w:rsid w:val="002240E0"/>
    <w:rsid w:val="0022410E"/>
    <w:rsid w:val="002241DE"/>
    <w:rsid w:val="00224528"/>
    <w:rsid w:val="002246F3"/>
    <w:rsid w:val="00225EAA"/>
    <w:rsid w:val="002265B0"/>
    <w:rsid w:val="00226665"/>
    <w:rsid w:val="002267AD"/>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897"/>
    <w:rsid w:val="00233AAE"/>
    <w:rsid w:val="00233BDD"/>
    <w:rsid w:val="00233DE0"/>
    <w:rsid w:val="0023417E"/>
    <w:rsid w:val="002341FE"/>
    <w:rsid w:val="00234A10"/>
    <w:rsid w:val="00235E21"/>
    <w:rsid w:val="00235E44"/>
    <w:rsid w:val="0023612F"/>
    <w:rsid w:val="002361BE"/>
    <w:rsid w:val="00236819"/>
    <w:rsid w:val="00236C94"/>
    <w:rsid w:val="00237147"/>
    <w:rsid w:val="002373B3"/>
    <w:rsid w:val="002373D8"/>
    <w:rsid w:val="002375BF"/>
    <w:rsid w:val="00237719"/>
    <w:rsid w:val="0023774E"/>
    <w:rsid w:val="0023784B"/>
    <w:rsid w:val="00237A1E"/>
    <w:rsid w:val="002402B4"/>
    <w:rsid w:val="00241352"/>
    <w:rsid w:val="00241462"/>
    <w:rsid w:val="00241852"/>
    <w:rsid w:val="00241CF4"/>
    <w:rsid w:val="00241F2A"/>
    <w:rsid w:val="00241F9B"/>
    <w:rsid w:val="0024216C"/>
    <w:rsid w:val="0024232B"/>
    <w:rsid w:val="00242464"/>
    <w:rsid w:val="0024260C"/>
    <w:rsid w:val="002428A9"/>
    <w:rsid w:val="002428C0"/>
    <w:rsid w:val="00242B8C"/>
    <w:rsid w:val="00242C4E"/>
    <w:rsid w:val="0024322C"/>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D78"/>
    <w:rsid w:val="002500F0"/>
    <w:rsid w:val="00250B2A"/>
    <w:rsid w:val="002518A6"/>
    <w:rsid w:val="00251B62"/>
    <w:rsid w:val="00251BE8"/>
    <w:rsid w:val="00251F38"/>
    <w:rsid w:val="00252054"/>
    <w:rsid w:val="0025217C"/>
    <w:rsid w:val="00252FF3"/>
    <w:rsid w:val="002531AE"/>
    <w:rsid w:val="002536DD"/>
    <w:rsid w:val="00254EDB"/>
    <w:rsid w:val="00255261"/>
    <w:rsid w:val="00255559"/>
    <w:rsid w:val="0025617C"/>
    <w:rsid w:val="002575FD"/>
    <w:rsid w:val="0025765E"/>
    <w:rsid w:val="002576EE"/>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359"/>
    <w:rsid w:val="00276569"/>
    <w:rsid w:val="0027661B"/>
    <w:rsid w:val="0028026B"/>
    <w:rsid w:val="00280367"/>
    <w:rsid w:val="002807A7"/>
    <w:rsid w:val="00281DD5"/>
    <w:rsid w:val="00282505"/>
    <w:rsid w:val="00282527"/>
    <w:rsid w:val="00282727"/>
    <w:rsid w:val="002827E0"/>
    <w:rsid w:val="00282C4E"/>
    <w:rsid w:val="00282D77"/>
    <w:rsid w:val="00285325"/>
    <w:rsid w:val="00285F58"/>
    <w:rsid w:val="002860AD"/>
    <w:rsid w:val="0028632B"/>
    <w:rsid w:val="00286C99"/>
    <w:rsid w:val="00286DB1"/>
    <w:rsid w:val="00286E20"/>
    <w:rsid w:val="00286F3B"/>
    <w:rsid w:val="002875F4"/>
    <w:rsid w:val="0029016F"/>
    <w:rsid w:val="002907E3"/>
    <w:rsid w:val="00290A11"/>
    <w:rsid w:val="00290B5C"/>
    <w:rsid w:val="002911E8"/>
    <w:rsid w:val="002916CF"/>
    <w:rsid w:val="00291A4B"/>
    <w:rsid w:val="002921E1"/>
    <w:rsid w:val="002921F8"/>
    <w:rsid w:val="0029249D"/>
    <w:rsid w:val="0029288D"/>
    <w:rsid w:val="00292D0E"/>
    <w:rsid w:val="002936C1"/>
    <w:rsid w:val="002942A6"/>
    <w:rsid w:val="00294E89"/>
    <w:rsid w:val="00295316"/>
    <w:rsid w:val="00295C36"/>
    <w:rsid w:val="00296023"/>
    <w:rsid w:val="00296148"/>
    <w:rsid w:val="00296228"/>
    <w:rsid w:val="00296443"/>
    <w:rsid w:val="00296919"/>
    <w:rsid w:val="002969FD"/>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32D"/>
    <w:rsid w:val="002A557A"/>
    <w:rsid w:val="002A5A9C"/>
    <w:rsid w:val="002A5F73"/>
    <w:rsid w:val="002A693A"/>
    <w:rsid w:val="002A69C6"/>
    <w:rsid w:val="002A6E3D"/>
    <w:rsid w:val="002A6F3D"/>
    <w:rsid w:val="002A72AC"/>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A31"/>
    <w:rsid w:val="002B3C35"/>
    <w:rsid w:val="002B3E4E"/>
    <w:rsid w:val="002B4582"/>
    <w:rsid w:val="002B47A7"/>
    <w:rsid w:val="002B4D83"/>
    <w:rsid w:val="002B52DA"/>
    <w:rsid w:val="002B5449"/>
    <w:rsid w:val="002B58E1"/>
    <w:rsid w:val="002B5D0B"/>
    <w:rsid w:val="002B6388"/>
    <w:rsid w:val="002B6640"/>
    <w:rsid w:val="002B6B8D"/>
    <w:rsid w:val="002B6D19"/>
    <w:rsid w:val="002B7209"/>
    <w:rsid w:val="002B739D"/>
    <w:rsid w:val="002B752F"/>
    <w:rsid w:val="002B7929"/>
    <w:rsid w:val="002B7E6E"/>
    <w:rsid w:val="002B7F6C"/>
    <w:rsid w:val="002C001C"/>
    <w:rsid w:val="002C05D5"/>
    <w:rsid w:val="002C068B"/>
    <w:rsid w:val="002C0B93"/>
    <w:rsid w:val="002C108B"/>
    <w:rsid w:val="002C109E"/>
    <w:rsid w:val="002C1978"/>
    <w:rsid w:val="002C1EA7"/>
    <w:rsid w:val="002C1F03"/>
    <w:rsid w:val="002C2893"/>
    <w:rsid w:val="002C2BDF"/>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A1B"/>
    <w:rsid w:val="002D3EB7"/>
    <w:rsid w:val="002D3F04"/>
    <w:rsid w:val="002D40D4"/>
    <w:rsid w:val="002D4413"/>
    <w:rsid w:val="002D468C"/>
    <w:rsid w:val="002D4786"/>
    <w:rsid w:val="002D51F7"/>
    <w:rsid w:val="002D5326"/>
    <w:rsid w:val="002D53A5"/>
    <w:rsid w:val="002D55C6"/>
    <w:rsid w:val="002D6288"/>
    <w:rsid w:val="002D6839"/>
    <w:rsid w:val="002D687C"/>
    <w:rsid w:val="002D745F"/>
    <w:rsid w:val="002D7684"/>
    <w:rsid w:val="002D7708"/>
    <w:rsid w:val="002E0363"/>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504"/>
    <w:rsid w:val="002E6730"/>
    <w:rsid w:val="002E6DC4"/>
    <w:rsid w:val="002E75D6"/>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17D"/>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20DD"/>
    <w:rsid w:val="003027F0"/>
    <w:rsid w:val="003037C2"/>
    <w:rsid w:val="00305253"/>
    <w:rsid w:val="003058A8"/>
    <w:rsid w:val="00305A74"/>
    <w:rsid w:val="00305B4B"/>
    <w:rsid w:val="00305CF3"/>
    <w:rsid w:val="0030629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213"/>
    <w:rsid w:val="003128F0"/>
    <w:rsid w:val="00313295"/>
    <w:rsid w:val="0031334A"/>
    <w:rsid w:val="003148AF"/>
    <w:rsid w:val="0031496D"/>
    <w:rsid w:val="003153B3"/>
    <w:rsid w:val="003154EC"/>
    <w:rsid w:val="00315AA6"/>
    <w:rsid w:val="00315BAF"/>
    <w:rsid w:val="00316871"/>
    <w:rsid w:val="003168A7"/>
    <w:rsid w:val="00316A4A"/>
    <w:rsid w:val="00316FCF"/>
    <w:rsid w:val="0031793A"/>
    <w:rsid w:val="00320796"/>
    <w:rsid w:val="00320BF1"/>
    <w:rsid w:val="00320CB7"/>
    <w:rsid w:val="00320E67"/>
    <w:rsid w:val="003218F1"/>
    <w:rsid w:val="00321D85"/>
    <w:rsid w:val="0032241B"/>
    <w:rsid w:val="00322AB3"/>
    <w:rsid w:val="00322DE6"/>
    <w:rsid w:val="00322E22"/>
    <w:rsid w:val="0032327D"/>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ACF"/>
    <w:rsid w:val="00333DF3"/>
    <w:rsid w:val="00334952"/>
    <w:rsid w:val="00334A80"/>
    <w:rsid w:val="00334B9E"/>
    <w:rsid w:val="00334F3E"/>
    <w:rsid w:val="003350D3"/>
    <w:rsid w:val="0033579E"/>
    <w:rsid w:val="00335A86"/>
    <w:rsid w:val="00335D3C"/>
    <w:rsid w:val="00335DE1"/>
    <w:rsid w:val="00335F59"/>
    <w:rsid w:val="00337846"/>
    <w:rsid w:val="003400D2"/>
    <w:rsid w:val="00340295"/>
    <w:rsid w:val="00340595"/>
    <w:rsid w:val="00341C38"/>
    <w:rsid w:val="00341D26"/>
    <w:rsid w:val="00342333"/>
    <w:rsid w:val="00342564"/>
    <w:rsid w:val="0034287D"/>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A02"/>
    <w:rsid w:val="00346B8D"/>
    <w:rsid w:val="00346D92"/>
    <w:rsid w:val="003471D4"/>
    <w:rsid w:val="00347B0E"/>
    <w:rsid w:val="00350670"/>
    <w:rsid w:val="003506EF"/>
    <w:rsid w:val="00350C5C"/>
    <w:rsid w:val="00350FFB"/>
    <w:rsid w:val="0035106A"/>
    <w:rsid w:val="0035138D"/>
    <w:rsid w:val="00351EF3"/>
    <w:rsid w:val="003528D6"/>
    <w:rsid w:val="00352C0F"/>
    <w:rsid w:val="003534DD"/>
    <w:rsid w:val="003535ED"/>
    <w:rsid w:val="00353A69"/>
    <w:rsid w:val="00354104"/>
    <w:rsid w:val="0035462D"/>
    <w:rsid w:val="00354B64"/>
    <w:rsid w:val="003554CF"/>
    <w:rsid w:val="003554E4"/>
    <w:rsid w:val="00355614"/>
    <w:rsid w:val="00355D43"/>
    <w:rsid w:val="003579F0"/>
    <w:rsid w:val="00357D82"/>
    <w:rsid w:val="00357EBC"/>
    <w:rsid w:val="00360DC5"/>
    <w:rsid w:val="00361251"/>
    <w:rsid w:val="00361582"/>
    <w:rsid w:val="00362066"/>
    <w:rsid w:val="00362392"/>
    <w:rsid w:val="003629A1"/>
    <w:rsid w:val="003633B5"/>
    <w:rsid w:val="00363803"/>
    <w:rsid w:val="00364034"/>
    <w:rsid w:val="00364714"/>
    <w:rsid w:val="00364857"/>
    <w:rsid w:val="00364A1A"/>
    <w:rsid w:val="00364CAF"/>
    <w:rsid w:val="00364F6F"/>
    <w:rsid w:val="003654F0"/>
    <w:rsid w:val="00365724"/>
    <w:rsid w:val="0036596B"/>
    <w:rsid w:val="00365D77"/>
    <w:rsid w:val="0036601C"/>
    <w:rsid w:val="00366253"/>
    <w:rsid w:val="00366532"/>
    <w:rsid w:val="00366CD3"/>
    <w:rsid w:val="003673D6"/>
    <w:rsid w:val="00367775"/>
    <w:rsid w:val="00367E30"/>
    <w:rsid w:val="00367F9C"/>
    <w:rsid w:val="00370A4B"/>
    <w:rsid w:val="00371051"/>
    <w:rsid w:val="0037167D"/>
    <w:rsid w:val="00371F66"/>
    <w:rsid w:val="00372084"/>
    <w:rsid w:val="0037276C"/>
    <w:rsid w:val="00372BC6"/>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3BB"/>
    <w:rsid w:val="0039487E"/>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20F"/>
    <w:rsid w:val="003A3A76"/>
    <w:rsid w:val="003A3BF0"/>
    <w:rsid w:val="003A4D94"/>
    <w:rsid w:val="003A5184"/>
    <w:rsid w:val="003A5B59"/>
    <w:rsid w:val="003A5E67"/>
    <w:rsid w:val="003A613D"/>
    <w:rsid w:val="003A731B"/>
    <w:rsid w:val="003A78A1"/>
    <w:rsid w:val="003A7CC6"/>
    <w:rsid w:val="003B154E"/>
    <w:rsid w:val="003B27D8"/>
    <w:rsid w:val="003B2898"/>
    <w:rsid w:val="003B343A"/>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350A"/>
    <w:rsid w:val="003D4119"/>
    <w:rsid w:val="003D465B"/>
    <w:rsid w:val="003D48D0"/>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1F01"/>
    <w:rsid w:val="003E2B47"/>
    <w:rsid w:val="003E2FC2"/>
    <w:rsid w:val="003E345B"/>
    <w:rsid w:val="003E3AE1"/>
    <w:rsid w:val="003E46D0"/>
    <w:rsid w:val="003E47F5"/>
    <w:rsid w:val="003E497A"/>
    <w:rsid w:val="003E4BC8"/>
    <w:rsid w:val="003E634A"/>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FD0"/>
    <w:rsid w:val="003F3318"/>
    <w:rsid w:val="003F4043"/>
    <w:rsid w:val="003F443C"/>
    <w:rsid w:val="003F4AAC"/>
    <w:rsid w:val="003F4BFA"/>
    <w:rsid w:val="003F56CC"/>
    <w:rsid w:val="003F62C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364"/>
    <w:rsid w:val="004069A0"/>
    <w:rsid w:val="00406F1E"/>
    <w:rsid w:val="0040758C"/>
    <w:rsid w:val="00407594"/>
    <w:rsid w:val="0040779B"/>
    <w:rsid w:val="00410053"/>
    <w:rsid w:val="00410230"/>
    <w:rsid w:val="004107DA"/>
    <w:rsid w:val="00410F4D"/>
    <w:rsid w:val="00411010"/>
    <w:rsid w:val="00411887"/>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6BA1"/>
    <w:rsid w:val="0041717B"/>
    <w:rsid w:val="004172D3"/>
    <w:rsid w:val="0041758A"/>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48E9"/>
    <w:rsid w:val="00424FED"/>
    <w:rsid w:val="00425A80"/>
    <w:rsid w:val="00425AC5"/>
    <w:rsid w:val="00426521"/>
    <w:rsid w:val="0042659C"/>
    <w:rsid w:val="00426CE7"/>
    <w:rsid w:val="004270B1"/>
    <w:rsid w:val="004271E8"/>
    <w:rsid w:val="00427608"/>
    <w:rsid w:val="004277B0"/>
    <w:rsid w:val="00427ADE"/>
    <w:rsid w:val="00427E98"/>
    <w:rsid w:val="00430623"/>
    <w:rsid w:val="00430703"/>
    <w:rsid w:val="00431948"/>
    <w:rsid w:val="004319CE"/>
    <w:rsid w:val="00431A61"/>
    <w:rsid w:val="00432298"/>
    <w:rsid w:val="004323AB"/>
    <w:rsid w:val="00432733"/>
    <w:rsid w:val="00432BEB"/>
    <w:rsid w:val="00432D34"/>
    <w:rsid w:val="00433EEF"/>
    <w:rsid w:val="00433FAF"/>
    <w:rsid w:val="004347A6"/>
    <w:rsid w:val="00434A02"/>
    <w:rsid w:val="0043548D"/>
    <w:rsid w:val="00435732"/>
    <w:rsid w:val="00435AFB"/>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B2A"/>
    <w:rsid w:val="00444DAC"/>
    <w:rsid w:val="00444FD4"/>
    <w:rsid w:val="00445048"/>
    <w:rsid w:val="004450EA"/>
    <w:rsid w:val="00445430"/>
    <w:rsid w:val="00445460"/>
    <w:rsid w:val="004454B4"/>
    <w:rsid w:val="00445BF3"/>
    <w:rsid w:val="00446614"/>
    <w:rsid w:val="00446A20"/>
    <w:rsid w:val="0045041D"/>
    <w:rsid w:val="004507C2"/>
    <w:rsid w:val="00450CC0"/>
    <w:rsid w:val="00451AFF"/>
    <w:rsid w:val="00451C83"/>
    <w:rsid w:val="00452025"/>
    <w:rsid w:val="0045203F"/>
    <w:rsid w:val="00452801"/>
    <w:rsid w:val="00452848"/>
    <w:rsid w:val="00452B7E"/>
    <w:rsid w:val="004537FC"/>
    <w:rsid w:val="00453C64"/>
    <w:rsid w:val="00454112"/>
    <w:rsid w:val="00455692"/>
    <w:rsid w:val="00455A5B"/>
    <w:rsid w:val="00455D04"/>
    <w:rsid w:val="00456258"/>
    <w:rsid w:val="0045639D"/>
    <w:rsid w:val="004565E7"/>
    <w:rsid w:val="00456B28"/>
    <w:rsid w:val="00456E1C"/>
    <w:rsid w:val="00457BC7"/>
    <w:rsid w:val="00457D05"/>
    <w:rsid w:val="00457D74"/>
    <w:rsid w:val="0046026A"/>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E0"/>
    <w:rsid w:val="00466E24"/>
    <w:rsid w:val="00467159"/>
    <w:rsid w:val="00467261"/>
    <w:rsid w:val="00467319"/>
    <w:rsid w:val="00467912"/>
    <w:rsid w:val="00467B27"/>
    <w:rsid w:val="00470240"/>
    <w:rsid w:val="0047043E"/>
    <w:rsid w:val="00470612"/>
    <w:rsid w:val="004707E2"/>
    <w:rsid w:val="00470D5C"/>
    <w:rsid w:val="0047178C"/>
    <w:rsid w:val="004717DE"/>
    <w:rsid w:val="004720BB"/>
    <w:rsid w:val="004726B4"/>
    <w:rsid w:val="00472702"/>
    <w:rsid w:val="00472971"/>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64A3"/>
    <w:rsid w:val="0048659B"/>
    <w:rsid w:val="00486861"/>
    <w:rsid w:val="00486EC4"/>
    <w:rsid w:val="0048749D"/>
    <w:rsid w:val="00487662"/>
    <w:rsid w:val="00487841"/>
    <w:rsid w:val="004878F3"/>
    <w:rsid w:val="00490314"/>
    <w:rsid w:val="004903C3"/>
    <w:rsid w:val="004906F2"/>
    <w:rsid w:val="0049073F"/>
    <w:rsid w:val="004910CA"/>
    <w:rsid w:val="004910E6"/>
    <w:rsid w:val="004916FE"/>
    <w:rsid w:val="004919FE"/>
    <w:rsid w:val="00491A58"/>
    <w:rsid w:val="00491E6D"/>
    <w:rsid w:val="00491F3E"/>
    <w:rsid w:val="00492711"/>
    <w:rsid w:val="00492918"/>
    <w:rsid w:val="00492CB7"/>
    <w:rsid w:val="00492F56"/>
    <w:rsid w:val="0049319B"/>
    <w:rsid w:val="0049328D"/>
    <w:rsid w:val="00493A31"/>
    <w:rsid w:val="00493D23"/>
    <w:rsid w:val="00494550"/>
    <w:rsid w:val="00494CB3"/>
    <w:rsid w:val="00494DAB"/>
    <w:rsid w:val="004951EC"/>
    <w:rsid w:val="004958D3"/>
    <w:rsid w:val="00495A2C"/>
    <w:rsid w:val="00495A8A"/>
    <w:rsid w:val="00496A43"/>
    <w:rsid w:val="00496FAE"/>
    <w:rsid w:val="00497398"/>
    <w:rsid w:val="004979E4"/>
    <w:rsid w:val="00497C46"/>
    <w:rsid w:val="00497F11"/>
    <w:rsid w:val="00497FE5"/>
    <w:rsid w:val="004A045E"/>
    <w:rsid w:val="004A06DB"/>
    <w:rsid w:val="004A07A5"/>
    <w:rsid w:val="004A0BA0"/>
    <w:rsid w:val="004A11A4"/>
    <w:rsid w:val="004A1C93"/>
    <w:rsid w:val="004A274B"/>
    <w:rsid w:val="004A2FD3"/>
    <w:rsid w:val="004A302F"/>
    <w:rsid w:val="004A3269"/>
    <w:rsid w:val="004A34CE"/>
    <w:rsid w:val="004A3C37"/>
    <w:rsid w:val="004A3CC9"/>
    <w:rsid w:val="004A4790"/>
    <w:rsid w:val="004A55FC"/>
    <w:rsid w:val="004A587D"/>
    <w:rsid w:val="004A5D51"/>
    <w:rsid w:val="004A5E3E"/>
    <w:rsid w:val="004A5EA5"/>
    <w:rsid w:val="004A69E7"/>
    <w:rsid w:val="004A6E29"/>
    <w:rsid w:val="004A6F4E"/>
    <w:rsid w:val="004A7C3D"/>
    <w:rsid w:val="004A7EA9"/>
    <w:rsid w:val="004B03EF"/>
    <w:rsid w:val="004B0766"/>
    <w:rsid w:val="004B1270"/>
    <w:rsid w:val="004B16EB"/>
    <w:rsid w:val="004B229D"/>
    <w:rsid w:val="004B22DC"/>
    <w:rsid w:val="004B2781"/>
    <w:rsid w:val="004B3357"/>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93F"/>
    <w:rsid w:val="004C2AD2"/>
    <w:rsid w:val="004C2B8E"/>
    <w:rsid w:val="004C3088"/>
    <w:rsid w:val="004C38F1"/>
    <w:rsid w:val="004C473B"/>
    <w:rsid w:val="004C47A9"/>
    <w:rsid w:val="004C48D9"/>
    <w:rsid w:val="004C4B00"/>
    <w:rsid w:val="004C4B98"/>
    <w:rsid w:val="004C4EE4"/>
    <w:rsid w:val="004C5031"/>
    <w:rsid w:val="004C5597"/>
    <w:rsid w:val="004C5792"/>
    <w:rsid w:val="004C5CBD"/>
    <w:rsid w:val="004C6440"/>
    <w:rsid w:val="004C689B"/>
    <w:rsid w:val="004C6B43"/>
    <w:rsid w:val="004C6C92"/>
    <w:rsid w:val="004C7140"/>
    <w:rsid w:val="004C795D"/>
    <w:rsid w:val="004C7C59"/>
    <w:rsid w:val="004C7F46"/>
    <w:rsid w:val="004D009C"/>
    <w:rsid w:val="004D0C42"/>
    <w:rsid w:val="004D151D"/>
    <w:rsid w:val="004D1B3F"/>
    <w:rsid w:val="004D271B"/>
    <w:rsid w:val="004D27DA"/>
    <w:rsid w:val="004D2C27"/>
    <w:rsid w:val="004D32F5"/>
    <w:rsid w:val="004D3C8A"/>
    <w:rsid w:val="004D4762"/>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CEA"/>
    <w:rsid w:val="004E0094"/>
    <w:rsid w:val="004E05F7"/>
    <w:rsid w:val="004E06C5"/>
    <w:rsid w:val="004E0FC1"/>
    <w:rsid w:val="004E1192"/>
    <w:rsid w:val="004E14BF"/>
    <w:rsid w:val="004E170A"/>
    <w:rsid w:val="004E20B8"/>
    <w:rsid w:val="004E28B0"/>
    <w:rsid w:val="004E2C0A"/>
    <w:rsid w:val="004E3677"/>
    <w:rsid w:val="004E3CE1"/>
    <w:rsid w:val="004E413A"/>
    <w:rsid w:val="004E438D"/>
    <w:rsid w:val="004E50C5"/>
    <w:rsid w:val="004E5234"/>
    <w:rsid w:val="004E5383"/>
    <w:rsid w:val="004E5457"/>
    <w:rsid w:val="004E5558"/>
    <w:rsid w:val="004E5A80"/>
    <w:rsid w:val="004E5DB2"/>
    <w:rsid w:val="004E60B7"/>
    <w:rsid w:val="004E661A"/>
    <w:rsid w:val="004E6BFF"/>
    <w:rsid w:val="004E6DB2"/>
    <w:rsid w:val="004E785B"/>
    <w:rsid w:val="004F014B"/>
    <w:rsid w:val="004F044E"/>
    <w:rsid w:val="004F15D3"/>
    <w:rsid w:val="004F2B4A"/>
    <w:rsid w:val="004F3228"/>
    <w:rsid w:val="004F32E8"/>
    <w:rsid w:val="004F4FC0"/>
    <w:rsid w:val="004F5A03"/>
    <w:rsid w:val="004F629A"/>
    <w:rsid w:val="004F6391"/>
    <w:rsid w:val="004F6440"/>
    <w:rsid w:val="004F6BF0"/>
    <w:rsid w:val="004F77B5"/>
    <w:rsid w:val="004F7ADE"/>
    <w:rsid w:val="00500409"/>
    <w:rsid w:val="00501068"/>
    <w:rsid w:val="00501514"/>
    <w:rsid w:val="00501680"/>
    <w:rsid w:val="00501DEA"/>
    <w:rsid w:val="00502FFA"/>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641"/>
    <w:rsid w:val="0051293E"/>
    <w:rsid w:val="00512C62"/>
    <w:rsid w:val="00512CFD"/>
    <w:rsid w:val="00513734"/>
    <w:rsid w:val="00513BD3"/>
    <w:rsid w:val="00513C0A"/>
    <w:rsid w:val="00513C73"/>
    <w:rsid w:val="00514921"/>
    <w:rsid w:val="00514A46"/>
    <w:rsid w:val="00514CDE"/>
    <w:rsid w:val="005158B9"/>
    <w:rsid w:val="0051699E"/>
    <w:rsid w:val="00516AC4"/>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5BB8"/>
    <w:rsid w:val="00525C2F"/>
    <w:rsid w:val="005272E0"/>
    <w:rsid w:val="0052771D"/>
    <w:rsid w:val="00527B4D"/>
    <w:rsid w:val="005302CB"/>
    <w:rsid w:val="00530632"/>
    <w:rsid w:val="00530B88"/>
    <w:rsid w:val="00530DF1"/>
    <w:rsid w:val="00530FCA"/>
    <w:rsid w:val="0053120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25C"/>
    <w:rsid w:val="00545875"/>
    <w:rsid w:val="00545E1D"/>
    <w:rsid w:val="0054686B"/>
    <w:rsid w:val="00546966"/>
    <w:rsid w:val="00546C3B"/>
    <w:rsid w:val="00547101"/>
    <w:rsid w:val="0054716B"/>
    <w:rsid w:val="00547B25"/>
    <w:rsid w:val="00547B6D"/>
    <w:rsid w:val="0055007A"/>
    <w:rsid w:val="005509E0"/>
    <w:rsid w:val="00550F57"/>
    <w:rsid w:val="005510C2"/>
    <w:rsid w:val="00551B6D"/>
    <w:rsid w:val="00552237"/>
    <w:rsid w:val="00552D36"/>
    <w:rsid w:val="00552D79"/>
    <w:rsid w:val="00553AD7"/>
    <w:rsid w:val="005540D0"/>
    <w:rsid w:val="005541AB"/>
    <w:rsid w:val="00554B63"/>
    <w:rsid w:val="00554D82"/>
    <w:rsid w:val="00555C07"/>
    <w:rsid w:val="00556548"/>
    <w:rsid w:val="005565CD"/>
    <w:rsid w:val="00556BD0"/>
    <w:rsid w:val="00557181"/>
    <w:rsid w:val="0055722D"/>
    <w:rsid w:val="00560C8D"/>
    <w:rsid w:val="00560C9F"/>
    <w:rsid w:val="00560F91"/>
    <w:rsid w:val="0056133C"/>
    <w:rsid w:val="005617FB"/>
    <w:rsid w:val="00561F64"/>
    <w:rsid w:val="00561F79"/>
    <w:rsid w:val="00562ACD"/>
    <w:rsid w:val="00562E90"/>
    <w:rsid w:val="00562F6A"/>
    <w:rsid w:val="0056303B"/>
    <w:rsid w:val="00563A21"/>
    <w:rsid w:val="00563C1A"/>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519"/>
    <w:rsid w:val="00570714"/>
    <w:rsid w:val="00570BB5"/>
    <w:rsid w:val="00570DF2"/>
    <w:rsid w:val="00571059"/>
    <w:rsid w:val="00571081"/>
    <w:rsid w:val="00571546"/>
    <w:rsid w:val="005715BA"/>
    <w:rsid w:val="0057194A"/>
    <w:rsid w:val="00572139"/>
    <w:rsid w:val="0057217D"/>
    <w:rsid w:val="00572B16"/>
    <w:rsid w:val="00572C6C"/>
    <w:rsid w:val="00572D50"/>
    <w:rsid w:val="00572DFC"/>
    <w:rsid w:val="00573571"/>
    <w:rsid w:val="005735F8"/>
    <w:rsid w:val="00573FA5"/>
    <w:rsid w:val="00574297"/>
    <w:rsid w:val="00574CDA"/>
    <w:rsid w:val="00575813"/>
    <w:rsid w:val="00575943"/>
    <w:rsid w:val="00575EF0"/>
    <w:rsid w:val="00576594"/>
    <w:rsid w:val="00576E17"/>
    <w:rsid w:val="00577459"/>
    <w:rsid w:val="00577556"/>
    <w:rsid w:val="00580981"/>
    <w:rsid w:val="00580C32"/>
    <w:rsid w:val="00580F17"/>
    <w:rsid w:val="00582C9C"/>
    <w:rsid w:val="0058342C"/>
    <w:rsid w:val="005839CC"/>
    <w:rsid w:val="00583CB6"/>
    <w:rsid w:val="005843E9"/>
    <w:rsid w:val="005843FA"/>
    <w:rsid w:val="00584DD2"/>
    <w:rsid w:val="005853DF"/>
    <w:rsid w:val="00585C1D"/>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2AF0"/>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897"/>
    <w:rsid w:val="005A1E37"/>
    <w:rsid w:val="005A1E71"/>
    <w:rsid w:val="005A22DD"/>
    <w:rsid w:val="005A26E5"/>
    <w:rsid w:val="005A2886"/>
    <w:rsid w:val="005A2B3D"/>
    <w:rsid w:val="005A2FE6"/>
    <w:rsid w:val="005A421A"/>
    <w:rsid w:val="005A426B"/>
    <w:rsid w:val="005A446F"/>
    <w:rsid w:val="005A4668"/>
    <w:rsid w:val="005A4760"/>
    <w:rsid w:val="005A4C6A"/>
    <w:rsid w:val="005A660C"/>
    <w:rsid w:val="005A6D57"/>
    <w:rsid w:val="005A703B"/>
    <w:rsid w:val="005A72CB"/>
    <w:rsid w:val="005A7473"/>
    <w:rsid w:val="005A7984"/>
    <w:rsid w:val="005A7C4E"/>
    <w:rsid w:val="005A7F7F"/>
    <w:rsid w:val="005B26B8"/>
    <w:rsid w:val="005B2900"/>
    <w:rsid w:val="005B2D7A"/>
    <w:rsid w:val="005B2DE0"/>
    <w:rsid w:val="005B323D"/>
    <w:rsid w:val="005B3ABC"/>
    <w:rsid w:val="005B40D5"/>
    <w:rsid w:val="005B4D58"/>
    <w:rsid w:val="005B4DA8"/>
    <w:rsid w:val="005B4EEF"/>
    <w:rsid w:val="005B4FE9"/>
    <w:rsid w:val="005B571A"/>
    <w:rsid w:val="005B614B"/>
    <w:rsid w:val="005B624E"/>
    <w:rsid w:val="005B66DB"/>
    <w:rsid w:val="005B670E"/>
    <w:rsid w:val="005B6758"/>
    <w:rsid w:val="005B695F"/>
    <w:rsid w:val="005B79AB"/>
    <w:rsid w:val="005B7E5C"/>
    <w:rsid w:val="005C0644"/>
    <w:rsid w:val="005C0C57"/>
    <w:rsid w:val="005C12FA"/>
    <w:rsid w:val="005C1411"/>
    <w:rsid w:val="005C14CF"/>
    <w:rsid w:val="005C1ABE"/>
    <w:rsid w:val="005C1DE1"/>
    <w:rsid w:val="005C21A3"/>
    <w:rsid w:val="005C3341"/>
    <w:rsid w:val="005C4922"/>
    <w:rsid w:val="005C5186"/>
    <w:rsid w:val="005C5320"/>
    <w:rsid w:val="005C5375"/>
    <w:rsid w:val="005C650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354"/>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29C"/>
    <w:rsid w:val="005E43E6"/>
    <w:rsid w:val="005E4A7C"/>
    <w:rsid w:val="005E4F02"/>
    <w:rsid w:val="005E59C7"/>
    <w:rsid w:val="005E5E72"/>
    <w:rsid w:val="005E61B0"/>
    <w:rsid w:val="005E6317"/>
    <w:rsid w:val="005E6ED1"/>
    <w:rsid w:val="005E73B5"/>
    <w:rsid w:val="005E73C1"/>
    <w:rsid w:val="005F03E5"/>
    <w:rsid w:val="005F04C2"/>
    <w:rsid w:val="005F1961"/>
    <w:rsid w:val="005F1C3C"/>
    <w:rsid w:val="005F223F"/>
    <w:rsid w:val="005F2703"/>
    <w:rsid w:val="005F2777"/>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949"/>
    <w:rsid w:val="00603B06"/>
    <w:rsid w:val="00603E6F"/>
    <w:rsid w:val="0060428E"/>
    <w:rsid w:val="0060473C"/>
    <w:rsid w:val="00604875"/>
    <w:rsid w:val="00604960"/>
    <w:rsid w:val="00604A05"/>
    <w:rsid w:val="00604DD2"/>
    <w:rsid w:val="00605525"/>
    <w:rsid w:val="00605D33"/>
    <w:rsid w:val="00606406"/>
    <w:rsid w:val="00607174"/>
    <w:rsid w:val="00607E4D"/>
    <w:rsid w:val="00607FF6"/>
    <w:rsid w:val="006109DF"/>
    <w:rsid w:val="00610A20"/>
    <w:rsid w:val="00610A6A"/>
    <w:rsid w:val="00611CCC"/>
    <w:rsid w:val="00612353"/>
    <w:rsid w:val="0061265A"/>
    <w:rsid w:val="00613257"/>
    <w:rsid w:val="0061426F"/>
    <w:rsid w:val="00614A04"/>
    <w:rsid w:val="00614B6D"/>
    <w:rsid w:val="006150A4"/>
    <w:rsid w:val="006151A4"/>
    <w:rsid w:val="00615345"/>
    <w:rsid w:val="006159FC"/>
    <w:rsid w:val="006160C1"/>
    <w:rsid w:val="00616350"/>
    <w:rsid w:val="006166F1"/>
    <w:rsid w:val="00616A6A"/>
    <w:rsid w:val="00616B52"/>
    <w:rsid w:val="00617087"/>
    <w:rsid w:val="006173BD"/>
    <w:rsid w:val="00617409"/>
    <w:rsid w:val="0061789E"/>
    <w:rsid w:val="006179C7"/>
    <w:rsid w:val="00617B5C"/>
    <w:rsid w:val="00620593"/>
    <w:rsid w:val="00620A87"/>
    <w:rsid w:val="00620AAD"/>
    <w:rsid w:val="00621102"/>
    <w:rsid w:val="00621F7C"/>
    <w:rsid w:val="00622034"/>
    <w:rsid w:val="006223B9"/>
    <w:rsid w:val="006228B0"/>
    <w:rsid w:val="00622B22"/>
    <w:rsid w:val="0062328E"/>
    <w:rsid w:val="00623ED3"/>
    <w:rsid w:val="00624B0D"/>
    <w:rsid w:val="006261D9"/>
    <w:rsid w:val="006278D9"/>
    <w:rsid w:val="00627D86"/>
    <w:rsid w:val="006304C3"/>
    <w:rsid w:val="0063061E"/>
    <w:rsid w:val="00630B2A"/>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BB7"/>
    <w:rsid w:val="00645D05"/>
    <w:rsid w:val="0064675D"/>
    <w:rsid w:val="00646CBB"/>
    <w:rsid w:val="00647003"/>
    <w:rsid w:val="00647041"/>
    <w:rsid w:val="00647216"/>
    <w:rsid w:val="00647888"/>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6"/>
    <w:rsid w:val="00655DFA"/>
    <w:rsid w:val="00655F46"/>
    <w:rsid w:val="0065679D"/>
    <w:rsid w:val="00656F43"/>
    <w:rsid w:val="006571BC"/>
    <w:rsid w:val="006578DB"/>
    <w:rsid w:val="00657BCF"/>
    <w:rsid w:val="00657E09"/>
    <w:rsid w:val="00660231"/>
    <w:rsid w:val="00660433"/>
    <w:rsid w:val="00660DD3"/>
    <w:rsid w:val="00661234"/>
    <w:rsid w:val="00661DFC"/>
    <w:rsid w:val="0066206F"/>
    <w:rsid w:val="006624D1"/>
    <w:rsid w:val="00662A1E"/>
    <w:rsid w:val="0066373B"/>
    <w:rsid w:val="00663890"/>
    <w:rsid w:val="00663F95"/>
    <w:rsid w:val="00664EBA"/>
    <w:rsid w:val="00664F8B"/>
    <w:rsid w:val="00665834"/>
    <w:rsid w:val="00665BA2"/>
    <w:rsid w:val="006663DD"/>
    <w:rsid w:val="0066656B"/>
    <w:rsid w:val="00666874"/>
    <w:rsid w:val="00666B57"/>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A99"/>
    <w:rsid w:val="00677AA8"/>
    <w:rsid w:val="00677D91"/>
    <w:rsid w:val="006805C3"/>
    <w:rsid w:val="00680AC3"/>
    <w:rsid w:val="00680E02"/>
    <w:rsid w:val="00680EB7"/>
    <w:rsid w:val="0068133A"/>
    <w:rsid w:val="00681944"/>
    <w:rsid w:val="006823B0"/>
    <w:rsid w:val="00682824"/>
    <w:rsid w:val="0068299E"/>
    <w:rsid w:val="0068337B"/>
    <w:rsid w:val="0068428D"/>
    <w:rsid w:val="006842DF"/>
    <w:rsid w:val="00684751"/>
    <w:rsid w:val="006849FB"/>
    <w:rsid w:val="00684B6C"/>
    <w:rsid w:val="0068586F"/>
    <w:rsid w:val="00685FA5"/>
    <w:rsid w:val="006866B6"/>
    <w:rsid w:val="006866F8"/>
    <w:rsid w:val="00686A3F"/>
    <w:rsid w:val="00686D71"/>
    <w:rsid w:val="00687073"/>
    <w:rsid w:val="006873F6"/>
    <w:rsid w:val="006874DB"/>
    <w:rsid w:val="00687FF6"/>
    <w:rsid w:val="00690892"/>
    <w:rsid w:val="00690B39"/>
    <w:rsid w:val="0069126B"/>
    <w:rsid w:val="006912FB"/>
    <w:rsid w:val="00691467"/>
    <w:rsid w:val="00691D93"/>
    <w:rsid w:val="006920E0"/>
    <w:rsid w:val="00692E63"/>
    <w:rsid w:val="00693870"/>
    <w:rsid w:val="00693966"/>
    <w:rsid w:val="00693FC8"/>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8D1"/>
    <w:rsid w:val="006A1D61"/>
    <w:rsid w:val="006A1D8C"/>
    <w:rsid w:val="006A2238"/>
    <w:rsid w:val="006A2F94"/>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0CE8"/>
    <w:rsid w:val="006B114B"/>
    <w:rsid w:val="006B18F7"/>
    <w:rsid w:val="006B225F"/>
    <w:rsid w:val="006B2AE1"/>
    <w:rsid w:val="006B2F6E"/>
    <w:rsid w:val="006B3776"/>
    <w:rsid w:val="006B3E38"/>
    <w:rsid w:val="006B449E"/>
    <w:rsid w:val="006B4AA0"/>
    <w:rsid w:val="006B4F0B"/>
    <w:rsid w:val="006B5231"/>
    <w:rsid w:val="006B5248"/>
    <w:rsid w:val="006B5510"/>
    <w:rsid w:val="006B585C"/>
    <w:rsid w:val="006B599B"/>
    <w:rsid w:val="006B5ACD"/>
    <w:rsid w:val="006B6209"/>
    <w:rsid w:val="006B65F3"/>
    <w:rsid w:val="006B666F"/>
    <w:rsid w:val="006B6709"/>
    <w:rsid w:val="006B67C9"/>
    <w:rsid w:val="006B7002"/>
    <w:rsid w:val="006B78F3"/>
    <w:rsid w:val="006C012B"/>
    <w:rsid w:val="006C0589"/>
    <w:rsid w:val="006C05D7"/>
    <w:rsid w:val="006C0A30"/>
    <w:rsid w:val="006C0AA7"/>
    <w:rsid w:val="006C277B"/>
    <w:rsid w:val="006C2C60"/>
    <w:rsid w:val="006C2D16"/>
    <w:rsid w:val="006C2F24"/>
    <w:rsid w:val="006C2F7B"/>
    <w:rsid w:val="006C3037"/>
    <w:rsid w:val="006C33A3"/>
    <w:rsid w:val="006C3DF4"/>
    <w:rsid w:val="006C3F33"/>
    <w:rsid w:val="006C4159"/>
    <w:rsid w:val="006C4A07"/>
    <w:rsid w:val="006C4E68"/>
    <w:rsid w:val="006C4F53"/>
    <w:rsid w:val="006C5494"/>
    <w:rsid w:val="006C6ADB"/>
    <w:rsid w:val="006C6E3E"/>
    <w:rsid w:val="006C7667"/>
    <w:rsid w:val="006C7DCD"/>
    <w:rsid w:val="006D000D"/>
    <w:rsid w:val="006D007E"/>
    <w:rsid w:val="006D0E50"/>
    <w:rsid w:val="006D17D2"/>
    <w:rsid w:val="006D18D4"/>
    <w:rsid w:val="006D29B4"/>
    <w:rsid w:val="006D2AED"/>
    <w:rsid w:val="006D339D"/>
    <w:rsid w:val="006D356F"/>
    <w:rsid w:val="006D3768"/>
    <w:rsid w:val="006D46B2"/>
    <w:rsid w:val="006D4AF4"/>
    <w:rsid w:val="006D4C64"/>
    <w:rsid w:val="006D50F8"/>
    <w:rsid w:val="006D51A8"/>
    <w:rsid w:val="006D54BC"/>
    <w:rsid w:val="006D5542"/>
    <w:rsid w:val="006D5A6E"/>
    <w:rsid w:val="006D6448"/>
    <w:rsid w:val="006D7406"/>
    <w:rsid w:val="006D7DD0"/>
    <w:rsid w:val="006E0465"/>
    <w:rsid w:val="006E0957"/>
    <w:rsid w:val="006E0B30"/>
    <w:rsid w:val="006E1736"/>
    <w:rsid w:val="006E1791"/>
    <w:rsid w:val="006E1BBA"/>
    <w:rsid w:val="006E1BC4"/>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B58"/>
    <w:rsid w:val="006F4E6E"/>
    <w:rsid w:val="006F5084"/>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28C"/>
    <w:rsid w:val="00704837"/>
    <w:rsid w:val="00705050"/>
    <w:rsid w:val="007058DE"/>
    <w:rsid w:val="007059C9"/>
    <w:rsid w:val="007064D7"/>
    <w:rsid w:val="00707240"/>
    <w:rsid w:val="00707469"/>
    <w:rsid w:val="0070789A"/>
    <w:rsid w:val="007079FE"/>
    <w:rsid w:val="00707D57"/>
    <w:rsid w:val="00710203"/>
    <w:rsid w:val="007109FF"/>
    <w:rsid w:val="00710E81"/>
    <w:rsid w:val="00711837"/>
    <w:rsid w:val="00713513"/>
    <w:rsid w:val="00714074"/>
    <w:rsid w:val="00714257"/>
    <w:rsid w:val="007142FC"/>
    <w:rsid w:val="00714977"/>
    <w:rsid w:val="00715713"/>
    <w:rsid w:val="00715AB2"/>
    <w:rsid w:val="00715DDD"/>
    <w:rsid w:val="00716327"/>
    <w:rsid w:val="0071635A"/>
    <w:rsid w:val="007166EB"/>
    <w:rsid w:val="00716B1F"/>
    <w:rsid w:val="00716C50"/>
    <w:rsid w:val="00717CF4"/>
    <w:rsid w:val="007205A0"/>
    <w:rsid w:val="00720720"/>
    <w:rsid w:val="00720784"/>
    <w:rsid w:val="007208DB"/>
    <w:rsid w:val="00720A1B"/>
    <w:rsid w:val="00721075"/>
    <w:rsid w:val="00721F5F"/>
    <w:rsid w:val="00722439"/>
    <w:rsid w:val="0072275E"/>
    <w:rsid w:val="00722EFF"/>
    <w:rsid w:val="0072329E"/>
    <w:rsid w:val="00723920"/>
    <w:rsid w:val="00723A8E"/>
    <w:rsid w:val="00723FAC"/>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45A"/>
    <w:rsid w:val="0074478E"/>
    <w:rsid w:val="007448A5"/>
    <w:rsid w:val="00744F21"/>
    <w:rsid w:val="00744FEF"/>
    <w:rsid w:val="0074588B"/>
    <w:rsid w:val="007458D4"/>
    <w:rsid w:val="00745C47"/>
    <w:rsid w:val="00745DDF"/>
    <w:rsid w:val="00745DE1"/>
    <w:rsid w:val="0074612B"/>
    <w:rsid w:val="007467A7"/>
    <w:rsid w:val="00746A55"/>
    <w:rsid w:val="00746F30"/>
    <w:rsid w:val="00746FB7"/>
    <w:rsid w:val="00746FC8"/>
    <w:rsid w:val="0074758C"/>
    <w:rsid w:val="0074774D"/>
    <w:rsid w:val="00747C36"/>
    <w:rsid w:val="00747CCB"/>
    <w:rsid w:val="00747F36"/>
    <w:rsid w:val="00751298"/>
    <w:rsid w:val="00751B32"/>
    <w:rsid w:val="00751CE3"/>
    <w:rsid w:val="00751DFD"/>
    <w:rsid w:val="007525AB"/>
    <w:rsid w:val="00752CFE"/>
    <w:rsid w:val="0075366D"/>
    <w:rsid w:val="00753AB2"/>
    <w:rsid w:val="00754205"/>
    <w:rsid w:val="00754213"/>
    <w:rsid w:val="00754FDB"/>
    <w:rsid w:val="00755587"/>
    <w:rsid w:val="007567EE"/>
    <w:rsid w:val="00756B1E"/>
    <w:rsid w:val="007574C9"/>
    <w:rsid w:val="00757781"/>
    <w:rsid w:val="0075794E"/>
    <w:rsid w:val="00757AF6"/>
    <w:rsid w:val="00757C00"/>
    <w:rsid w:val="00757D6A"/>
    <w:rsid w:val="00760389"/>
    <w:rsid w:val="0076092B"/>
    <w:rsid w:val="00762AB4"/>
    <w:rsid w:val="00762F90"/>
    <w:rsid w:val="007636E8"/>
    <w:rsid w:val="007649FC"/>
    <w:rsid w:val="00764DEC"/>
    <w:rsid w:val="0076508A"/>
    <w:rsid w:val="00765A23"/>
    <w:rsid w:val="00765EE3"/>
    <w:rsid w:val="0076652A"/>
    <w:rsid w:val="0076716D"/>
    <w:rsid w:val="0076719D"/>
    <w:rsid w:val="00767BD5"/>
    <w:rsid w:val="00767C35"/>
    <w:rsid w:val="007701A3"/>
    <w:rsid w:val="007702D7"/>
    <w:rsid w:val="00770678"/>
    <w:rsid w:val="00770891"/>
    <w:rsid w:val="00770984"/>
    <w:rsid w:val="00770DE0"/>
    <w:rsid w:val="0077113B"/>
    <w:rsid w:val="007712E0"/>
    <w:rsid w:val="0077169C"/>
    <w:rsid w:val="007718CB"/>
    <w:rsid w:val="00771E48"/>
    <w:rsid w:val="0077236B"/>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E51"/>
    <w:rsid w:val="00780197"/>
    <w:rsid w:val="007806FD"/>
    <w:rsid w:val="00780735"/>
    <w:rsid w:val="0078079B"/>
    <w:rsid w:val="00780892"/>
    <w:rsid w:val="00780B0E"/>
    <w:rsid w:val="00780B62"/>
    <w:rsid w:val="007811D2"/>
    <w:rsid w:val="00781413"/>
    <w:rsid w:val="00781EF5"/>
    <w:rsid w:val="00783F1E"/>
    <w:rsid w:val="00784196"/>
    <w:rsid w:val="0078424D"/>
    <w:rsid w:val="00784567"/>
    <w:rsid w:val="007847D6"/>
    <w:rsid w:val="00784BEC"/>
    <w:rsid w:val="00784ED7"/>
    <w:rsid w:val="0078570D"/>
    <w:rsid w:val="00785E5D"/>
    <w:rsid w:val="00785EE2"/>
    <w:rsid w:val="00787672"/>
    <w:rsid w:val="007909D0"/>
    <w:rsid w:val="00790E1C"/>
    <w:rsid w:val="007916EF"/>
    <w:rsid w:val="00791C06"/>
    <w:rsid w:val="00791DBB"/>
    <w:rsid w:val="007930E7"/>
    <w:rsid w:val="0079351C"/>
    <w:rsid w:val="00793864"/>
    <w:rsid w:val="00793930"/>
    <w:rsid w:val="00793BEE"/>
    <w:rsid w:val="00793E6A"/>
    <w:rsid w:val="00793FC0"/>
    <w:rsid w:val="00793FEB"/>
    <w:rsid w:val="00794632"/>
    <w:rsid w:val="0079501A"/>
    <w:rsid w:val="00795359"/>
    <w:rsid w:val="00795BA1"/>
    <w:rsid w:val="00796A92"/>
    <w:rsid w:val="007978A2"/>
    <w:rsid w:val="00797B56"/>
    <w:rsid w:val="00797E75"/>
    <w:rsid w:val="00797EF7"/>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23F"/>
    <w:rsid w:val="007A780F"/>
    <w:rsid w:val="007A7B41"/>
    <w:rsid w:val="007A7E19"/>
    <w:rsid w:val="007B0151"/>
    <w:rsid w:val="007B0E03"/>
    <w:rsid w:val="007B0ECD"/>
    <w:rsid w:val="007B1477"/>
    <w:rsid w:val="007B1572"/>
    <w:rsid w:val="007B18A4"/>
    <w:rsid w:val="007B2167"/>
    <w:rsid w:val="007B256C"/>
    <w:rsid w:val="007B3347"/>
    <w:rsid w:val="007B43AC"/>
    <w:rsid w:val="007B44B6"/>
    <w:rsid w:val="007B4BB9"/>
    <w:rsid w:val="007B5240"/>
    <w:rsid w:val="007B5F29"/>
    <w:rsid w:val="007B5FC1"/>
    <w:rsid w:val="007B60E9"/>
    <w:rsid w:val="007B6696"/>
    <w:rsid w:val="007B697A"/>
    <w:rsid w:val="007B6A4E"/>
    <w:rsid w:val="007B6AA5"/>
    <w:rsid w:val="007B6C92"/>
    <w:rsid w:val="007B71CE"/>
    <w:rsid w:val="007B777A"/>
    <w:rsid w:val="007B795A"/>
    <w:rsid w:val="007B79E3"/>
    <w:rsid w:val="007C01C2"/>
    <w:rsid w:val="007C05B2"/>
    <w:rsid w:val="007C05ED"/>
    <w:rsid w:val="007C077F"/>
    <w:rsid w:val="007C07E0"/>
    <w:rsid w:val="007C0C38"/>
    <w:rsid w:val="007C0C5A"/>
    <w:rsid w:val="007C115F"/>
    <w:rsid w:val="007C1598"/>
    <w:rsid w:val="007C1AA1"/>
    <w:rsid w:val="007C1F86"/>
    <w:rsid w:val="007C2988"/>
    <w:rsid w:val="007C313A"/>
    <w:rsid w:val="007C344B"/>
    <w:rsid w:val="007C3635"/>
    <w:rsid w:val="007C36AD"/>
    <w:rsid w:val="007C37A3"/>
    <w:rsid w:val="007C37CB"/>
    <w:rsid w:val="007C3851"/>
    <w:rsid w:val="007C394B"/>
    <w:rsid w:val="007C3AEF"/>
    <w:rsid w:val="007C42A4"/>
    <w:rsid w:val="007C43AC"/>
    <w:rsid w:val="007C4465"/>
    <w:rsid w:val="007C483F"/>
    <w:rsid w:val="007C5E07"/>
    <w:rsid w:val="007C5EFB"/>
    <w:rsid w:val="007C689F"/>
    <w:rsid w:val="007C6F73"/>
    <w:rsid w:val="007C71AF"/>
    <w:rsid w:val="007C7310"/>
    <w:rsid w:val="007C744E"/>
    <w:rsid w:val="007C7EAC"/>
    <w:rsid w:val="007D03E5"/>
    <w:rsid w:val="007D0542"/>
    <w:rsid w:val="007D1241"/>
    <w:rsid w:val="007D16EA"/>
    <w:rsid w:val="007D1E9D"/>
    <w:rsid w:val="007D285B"/>
    <w:rsid w:val="007D3709"/>
    <w:rsid w:val="007D37C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06F"/>
    <w:rsid w:val="007E023B"/>
    <w:rsid w:val="007E06B9"/>
    <w:rsid w:val="007E0846"/>
    <w:rsid w:val="007E0E64"/>
    <w:rsid w:val="007E1283"/>
    <w:rsid w:val="007E1A4C"/>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BF4"/>
    <w:rsid w:val="007F0053"/>
    <w:rsid w:val="007F05E0"/>
    <w:rsid w:val="007F07B1"/>
    <w:rsid w:val="007F0A46"/>
    <w:rsid w:val="007F20F3"/>
    <w:rsid w:val="007F213B"/>
    <w:rsid w:val="007F27FF"/>
    <w:rsid w:val="007F2D36"/>
    <w:rsid w:val="007F309C"/>
    <w:rsid w:val="007F35EA"/>
    <w:rsid w:val="007F4585"/>
    <w:rsid w:val="007F617E"/>
    <w:rsid w:val="007F66CE"/>
    <w:rsid w:val="007F6D04"/>
    <w:rsid w:val="007F720E"/>
    <w:rsid w:val="007F7477"/>
    <w:rsid w:val="007F7612"/>
    <w:rsid w:val="007F7CDF"/>
    <w:rsid w:val="007F7D9D"/>
    <w:rsid w:val="007F7EE0"/>
    <w:rsid w:val="0080004F"/>
    <w:rsid w:val="0080058A"/>
    <w:rsid w:val="00800993"/>
    <w:rsid w:val="00800ABE"/>
    <w:rsid w:val="00801363"/>
    <w:rsid w:val="00801E2F"/>
    <w:rsid w:val="00801EFC"/>
    <w:rsid w:val="008021BD"/>
    <w:rsid w:val="00803276"/>
    <w:rsid w:val="0080343E"/>
    <w:rsid w:val="00803555"/>
    <w:rsid w:val="00803AC9"/>
    <w:rsid w:val="008045EF"/>
    <w:rsid w:val="00804C29"/>
    <w:rsid w:val="008050B6"/>
    <w:rsid w:val="008055AC"/>
    <w:rsid w:val="0080566C"/>
    <w:rsid w:val="00805AE8"/>
    <w:rsid w:val="00806261"/>
    <w:rsid w:val="00806D79"/>
    <w:rsid w:val="00807108"/>
    <w:rsid w:val="0080748F"/>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58F"/>
    <w:rsid w:val="00813661"/>
    <w:rsid w:val="00813B8A"/>
    <w:rsid w:val="00814524"/>
    <w:rsid w:val="008145F7"/>
    <w:rsid w:val="0081476D"/>
    <w:rsid w:val="008149A6"/>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4236"/>
    <w:rsid w:val="00824650"/>
    <w:rsid w:val="00824A70"/>
    <w:rsid w:val="0082609A"/>
    <w:rsid w:val="00826106"/>
    <w:rsid w:val="0082670C"/>
    <w:rsid w:val="00826D1B"/>
    <w:rsid w:val="00827993"/>
    <w:rsid w:val="008279E3"/>
    <w:rsid w:val="0083058F"/>
    <w:rsid w:val="008308C9"/>
    <w:rsid w:val="008317A2"/>
    <w:rsid w:val="00831E0C"/>
    <w:rsid w:val="008324D1"/>
    <w:rsid w:val="008327D6"/>
    <w:rsid w:val="00832ECA"/>
    <w:rsid w:val="00832F06"/>
    <w:rsid w:val="008331D8"/>
    <w:rsid w:val="00833705"/>
    <w:rsid w:val="0083379E"/>
    <w:rsid w:val="00833D38"/>
    <w:rsid w:val="008343F0"/>
    <w:rsid w:val="00834486"/>
    <w:rsid w:val="0083496E"/>
    <w:rsid w:val="008351BD"/>
    <w:rsid w:val="008353F2"/>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B40"/>
    <w:rsid w:val="00851BB4"/>
    <w:rsid w:val="00851D10"/>
    <w:rsid w:val="008523EA"/>
    <w:rsid w:val="008525EB"/>
    <w:rsid w:val="008529C3"/>
    <w:rsid w:val="00852A56"/>
    <w:rsid w:val="00853343"/>
    <w:rsid w:val="0085367D"/>
    <w:rsid w:val="00853CF6"/>
    <w:rsid w:val="00854B95"/>
    <w:rsid w:val="00854D8D"/>
    <w:rsid w:val="008557E5"/>
    <w:rsid w:val="00855D4E"/>
    <w:rsid w:val="00856DF2"/>
    <w:rsid w:val="00856EC5"/>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6C5E"/>
    <w:rsid w:val="0086760B"/>
    <w:rsid w:val="00867CF7"/>
    <w:rsid w:val="00870188"/>
    <w:rsid w:val="008708A3"/>
    <w:rsid w:val="00870B40"/>
    <w:rsid w:val="00870D84"/>
    <w:rsid w:val="00871DB9"/>
    <w:rsid w:val="00871FE7"/>
    <w:rsid w:val="00872015"/>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4BA"/>
    <w:rsid w:val="00877394"/>
    <w:rsid w:val="00877A67"/>
    <w:rsid w:val="00877AEA"/>
    <w:rsid w:val="00880864"/>
    <w:rsid w:val="00880903"/>
    <w:rsid w:val="00880AC5"/>
    <w:rsid w:val="0088152C"/>
    <w:rsid w:val="008816BC"/>
    <w:rsid w:val="00882489"/>
    <w:rsid w:val="008827A7"/>
    <w:rsid w:val="00882A0A"/>
    <w:rsid w:val="00883325"/>
    <w:rsid w:val="0088394A"/>
    <w:rsid w:val="00883F04"/>
    <w:rsid w:val="00884672"/>
    <w:rsid w:val="0088536E"/>
    <w:rsid w:val="00885BA2"/>
    <w:rsid w:val="00885D4C"/>
    <w:rsid w:val="008860DE"/>
    <w:rsid w:val="00886985"/>
    <w:rsid w:val="008869E1"/>
    <w:rsid w:val="00887045"/>
    <w:rsid w:val="00887683"/>
    <w:rsid w:val="00890CFD"/>
    <w:rsid w:val="00890D2E"/>
    <w:rsid w:val="008913F2"/>
    <w:rsid w:val="0089147C"/>
    <w:rsid w:val="0089176F"/>
    <w:rsid w:val="0089177D"/>
    <w:rsid w:val="0089178E"/>
    <w:rsid w:val="00892559"/>
    <w:rsid w:val="00892940"/>
    <w:rsid w:val="008929AE"/>
    <w:rsid w:val="00892DA6"/>
    <w:rsid w:val="00893BEB"/>
    <w:rsid w:val="00893DFA"/>
    <w:rsid w:val="00894104"/>
    <w:rsid w:val="00894149"/>
    <w:rsid w:val="0089435D"/>
    <w:rsid w:val="008948F0"/>
    <w:rsid w:val="00895308"/>
    <w:rsid w:val="0089552C"/>
    <w:rsid w:val="008958E9"/>
    <w:rsid w:val="00896326"/>
    <w:rsid w:val="00896D74"/>
    <w:rsid w:val="00896FCF"/>
    <w:rsid w:val="008979EA"/>
    <w:rsid w:val="008A014D"/>
    <w:rsid w:val="008A0DE0"/>
    <w:rsid w:val="008A0F0D"/>
    <w:rsid w:val="008A0F87"/>
    <w:rsid w:val="008A1C8D"/>
    <w:rsid w:val="008A1EC2"/>
    <w:rsid w:val="008A22C6"/>
    <w:rsid w:val="008A2609"/>
    <w:rsid w:val="008A27B0"/>
    <w:rsid w:val="008A28D4"/>
    <w:rsid w:val="008A2E25"/>
    <w:rsid w:val="008A2FA2"/>
    <w:rsid w:val="008A2FA7"/>
    <w:rsid w:val="008A348B"/>
    <w:rsid w:val="008A35FC"/>
    <w:rsid w:val="008A3C32"/>
    <w:rsid w:val="008A3E9D"/>
    <w:rsid w:val="008A446F"/>
    <w:rsid w:val="008A493D"/>
    <w:rsid w:val="008A4AA4"/>
    <w:rsid w:val="008A4E7A"/>
    <w:rsid w:val="008A5458"/>
    <w:rsid w:val="008A5486"/>
    <w:rsid w:val="008A5F06"/>
    <w:rsid w:val="008A641D"/>
    <w:rsid w:val="008A690B"/>
    <w:rsid w:val="008A734F"/>
    <w:rsid w:val="008A7E25"/>
    <w:rsid w:val="008B095A"/>
    <w:rsid w:val="008B0DC3"/>
    <w:rsid w:val="008B158C"/>
    <w:rsid w:val="008B1779"/>
    <w:rsid w:val="008B17C6"/>
    <w:rsid w:val="008B1C5C"/>
    <w:rsid w:val="008B24E1"/>
    <w:rsid w:val="008B2A1D"/>
    <w:rsid w:val="008B2BDD"/>
    <w:rsid w:val="008B33D2"/>
    <w:rsid w:val="008B3CB2"/>
    <w:rsid w:val="008B3E78"/>
    <w:rsid w:val="008B3EE5"/>
    <w:rsid w:val="008B46E7"/>
    <w:rsid w:val="008B49B8"/>
    <w:rsid w:val="008B4CFF"/>
    <w:rsid w:val="008B5039"/>
    <w:rsid w:val="008B5493"/>
    <w:rsid w:val="008B5C7C"/>
    <w:rsid w:val="008B6581"/>
    <w:rsid w:val="008B7659"/>
    <w:rsid w:val="008C02C7"/>
    <w:rsid w:val="008C06C1"/>
    <w:rsid w:val="008C15D0"/>
    <w:rsid w:val="008C1CD5"/>
    <w:rsid w:val="008C205A"/>
    <w:rsid w:val="008C27AE"/>
    <w:rsid w:val="008C2D7B"/>
    <w:rsid w:val="008C3083"/>
    <w:rsid w:val="008C38EB"/>
    <w:rsid w:val="008C4764"/>
    <w:rsid w:val="008C4E3A"/>
    <w:rsid w:val="008C55D6"/>
    <w:rsid w:val="008C5847"/>
    <w:rsid w:val="008C5D38"/>
    <w:rsid w:val="008C5DB0"/>
    <w:rsid w:val="008C67D6"/>
    <w:rsid w:val="008C6C4F"/>
    <w:rsid w:val="008C75A3"/>
    <w:rsid w:val="008C7D82"/>
    <w:rsid w:val="008D008B"/>
    <w:rsid w:val="008D0170"/>
    <w:rsid w:val="008D01DF"/>
    <w:rsid w:val="008D040E"/>
    <w:rsid w:val="008D0B80"/>
    <w:rsid w:val="008D14E2"/>
    <w:rsid w:val="008D17DA"/>
    <w:rsid w:val="008D19B2"/>
    <w:rsid w:val="008D22A1"/>
    <w:rsid w:val="008D2955"/>
    <w:rsid w:val="008D351D"/>
    <w:rsid w:val="008D3D0D"/>
    <w:rsid w:val="008D46EC"/>
    <w:rsid w:val="008D61A0"/>
    <w:rsid w:val="008D6A75"/>
    <w:rsid w:val="008D714C"/>
    <w:rsid w:val="008D72C9"/>
    <w:rsid w:val="008E0039"/>
    <w:rsid w:val="008E037F"/>
    <w:rsid w:val="008E0634"/>
    <w:rsid w:val="008E07C3"/>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1B0"/>
    <w:rsid w:val="008E6334"/>
    <w:rsid w:val="008E6FE0"/>
    <w:rsid w:val="008E70B3"/>
    <w:rsid w:val="008E75C1"/>
    <w:rsid w:val="008E7614"/>
    <w:rsid w:val="008E78C5"/>
    <w:rsid w:val="008F011B"/>
    <w:rsid w:val="008F038F"/>
    <w:rsid w:val="008F0625"/>
    <w:rsid w:val="008F0951"/>
    <w:rsid w:val="008F1789"/>
    <w:rsid w:val="008F19CE"/>
    <w:rsid w:val="008F1FBD"/>
    <w:rsid w:val="008F2162"/>
    <w:rsid w:val="008F2452"/>
    <w:rsid w:val="008F2A19"/>
    <w:rsid w:val="008F3092"/>
    <w:rsid w:val="008F3601"/>
    <w:rsid w:val="008F37AD"/>
    <w:rsid w:val="008F3FD0"/>
    <w:rsid w:val="008F453A"/>
    <w:rsid w:val="008F4E2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380"/>
    <w:rsid w:val="00907CFC"/>
    <w:rsid w:val="00907D4F"/>
    <w:rsid w:val="00907DE9"/>
    <w:rsid w:val="00907FC4"/>
    <w:rsid w:val="009100A7"/>
    <w:rsid w:val="009102AD"/>
    <w:rsid w:val="00910803"/>
    <w:rsid w:val="0091174F"/>
    <w:rsid w:val="0091196C"/>
    <w:rsid w:val="00912451"/>
    <w:rsid w:val="009125B3"/>
    <w:rsid w:val="009127FD"/>
    <w:rsid w:val="009130D6"/>
    <w:rsid w:val="00913512"/>
    <w:rsid w:val="009135CF"/>
    <w:rsid w:val="009135DA"/>
    <w:rsid w:val="009135E1"/>
    <w:rsid w:val="009136A9"/>
    <w:rsid w:val="009139C0"/>
    <w:rsid w:val="00913D5E"/>
    <w:rsid w:val="00914763"/>
    <w:rsid w:val="00914A32"/>
    <w:rsid w:val="00914A3A"/>
    <w:rsid w:val="00914D5A"/>
    <w:rsid w:val="0091568C"/>
    <w:rsid w:val="00915F3D"/>
    <w:rsid w:val="009163C4"/>
    <w:rsid w:val="009165B4"/>
    <w:rsid w:val="0091671E"/>
    <w:rsid w:val="009170D2"/>
    <w:rsid w:val="009172E6"/>
    <w:rsid w:val="009202A3"/>
    <w:rsid w:val="009208EF"/>
    <w:rsid w:val="00920922"/>
    <w:rsid w:val="00920B59"/>
    <w:rsid w:val="00920D2C"/>
    <w:rsid w:val="0092101F"/>
    <w:rsid w:val="00922807"/>
    <w:rsid w:val="00922D45"/>
    <w:rsid w:val="0092396B"/>
    <w:rsid w:val="009242D3"/>
    <w:rsid w:val="009248A1"/>
    <w:rsid w:val="00924A39"/>
    <w:rsid w:val="00925285"/>
    <w:rsid w:val="00926560"/>
    <w:rsid w:val="0092661E"/>
    <w:rsid w:val="00926A43"/>
    <w:rsid w:val="00926B08"/>
    <w:rsid w:val="00926D5F"/>
    <w:rsid w:val="00927EE5"/>
    <w:rsid w:val="009309A1"/>
    <w:rsid w:val="00930D6E"/>
    <w:rsid w:val="00930FEC"/>
    <w:rsid w:val="0093112D"/>
    <w:rsid w:val="00931151"/>
    <w:rsid w:val="009313B8"/>
    <w:rsid w:val="00931489"/>
    <w:rsid w:val="009316B0"/>
    <w:rsid w:val="00931876"/>
    <w:rsid w:val="00931D53"/>
    <w:rsid w:val="00932620"/>
    <w:rsid w:val="00932664"/>
    <w:rsid w:val="009338D6"/>
    <w:rsid w:val="00934A10"/>
    <w:rsid w:val="009351F3"/>
    <w:rsid w:val="009351FD"/>
    <w:rsid w:val="009352CD"/>
    <w:rsid w:val="0093541E"/>
    <w:rsid w:val="00935537"/>
    <w:rsid w:val="009355E0"/>
    <w:rsid w:val="00935891"/>
    <w:rsid w:val="009358CD"/>
    <w:rsid w:val="009359CC"/>
    <w:rsid w:val="00935B01"/>
    <w:rsid w:val="00935D3A"/>
    <w:rsid w:val="00935DE9"/>
    <w:rsid w:val="009360BC"/>
    <w:rsid w:val="00936A30"/>
    <w:rsid w:val="00936B29"/>
    <w:rsid w:val="009372D8"/>
    <w:rsid w:val="00937374"/>
    <w:rsid w:val="0093767D"/>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CBA"/>
    <w:rsid w:val="009532A1"/>
    <w:rsid w:val="009539FA"/>
    <w:rsid w:val="00953A8D"/>
    <w:rsid w:val="00953B34"/>
    <w:rsid w:val="00953FA9"/>
    <w:rsid w:val="00954129"/>
    <w:rsid w:val="0095540A"/>
    <w:rsid w:val="009557D6"/>
    <w:rsid w:val="00955AA2"/>
    <w:rsid w:val="00955F89"/>
    <w:rsid w:val="00956483"/>
    <w:rsid w:val="00956913"/>
    <w:rsid w:val="00956C2E"/>
    <w:rsid w:val="00957DFC"/>
    <w:rsid w:val="0096055E"/>
    <w:rsid w:val="009606A5"/>
    <w:rsid w:val="009608CD"/>
    <w:rsid w:val="00960944"/>
    <w:rsid w:val="009611D9"/>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E53"/>
    <w:rsid w:val="0096701D"/>
    <w:rsid w:val="00967403"/>
    <w:rsid w:val="0096761D"/>
    <w:rsid w:val="00967683"/>
    <w:rsid w:val="009700FD"/>
    <w:rsid w:val="00970257"/>
    <w:rsid w:val="00970973"/>
    <w:rsid w:val="00970A55"/>
    <w:rsid w:val="00971205"/>
    <w:rsid w:val="0097127C"/>
    <w:rsid w:val="0097153C"/>
    <w:rsid w:val="00971A00"/>
    <w:rsid w:val="00971B09"/>
    <w:rsid w:val="00971C57"/>
    <w:rsid w:val="00971E16"/>
    <w:rsid w:val="0097287D"/>
    <w:rsid w:val="0097290B"/>
    <w:rsid w:val="00972BA3"/>
    <w:rsid w:val="00972D7B"/>
    <w:rsid w:val="00973154"/>
    <w:rsid w:val="00973274"/>
    <w:rsid w:val="00974615"/>
    <w:rsid w:val="0097588A"/>
    <w:rsid w:val="00975F5D"/>
    <w:rsid w:val="009761A8"/>
    <w:rsid w:val="00976811"/>
    <w:rsid w:val="00976AEB"/>
    <w:rsid w:val="00976E80"/>
    <w:rsid w:val="00977120"/>
    <w:rsid w:val="00977197"/>
    <w:rsid w:val="00977D06"/>
    <w:rsid w:val="00977EAF"/>
    <w:rsid w:val="00977EC4"/>
    <w:rsid w:val="00982472"/>
    <w:rsid w:val="00982B50"/>
    <w:rsid w:val="00983580"/>
    <w:rsid w:val="00983A23"/>
    <w:rsid w:val="00983F96"/>
    <w:rsid w:val="009841DE"/>
    <w:rsid w:val="00984BDE"/>
    <w:rsid w:val="00985654"/>
    <w:rsid w:val="009856BE"/>
    <w:rsid w:val="00985758"/>
    <w:rsid w:val="00985A75"/>
    <w:rsid w:val="0098673B"/>
    <w:rsid w:val="00986B93"/>
    <w:rsid w:val="009870E3"/>
    <w:rsid w:val="00987489"/>
    <w:rsid w:val="00987A3A"/>
    <w:rsid w:val="00987D54"/>
    <w:rsid w:val="00990294"/>
    <w:rsid w:val="00990452"/>
    <w:rsid w:val="0099050D"/>
    <w:rsid w:val="009907B4"/>
    <w:rsid w:val="00990CEF"/>
    <w:rsid w:val="00990DDD"/>
    <w:rsid w:val="009915E8"/>
    <w:rsid w:val="00992137"/>
    <w:rsid w:val="00992848"/>
    <w:rsid w:val="00993375"/>
    <w:rsid w:val="009934C6"/>
    <w:rsid w:val="00993CE7"/>
    <w:rsid w:val="00994099"/>
    <w:rsid w:val="009943CD"/>
    <w:rsid w:val="009952B7"/>
    <w:rsid w:val="00995683"/>
    <w:rsid w:val="00996380"/>
    <w:rsid w:val="009967C3"/>
    <w:rsid w:val="00997087"/>
    <w:rsid w:val="00997292"/>
    <w:rsid w:val="009975B0"/>
    <w:rsid w:val="0099779C"/>
    <w:rsid w:val="00997C20"/>
    <w:rsid w:val="009A00AB"/>
    <w:rsid w:val="009A00F6"/>
    <w:rsid w:val="009A0315"/>
    <w:rsid w:val="009A0566"/>
    <w:rsid w:val="009A08C7"/>
    <w:rsid w:val="009A0926"/>
    <w:rsid w:val="009A111D"/>
    <w:rsid w:val="009A12E4"/>
    <w:rsid w:val="009A1345"/>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551"/>
    <w:rsid w:val="009B142C"/>
    <w:rsid w:val="009B1F81"/>
    <w:rsid w:val="009B2395"/>
    <w:rsid w:val="009B27AA"/>
    <w:rsid w:val="009B2C55"/>
    <w:rsid w:val="009B3D3F"/>
    <w:rsid w:val="009B48E5"/>
    <w:rsid w:val="009B49B7"/>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982"/>
    <w:rsid w:val="009C3EF9"/>
    <w:rsid w:val="009C431B"/>
    <w:rsid w:val="009C4A63"/>
    <w:rsid w:val="009C4B66"/>
    <w:rsid w:val="009C5538"/>
    <w:rsid w:val="009C56EC"/>
    <w:rsid w:val="009C59B7"/>
    <w:rsid w:val="009C5E1C"/>
    <w:rsid w:val="009C6D23"/>
    <w:rsid w:val="009C6E3C"/>
    <w:rsid w:val="009C73A9"/>
    <w:rsid w:val="009C742B"/>
    <w:rsid w:val="009C7755"/>
    <w:rsid w:val="009D0459"/>
    <w:rsid w:val="009D0868"/>
    <w:rsid w:val="009D14FD"/>
    <w:rsid w:val="009D1C06"/>
    <w:rsid w:val="009D1D2E"/>
    <w:rsid w:val="009D1FA7"/>
    <w:rsid w:val="009D205F"/>
    <w:rsid w:val="009D21A1"/>
    <w:rsid w:val="009D31C5"/>
    <w:rsid w:val="009D31F3"/>
    <w:rsid w:val="009D339E"/>
    <w:rsid w:val="009D3C89"/>
    <w:rsid w:val="009D3E05"/>
    <w:rsid w:val="009D3ED5"/>
    <w:rsid w:val="009D49F1"/>
    <w:rsid w:val="009D4EC0"/>
    <w:rsid w:val="009D6884"/>
    <w:rsid w:val="009D6B5A"/>
    <w:rsid w:val="009D70F9"/>
    <w:rsid w:val="009D7639"/>
    <w:rsid w:val="009D7E96"/>
    <w:rsid w:val="009E02A6"/>
    <w:rsid w:val="009E099A"/>
    <w:rsid w:val="009E09CA"/>
    <w:rsid w:val="009E0AE8"/>
    <w:rsid w:val="009E0D45"/>
    <w:rsid w:val="009E16A8"/>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27"/>
    <w:rsid w:val="009F3BBA"/>
    <w:rsid w:val="009F3D8E"/>
    <w:rsid w:val="009F3DCF"/>
    <w:rsid w:val="009F41EB"/>
    <w:rsid w:val="009F4ECB"/>
    <w:rsid w:val="009F59B7"/>
    <w:rsid w:val="009F5F7A"/>
    <w:rsid w:val="009F7697"/>
    <w:rsid w:val="009F774E"/>
    <w:rsid w:val="009F7A89"/>
    <w:rsid w:val="009F7F31"/>
    <w:rsid w:val="00A00104"/>
    <w:rsid w:val="00A00226"/>
    <w:rsid w:val="00A00271"/>
    <w:rsid w:val="00A00325"/>
    <w:rsid w:val="00A00BDA"/>
    <w:rsid w:val="00A0169D"/>
    <w:rsid w:val="00A02315"/>
    <w:rsid w:val="00A02377"/>
    <w:rsid w:val="00A02814"/>
    <w:rsid w:val="00A03432"/>
    <w:rsid w:val="00A037F0"/>
    <w:rsid w:val="00A03801"/>
    <w:rsid w:val="00A03867"/>
    <w:rsid w:val="00A041EB"/>
    <w:rsid w:val="00A04A7D"/>
    <w:rsid w:val="00A060CD"/>
    <w:rsid w:val="00A0611F"/>
    <w:rsid w:val="00A06DD6"/>
    <w:rsid w:val="00A073F1"/>
    <w:rsid w:val="00A076A4"/>
    <w:rsid w:val="00A07AC9"/>
    <w:rsid w:val="00A07C5F"/>
    <w:rsid w:val="00A07E4E"/>
    <w:rsid w:val="00A07FB7"/>
    <w:rsid w:val="00A10820"/>
    <w:rsid w:val="00A108E3"/>
    <w:rsid w:val="00A1134F"/>
    <w:rsid w:val="00A113DB"/>
    <w:rsid w:val="00A119B5"/>
    <w:rsid w:val="00A11D7E"/>
    <w:rsid w:val="00A13194"/>
    <w:rsid w:val="00A131A1"/>
    <w:rsid w:val="00A131E8"/>
    <w:rsid w:val="00A13863"/>
    <w:rsid w:val="00A13E84"/>
    <w:rsid w:val="00A145E9"/>
    <w:rsid w:val="00A145F9"/>
    <w:rsid w:val="00A154A1"/>
    <w:rsid w:val="00A15CEA"/>
    <w:rsid w:val="00A168A9"/>
    <w:rsid w:val="00A178AE"/>
    <w:rsid w:val="00A20504"/>
    <w:rsid w:val="00A20AA8"/>
    <w:rsid w:val="00A20DC8"/>
    <w:rsid w:val="00A21469"/>
    <w:rsid w:val="00A21CB9"/>
    <w:rsid w:val="00A22499"/>
    <w:rsid w:val="00A22998"/>
    <w:rsid w:val="00A231E7"/>
    <w:rsid w:val="00A2336B"/>
    <w:rsid w:val="00A23A9C"/>
    <w:rsid w:val="00A23D9B"/>
    <w:rsid w:val="00A23E8A"/>
    <w:rsid w:val="00A244C1"/>
    <w:rsid w:val="00A24716"/>
    <w:rsid w:val="00A24724"/>
    <w:rsid w:val="00A24C05"/>
    <w:rsid w:val="00A251F2"/>
    <w:rsid w:val="00A25948"/>
    <w:rsid w:val="00A26747"/>
    <w:rsid w:val="00A271FD"/>
    <w:rsid w:val="00A273F5"/>
    <w:rsid w:val="00A2767C"/>
    <w:rsid w:val="00A27B5E"/>
    <w:rsid w:val="00A27D94"/>
    <w:rsid w:val="00A300DC"/>
    <w:rsid w:val="00A30563"/>
    <w:rsid w:val="00A30FB2"/>
    <w:rsid w:val="00A31190"/>
    <w:rsid w:val="00A311E7"/>
    <w:rsid w:val="00A318A3"/>
    <w:rsid w:val="00A31C2C"/>
    <w:rsid w:val="00A32CC3"/>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69B"/>
    <w:rsid w:val="00A420B2"/>
    <w:rsid w:val="00A426A5"/>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450C"/>
    <w:rsid w:val="00A54F8B"/>
    <w:rsid w:val="00A552F9"/>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B2"/>
    <w:rsid w:val="00A62B1E"/>
    <w:rsid w:val="00A62FC9"/>
    <w:rsid w:val="00A63352"/>
    <w:rsid w:val="00A649C6"/>
    <w:rsid w:val="00A65073"/>
    <w:rsid w:val="00A66922"/>
    <w:rsid w:val="00A66C83"/>
    <w:rsid w:val="00A66DA7"/>
    <w:rsid w:val="00A66E38"/>
    <w:rsid w:val="00A66FFF"/>
    <w:rsid w:val="00A670EC"/>
    <w:rsid w:val="00A6761E"/>
    <w:rsid w:val="00A67926"/>
    <w:rsid w:val="00A67D28"/>
    <w:rsid w:val="00A67E7E"/>
    <w:rsid w:val="00A703F3"/>
    <w:rsid w:val="00A709A0"/>
    <w:rsid w:val="00A709D1"/>
    <w:rsid w:val="00A70A72"/>
    <w:rsid w:val="00A70C63"/>
    <w:rsid w:val="00A70D5E"/>
    <w:rsid w:val="00A70F21"/>
    <w:rsid w:val="00A71523"/>
    <w:rsid w:val="00A71A33"/>
    <w:rsid w:val="00A71CE7"/>
    <w:rsid w:val="00A71DFF"/>
    <w:rsid w:val="00A7232E"/>
    <w:rsid w:val="00A72621"/>
    <w:rsid w:val="00A72F19"/>
    <w:rsid w:val="00A73232"/>
    <w:rsid w:val="00A735E9"/>
    <w:rsid w:val="00A73A94"/>
    <w:rsid w:val="00A74BC2"/>
    <w:rsid w:val="00A753E6"/>
    <w:rsid w:val="00A753F4"/>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7063"/>
    <w:rsid w:val="00A87BB6"/>
    <w:rsid w:val="00A87E09"/>
    <w:rsid w:val="00A90082"/>
    <w:rsid w:val="00A9049C"/>
    <w:rsid w:val="00A9104D"/>
    <w:rsid w:val="00A9112B"/>
    <w:rsid w:val="00A9137D"/>
    <w:rsid w:val="00A9183C"/>
    <w:rsid w:val="00A91FBA"/>
    <w:rsid w:val="00A921C7"/>
    <w:rsid w:val="00A92A6A"/>
    <w:rsid w:val="00A92C29"/>
    <w:rsid w:val="00A92E9D"/>
    <w:rsid w:val="00A9344A"/>
    <w:rsid w:val="00A94823"/>
    <w:rsid w:val="00A94B96"/>
    <w:rsid w:val="00A94D82"/>
    <w:rsid w:val="00A94DF8"/>
    <w:rsid w:val="00A9514B"/>
    <w:rsid w:val="00A9551C"/>
    <w:rsid w:val="00A955F5"/>
    <w:rsid w:val="00A966ED"/>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119"/>
    <w:rsid w:val="00AA2391"/>
    <w:rsid w:val="00AA239A"/>
    <w:rsid w:val="00AA2479"/>
    <w:rsid w:val="00AA4760"/>
    <w:rsid w:val="00AA4767"/>
    <w:rsid w:val="00AA4801"/>
    <w:rsid w:val="00AA4A19"/>
    <w:rsid w:val="00AA4E3E"/>
    <w:rsid w:val="00AA5009"/>
    <w:rsid w:val="00AA5095"/>
    <w:rsid w:val="00AA6282"/>
    <w:rsid w:val="00AA7078"/>
    <w:rsid w:val="00AA7184"/>
    <w:rsid w:val="00AB00F5"/>
    <w:rsid w:val="00AB0386"/>
    <w:rsid w:val="00AB045C"/>
    <w:rsid w:val="00AB0709"/>
    <w:rsid w:val="00AB0818"/>
    <w:rsid w:val="00AB0E9B"/>
    <w:rsid w:val="00AB1C87"/>
    <w:rsid w:val="00AB2187"/>
    <w:rsid w:val="00AB2AC1"/>
    <w:rsid w:val="00AB345E"/>
    <w:rsid w:val="00AB3878"/>
    <w:rsid w:val="00AB3BD9"/>
    <w:rsid w:val="00AB3FE4"/>
    <w:rsid w:val="00AB4808"/>
    <w:rsid w:val="00AB528D"/>
    <w:rsid w:val="00AB5296"/>
    <w:rsid w:val="00AB63C6"/>
    <w:rsid w:val="00AB6869"/>
    <w:rsid w:val="00AB7607"/>
    <w:rsid w:val="00AB78AE"/>
    <w:rsid w:val="00AB791A"/>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C5C"/>
    <w:rsid w:val="00AD4C74"/>
    <w:rsid w:val="00AD5570"/>
    <w:rsid w:val="00AD56A0"/>
    <w:rsid w:val="00AD6584"/>
    <w:rsid w:val="00AD6765"/>
    <w:rsid w:val="00AD68D7"/>
    <w:rsid w:val="00AD6A30"/>
    <w:rsid w:val="00AD6BA9"/>
    <w:rsid w:val="00AD6E44"/>
    <w:rsid w:val="00AD7425"/>
    <w:rsid w:val="00AD7AE3"/>
    <w:rsid w:val="00AD7E2A"/>
    <w:rsid w:val="00AE029E"/>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CAE"/>
    <w:rsid w:val="00AE6D1E"/>
    <w:rsid w:val="00AE7AB9"/>
    <w:rsid w:val="00AF0534"/>
    <w:rsid w:val="00AF057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FD2"/>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4EF2"/>
    <w:rsid w:val="00B05A5B"/>
    <w:rsid w:val="00B05B2B"/>
    <w:rsid w:val="00B06DF2"/>
    <w:rsid w:val="00B070EB"/>
    <w:rsid w:val="00B07690"/>
    <w:rsid w:val="00B07A0C"/>
    <w:rsid w:val="00B07F8B"/>
    <w:rsid w:val="00B105E4"/>
    <w:rsid w:val="00B10715"/>
    <w:rsid w:val="00B10E6B"/>
    <w:rsid w:val="00B110C8"/>
    <w:rsid w:val="00B112D0"/>
    <w:rsid w:val="00B12272"/>
    <w:rsid w:val="00B12474"/>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F73"/>
    <w:rsid w:val="00B304D6"/>
    <w:rsid w:val="00B30AA1"/>
    <w:rsid w:val="00B30C25"/>
    <w:rsid w:val="00B30C52"/>
    <w:rsid w:val="00B316C0"/>
    <w:rsid w:val="00B31B44"/>
    <w:rsid w:val="00B31C98"/>
    <w:rsid w:val="00B31E4B"/>
    <w:rsid w:val="00B32AC3"/>
    <w:rsid w:val="00B3374C"/>
    <w:rsid w:val="00B3469F"/>
    <w:rsid w:val="00B3601A"/>
    <w:rsid w:val="00B3622E"/>
    <w:rsid w:val="00B36546"/>
    <w:rsid w:val="00B36840"/>
    <w:rsid w:val="00B37BBF"/>
    <w:rsid w:val="00B37EAA"/>
    <w:rsid w:val="00B37F93"/>
    <w:rsid w:val="00B37F94"/>
    <w:rsid w:val="00B40634"/>
    <w:rsid w:val="00B40710"/>
    <w:rsid w:val="00B40E70"/>
    <w:rsid w:val="00B4104B"/>
    <w:rsid w:val="00B41E23"/>
    <w:rsid w:val="00B420B8"/>
    <w:rsid w:val="00B42423"/>
    <w:rsid w:val="00B4247F"/>
    <w:rsid w:val="00B42A6F"/>
    <w:rsid w:val="00B42B37"/>
    <w:rsid w:val="00B4339F"/>
    <w:rsid w:val="00B43BF1"/>
    <w:rsid w:val="00B46B2D"/>
    <w:rsid w:val="00B46EF7"/>
    <w:rsid w:val="00B474F5"/>
    <w:rsid w:val="00B4792C"/>
    <w:rsid w:val="00B47965"/>
    <w:rsid w:val="00B503E5"/>
    <w:rsid w:val="00B506DB"/>
    <w:rsid w:val="00B50ED9"/>
    <w:rsid w:val="00B5101D"/>
    <w:rsid w:val="00B51764"/>
    <w:rsid w:val="00B51A35"/>
    <w:rsid w:val="00B51F12"/>
    <w:rsid w:val="00B52E48"/>
    <w:rsid w:val="00B531EF"/>
    <w:rsid w:val="00B534B0"/>
    <w:rsid w:val="00B535D1"/>
    <w:rsid w:val="00B535E1"/>
    <w:rsid w:val="00B53B3F"/>
    <w:rsid w:val="00B53B42"/>
    <w:rsid w:val="00B54340"/>
    <w:rsid w:val="00B545F1"/>
    <w:rsid w:val="00B54850"/>
    <w:rsid w:val="00B54EFC"/>
    <w:rsid w:val="00B5666A"/>
    <w:rsid w:val="00B5681A"/>
    <w:rsid w:val="00B56A1A"/>
    <w:rsid w:val="00B57207"/>
    <w:rsid w:val="00B572F3"/>
    <w:rsid w:val="00B604CF"/>
    <w:rsid w:val="00B604E0"/>
    <w:rsid w:val="00B611BA"/>
    <w:rsid w:val="00B614B9"/>
    <w:rsid w:val="00B61531"/>
    <w:rsid w:val="00B61B53"/>
    <w:rsid w:val="00B627C2"/>
    <w:rsid w:val="00B6282E"/>
    <w:rsid w:val="00B62DA8"/>
    <w:rsid w:val="00B62F20"/>
    <w:rsid w:val="00B63A5C"/>
    <w:rsid w:val="00B64108"/>
    <w:rsid w:val="00B64262"/>
    <w:rsid w:val="00B6525C"/>
    <w:rsid w:val="00B6529F"/>
    <w:rsid w:val="00B6552F"/>
    <w:rsid w:val="00B659E3"/>
    <w:rsid w:val="00B659F1"/>
    <w:rsid w:val="00B66B6C"/>
    <w:rsid w:val="00B66DC6"/>
    <w:rsid w:val="00B66F2A"/>
    <w:rsid w:val="00B66F44"/>
    <w:rsid w:val="00B67082"/>
    <w:rsid w:val="00B67083"/>
    <w:rsid w:val="00B6743A"/>
    <w:rsid w:val="00B67580"/>
    <w:rsid w:val="00B6764A"/>
    <w:rsid w:val="00B67850"/>
    <w:rsid w:val="00B7144B"/>
    <w:rsid w:val="00B716BE"/>
    <w:rsid w:val="00B7179B"/>
    <w:rsid w:val="00B725B4"/>
    <w:rsid w:val="00B72E2D"/>
    <w:rsid w:val="00B73E84"/>
    <w:rsid w:val="00B73E8F"/>
    <w:rsid w:val="00B74FB8"/>
    <w:rsid w:val="00B758D5"/>
    <w:rsid w:val="00B75B27"/>
    <w:rsid w:val="00B760E3"/>
    <w:rsid w:val="00B768A2"/>
    <w:rsid w:val="00B76E9F"/>
    <w:rsid w:val="00B77102"/>
    <w:rsid w:val="00B775B0"/>
    <w:rsid w:val="00B778CC"/>
    <w:rsid w:val="00B77B44"/>
    <w:rsid w:val="00B80004"/>
    <w:rsid w:val="00B8047D"/>
    <w:rsid w:val="00B80628"/>
    <w:rsid w:val="00B80B47"/>
    <w:rsid w:val="00B80D24"/>
    <w:rsid w:val="00B80D3D"/>
    <w:rsid w:val="00B81018"/>
    <w:rsid w:val="00B81767"/>
    <w:rsid w:val="00B81769"/>
    <w:rsid w:val="00B832CB"/>
    <w:rsid w:val="00B83463"/>
    <w:rsid w:val="00B83467"/>
    <w:rsid w:val="00B837C9"/>
    <w:rsid w:val="00B83C7E"/>
    <w:rsid w:val="00B8453C"/>
    <w:rsid w:val="00B845C6"/>
    <w:rsid w:val="00B84810"/>
    <w:rsid w:val="00B84842"/>
    <w:rsid w:val="00B84C3F"/>
    <w:rsid w:val="00B84C9E"/>
    <w:rsid w:val="00B85B22"/>
    <w:rsid w:val="00B85EAA"/>
    <w:rsid w:val="00B86741"/>
    <w:rsid w:val="00B867E0"/>
    <w:rsid w:val="00B86AE9"/>
    <w:rsid w:val="00B87F57"/>
    <w:rsid w:val="00B9047B"/>
    <w:rsid w:val="00B90810"/>
    <w:rsid w:val="00B9118A"/>
    <w:rsid w:val="00B91DBE"/>
    <w:rsid w:val="00B91F1D"/>
    <w:rsid w:val="00B9268C"/>
    <w:rsid w:val="00B9402D"/>
    <w:rsid w:val="00B9407D"/>
    <w:rsid w:val="00B9424D"/>
    <w:rsid w:val="00B94A3A"/>
    <w:rsid w:val="00B94FBB"/>
    <w:rsid w:val="00B954B2"/>
    <w:rsid w:val="00B95538"/>
    <w:rsid w:val="00B95923"/>
    <w:rsid w:val="00B95EB5"/>
    <w:rsid w:val="00B961F3"/>
    <w:rsid w:val="00B96261"/>
    <w:rsid w:val="00B964FC"/>
    <w:rsid w:val="00B9768C"/>
    <w:rsid w:val="00B976AB"/>
    <w:rsid w:val="00B97859"/>
    <w:rsid w:val="00BA006E"/>
    <w:rsid w:val="00BA00C2"/>
    <w:rsid w:val="00BA027D"/>
    <w:rsid w:val="00BA0306"/>
    <w:rsid w:val="00BA0E3A"/>
    <w:rsid w:val="00BA0E9D"/>
    <w:rsid w:val="00BA0F18"/>
    <w:rsid w:val="00BA0F85"/>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878"/>
    <w:rsid w:val="00BA4A8F"/>
    <w:rsid w:val="00BA4C0B"/>
    <w:rsid w:val="00BA502B"/>
    <w:rsid w:val="00BA5989"/>
    <w:rsid w:val="00BA6275"/>
    <w:rsid w:val="00BA6736"/>
    <w:rsid w:val="00BA7139"/>
    <w:rsid w:val="00BA759D"/>
    <w:rsid w:val="00BB07E6"/>
    <w:rsid w:val="00BB0BAF"/>
    <w:rsid w:val="00BB0FD1"/>
    <w:rsid w:val="00BB13DF"/>
    <w:rsid w:val="00BB1924"/>
    <w:rsid w:val="00BB19CE"/>
    <w:rsid w:val="00BB1A5B"/>
    <w:rsid w:val="00BB21C8"/>
    <w:rsid w:val="00BB2A5D"/>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2A35"/>
    <w:rsid w:val="00BC3402"/>
    <w:rsid w:val="00BC3C3D"/>
    <w:rsid w:val="00BC40DC"/>
    <w:rsid w:val="00BC4572"/>
    <w:rsid w:val="00BC4BB8"/>
    <w:rsid w:val="00BC4D60"/>
    <w:rsid w:val="00BC4D95"/>
    <w:rsid w:val="00BC5A2D"/>
    <w:rsid w:val="00BC5E9D"/>
    <w:rsid w:val="00BC654B"/>
    <w:rsid w:val="00BC65BD"/>
    <w:rsid w:val="00BC6629"/>
    <w:rsid w:val="00BC6780"/>
    <w:rsid w:val="00BC6C12"/>
    <w:rsid w:val="00BC7B45"/>
    <w:rsid w:val="00BC7DA6"/>
    <w:rsid w:val="00BD030F"/>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8F4"/>
    <w:rsid w:val="00BD4D7E"/>
    <w:rsid w:val="00BD5834"/>
    <w:rsid w:val="00BD6120"/>
    <w:rsid w:val="00BD6656"/>
    <w:rsid w:val="00BD6A9D"/>
    <w:rsid w:val="00BD6CB2"/>
    <w:rsid w:val="00BD7846"/>
    <w:rsid w:val="00BD7B8E"/>
    <w:rsid w:val="00BE0536"/>
    <w:rsid w:val="00BE0C77"/>
    <w:rsid w:val="00BE1E3A"/>
    <w:rsid w:val="00BE1F57"/>
    <w:rsid w:val="00BE2144"/>
    <w:rsid w:val="00BE2E9B"/>
    <w:rsid w:val="00BE33F8"/>
    <w:rsid w:val="00BE349A"/>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E79F0"/>
    <w:rsid w:val="00BF0538"/>
    <w:rsid w:val="00BF09D2"/>
    <w:rsid w:val="00BF0B6A"/>
    <w:rsid w:val="00BF0B81"/>
    <w:rsid w:val="00BF0CC1"/>
    <w:rsid w:val="00BF0D23"/>
    <w:rsid w:val="00BF11CF"/>
    <w:rsid w:val="00BF1627"/>
    <w:rsid w:val="00BF17B0"/>
    <w:rsid w:val="00BF231D"/>
    <w:rsid w:val="00BF23E2"/>
    <w:rsid w:val="00BF2454"/>
    <w:rsid w:val="00BF289A"/>
    <w:rsid w:val="00BF2F6B"/>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B39"/>
    <w:rsid w:val="00C10F72"/>
    <w:rsid w:val="00C1152B"/>
    <w:rsid w:val="00C11584"/>
    <w:rsid w:val="00C11B44"/>
    <w:rsid w:val="00C11F4C"/>
    <w:rsid w:val="00C12084"/>
    <w:rsid w:val="00C12B8E"/>
    <w:rsid w:val="00C12E2C"/>
    <w:rsid w:val="00C13A31"/>
    <w:rsid w:val="00C13B9B"/>
    <w:rsid w:val="00C13DD4"/>
    <w:rsid w:val="00C14D65"/>
    <w:rsid w:val="00C1546E"/>
    <w:rsid w:val="00C1548D"/>
    <w:rsid w:val="00C15A86"/>
    <w:rsid w:val="00C16B3E"/>
    <w:rsid w:val="00C1774E"/>
    <w:rsid w:val="00C200EC"/>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51E"/>
    <w:rsid w:val="00C2566D"/>
    <w:rsid w:val="00C25EF4"/>
    <w:rsid w:val="00C264C0"/>
    <w:rsid w:val="00C26EA0"/>
    <w:rsid w:val="00C2785F"/>
    <w:rsid w:val="00C27F62"/>
    <w:rsid w:val="00C307E8"/>
    <w:rsid w:val="00C30B04"/>
    <w:rsid w:val="00C30D64"/>
    <w:rsid w:val="00C30EDE"/>
    <w:rsid w:val="00C31893"/>
    <w:rsid w:val="00C31D52"/>
    <w:rsid w:val="00C31FD3"/>
    <w:rsid w:val="00C3263E"/>
    <w:rsid w:val="00C32CC5"/>
    <w:rsid w:val="00C32D6D"/>
    <w:rsid w:val="00C3314B"/>
    <w:rsid w:val="00C337E7"/>
    <w:rsid w:val="00C3386F"/>
    <w:rsid w:val="00C339B9"/>
    <w:rsid w:val="00C33B89"/>
    <w:rsid w:val="00C33C0A"/>
    <w:rsid w:val="00C33EA5"/>
    <w:rsid w:val="00C33F7B"/>
    <w:rsid w:val="00C340B6"/>
    <w:rsid w:val="00C34543"/>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E75"/>
    <w:rsid w:val="00C566C7"/>
    <w:rsid w:val="00C56B2F"/>
    <w:rsid w:val="00C56DCB"/>
    <w:rsid w:val="00C56F1B"/>
    <w:rsid w:val="00C56F38"/>
    <w:rsid w:val="00C570FC"/>
    <w:rsid w:val="00C57CAD"/>
    <w:rsid w:val="00C60228"/>
    <w:rsid w:val="00C61018"/>
    <w:rsid w:val="00C616A2"/>
    <w:rsid w:val="00C62822"/>
    <w:rsid w:val="00C63083"/>
    <w:rsid w:val="00C63381"/>
    <w:rsid w:val="00C63969"/>
    <w:rsid w:val="00C63A84"/>
    <w:rsid w:val="00C64721"/>
    <w:rsid w:val="00C64BA7"/>
    <w:rsid w:val="00C64FB6"/>
    <w:rsid w:val="00C65284"/>
    <w:rsid w:val="00C65941"/>
    <w:rsid w:val="00C65B37"/>
    <w:rsid w:val="00C667F8"/>
    <w:rsid w:val="00C66C18"/>
    <w:rsid w:val="00C66CAA"/>
    <w:rsid w:val="00C66E1A"/>
    <w:rsid w:val="00C66E74"/>
    <w:rsid w:val="00C678D5"/>
    <w:rsid w:val="00C67AB0"/>
    <w:rsid w:val="00C67B37"/>
    <w:rsid w:val="00C67CF5"/>
    <w:rsid w:val="00C70432"/>
    <w:rsid w:val="00C70736"/>
    <w:rsid w:val="00C72207"/>
    <w:rsid w:val="00C72415"/>
    <w:rsid w:val="00C72C3C"/>
    <w:rsid w:val="00C72C6C"/>
    <w:rsid w:val="00C734A3"/>
    <w:rsid w:val="00C7381B"/>
    <w:rsid w:val="00C73E82"/>
    <w:rsid w:val="00C7438A"/>
    <w:rsid w:val="00C749FF"/>
    <w:rsid w:val="00C7507C"/>
    <w:rsid w:val="00C75B7F"/>
    <w:rsid w:val="00C76199"/>
    <w:rsid w:val="00C772A6"/>
    <w:rsid w:val="00C7789A"/>
    <w:rsid w:val="00C77DB5"/>
    <w:rsid w:val="00C809C4"/>
    <w:rsid w:val="00C80AC6"/>
    <w:rsid w:val="00C81348"/>
    <w:rsid w:val="00C81587"/>
    <w:rsid w:val="00C81684"/>
    <w:rsid w:val="00C8172F"/>
    <w:rsid w:val="00C82716"/>
    <w:rsid w:val="00C82BE6"/>
    <w:rsid w:val="00C82F77"/>
    <w:rsid w:val="00C839AB"/>
    <w:rsid w:val="00C84DB7"/>
    <w:rsid w:val="00C84E5C"/>
    <w:rsid w:val="00C84FA5"/>
    <w:rsid w:val="00C86297"/>
    <w:rsid w:val="00C870C2"/>
    <w:rsid w:val="00C873C2"/>
    <w:rsid w:val="00C875E3"/>
    <w:rsid w:val="00C87A6B"/>
    <w:rsid w:val="00C90067"/>
    <w:rsid w:val="00C90914"/>
    <w:rsid w:val="00C91E55"/>
    <w:rsid w:val="00C91F29"/>
    <w:rsid w:val="00C92879"/>
    <w:rsid w:val="00C929D0"/>
    <w:rsid w:val="00C92A33"/>
    <w:rsid w:val="00C92A5E"/>
    <w:rsid w:val="00C92AA9"/>
    <w:rsid w:val="00C92ABD"/>
    <w:rsid w:val="00C9336C"/>
    <w:rsid w:val="00C93749"/>
    <w:rsid w:val="00C94277"/>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85F"/>
    <w:rsid w:val="00CA2FFA"/>
    <w:rsid w:val="00CA3F31"/>
    <w:rsid w:val="00CA43AF"/>
    <w:rsid w:val="00CA5297"/>
    <w:rsid w:val="00CA5B4A"/>
    <w:rsid w:val="00CA5BBF"/>
    <w:rsid w:val="00CA684E"/>
    <w:rsid w:val="00CA6A68"/>
    <w:rsid w:val="00CA711C"/>
    <w:rsid w:val="00CA737A"/>
    <w:rsid w:val="00CA7522"/>
    <w:rsid w:val="00CA7723"/>
    <w:rsid w:val="00CA7750"/>
    <w:rsid w:val="00CA7B39"/>
    <w:rsid w:val="00CB049D"/>
    <w:rsid w:val="00CB14FD"/>
    <w:rsid w:val="00CB18B4"/>
    <w:rsid w:val="00CB1A2D"/>
    <w:rsid w:val="00CB1F41"/>
    <w:rsid w:val="00CB22E3"/>
    <w:rsid w:val="00CB2377"/>
    <w:rsid w:val="00CB29AC"/>
    <w:rsid w:val="00CB4189"/>
    <w:rsid w:val="00CB4683"/>
    <w:rsid w:val="00CB4940"/>
    <w:rsid w:val="00CB4B79"/>
    <w:rsid w:val="00CB4E79"/>
    <w:rsid w:val="00CB51A3"/>
    <w:rsid w:val="00CB5688"/>
    <w:rsid w:val="00CB58C8"/>
    <w:rsid w:val="00CB5E7A"/>
    <w:rsid w:val="00CB6142"/>
    <w:rsid w:val="00CB745E"/>
    <w:rsid w:val="00CB7504"/>
    <w:rsid w:val="00CB7F61"/>
    <w:rsid w:val="00CC0006"/>
    <w:rsid w:val="00CC1146"/>
    <w:rsid w:val="00CC17E5"/>
    <w:rsid w:val="00CC1A56"/>
    <w:rsid w:val="00CC21A3"/>
    <w:rsid w:val="00CC231A"/>
    <w:rsid w:val="00CC2F41"/>
    <w:rsid w:val="00CC3420"/>
    <w:rsid w:val="00CC3593"/>
    <w:rsid w:val="00CC3777"/>
    <w:rsid w:val="00CC3F4F"/>
    <w:rsid w:val="00CC3F59"/>
    <w:rsid w:val="00CC51FA"/>
    <w:rsid w:val="00CC53AD"/>
    <w:rsid w:val="00CC57B8"/>
    <w:rsid w:val="00CC5E9D"/>
    <w:rsid w:val="00CC62A2"/>
    <w:rsid w:val="00CC6652"/>
    <w:rsid w:val="00CC7164"/>
    <w:rsid w:val="00CC7469"/>
    <w:rsid w:val="00CD0161"/>
    <w:rsid w:val="00CD01AD"/>
    <w:rsid w:val="00CD062E"/>
    <w:rsid w:val="00CD1446"/>
    <w:rsid w:val="00CD166A"/>
    <w:rsid w:val="00CD2FA0"/>
    <w:rsid w:val="00CD3063"/>
    <w:rsid w:val="00CD32BB"/>
    <w:rsid w:val="00CD3619"/>
    <w:rsid w:val="00CD40A3"/>
    <w:rsid w:val="00CD46DD"/>
    <w:rsid w:val="00CD4829"/>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33E0"/>
    <w:rsid w:val="00CE3B81"/>
    <w:rsid w:val="00CE3D02"/>
    <w:rsid w:val="00CE47FC"/>
    <w:rsid w:val="00CE5085"/>
    <w:rsid w:val="00CE59AD"/>
    <w:rsid w:val="00CE5A7B"/>
    <w:rsid w:val="00CE5D3E"/>
    <w:rsid w:val="00CE5DD4"/>
    <w:rsid w:val="00CE60BA"/>
    <w:rsid w:val="00CE6E35"/>
    <w:rsid w:val="00CE7486"/>
    <w:rsid w:val="00CE74CA"/>
    <w:rsid w:val="00CE74E8"/>
    <w:rsid w:val="00CE7773"/>
    <w:rsid w:val="00CE7981"/>
    <w:rsid w:val="00CE7E5C"/>
    <w:rsid w:val="00CF0533"/>
    <w:rsid w:val="00CF07AA"/>
    <w:rsid w:val="00CF07BC"/>
    <w:rsid w:val="00CF0FB0"/>
    <w:rsid w:val="00CF0FCD"/>
    <w:rsid w:val="00CF150C"/>
    <w:rsid w:val="00CF1586"/>
    <w:rsid w:val="00CF1DBF"/>
    <w:rsid w:val="00CF1F7C"/>
    <w:rsid w:val="00CF2128"/>
    <w:rsid w:val="00CF2AA6"/>
    <w:rsid w:val="00CF3B36"/>
    <w:rsid w:val="00CF3BF7"/>
    <w:rsid w:val="00CF3F59"/>
    <w:rsid w:val="00CF453E"/>
    <w:rsid w:val="00CF4781"/>
    <w:rsid w:val="00CF4E22"/>
    <w:rsid w:val="00CF4F01"/>
    <w:rsid w:val="00CF5340"/>
    <w:rsid w:val="00CF59D4"/>
    <w:rsid w:val="00CF6D13"/>
    <w:rsid w:val="00CF6F6A"/>
    <w:rsid w:val="00CF7353"/>
    <w:rsid w:val="00CF7576"/>
    <w:rsid w:val="00CF769D"/>
    <w:rsid w:val="00CF7892"/>
    <w:rsid w:val="00D0124B"/>
    <w:rsid w:val="00D0227A"/>
    <w:rsid w:val="00D027B5"/>
    <w:rsid w:val="00D02CB7"/>
    <w:rsid w:val="00D02F1A"/>
    <w:rsid w:val="00D031BC"/>
    <w:rsid w:val="00D03381"/>
    <w:rsid w:val="00D03595"/>
    <w:rsid w:val="00D0574D"/>
    <w:rsid w:val="00D0596C"/>
    <w:rsid w:val="00D05B9F"/>
    <w:rsid w:val="00D05D3F"/>
    <w:rsid w:val="00D05D7B"/>
    <w:rsid w:val="00D0709C"/>
    <w:rsid w:val="00D07834"/>
    <w:rsid w:val="00D108B4"/>
    <w:rsid w:val="00D10ECC"/>
    <w:rsid w:val="00D10F0D"/>
    <w:rsid w:val="00D11646"/>
    <w:rsid w:val="00D11876"/>
    <w:rsid w:val="00D123BB"/>
    <w:rsid w:val="00D1264D"/>
    <w:rsid w:val="00D126E5"/>
    <w:rsid w:val="00D12D42"/>
    <w:rsid w:val="00D135D3"/>
    <w:rsid w:val="00D13D5A"/>
    <w:rsid w:val="00D1447B"/>
    <w:rsid w:val="00D1467C"/>
    <w:rsid w:val="00D14B96"/>
    <w:rsid w:val="00D15380"/>
    <w:rsid w:val="00D1592D"/>
    <w:rsid w:val="00D1615E"/>
    <w:rsid w:val="00D16229"/>
    <w:rsid w:val="00D1642B"/>
    <w:rsid w:val="00D168E6"/>
    <w:rsid w:val="00D16A84"/>
    <w:rsid w:val="00D16B47"/>
    <w:rsid w:val="00D16BF5"/>
    <w:rsid w:val="00D1738D"/>
    <w:rsid w:val="00D17834"/>
    <w:rsid w:val="00D17A95"/>
    <w:rsid w:val="00D17B7D"/>
    <w:rsid w:val="00D17F2C"/>
    <w:rsid w:val="00D204CB"/>
    <w:rsid w:val="00D205A4"/>
    <w:rsid w:val="00D20604"/>
    <w:rsid w:val="00D20AEB"/>
    <w:rsid w:val="00D213F8"/>
    <w:rsid w:val="00D21862"/>
    <w:rsid w:val="00D225EE"/>
    <w:rsid w:val="00D226EB"/>
    <w:rsid w:val="00D2333D"/>
    <w:rsid w:val="00D2337C"/>
    <w:rsid w:val="00D23766"/>
    <w:rsid w:val="00D23F8D"/>
    <w:rsid w:val="00D24343"/>
    <w:rsid w:val="00D24830"/>
    <w:rsid w:val="00D24C6D"/>
    <w:rsid w:val="00D25482"/>
    <w:rsid w:val="00D25B4C"/>
    <w:rsid w:val="00D25C7E"/>
    <w:rsid w:val="00D25DBF"/>
    <w:rsid w:val="00D26206"/>
    <w:rsid w:val="00D26B7E"/>
    <w:rsid w:val="00D26DDC"/>
    <w:rsid w:val="00D26E56"/>
    <w:rsid w:val="00D271B7"/>
    <w:rsid w:val="00D27560"/>
    <w:rsid w:val="00D27BF8"/>
    <w:rsid w:val="00D306E8"/>
    <w:rsid w:val="00D30BC2"/>
    <w:rsid w:val="00D30D47"/>
    <w:rsid w:val="00D30F4B"/>
    <w:rsid w:val="00D315F6"/>
    <w:rsid w:val="00D31768"/>
    <w:rsid w:val="00D327B5"/>
    <w:rsid w:val="00D338BE"/>
    <w:rsid w:val="00D339D0"/>
    <w:rsid w:val="00D33CC8"/>
    <w:rsid w:val="00D34A44"/>
    <w:rsid w:val="00D35C7A"/>
    <w:rsid w:val="00D35C83"/>
    <w:rsid w:val="00D36B78"/>
    <w:rsid w:val="00D37BBE"/>
    <w:rsid w:val="00D37BE2"/>
    <w:rsid w:val="00D37E49"/>
    <w:rsid w:val="00D37FC8"/>
    <w:rsid w:val="00D401E8"/>
    <w:rsid w:val="00D4032F"/>
    <w:rsid w:val="00D4098D"/>
    <w:rsid w:val="00D409AB"/>
    <w:rsid w:val="00D4143A"/>
    <w:rsid w:val="00D4193A"/>
    <w:rsid w:val="00D419A7"/>
    <w:rsid w:val="00D41B3E"/>
    <w:rsid w:val="00D41EF2"/>
    <w:rsid w:val="00D42F21"/>
    <w:rsid w:val="00D441B3"/>
    <w:rsid w:val="00D447B4"/>
    <w:rsid w:val="00D45295"/>
    <w:rsid w:val="00D45C7C"/>
    <w:rsid w:val="00D45F4C"/>
    <w:rsid w:val="00D470F2"/>
    <w:rsid w:val="00D4764C"/>
    <w:rsid w:val="00D47D06"/>
    <w:rsid w:val="00D47E63"/>
    <w:rsid w:val="00D506E5"/>
    <w:rsid w:val="00D50803"/>
    <w:rsid w:val="00D51CDA"/>
    <w:rsid w:val="00D529F4"/>
    <w:rsid w:val="00D532E5"/>
    <w:rsid w:val="00D5365A"/>
    <w:rsid w:val="00D53934"/>
    <w:rsid w:val="00D539D9"/>
    <w:rsid w:val="00D541C6"/>
    <w:rsid w:val="00D5421A"/>
    <w:rsid w:val="00D5436C"/>
    <w:rsid w:val="00D55339"/>
    <w:rsid w:val="00D556B7"/>
    <w:rsid w:val="00D55FBF"/>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5DC2"/>
    <w:rsid w:val="00D664FA"/>
    <w:rsid w:val="00D66C70"/>
    <w:rsid w:val="00D66F22"/>
    <w:rsid w:val="00D67101"/>
    <w:rsid w:val="00D6723B"/>
    <w:rsid w:val="00D701F5"/>
    <w:rsid w:val="00D70438"/>
    <w:rsid w:val="00D70706"/>
    <w:rsid w:val="00D707A6"/>
    <w:rsid w:val="00D711F2"/>
    <w:rsid w:val="00D7233A"/>
    <w:rsid w:val="00D72584"/>
    <w:rsid w:val="00D72664"/>
    <w:rsid w:val="00D72751"/>
    <w:rsid w:val="00D7275F"/>
    <w:rsid w:val="00D72B1C"/>
    <w:rsid w:val="00D73348"/>
    <w:rsid w:val="00D73477"/>
    <w:rsid w:val="00D74336"/>
    <w:rsid w:val="00D7476B"/>
    <w:rsid w:val="00D749A9"/>
    <w:rsid w:val="00D749BD"/>
    <w:rsid w:val="00D74BE6"/>
    <w:rsid w:val="00D7656F"/>
    <w:rsid w:val="00D76C7B"/>
    <w:rsid w:val="00D77000"/>
    <w:rsid w:val="00D772CF"/>
    <w:rsid w:val="00D77409"/>
    <w:rsid w:val="00D80217"/>
    <w:rsid w:val="00D80739"/>
    <w:rsid w:val="00D80943"/>
    <w:rsid w:val="00D80BEC"/>
    <w:rsid w:val="00D81444"/>
    <w:rsid w:val="00D838CA"/>
    <w:rsid w:val="00D83D5A"/>
    <w:rsid w:val="00D84475"/>
    <w:rsid w:val="00D84499"/>
    <w:rsid w:val="00D85002"/>
    <w:rsid w:val="00D85633"/>
    <w:rsid w:val="00D866F7"/>
    <w:rsid w:val="00D8709E"/>
    <w:rsid w:val="00D87370"/>
    <w:rsid w:val="00D876C9"/>
    <w:rsid w:val="00D87717"/>
    <w:rsid w:val="00D878C5"/>
    <w:rsid w:val="00D87A4B"/>
    <w:rsid w:val="00D87EE9"/>
    <w:rsid w:val="00D902A5"/>
    <w:rsid w:val="00D90A05"/>
    <w:rsid w:val="00D90B52"/>
    <w:rsid w:val="00D90E96"/>
    <w:rsid w:val="00D910E2"/>
    <w:rsid w:val="00D91346"/>
    <w:rsid w:val="00D914C7"/>
    <w:rsid w:val="00D915C7"/>
    <w:rsid w:val="00D91814"/>
    <w:rsid w:val="00D92B12"/>
    <w:rsid w:val="00D93369"/>
    <w:rsid w:val="00D93905"/>
    <w:rsid w:val="00D93E13"/>
    <w:rsid w:val="00D940E8"/>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4520"/>
    <w:rsid w:val="00DA47D1"/>
    <w:rsid w:val="00DA4EA7"/>
    <w:rsid w:val="00DA5522"/>
    <w:rsid w:val="00DA5568"/>
    <w:rsid w:val="00DA56A2"/>
    <w:rsid w:val="00DA57F6"/>
    <w:rsid w:val="00DA5E16"/>
    <w:rsid w:val="00DA5E62"/>
    <w:rsid w:val="00DA5E88"/>
    <w:rsid w:val="00DA6161"/>
    <w:rsid w:val="00DA6CD0"/>
    <w:rsid w:val="00DA7257"/>
    <w:rsid w:val="00DA7336"/>
    <w:rsid w:val="00DA73F5"/>
    <w:rsid w:val="00DA7FA8"/>
    <w:rsid w:val="00DB020F"/>
    <w:rsid w:val="00DB0878"/>
    <w:rsid w:val="00DB0B34"/>
    <w:rsid w:val="00DB0CFE"/>
    <w:rsid w:val="00DB0E07"/>
    <w:rsid w:val="00DB0EB2"/>
    <w:rsid w:val="00DB1DE0"/>
    <w:rsid w:val="00DB1E68"/>
    <w:rsid w:val="00DB2407"/>
    <w:rsid w:val="00DB3408"/>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BD9"/>
    <w:rsid w:val="00DC3C33"/>
    <w:rsid w:val="00DC44EA"/>
    <w:rsid w:val="00DC4E12"/>
    <w:rsid w:val="00DC5011"/>
    <w:rsid w:val="00DC50D8"/>
    <w:rsid w:val="00DC50DC"/>
    <w:rsid w:val="00DC58E4"/>
    <w:rsid w:val="00DC5A18"/>
    <w:rsid w:val="00DC5E7A"/>
    <w:rsid w:val="00DC604A"/>
    <w:rsid w:val="00DC61F9"/>
    <w:rsid w:val="00DC6318"/>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688"/>
    <w:rsid w:val="00DD3FDE"/>
    <w:rsid w:val="00DD4429"/>
    <w:rsid w:val="00DD4A33"/>
    <w:rsid w:val="00DD510D"/>
    <w:rsid w:val="00DD5CA9"/>
    <w:rsid w:val="00DD6731"/>
    <w:rsid w:val="00DD75E0"/>
    <w:rsid w:val="00DD7685"/>
    <w:rsid w:val="00DD7A6C"/>
    <w:rsid w:val="00DD7C73"/>
    <w:rsid w:val="00DE04F1"/>
    <w:rsid w:val="00DE0CC6"/>
    <w:rsid w:val="00DE0F2D"/>
    <w:rsid w:val="00DE1779"/>
    <w:rsid w:val="00DE18F0"/>
    <w:rsid w:val="00DE1A35"/>
    <w:rsid w:val="00DE202A"/>
    <w:rsid w:val="00DE2096"/>
    <w:rsid w:val="00DE21B3"/>
    <w:rsid w:val="00DE2443"/>
    <w:rsid w:val="00DE24A3"/>
    <w:rsid w:val="00DE2FF0"/>
    <w:rsid w:val="00DE2FF5"/>
    <w:rsid w:val="00DE359F"/>
    <w:rsid w:val="00DE35F3"/>
    <w:rsid w:val="00DE38E7"/>
    <w:rsid w:val="00DE3EEF"/>
    <w:rsid w:val="00DE4309"/>
    <w:rsid w:val="00DE481C"/>
    <w:rsid w:val="00DE4ED0"/>
    <w:rsid w:val="00DE5238"/>
    <w:rsid w:val="00DE5412"/>
    <w:rsid w:val="00DE5587"/>
    <w:rsid w:val="00DE5B14"/>
    <w:rsid w:val="00DE5FE7"/>
    <w:rsid w:val="00DE6A2C"/>
    <w:rsid w:val="00DF0672"/>
    <w:rsid w:val="00DF0835"/>
    <w:rsid w:val="00DF095F"/>
    <w:rsid w:val="00DF0EC3"/>
    <w:rsid w:val="00DF0EE5"/>
    <w:rsid w:val="00DF11A6"/>
    <w:rsid w:val="00DF18B8"/>
    <w:rsid w:val="00DF2286"/>
    <w:rsid w:val="00DF2580"/>
    <w:rsid w:val="00DF3239"/>
    <w:rsid w:val="00DF36A8"/>
    <w:rsid w:val="00DF3D6A"/>
    <w:rsid w:val="00DF3E23"/>
    <w:rsid w:val="00DF3E6A"/>
    <w:rsid w:val="00DF4952"/>
    <w:rsid w:val="00DF4BEE"/>
    <w:rsid w:val="00DF4ED3"/>
    <w:rsid w:val="00DF52FA"/>
    <w:rsid w:val="00DF5335"/>
    <w:rsid w:val="00DF5681"/>
    <w:rsid w:val="00DF58F0"/>
    <w:rsid w:val="00DF590B"/>
    <w:rsid w:val="00DF62EE"/>
    <w:rsid w:val="00DF6D9E"/>
    <w:rsid w:val="00E00C7A"/>
    <w:rsid w:val="00E00D62"/>
    <w:rsid w:val="00E016FD"/>
    <w:rsid w:val="00E024EB"/>
    <w:rsid w:val="00E030EC"/>
    <w:rsid w:val="00E03CC8"/>
    <w:rsid w:val="00E03DD5"/>
    <w:rsid w:val="00E040F9"/>
    <w:rsid w:val="00E0420F"/>
    <w:rsid w:val="00E0430E"/>
    <w:rsid w:val="00E046D2"/>
    <w:rsid w:val="00E04DFE"/>
    <w:rsid w:val="00E06D25"/>
    <w:rsid w:val="00E073A5"/>
    <w:rsid w:val="00E073F9"/>
    <w:rsid w:val="00E078AC"/>
    <w:rsid w:val="00E10101"/>
    <w:rsid w:val="00E10136"/>
    <w:rsid w:val="00E1109A"/>
    <w:rsid w:val="00E11144"/>
    <w:rsid w:val="00E1149B"/>
    <w:rsid w:val="00E129B7"/>
    <w:rsid w:val="00E12DF6"/>
    <w:rsid w:val="00E13303"/>
    <w:rsid w:val="00E138A8"/>
    <w:rsid w:val="00E1396C"/>
    <w:rsid w:val="00E13DD2"/>
    <w:rsid w:val="00E1427C"/>
    <w:rsid w:val="00E148E1"/>
    <w:rsid w:val="00E14B3B"/>
    <w:rsid w:val="00E14D7A"/>
    <w:rsid w:val="00E14E86"/>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E5"/>
    <w:rsid w:val="00E21E77"/>
    <w:rsid w:val="00E21F53"/>
    <w:rsid w:val="00E21FFA"/>
    <w:rsid w:val="00E2240B"/>
    <w:rsid w:val="00E22974"/>
    <w:rsid w:val="00E22C4C"/>
    <w:rsid w:val="00E22F89"/>
    <w:rsid w:val="00E23089"/>
    <w:rsid w:val="00E239DF"/>
    <w:rsid w:val="00E240D0"/>
    <w:rsid w:val="00E25014"/>
    <w:rsid w:val="00E26167"/>
    <w:rsid w:val="00E26300"/>
    <w:rsid w:val="00E26CCC"/>
    <w:rsid w:val="00E276BA"/>
    <w:rsid w:val="00E27715"/>
    <w:rsid w:val="00E2792D"/>
    <w:rsid w:val="00E27F47"/>
    <w:rsid w:val="00E27F9E"/>
    <w:rsid w:val="00E30261"/>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595"/>
    <w:rsid w:val="00E35E64"/>
    <w:rsid w:val="00E36030"/>
    <w:rsid w:val="00E3656B"/>
    <w:rsid w:val="00E371DA"/>
    <w:rsid w:val="00E376E6"/>
    <w:rsid w:val="00E37790"/>
    <w:rsid w:val="00E37F87"/>
    <w:rsid w:val="00E40300"/>
    <w:rsid w:val="00E405E3"/>
    <w:rsid w:val="00E407C6"/>
    <w:rsid w:val="00E409AC"/>
    <w:rsid w:val="00E41327"/>
    <w:rsid w:val="00E41941"/>
    <w:rsid w:val="00E41FF4"/>
    <w:rsid w:val="00E424AA"/>
    <w:rsid w:val="00E42CC8"/>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A71"/>
    <w:rsid w:val="00E52B24"/>
    <w:rsid w:val="00E52B9F"/>
    <w:rsid w:val="00E537A4"/>
    <w:rsid w:val="00E53D02"/>
    <w:rsid w:val="00E543BC"/>
    <w:rsid w:val="00E54B91"/>
    <w:rsid w:val="00E54CCA"/>
    <w:rsid w:val="00E54FF9"/>
    <w:rsid w:val="00E554DB"/>
    <w:rsid w:val="00E57181"/>
    <w:rsid w:val="00E5730A"/>
    <w:rsid w:val="00E576CA"/>
    <w:rsid w:val="00E57CD1"/>
    <w:rsid w:val="00E60464"/>
    <w:rsid w:val="00E606FC"/>
    <w:rsid w:val="00E61003"/>
    <w:rsid w:val="00E61B8B"/>
    <w:rsid w:val="00E61CDE"/>
    <w:rsid w:val="00E63115"/>
    <w:rsid w:val="00E632B3"/>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8B"/>
    <w:rsid w:val="00E824EF"/>
    <w:rsid w:val="00E82734"/>
    <w:rsid w:val="00E82DD2"/>
    <w:rsid w:val="00E8323B"/>
    <w:rsid w:val="00E833DD"/>
    <w:rsid w:val="00E836BA"/>
    <w:rsid w:val="00E836E9"/>
    <w:rsid w:val="00E83B51"/>
    <w:rsid w:val="00E83F16"/>
    <w:rsid w:val="00E8413C"/>
    <w:rsid w:val="00E84C42"/>
    <w:rsid w:val="00E84D6E"/>
    <w:rsid w:val="00E863FA"/>
    <w:rsid w:val="00E86C0A"/>
    <w:rsid w:val="00E908AA"/>
    <w:rsid w:val="00E90F00"/>
    <w:rsid w:val="00E9139F"/>
    <w:rsid w:val="00E91CF8"/>
    <w:rsid w:val="00E920F1"/>
    <w:rsid w:val="00E92E04"/>
    <w:rsid w:val="00E92E75"/>
    <w:rsid w:val="00E93A9B"/>
    <w:rsid w:val="00E93CDA"/>
    <w:rsid w:val="00E9412F"/>
    <w:rsid w:val="00E94431"/>
    <w:rsid w:val="00E948A6"/>
    <w:rsid w:val="00E950D0"/>
    <w:rsid w:val="00E9583B"/>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C6F"/>
    <w:rsid w:val="00EA4E6A"/>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4E46"/>
    <w:rsid w:val="00EB54EB"/>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4C11"/>
    <w:rsid w:val="00EC59B4"/>
    <w:rsid w:val="00EC61AC"/>
    <w:rsid w:val="00EC6297"/>
    <w:rsid w:val="00EC6A4A"/>
    <w:rsid w:val="00EC6A71"/>
    <w:rsid w:val="00EC6AB6"/>
    <w:rsid w:val="00EC6B36"/>
    <w:rsid w:val="00EC6F53"/>
    <w:rsid w:val="00EC725F"/>
    <w:rsid w:val="00EC75F1"/>
    <w:rsid w:val="00EC7604"/>
    <w:rsid w:val="00EC79AC"/>
    <w:rsid w:val="00EC7BB8"/>
    <w:rsid w:val="00ED015A"/>
    <w:rsid w:val="00ED04C6"/>
    <w:rsid w:val="00ED0548"/>
    <w:rsid w:val="00ED183C"/>
    <w:rsid w:val="00ED1C88"/>
    <w:rsid w:val="00ED2432"/>
    <w:rsid w:val="00ED2947"/>
    <w:rsid w:val="00ED2E5A"/>
    <w:rsid w:val="00ED3290"/>
    <w:rsid w:val="00ED360E"/>
    <w:rsid w:val="00ED3E36"/>
    <w:rsid w:val="00ED4AB7"/>
    <w:rsid w:val="00ED5EFE"/>
    <w:rsid w:val="00ED6246"/>
    <w:rsid w:val="00ED65B9"/>
    <w:rsid w:val="00ED6C4D"/>
    <w:rsid w:val="00ED70CB"/>
    <w:rsid w:val="00ED78AD"/>
    <w:rsid w:val="00ED794B"/>
    <w:rsid w:val="00EE004C"/>
    <w:rsid w:val="00EE0C28"/>
    <w:rsid w:val="00EE0F9F"/>
    <w:rsid w:val="00EE145C"/>
    <w:rsid w:val="00EE157C"/>
    <w:rsid w:val="00EE1B56"/>
    <w:rsid w:val="00EE2414"/>
    <w:rsid w:val="00EE2928"/>
    <w:rsid w:val="00EE29D6"/>
    <w:rsid w:val="00EE2BEA"/>
    <w:rsid w:val="00EE2C2A"/>
    <w:rsid w:val="00EE2F59"/>
    <w:rsid w:val="00EE32F4"/>
    <w:rsid w:val="00EE368D"/>
    <w:rsid w:val="00EE38BF"/>
    <w:rsid w:val="00EE46D0"/>
    <w:rsid w:val="00EE4C86"/>
    <w:rsid w:val="00EE51FC"/>
    <w:rsid w:val="00EE5434"/>
    <w:rsid w:val="00EE5680"/>
    <w:rsid w:val="00EE5EBC"/>
    <w:rsid w:val="00EE6228"/>
    <w:rsid w:val="00EE631C"/>
    <w:rsid w:val="00EE6483"/>
    <w:rsid w:val="00EE657A"/>
    <w:rsid w:val="00EE6FBF"/>
    <w:rsid w:val="00EE7480"/>
    <w:rsid w:val="00EE74A8"/>
    <w:rsid w:val="00EE79DD"/>
    <w:rsid w:val="00EF0A10"/>
    <w:rsid w:val="00EF0A9F"/>
    <w:rsid w:val="00EF0DB5"/>
    <w:rsid w:val="00EF10E4"/>
    <w:rsid w:val="00EF17A4"/>
    <w:rsid w:val="00EF188C"/>
    <w:rsid w:val="00EF1920"/>
    <w:rsid w:val="00EF1DF9"/>
    <w:rsid w:val="00EF2209"/>
    <w:rsid w:val="00EF252C"/>
    <w:rsid w:val="00EF2B5E"/>
    <w:rsid w:val="00EF41A5"/>
    <w:rsid w:val="00EF4342"/>
    <w:rsid w:val="00EF4AD6"/>
    <w:rsid w:val="00EF4B25"/>
    <w:rsid w:val="00EF4CD4"/>
    <w:rsid w:val="00EF5636"/>
    <w:rsid w:val="00EF571D"/>
    <w:rsid w:val="00EF6113"/>
    <w:rsid w:val="00EF6131"/>
    <w:rsid w:val="00EF64EB"/>
    <w:rsid w:val="00EF65DE"/>
    <w:rsid w:val="00EF724B"/>
    <w:rsid w:val="00EF78CB"/>
    <w:rsid w:val="00F00019"/>
    <w:rsid w:val="00F0039B"/>
    <w:rsid w:val="00F00631"/>
    <w:rsid w:val="00F00DBF"/>
    <w:rsid w:val="00F00F20"/>
    <w:rsid w:val="00F014E5"/>
    <w:rsid w:val="00F01DCF"/>
    <w:rsid w:val="00F020B6"/>
    <w:rsid w:val="00F02B1D"/>
    <w:rsid w:val="00F02B58"/>
    <w:rsid w:val="00F03116"/>
    <w:rsid w:val="00F03A2B"/>
    <w:rsid w:val="00F047E0"/>
    <w:rsid w:val="00F048AF"/>
    <w:rsid w:val="00F04FA5"/>
    <w:rsid w:val="00F05034"/>
    <w:rsid w:val="00F05981"/>
    <w:rsid w:val="00F05DE8"/>
    <w:rsid w:val="00F0619D"/>
    <w:rsid w:val="00F0668E"/>
    <w:rsid w:val="00F06E39"/>
    <w:rsid w:val="00F06E48"/>
    <w:rsid w:val="00F06FB8"/>
    <w:rsid w:val="00F10356"/>
    <w:rsid w:val="00F10462"/>
    <w:rsid w:val="00F10AA5"/>
    <w:rsid w:val="00F10AA6"/>
    <w:rsid w:val="00F10BF9"/>
    <w:rsid w:val="00F121C3"/>
    <w:rsid w:val="00F12397"/>
    <w:rsid w:val="00F1249D"/>
    <w:rsid w:val="00F12553"/>
    <w:rsid w:val="00F13157"/>
    <w:rsid w:val="00F142C5"/>
    <w:rsid w:val="00F14D46"/>
    <w:rsid w:val="00F15087"/>
    <w:rsid w:val="00F155D1"/>
    <w:rsid w:val="00F15849"/>
    <w:rsid w:val="00F15A81"/>
    <w:rsid w:val="00F15BC5"/>
    <w:rsid w:val="00F15BF6"/>
    <w:rsid w:val="00F161EC"/>
    <w:rsid w:val="00F1637A"/>
    <w:rsid w:val="00F17246"/>
    <w:rsid w:val="00F178F2"/>
    <w:rsid w:val="00F17913"/>
    <w:rsid w:val="00F2038F"/>
    <w:rsid w:val="00F204C6"/>
    <w:rsid w:val="00F20CB1"/>
    <w:rsid w:val="00F20DF3"/>
    <w:rsid w:val="00F21664"/>
    <w:rsid w:val="00F21E22"/>
    <w:rsid w:val="00F222BE"/>
    <w:rsid w:val="00F2233A"/>
    <w:rsid w:val="00F228E6"/>
    <w:rsid w:val="00F229BE"/>
    <w:rsid w:val="00F2356C"/>
    <w:rsid w:val="00F23EE3"/>
    <w:rsid w:val="00F2446B"/>
    <w:rsid w:val="00F246A7"/>
    <w:rsid w:val="00F25674"/>
    <w:rsid w:val="00F25B4E"/>
    <w:rsid w:val="00F25C80"/>
    <w:rsid w:val="00F25DC3"/>
    <w:rsid w:val="00F26115"/>
    <w:rsid w:val="00F268BB"/>
    <w:rsid w:val="00F26DCE"/>
    <w:rsid w:val="00F2763C"/>
    <w:rsid w:val="00F2764F"/>
    <w:rsid w:val="00F2783C"/>
    <w:rsid w:val="00F27A77"/>
    <w:rsid w:val="00F27C99"/>
    <w:rsid w:val="00F27E3C"/>
    <w:rsid w:val="00F303B9"/>
    <w:rsid w:val="00F30D3F"/>
    <w:rsid w:val="00F3141E"/>
    <w:rsid w:val="00F3194E"/>
    <w:rsid w:val="00F31A93"/>
    <w:rsid w:val="00F32D9F"/>
    <w:rsid w:val="00F33569"/>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241F"/>
    <w:rsid w:val="00F435C9"/>
    <w:rsid w:val="00F43724"/>
    <w:rsid w:val="00F43B2A"/>
    <w:rsid w:val="00F44462"/>
    <w:rsid w:val="00F44557"/>
    <w:rsid w:val="00F445AA"/>
    <w:rsid w:val="00F44A9B"/>
    <w:rsid w:val="00F44AD4"/>
    <w:rsid w:val="00F44E67"/>
    <w:rsid w:val="00F454AA"/>
    <w:rsid w:val="00F45622"/>
    <w:rsid w:val="00F45785"/>
    <w:rsid w:val="00F45A64"/>
    <w:rsid w:val="00F46D12"/>
    <w:rsid w:val="00F46E2D"/>
    <w:rsid w:val="00F4718D"/>
    <w:rsid w:val="00F478A3"/>
    <w:rsid w:val="00F478FB"/>
    <w:rsid w:val="00F47A07"/>
    <w:rsid w:val="00F47D68"/>
    <w:rsid w:val="00F50885"/>
    <w:rsid w:val="00F50D46"/>
    <w:rsid w:val="00F51002"/>
    <w:rsid w:val="00F51750"/>
    <w:rsid w:val="00F52B7C"/>
    <w:rsid w:val="00F52CFE"/>
    <w:rsid w:val="00F53D85"/>
    <w:rsid w:val="00F542C3"/>
    <w:rsid w:val="00F54712"/>
    <w:rsid w:val="00F547AB"/>
    <w:rsid w:val="00F54AB6"/>
    <w:rsid w:val="00F54BD7"/>
    <w:rsid w:val="00F54E74"/>
    <w:rsid w:val="00F550C8"/>
    <w:rsid w:val="00F553A0"/>
    <w:rsid w:val="00F55546"/>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C53"/>
    <w:rsid w:val="00F61D6F"/>
    <w:rsid w:val="00F61DB4"/>
    <w:rsid w:val="00F61EFC"/>
    <w:rsid w:val="00F621EA"/>
    <w:rsid w:val="00F62820"/>
    <w:rsid w:val="00F62E1D"/>
    <w:rsid w:val="00F6320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7C1"/>
    <w:rsid w:val="00F73F26"/>
    <w:rsid w:val="00F7410B"/>
    <w:rsid w:val="00F749B5"/>
    <w:rsid w:val="00F74A58"/>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E95"/>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90C60"/>
    <w:rsid w:val="00F911F3"/>
    <w:rsid w:val="00F9148C"/>
    <w:rsid w:val="00F92C03"/>
    <w:rsid w:val="00F92D7F"/>
    <w:rsid w:val="00F936AC"/>
    <w:rsid w:val="00F93971"/>
    <w:rsid w:val="00F94C55"/>
    <w:rsid w:val="00F9599E"/>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2A15"/>
    <w:rsid w:val="00FA37B3"/>
    <w:rsid w:val="00FA41A8"/>
    <w:rsid w:val="00FA4415"/>
    <w:rsid w:val="00FA4CDC"/>
    <w:rsid w:val="00FA55F6"/>
    <w:rsid w:val="00FA59D7"/>
    <w:rsid w:val="00FA5D6C"/>
    <w:rsid w:val="00FA6246"/>
    <w:rsid w:val="00FA6560"/>
    <w:rsid w:val="00FA6AE5"/>
    <w:rsid w:val="00FA723F"/>
    <w:rsid w:val="00FA782C"/>
    <w:rsid w:val="00FA78E9"/>
    <w:rsid w:val="00FA7D63"/>
    <w:rsid w:val="00FB07D4"/>
    <w:rsid w:val="00FB08B2"/>
    <w:rsid w:val="00FB0BCB"/>
    <w:rsid w:val="00FB0D73"/>
    <w:rsid w:val="00FB11D8"/>
    <w:rsid w:val="00FB1AFA"/>
    <w:rsid w:val="00FB1CF6"/>
    <w:rsid w:val="00FB3362"/>
    <w:rsid w:val="00FB3565"/>
    <w:rsid w:val="00FB406F"/>
    <w:rsid w:val="00FB5018"/>
    <w:rsid w:val="00FB65D8"/>
    <w:rsid w:val="00FC031C"/>
    <w:rsid w:val="00FC192C"/>
    <w:rsid w:val="00FC1A1E"/>
    <w:rsid w:val="00FC1B2A"/>
    <w:rsid w:val="00FC1B56"/>
    <w:rsid w:val="00FC216C"/>
    <w:rsid w:val="00FC274F"/>
    <w:rsid w:val="00FC2F2A"/>
    <w:rsid w:val="00FC305F"/>
    <w:rsid w:val="00FC3B3E"/>
    <w:rsid w:val="00FC438F"/>
    <w:rsid w:val="00FC4725"/>
    <w:rsid w:val="00FC4ACD"/>
    <w:rsid w:val="00FC5BDD"/>
    <w:rsid w:val="00FC5CD7"/>
    <w:rsid w:val="00FC5D4F"/>
    <w:rsid w:val="00FC659B"/>
    <w:rsid w:val="00FC7624"/>
    <w:rsid w:val="00FC7A58"/>
    <w:rsid w:val="00FC7A59"/>
    <w:rsid w:val="00FD0140"/>
    <w:rsid w:val="00FD0559"/>
    <w:rsid w:val="00FD0D90"/>
    <w:rsid w:val="00FD0E0C"/>
    <w:rsid w:val="00FD110A"/>
    <w:rsid w:val="00FD1459"/>
    <w:rsid w:val="00FD197B"/>
    <w:rsid w:val="00FD1C40"/>
    <w:rsid w:val="00FD20BE"/>
    <w:rsid w:val="00FD25D6"/>
    <w:rsid w:val="00FD3778"/>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5EE"/>
    <w:rsid w:val="00FE5F90"/>
    <w:rsid w:val="00FE6071"/>
    <w:rsid w:val="00FE6A40"/>
    <w:rsid w:val="00FE6C2C"/>
    <w:rsid w:val="00FE6E6A"/>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369D"/>
    <w:rsid w:val="00FF4E79"/>
    <w:rsid w:val="00FF4FC8"/>
    <w:rsid w:val="00FF543A"/>
    <w:rsid w:val="00FF585D"/>
    <w:rsid w:val="00FF5F71"/>
    <w:rsid w:val="00FF6ED3"/>
    <w:rsid w:val="00FF6FD5"/>
    <w:rsid w:val="00FF7075"/>
    <w:rsid w:val="00FF7138"/>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doi.org/10.1111/j.1467-8624.1991.tb01602.x" TargetMode="External"/><Relationship Id="rId47" Type="http://schemas.openxmlformats.org/officeDocument/2006/relationships/hyperlink" Target="https://psycnet.apa.org/doi/10.1016/S1364-6613(99)01356-X" TargetMode="External"/><Relationship Id="rId63" Type="http://schemas.openxmlformats.org/officeDocument/2006/relationships/hyperlink" Target="https://psycnet.apa.org/doi/10.1037/0012-1649.19.3.338" TargetMode="External"/><Relationship Id="rId68" Type="http://schemas.openxmlformats.org/officeDocument/2006/relationships/hyperlink" Target="https://doi.org/10.1016/S0010-0277(87)80006-9" TargetMode="External"/><Relationship Id="rId84" Type="http://schemas.openxmlformats.org/officeDocument/2006/relationships/hyperlink" Target="https://doi.org/10.1080/09540090310001655093" TargetMode="External"/><Relationship Id="rId89" Type="http://schemas.openxmlformats.org/officeDocument/2006/relationships/hyperlink" Target="https://doi.org/10.1016/S1364-6613(02)01926-5" TargetMode="External"/><Relationship Id="rId16" Type="http://schemas.openxmlformats.org/officeDocument/2006/relationships/image" Target="media/image7.png"/><Relationship Id="rId11" Type="http://schemas.openxmlformats.org/officeDocument/2006/relationships/hyperlink" Target="https://osf.io/9eqpf/?view_only=62f752417a9141c7b0509a998039ad13" TargetMode="External"/><Relationship Id="rId32" Type="http://schemas.openxmlformats.org/officeDocument/2006/relationships/image" Target="media/image23.png"/><Relationship Id="rId37" Type="http://schemas.openxmlformats.org/officeDocument/2006/relationships/image" Target="media/image270.png"/><Relationship Id="rId53" Type="http://schemas.openxmlformats.org/officeDocument/2006/relationships/hyperlink" Target="https://doi.org/10.1207/s15516709cog2701_4" TargetMode="External"/><Relationship Id="rId58" Type="http://schemas.openxmlformats.org/officeDocument/2006/relationships/hyperlink" Target="https://doi.org/10.1016/0010-0277(95)00661-H" TargetMode="External"/><Relationship Id="rId74" Type="http://schemas.openxmlformats.org/officeDocument/2006/relationships/hyperlink" Target="https://doi.org/10.1016/j.cogpsych.2010.02.001" TargetMode="External"/><Relationship Id="rId79" Type="http://schemas.openxmlformats.org/officeDocument/2006/relationships/hyperlink" Target="https://doi.org/10.1016/j.cognition.2017.09.007" TargetMode="External"/><Relationship Id="rId102" Type="http://schemas.openxmlformats.org/officeDocument/2006/relationships/header" Target="header1.xml"/><Relationship Id="rId5" Type="http://schemas.openxmlformats.org/officeDocument/2006/relationships/webSettings" Target="webSettings.xml"/><Relationship Id="rId90" Type="http://schemas.openxmlformats.org/officeDocument/2006/relationships/hyperlink" Target="https://doi.org/10.1111/j.1551-6709.2010.01129.x" TargetMode="External"/><Relationship Id="rId95" Type="http://schemas.openxmlformats.org/officeDocument/2006/relationships/hyperlink" Target="https://doi.org/10.1016/j.neuroimage.2010.05.028"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hyperlink" Target="https://doi.org/10.1016/0010-0277(85)90008-3" TargetMode="External"/><Relationship Id="rId48" Type="http://schemas.openxmlformats.org/officeDocument/2006/relationships/hyperlink" Target="https://doi.org/10.1016/S0885-2014(02)00124-7" TargetMode="External"/><Relationship Id="rId64" Type="http://schemas.openxmlformats.org/officeDocument/2006/relationships/hyperlink" Target="https://doi.org/10.1016/0885-2014(93)90008-S" TargetMode="External"/><Relationship Id="rId69" Type="http://schemas.openxmlformats.org/officeDocument/2006/relationships/hyperlink" Target="https://doi.org/10.1111/desc.13581" TargetMode="External"/><Relationship Id="rId80" Type="http://schemas.openxmlformats.org/officeDocument/2006/relationships/hyperlink" Target="https://doi.org/10.1037/1089-2680.1.3.271" TargetMode="External"/><Relationship Id="rId85" Type="http://schemas.openxmlformats.org/officeDocument/2006/relationships/hyperlink" Target="https://doi.org/10.1098/rsos.191795"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8.png"/><Relationship Id="rId59" Type="http://schemas.openxmlformats.org/officeDocument/2006/relationships/hyperlink" Target="https://doi.org/10.1177/0963721412470687" TargetMode="External"/><Relationship Id="rId103"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hyperlink" Target="https://psycnet.apa.org/doi/10.1037/0012-1649.23.5.655" TargetMode="External"/><Relationship Id="rId54" Type="http://schemas.openxmlformats.org/officeDocument/2006/relationships/hyperlink" Target="https://doi.org/10.1207/s15516709cog1401_5" TargetMode="External"/><Relationship Id="rId62" Type="http://schemas.openxmlformats.org/officeDocument/2006/relationships/hyperlink" Target="https://doi.org/10.1162/neco.1989.1.1.143" TargetMode="External"/><Relationship Id="rId70" Type="http://schemas.openxmlformats.org/officeDocument/2006/relationships/hyperlink" Target="https://doi.org/10.1016/j.cognition.2016.12.007" TargetMode="External"/><Relationship Id="rId75" Type="http://schemas.openxmlformats.org/officeDocument/2006/relationships/hyperlink" Target="https://doi.org/10.1016/S0010-0277(96)00727-5" TargetMode="External"/><Relationship Id="rId83" Type="http://schemas.openxmlformats.org/officeDocument/2006/relationships/hyperlink" Target="https://doi.org/10.1371/journal.pone.0042698" TargetMode="External"/><Relationship Id="rId88" Type="http://schemas.openxmlformats.org/officeDocument/2006/relationships/hyperlink" Target="https://doi.org/10.1521/soco.2025.43.3.152" TargetMode="External"/><Relationship Id="rId91" Type="http://schemas.openxmlformats.org/officeDocument/2006/relationships/hyperlink" Target="https://doi.org/10.1146/annurev.ph.25.030163.002553" TargetMode="External"/><Relationship Id="rId96" Type="http://schemas.openxmlformats.org/officeDocument/2006/relationships/hyperlink" Target="https://doi.org/10.1016/j.cogdev.2012.08.00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i.org/10.1111/1467-7687.00220" TargetMode="External"/><Relationship Id="rId57" Type="http://schemas.openxmlformats.org/officeDocument/2006/relationships/hyperlink" Target="https://doi.org/10.1016/S1364-6613(03)00128-1" TargetMode="External"/><Relationship Id="rId106" Type="http://schemas.openxmlformats.org/officeDocument/2006/relationships/theme" Target="theme/theme1.xml"/><Relationship Id="rId10" Type="http://schemas.openxmlformats.org/officeDocument/2006/relationships/image" Target="media/image20.jpg"/><Relationship Id="rId31" Type="http://schemas.openxmlformats.org/officeDocument/2006/relationships/image" Target="media/image22.png"/><Relationship Id="rId44" Type="http://schemas.openxmlformats.org/officeDocument/2006/relationships/hyperlink" Target="https://doi.org/10.1037/xge0001656" TargetMode="External"/><Relationship Id="rId52" Type="http://schemas.openxmlformats.org/officeDocument/2006/relationships/hyperlink" Target="https://doi.org/10.1016/S0010-0277(99)00039-6" TargetMode="External"/><Relationship Id="rId60" Type="http://schemas.openxmlformats.org/officeDocument/2006/relationships/hyperlink" Target="https://doi.org/10.1016/j.cogdev.2010.09.001" TargetMode="External"/><Relationship Id="rId65" Type="http://schemas.openxmlformats.org/officeDocument/2006/relationships/hyperlink" Target="https://doi.org/10.1016/j.cogdev.2005.04.004" TargetMode="External"/><Relationship Id="rId73" Type="http://schemas.openxmlformats.org/officeDocument/2006/relationships/hyperlink" Target="https://doi.org/10.1111/j.0956-7976.2004.00755.x" TargetMode="External"/><Relationship Id="rId78" Type="http://schemas.openxmlformats.org/officeDocument/2006/relationships/hyperlink" Target="https://doi.org/10.1016/j.cognition.2004.11.005" TargetMode="External"/><Relationship Id="rId81" Type="http://schemas.openxmlformats.org/officeDocument/2006/relationships/hyperlink" Target="http://www.jstor.org/stable/30162860" TargetMode="External"/><Relationship Id="rId86" Type="http://schemas.openxmlformats.org/officeDocument/2006/relationships/hyperlink" Target="https://doi.org/10.1371/journal.pone.0023223" TargetMode="External"/><Relationship Id="rId94" Type="http://schemas.openxmlformats.org/officeDocument/2006/relationships/hyperlink" Target="https://doi.org/10.1371/journal.pbio.0030208" TargetMode="External"/><Relationship Id="rId99" Type="http://schemas.openxmlformats.org/officeDocument/2006/relationships/hyperlink" Target="https://doi.org/10.1038/358749a0" TargetMode="External"/><Relationship Id="rId101" Type="http://schemas.openxmlformats.org/officeDocument/2006/relationships/hyperlink" Target="https://psycnet.apa.org/doi/10.1037/a0032150"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80.png"/><Relationship Id="rId34" Type="http://schemas.openxmlformats.org/officeDocument/2006/relationships/image" Target="media/image25.png"/><Relationship Id="rId50" Type="http://schemas.openxmlformats.org/officeDocument/2006/relationships/hyperlink" Target="https://psycnet.apa.org/doi/10.1037/0033-295X.112.2.347" TargetMode="External"/><Relationship Id="rId55" Type="http://schemas.openxmlformats.org/officeDocument/2006/relationships/hyperlink" Target="https://doi.org/10.1111/j.1467-7687.2011.01048.x" TargetMode="External"/><Relationship Id="rId76" Type="http://schemas.openxmlformats.org/officeDocument/2006/relationships/hyperlink" Target="https://doi.org/10.1126/science.1107621" TargetMode="External"/><Relationship Id="rId97" Type="http://schemas.openxmlformats.org/officeDocument/2006/relationships/hyperlink" Target="https://doi.org/10.1016/j.cognition.2017.06.029" TargetMode="Externa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doi.org/10.1037/0012-1649.36.5.635" TargetMode="External"/><Relationship Id="rId92" Type="http://schemas.openxmlformats.org/officeDocument/2006/relationships/hyperlink" Target="https://psycnet.apa.org/doi/10.1037/0033-295X.99.4.605"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https://doi.org/10.1016/0010-0277(86)90052-1" TargetMode="External"/><Relationship Id="rId45" Type="http://schemas.openxmlformats.org/officeDocument/2006/relationships/hyperlink" Target="https://doi.org/10.1016/j.cogdev.2022.101164" TargetMode="External"/><Relationship Id="rId66" Type="http://schemas.openxmlformats.org/officeDocument/2006/relationships/hyperlink" Target="https://doi.org/10.1016/0010-0285(83)90017-8" TargetMode="External"/><Relationship Id="rId87" Type="http://schemas.openxmlformats.org/officeDocument/2006/relationships/hyperlink" Target="https://doi.org/10.1207/s15327078in1003_6" TargetMode="External"/><Relationship Id="rId61" Type="http://schemas.openxmlformats.org/officeDocument/2006/relationships/hyperlink" Target="https://doi.org/10.1038/nature06288" TargetMode="External"/><Relationship Id="rId82" Type="http://schemas.openxmlformats.org/officeDocument/2006/relationships/hyperlink" Target="https://doi.org/10.1038/323533a0"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doi.org/10.1038/s41467-025-61517-3" TargetMode="External"/><Relationship Id="rId77" Type="http://schemas.openxmlformats.org/officeDocument/2006/relationships/hyperlink" Target="https://doi.org/10.1126/science.1111656" TargetMode="External"/><Relationship Id="rId100" Type="http://schemas.openxmlformats.org/officeDocument/2006/relationships/hyperlink" Target="https://doi.org/10.1111/1467-8721.ep10772615" TargetMode="External"/><Relationship Id="rId105" Type="http://schemas.microsoft.com/office/2011/relationships/people" Target="people.xml"/><Relationship Id="rId8" Type="http://schemas.openxmlformats.org/officeDocument/2006/relationships/image" Target="media/image1.jpg"/><Relationship Id="rId51" Type="http://schemas.openxmlformats.org/officeDocument/2006/relationships/hyperlink" Target="https://doi.org/10.1111/1467-7687.00039" TargetMode="External"/><Relationship Id="rId72" Type="http://schemas.openxmlformats.org/officeDocument/2006/relationships/hyperlink" Target="https://doi.org/10.1080/095400999116322" TargetMode="External"/><Relationship Id="rId93" Type="http://schemas.openxmlformats.org/officeDocument/2006/relationships/hyperlink" Target="https://doi.org/10.1002/icd.2359" TargetMode="External"/><Relationship Id="rId98" Type="http://schemas.openxmlformats.org/officeDocument/2006/relationships/hyperlink" Target="https://doi.org/10.1111/1467-9280.00218"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hyperlink" Target="https://doi.org/10.1207/S15327078IN0104_3" TargetMode="External"/><Relationship Id="rId67" Type="http://schemas.openxmlformats.org/officeDocument/2006/relationships/hyperlink" Target="https://doi.org/10.1016/S0010-0277(98)0003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113</Pages>
  <Words>31378</Words>
  <Characters>178859</Characters>
  <Application>Microsoft Office Word</Application>
  <DocSecurity>0</DocSecurity>
  <Lines>1490</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5</cp:revision>
  <dcterms:created xsi:type="dcterms:W3CDTF">2026-05-04T01:39:00Z</dcterms:created>
  <dcterms:modified xsi:type="dcterms:W3CDTF">2026-05-04T02:01:00Z</dcterms:modified>
</cp:coreProperties>
</file>